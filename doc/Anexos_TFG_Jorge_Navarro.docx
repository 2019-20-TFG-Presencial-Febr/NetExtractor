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B5A04" w14:textId="77777777" w:rsidR="00C82679" w:rsidRPr="002A1932" w:rsidRDefault="002A1932" w:rsidP="002A1932">
      <w:pPr>
        <w:pStyle w:val="Ttulo1"/>
      </w:pPr>
      <w:bookmarkStart w:id="0" w:name="_Toc31225142"/>
      <w:bookmarkStart w:id="1" w:name="_Toc12638100"/>
      <w:r w:rsidRPr="002A1932">
        <w:t xml:space="preserve">Apéndice </w:t>
      </w:r>
      <w:r w:rsidR="004C65FD" w:rsidRPr="002A1932">
        <w:t>A.</w:t>
      </w:r>
      <w:bookmarkEnd w:id="0"/>
      <w:r w:rsidRPr="002A1932">
        <w:t xml:space="preserve"> Planificación</w:t>
      </w:r>
    </w:p>
    <w:p w14:paraId="6A891AE0" w14:textId="77777777" w:rsidR="00B02DA3" w:rsidRDefault="00B02DA3" w:rsidP="00543E0C">
      <w:pPr>
        <w:pStyle w:val="Ttulo2"/>
        <w:numPr>
          <w:ilvl w:val="0"/>
          <w:numId w:val="2"/>
        </w:numPr>
        <w:rPr>
          <w:lang w:eastAsia="es-ES"/>
        </w:rPr>
      </w:pPr>
      <w:r>
        <w:rPr>
          <w:lang w:eastAsia="es-ES"/>
        </w:rPr>
        <w:t>Introducción</w:t>
      </w:r>
    </w:p>
    <w:p w14:paraId="28D8F1E5" w14:textId="77777777" w:rsidR="003232EC" w:rsidRDefault="003232EC" w:rsidP="003232EC">
      <w:pPr>
        <w:rPr>
          <w:lang w:eastAsia="es-ES"/>
        </w:rPr>
      </w:pPr>
      <w:r>
        <w:rPr>
          <w:lang w:eastAsia="es-ES"/>
        </w:rPr>
        <w:t>En este apartado se va a tratar cómo se ha distribuido el trabajo a lo largo de los sprint</w:t>
      </w:r>
      <w:r w:rsidR="00F6343B">
        <w:rPr>
          <w:lang w:eastAsia="es-ES"/>
        </w:rPr>
        <w:t>s</w:t>
      </w:r>
      <w:r>
        <w:rPr>
          <w:lang w:eastAsia="es-ES"/>
        </w:rPr>
        <w:t xml:space="preserve"> y como se ha planificado el trabajo que se va a realizar a lo largo de cada sprint. Como ya se ha comentado en la memoria, para realizar la planificación del proyecto vamos a usar la herramienta ZenHub, ya que es una extensión de navegador que añade funcionalidades a GitHub, donde tenemos alojado nuestro proyecto, y nos permite su gestión de una forma sencilla y eficiente.</w:t>
      </w:r>
    </w:p>
    <w:p w14:paraId="25C4B4F6" w14:textId="77777777" w:rsidR="003232EC" w:rsidRDefault="003232EC" w:rsidP="003232EC">
      <w:pPr>
        <w:rPr>
          <w:lang w:eastAsia="es-ES"/>
        </w:rPr>
      </w:pPr>
      <w:r>
        <w:rPr>
          <w:lang w:eastAsia="es-ES"/>
        </w:rPr>
        <w:t>Para empezar con la planificación, en la primera reunión se establecieron los objetivos que tendría el proyecto. Una vez definidos dichos objetivos se añadieron ciertas etiquetas para poder clasificar cada una de las tareas que se irían añadiendo al proyecto de una forma eficiente, ya que las etiquetas que vienen por defecto a veces no son suficientes para cubrir todas las funcionalidades que estamos realizando.</w:t>
      </w:r>
    </w:p>
    <w:tbl>
      <w:tblPr>
        <w:tblStyle w:val="Tablaconcuadrcula"/>
        <w:tblpPr w:leftFromText="141" w:rightFromText="141" w:vertAnchor="text" w:horzAnchor="page" w:tblpX="4681" w:tblpY="1668"/>
        <w:tblW w:w="0" w:type="auto"/>
        <w:tblLook w:val="04A0" w:firstRow="1" w:lastRow="0" w:firstColumn="1" w:lastColumn="0" w:noHBand="0" w:noVBand="1"/>
      </w:tblPr>
      <w:tblGrid>
        <w:gridCol w:w="1215"/>
        <w:gridCol w:w="1917"/>
      </w:tblGrid>
      <w:tr w:rsidR="00B02DA3" w14:paraId="4A2A3B71" w14:textId="77777777" w:rsidTr="00B02DA3">
        <w:trPr>
          <w:trHeight w:val="344"/>
        </w:trPr>
        <w:tc>
          <w:tcPr>
            <w:tcW w:w="1215" w:type="dxa"/>
            <w:tcBorders>
              <w:top w:val="single" w:sz="12" w:space="0" w:color="auto"/>
              <w:left w:val="single" w:sz="12" w:space="0" w:color="auto"/>
              <w:bottom w:val="single" w:sz="12" w:space="0" w:color="auto"/>
              <w:right w:val="single" w:sz="12" w:space="0" w:color="auto"/>
            </w:tcBorders>
          </w:tcPr>
          <w:p w14:paraId="065F01E2" w14:textId="77777777" w:rsidR="00B02DA3" w:rsidRDefault="00B02DA3" w:rsidP="00B02DA3">
            <w:pPr>
              <w:ind w:firstLine="0"/>
              <w:jc w:val="center"/>
              <w:rPr>
                <w:lang w:eastAsia="es-ES"/>
              </w:rPr>
            </w:pPr>
            <w:r>
              <w:rPr>
                <w:lang w:eastAsia="es-ES"/>
              </w:rPr>
              <w:t>Story Point</w:t>
            </w:r>
          </w:p>
        </w:tc>
        <w:tc>
          <w:tcPr>
            <w:tcW w:w="1917" w:type="dxa"/>
            <w:tcBorders>
              <w:top w:val="single" w:sz="12" w:space="0" w:color="auto"/>
              <w:left w:val="single" w:sz="12" w:space="0" w:color="auto"/>
              <w:bottom w:val="single" w:sz="12" w:space="0" w:color="auto"/>
              <w:right w:val="single" w:sz="12" w:space="0" w:color="auto"/>
            </w:tcBorders>
          </w:tcPr>
          <w:p w14:paraId="05D7FDA4" w14:textId="77777777" w:rsidR="00B02DA3" w:rsidRDefault="00B02DA3" w:rsidP="00B02DA3">
            <w:pPr>
              <w:ind w:firstLine="0"/>
              <w:jc w:val="center"/>
              <w:rPr>
                <w:lang w:eastAsia="es-ES"/>
              </w:rPr>
            </w:pPr>
            <w:r>
              <w:rPr>
                <w:lang w:eastAsia="es-ES"/>
              </w:rPr>
              <w:t>Estimación</w:t>
            </w:r>
          </w:p>
        </w:tc>
      </w:tr>
      <w:tr w:rsidR="00B02DA3" w14:paraId="7764BAB1" w14:textId="77777777" w:rsidTr="00B02DA3">
        <w:trPr>
          <w:trHeight w:val="146"/>
        </w:trPr>
        <w:tc>
          <w:tcPr>
            <w:tcW w:w="1215" w:type="dxa"/>
            <w:tcBorders>
              <w:top w:val="single" w:sz="12" w:space="0" w:color="auto"/>
              <w:left w:val="single" w:sz="12" w:space="0" w:color="auto"/>
              <w:right w:val="single" w:sz="12" w:space="0" w:color="auto"/>
            </w:tcBorders>
          </w:tcPr>
          <w:p w14:paraId="51374719" w14:textId="77777777" w:rsidR="00B02DA3" w:rsidRDefault="00B02DA3" w:rsidP="00B02DA3">
            <w:pPr>
              <w:ind w:firstLine="0"/>
              <w:jc w:val="center"/>
              <w:rPr>
                <w:lang w:eastAsia="es-ES"/>
              </w:rPr>
            </w:pPr>
            <w:r>
              <w:rPr>
                <w:lang w:eastAsia="es-ES"/>
              </w:rPr>
              <w:t>1</w:t>
            </w:r>
          </w:p>
        </w:tc>
        <w:tc>
          <w:tcPr>
            <w:tcW w:w="1917" w:type="dxa"/>
            <w:tcBorders>
              <w:top w:val="single" w:sz="12" w:space="0" w:color="auto"/>
              <w:left w:val="single" w:sz="12" w:space="0" w:color="auto"/>
              <w:right w:val="single" w:sz="12" w:space="0" w:color="auto"/>
            </w:tcBorders>
          </w:tcPr>
          <w:p w14:paraId="50AF7D3F" w14:textId="77777777" w:rsidR="00B02DA3" w:rsidRDefault="00B02DA3" w:rsidP="00B02DA3">
            <w:pPr>
              <w:ind w:firstLine="0"/>
              <w:jc w:val="center"/>
              <w:rPr>
                <w:lang w:eastAsia="es-ES"/>
              </w:rPr>
            </w:pPr>
            <w:r>
              <w:rPr>
                <w:lang w:eastAsia="es-ES"/>
              </w:rPr>
              <w:t>10 minutos</w:t>
            </w:r>
          </w:p>
        </w:tc>
      </w:tr>
      <w:tr w:rsidR="00B02DA3" w14:paraId="64981109" w14:textId="77777777" w:rsidTr="00B02DA3">
        <w:trPr>
          <w:trHeight w:val="71"/>
        </w:trPr>
        <w:tc>
          <w:tcPr>
            <w:tcW w:w="1215" w:type="dxa"/>
            <w:tcBorders>
              <w:left w:val="single" w:sz="12" w:space="0" w:color="auto"/>
              <w:right w:val="single" w:sz="12" w:space="0" w:color="auto"/>
            </w:tcBorders>
          </w:tcPr>
          <w:p w14:paraId="6E5B0C36" w14:textId="77777777" w:rsidR="00B02DA3" w:rsidRDefault="00B02DA3" w:rsidP="00B02DA3">
            <w:pPr>
              <w:ind w:firstLine="0"/>
              <w:jc w:val="center"/>
              <w:rPr>
                <w:lang w:eastAsia="es-ES"/>
              </w:rPr>
            </w:pPr>
            <w:r>
              <w:rPr>
                <w:lang w:eastAsia="es-ES"/>
              </w:rPr>
              <w:t>2</w:t>
            </w:r>
          </w:p>
        </w:tc>
        <w:tc>
          <w:tcPr>
            <w:tcW w:w="1917" w:type="dxa"/>
            <w:tcBorders>
              <w:left w:val="single" w:sz="12" w:space="0" w:color="auto"/>
              <w:right w:val="single" w:sz="12" w:space="0" w:color="auto"/>
            </w:tcBorders>
          </w:tcPr>
          <w:p w14:paraId="35F073D2" w14:textId="77777777" w:rsidR="00B02DA3" w:rsidRDefault="00B02DA3" w:rsidP="00B02DA3">
            <w:pPr>
              <w:ind w:firstLine="0"/>
              <w:jc w:val="center"/>
              <w:rPr>
                <w:lang w:eastAsia="es-ES"/>
              </w:rPr>
            </w:pPr>
            <w:r>
              <w:rPr>
                <w:lang w:eastAsia="es-ES"/>
              </w:rPr>
              <w:t>20 minutos</w:t>
            </w:r>
          </w:p>
        </w:tc>
      </w:tr>
      <w:tr w:rsidR="00B02DA3" w14:paraId="7EC8AB58" w14:textId="77777777" w:rsidTr="00B02DA3">
        <w:trPr>
          <w:trHeight w:val="95"/>
        </w:trPr>
        <w:tc>
          <w:tcPr>
            <w:tcW w:w="1215" w:type="dxa"/>
            <w:tcBorders>
              <w:left w:val="single" w:sz="12" w:space="0" w:color="auto"/>
              <w:right w:val="single" w:sz="12" w:space="0" w:color="auto"/>
            </w:tcBorders>
          </w:tcPr>
          <w:p w14:paraId="38D266A1" w14:textId="77777777" w:rsidR="00B02DA3" w:rsidRDefault="00B02DA3" w:rsidP="00B02DA3">
            <w:pPr>
              <w:ind w:firstLine="0"/>
              <w:jc w:val="center"/>
              <w:rPr>
                <w:lang w:eastAsia="es-ES"/>
              </w:rPr>
            </w:pPr>
            <w:r>
              <w:rPr>
                <w:lang w:eastAsia="es-ES"/>
              </w:rPr>
              <w:t>3</w:t>
            </w:r>
          </w:p>
        </w:tc>
        <w:tc>
          <w:tcPr>
            <w:tcW w:w="1917" w:type="dxa"/>
            <w:tcBorders>
              <w:left w:val="single" w:sz="12" w:space="0" w:color="auto"/>
              <w:right w:val="single" w:sz="12" w:space="0" w:color="auto"/>
            </w:tcBorders>
          </w:tcPr>
          <w:p w14:paraId="7AB7F897" w14:textId="77777777" w:rsidR="00B02DA3" w:rsidRDefault="00B02DA3" w:rsidP="00B02DA3">
            <w:pPr>
              <w:ind w:firstLine="0"/>
              <w:jc w:val="center"/>
              <w:rPr>
                <w:lang w:eastAsia="es-ES"/>
              </w:rPr>
            </w:pPr>
            <w:r>
              <w:rPr>
                <w:lang w:eastAsia="es-ES"/>
              </w:rPr>
              <w:t>40 minutos</w:t>
            </w:r>
          </w:p>
        </w:tc>
      </w:tr>
      <w:tr w:rsidR="00B02DA3" w14:paraId="007F1BBD" w14:textId="77777777" w:rsidTr="00B02DA3">
        <w:trPr>
          <w:trHeight w:val="120"/>
        </w:trPr>
        <w:tc>
          <w:tcPr>
            <w:tcW w:w="1215" w:type="dxa"/>
            <w:tcBorders>
              <w:left w:val="single" w:sz="12" w:space="0" w:color="auto"/>
              <w:right w:val="single" w:sz="12" w:space="0" w:color="auto"/>
            </w:tcBorders>
          </w:tcPr>
          <w:p w14:paraId="73623DC9" w14:textId="77777777" w:rsidR="00B02DA3" w:rsidRDefault="00B02DA3" w:rsidP="00B02DA3">
            <w:pPr>
              <w:ind w:firstLine="0"/>
              <w:jc w:val="center"/>
              <w:rPr>
                <w:lang w:eastAsia="es-ES"/>
              </w:rPr>
            </w:pPr>
            <w:r>
              <w:rPr>
                <w:lang w:eastAsia="es-ES"/>
              </w:rPr>
              <w:t>5</w:t>
            </w:r>
          </w:p>
        </w:tc>
        <w:tc>
          <w:tcPr>
            <w:tcW w:w="1917" w:type="dxa"/>
            <w:tcBorders>
              <w:left w:val="single" w:sz="12" w:space="0" w:color="auto"/>
              <w:right w:val="single" w:sz="12" w:space="0" w:color="auto"/>
            </w:tcBorders>
          </w:tcPr>
          <w:p w14:paraId="1AE93ABD" w14:textId="77777777" w:rsidR="00B02DA3" w:rsidRDefault="00B02DA3" w:rsidP="00B02DA3">
            <w:pPr>
              <w:ind w:firstLine="0"/>
              <w:jc w:val="center"/>
              <w:rPr>
                <w:lang w:eastAsia="es-ES"/>
              </w:rPr>
            </w:pPr>
            <w:r>
              <w:rPr>
                <w:lang w:eastAsia="es-ES"/>
              </w:rPr>
              <w:t>1 hora</w:t>
            </w:r>
          </w:p>
        </w:tc>
      </w:tr>
      <w:tr w:rsidR="00B02DA3" w14:paraId="4AAC2185" w14:textId="77777777" w:rsidTr="00B02DA3">
        <w:trPr>
          <w:trHeight w:val="129"/>
        </w:trPr>
        <w:tc>
          <w:tcPr>
            <w:tcW w:w="1215" w:type="dxa"/>
            <w:tcBorders>
              <w:left w:val="single" w:sz="12" w:space="0" w:color="auto"/>
              <w:right w:val="single" w:sz="12" w:space="0" w:color="auto"/>
            </w:tcBorders>
          </w:tcPr>
          <w:p w14:paraId="2757C22E" w14:textId="77777777" w:rsidR="00B02DA3" w:rsidRDefault="00B02DA3" w:rsidP="00B02DA3">
            <w:pPr>
              <w:ind w:firstLine="0"/>
              <w:jc w:val="center"/>
              <w:rPr>
                <w:lang w:eastAsia="es-ES"/>
              </w:rPr>
            </w:pPr>
            <w:r>
              <w:rPr>
                <w:lang w:eastAsia="es-ES"/>
              </w:rPr>
              <w:t>8</w:t>
            </w:r>
          </w:p>
        </w:tc>
        <w:tc>
          <w:tcPr>
            <w:tcW w:w="1917" w:type="dxa"/>
            <w:tcBorders>
              <w:left w:val="single" w:sz="12" w:space="0" w:color="auto"/>
              <w:right w:val="single" w:sz="12" w:space="0" w:color="auto"/>
            </w:tcBorders>
          </w:tcPr>
          <w:p w14:paraId="6CC1321B" w14:textId="77777777" w:rsidR="00B02DA3" w:rsidRDefault="00B02DA3" w:rsidP="00B02DA3">
            <w:pPr>
              <w:ind w:firstLine="0"/>
              <w:jc w:val="center"/>
              <w:rPr>
                <w:lang w:eastAsia="es-ES"/>
              </w:rPr>
            </w:pPr>
            <w:r>
              <w:rPr>
                <w:lang w:eastAsia="es-ES"/>
              </w:rPr>
              <w:t>2 horas</w:t>
            </w:r>
          </w:p>
        </w:tc>
      </w:tr>
      <w:tr w:rsidR="00B02DA3" w14:paraId="6F512725" w14:textId="77777777" w:rsidTr="00B02DA3">
        <w:trPr>
          <w:trHeight w:val="125"/>
        </w:trPr>
        <w:tc>
          <w:tcPr>
            <w:tcW w:w="1215" w:type="dxa"/>
            <w:tcBorders>
              <w:left w:val="single" w:sz="12" w:space="0" w:color="auto"/>
              <w:right w:val="single" w:sz="12" w:space="0" w:color="auto"/>
            </w:tcBorders>
          </w:tcPr>
          <w:p w14:paraId="488EB62B" w14:textId="77777777" w:rsidR="00B02DA3" w:rsidRDefault="00B02DA3" w:rsidP="00B02DA3">
            <w:pPr>
              <w:ind w:firstLine="0"/>
              <w:jc w:val="center"/>
              <w:rPr>
                <w:lang w:eastAsia="es-ES"/>
              </w:rPr>
            </w:pPr>
            <w:r>
              <w:rPr>
                <w:lang w:eastAsia="es-ES"/>
              </w:rPr>
              <w:t>13</w:t>
            </w:r>
          </w:p>
        </w:tc>
        <w:tc>
          <w:tcPr>
            <w:tcW w:w="1917" w:type="dxa"/>
            <w:tcBorders>
              <w:left w:val="single" w:sz="12" w:space="0" w:color="auto"/>
              <w:right w:val="single" w:sz="12" w:space="0" w:color="auto"/>
            </w:tcBorders>
          </w:tcPr>
          <w:p w14:paraId="25EF7B12" w14:textId="77777777" w:rsidR="00B02DA3" w:rsidRDefault="00B02DA3" w:rsidP="00B02DA3">
            <w:pPr>
              <w:ind w:firstLine="0"/>
              <w:jc w:val="center"/>
              <w:rPr>
                <w:lang w:eastAsia="es-ES"/>
              </w:rPr>
            </w:pPr>
            <w:r>
              <w:rPr>
                <w:lang w:eastAsia="es-ES"/>
              </w:rPr>
              <w:t>5 horas</w:t>
            </w:r>
          </w:p>
        </w:tc>
      </w:tr>
      <w:tr w:rsidR="00B02DA3" w14:paraId="7B9D95BF" w14:textId="77777777" w:rsidTr="00B02DA3">
        <w:trPr>
          <w:trHeight w:val="71"/>
        </w:trPr>
        <w:tc>
          <w:tcPr>
            <w:tcW w:w="1215" w:type="dxa"/>
            <w:tcBorders>
              <w:left w:val="single" w:sz="12" w:space="0" w:color="auto"/>
              <w:right w:val="single" w:sz="12" w:space="0" w:color="auto"/>
            </w:tcBorders>
          </w:tcPr>
          <w:p w14:paraId="1757ACD5" w14:textId="77777777" w:rsidR="00B02DA3" w:rsidRDefault="00B02DA3" w:rsidP="00B02DA3">
            <w:pPr>
              <w:ind w:firstLine="0"/>
              <w:jc w:val="center"/>
              <w:rPr>
                <w:lang w:eastAsia="es-ES"/>
              </w:rPr>
            </w:pPr>
            <w:r>
              <w:rPr>
                <w:lang w:eastAsia="es-ES"/>
              </w:rPr>
              <w:t>21</w:t>
            </w:r>
          </w:p>
        </w:tc>
        <w:tc>
          <w:tcPr>
            <w:tcW w:w="1917" w:type="dxa"/>
            <w:tcBorders>
              <w:left w:val="single" w:sz="12" w:space="0" w:color="auto"/>
              <w:right w:val="single" w:sz="12" w:space="0" w:color="auto"/>
            </w:tcBorders>
          </w:tcPr>
          <w:p w14:paraId="198E1A8F" w14:textId="77777777" w:rsidR="00B02DA3" w:rsidRDefault="00B02DA3" w:rsidP="00B02DA3">
            <w:pPr>
              <w:ind w:firstLine="0"/>
              <w:jc w:val="center"/>
              <w:rPr>
                <w:lang w:eastAsia="es-ES"/>
              </w:rPr>
            </w:pPr>
            <w:r>
              <w:rPr>
                <w:lang w:eastAsia="es-ES"/>
              </w:rPr>
              <w:t>10 horas</w:t>
            </w:r>
          </w:p>
        </w:tc>
      </w:tr>
      <w:tr w:rsidR="00B02DA3" w14:paraId="6085DAE2" w14:textId="77777777" w:rsidTr="00B02DA3">
        <w:trPr>
          <w:trHeight w:val="71"/>
        </w:trPr>
        <w:tc>
          <w:tcPr>
            <w:tcW w:w="1215" w:type="dxa"/>
            <w:tcBorders>
              <w:left w:val="single" w:sz="12" w:space="0" w:color="auto"/>
              <w:bottom w:val="single" w:sz="12" w:space="0" w:color="auto"/>
              <w:right w:val="single" w:sz="12" w:space="0" w:color="auto"/>
            </w:tcBorders>
          </w:tcPr>
          <w:p w14:paraId="6786AA42" w14:textId="77777777" w:rsidR="00B02DA3" w:rsidRDefault="00B02DA3" w:rsidP="00B02DA3">
            <w:pPr>
              <w:ind w:firstLine="0"/>
              <w:jc w:val="center"/>
              <w:rPr>
                <w:lang w:eastAsia="es-ES"/>
              </w:rPr>
            </w:pPr>
            <w:r>
              <w:rPr>
                <w:lang w:eastAsia="es-ES"/>
              </w:rPr>
              <w:t>40</w:t>
            </w:r>
          </w:p>
        </w:tc>
        <w:tc>
          <w:tcPr>
            <w:tcW w:w="1917" w:type="dxa"/>
            <w:tcBorders>
              <w:left w:val="single" w:sz="12" w:space="0" w:color="auto"/>
              <w:bottom w:val="single" w:sz="12" w:space="0" w:color="auto"/>
              <w:right w:val="single" w:sz="12" w:space="0" w:color="auto"/>
            </w:tcBorders>
          </w:tcPr>
          <w:p w14:paraId="343E9924" w14:textId="77777777" w:rsidR="00B02DA3" w:rsidRDefault="00B02DA3" w:rsidP="00B02DA3">
            <w:pPr>
              <w:ind w:firstLine="0"/>
              <w:jc w:val="center"/>
              <w:rPr>
                <w:lang w:eastAsia="es-ES"/>
              </w:rPr>
            </w:pPr>
            <w:r>
              <w:rPr>
                <w:lang w:eastAsia="es-ES"/>
              </w:rPr>
              <w:t>24 horas</w:t>
            </w:r>
          </w:p>
        </w:tc>
      </w:tr>
    </w:tbl>
    <w:p w14:paraId="0A2B0405" w14:textId="77777777" w:rsidR="003232EC" w:rsidRDefault="003232EC" w:rsidP="003232EC">
      <w:pPr>
        <w:rPr>
          <w:lang w:eastAsia="es-ES"/>
        </w:rPr>
      </w:pPr>
      <w:r>
        <w:rPr>
          <w:lang w:eastAsia="es-ES"/>
        </w:rPr>
        <w:t>Al emplear la metodología SCRUM, hay que establecer una estimación del tiempo que se va a necesitar para la realización de cada tarea, este tiempo también puede ser modificado y asignado cuando creamos una tarea en nuestro repositorio de GitHub. Para hacernos una idea general y poder asignar los tiempos de una forma más eficiente, al inicio del proyecto se establecieron unos tiempos, acorde con cada uno de los valores que nos deja seleccionar como estimación.</w:t>
      </w:r>
    </w:p>
    <w:p w14:paraId="2F45E738" w14:textId="77777777" w:rsidR="00B02DA3" w:rsidRDefault="00B02DA3" w:rsidP="00B02DA3">
      <w:pPr>
        <w:pStyle w:val="Descripcin"/>
        <w:keepNext/>
        <w:jc w:val="center"/>
      </w:pPr>
    </w:p>
    <w:p w14:paraId="27C41A0D" w14:textId="77777777" w:rsidR="00B02DA3" w:rsidRDefault="00B02DA3" w:rsidP="00B02DA3">
      <w:pPr>
        <w:pStyle w:val="Descripcin"/>
        <w:keepNext/>
        <w:jc w:val="center"/>
      </w:pPr>
    </w:p>
    <w:p w14:paraId="29281BDF" w14:textId="77777777" w:rsidR="00B02DA3" w:rsidRDefault="00B02DA3" w:rsidP="00B02DA3">
      <w:pPr>
        <w:pStyle w:val="Descripcin"/>
        <w:keepNext/>
        <w:jc w:val="center"/>
      </w:pPr>
    </w:p>
    <w:p w14:paraId="02C207DE" w14:textId="77777777" w:rsidR="00B02DA3" w:rsidRDefault="00B02DA3" w:rsidP="00B02DA3">
      <w:pPr>
        <w:pStyle w:val="Descripcin"/>
        <w:keepNext/>
        <w:jc w:val="center"/>
      </w:pPr>
    </w:p>
    <w:p w14:paraId="68B4788F" w14:textId="77777777" w:rsidR="00B02DA3" w:rsidRDefault="00B02DA3" w:rsidP="00B02DA3">
      <w:pPr>
        <w:pStyle w:val="Descripcin"/>
        <w:keepNext/>
        <w:jc w:val="center"/>
      </w:pPr>
    </w:p>
    <w:p w14:paraId="6E81E688" w14:textId="77777777" w:rsidR="00B02DA3" w:rsidRDefault="00B02DA3" w:rsidP="00B02DA3">
      <w:pPr>
        <w:pStyle w:val="Descripcin"/>
        <w:keepNext/>
        <w:jc w:val="center"/>
      </w:pPr>
    </w:p>
    <w:p w14:paraId="0875E56C" w14:textId="08B90B54" w:rsidR="00B02DA3" w:rsidRDefault="00B02DA3" w:rsidP="00B02DA3">
      <w:pPr>
        <w:pStyle w:val="Descripcin"/>
        <w:keepNext/>
        <w:ind w:left="3539" w:firstLine="1"/>
      </w:pPr>
      <w:r>
        <w:t xml:space="preserve">Tabla </w:t>
      </w:r>
      <w:fldSimple w:instr=" SEQ Tabla \* ARABIC ">
        <w:r w:rsidR="00D820EB">
          <w:rPr>
            <w:noProof/>
          </w:rPr>
          <w:t>1</w:t>
        </w:r>
      </w:fldSimple>
      <w:r>
        <w:t xml:space="preserve"> Estimaciones de tiempo</w:t>
      </w:r>
    </w:p>
    <w:p w14:paraId="2DEF1702" w14:textId="77777777" w:rsidR="00B02DA3" w:rsidRDefault="00B02DA3" w:rsidP="00B02DA3">
      <w:r>
        <w:t>Como se ha mencionado se ha realizado una metodología SCRUM, no se ha llegado a aplicar en su totalidad debido a que no era un proyecto llevado a cabo por un grupo de trabajo en el que hubiera reuniones diarias. Pero se ha intentado mantener al máximo la forma de trabajar:</w:t>
      </w:r>
    </w:p>
    <w:p w14:paraId="48527919" w14:textId="77777777" w:rsidR="00B02DA3" w:rsidRDefault="00B02DA3" w:rsidP="00543E0C">
      <w:pPr>
        <w:pStyle w:val="Prrafodelista"/>
        <w:numPr>
          <w:ilvl w:val="0"/>
          <w:numId w:val="1"/>
        </w:numPr>
      </w:pPr>
      <w:r>
        <w:t>Se ha realizado una reunión a principio de cada sprint para establecer lo que se iba a realizar durante el mismo.</w:t>
      </w:r>
    </w:p>
    <w:p w14:paraId="1EFC97F7" w14:textId="77777777" w:rsidR="00B02DA3" w:rsidRDefault="00B02DA3" w:rsidP="00543E0C">
      <w:pPr>
        <w:pStyle w:val="Prrafodelista"/>
        <w:numPr>
          <w:ilvl w:val="0"/>
          <w:numId w:val="1"/>
        </w:numPr>
      </w:pPr>
      <w:r>
        <w:t>Se ha realizado una reunión al final de cada sprint para hacer repaso de todo lo realizado durante dicho sprint.</w:t>
      </w:r>
    </w:p>
    <w:p w14:paraId="5B5E9713" w14:textId="77777777" w:rsidR="00B02DA3" w:rsidRDefault="00B02DA3" w:rsidP="00543E0C">
      <w:pPr>
        <w:pStyle w:val="Prrafodelista"/>
        <w:numPr>
          <w:ilvl w:val="0"/>
          <w:numId w:val="1"/>
        </w:numPr>
      </w:pPr>
      <w:r>
        <w:t>Se han estimado los tiempos que se iban a necesitar para cada una de las tareas que se realizarían durante los distintos sprints.</w:t>
      </w:r>
    </w:p>
    <w:p w14:paraId="56D6A485" w14:textId="77777777" w:rsidR="00B02DA3" w:rsidRDefault="00B02DA3" w:rsidP="00543E0C">
      <w:pPr>
        <w:pStyle w:val="Prrafodelista"/>
        <w:numPr>
          <w:ilvl w:val="0"/>
          <w:numId w:val="1"/>
        </w:numPr>
      </w:pPr>
      <w:r>
        <w:t>Se iba entregando una parte del proyecto al final de cada sprint como parte del desarrollo incremental.</w:t>
      </w:r>
    </w:p>
    <w:p w14:paraId="03725C62" w14:textId="77777777" w:rsidR="00B02DA3" w:rsidRDefault="00B02DA3" w:rsidP="00543E0C">
      <w:pPr>
        <w:pStyle w:val="Ttulo2"/>
        <w:numPr>
          <w:ilvl w:val="0"/>
          <w:numId w:val="2"/>
        </w:numPr>
      </w:pPr>
      <w:r>
        <w:t>Planificación temporal</w:t>
      </w:r>
    </w:p>
    <w:p w14:paraId="554EDBD0" w14:textId="77777777" w:rsidR="001C766F" w:rsidRDefault="00B02DA3" w:rsidP="00B02DA3">
      <w:r>
        <w:t xml:space="preserve">Para este apartado se van a describir todos los sprints que se han ido realizando a lo largo del proyecto, con todas las tareas y el gráfico </w:t>
      </w:r>
      <w:r w:rsidRPr="00693A99">
        <w:rPr>
          <w:i/>
          <w:iCs/>
        </w:rPr>
        <w:t>burndown</w:t>
      </w:r>
      <w:r>
        <w:t xml:space="preserve"> del sprint obtenido con la herramienta de ZenHub. Para ello se van a describir el número de </w:t>
      </w:r>
      <w:r w:rsidRPr="00693A99">
        <w:rPr>
          <w:i/>
          <w:iCs/>
        </w:rPr>
        <w:t>storypoints</w:t>
      </w:r>
      <w:r>
        <w:t xml:space="preserve"> que hay en el sprint, el nombre del </w:t>
      </w:r>
      <w:r>
        <w:lastRenderedPageBreak/>
        <w:t>sprint, las tareas que se han realizado en cada sprint</w:t>
      </w:r>
      <w:r w:rsidR="001C766F">
        <w:t xml:space="preserve"> y las fechas de duración de cada sprint. También se detallarán las etiquetas que se ha dado a cada tarea dentro del sprint.</w:t>
      </w:r>
    </w:p>
    <w:p w14:paraId="4D53ADF4" w14:textId="77777777" w:rsidR="001C766F" w:rsidRDefault="001C766F" w:rsidP="001C766F">
      <w:pPr>
        <w:pStyle w:val="Ttulo3"/>
      </w:pPr>
      <w:r>
        <w:t>Sprint 1 (23/09/2019 – 07/10/2019)</w:t>
      </w:r>
    </w:p>
    <w:p w14:paraId="1E4538FE" w14:textId="77777777" w:rsidR="001C766F" w:rsidRDefault="001C766F" w:rsidP="001C766F">
      <w:r>
        <w:t>Primer sprint del proyecto en el que se definen los objetivos que iba a tener el proyecto, cómo se iba a realizar y de manera general los pasos que se iban a seguir.</w:t>
      </w:r>
    </w:p>
    <w:p w14:paraId="60A82976" w14:textId="77777777" w:rsidR="001C766F" w:rsidRDefault="001C766F" w:rsidP="001C766F">
      <w:r>
        <w:t xml:space="preserve">También se establecieron las tareas que se iban a llevar a cabo en dicho sprint, como era el sprint inicial, las tareas que se establecieron fueron comenzar con la lectura de documentación del proyecto, el </w:t>
      </w:r>
      <w:r w:rsidRPr="00693A99">
        <w:rPr>
          <w:i/>
          <w:iCs/>
        </w:rPr>
        <w:t>fork</w:t>
      </w:r>
      <w:r>
        <w:t xml:space="preserve"> al repositorio anterior, lectura a fondo de código para facilitar su entendimiento una vez que se inicie su modificación, elección de la plataforma donde se iba a realizar la documentación, creación del repositorio dentro de GitHub y se comenzó con algunas instalaciones necesarias para la realización del proyecto (ZenHub, Zotero…).</w:t>
      </w:r>
    </w:p>
    <w:p w14:paraId="2E4B6EC2" w14:textId="77777777" w:rsidR="001C766F" w:rsidRDefault="001C766F" w:rsidP="001C766F">
      <w:r>
        <w:t xml:space="preserve">Enlace al primer sprint del proyecto: </w:t>
      </w:r>
      <w:hyperlink r:id="rId8" w:history="1">
        <w:r w:rsidRPr="001C766F">
          <w:rPr>
            <w:rStyle w:val="Hipervnculo"/>
          </w:rPr>
          <w:t>Sprint 1</w:t>
        </w:r>
      </w:hyperlink>
      <w:r>
        <w:t>.</w:t>
      </w:r>
    </w:p>
    <w:p w14:paraId="1EE4C89E" w14:textId="77777777" w:rsidR="001C766F" w:rsidRDefault="00277378" w:rsidP="001C766F">
      <w:r>
        <w:rPr>
          <w:noProof/>
        </w:rPr>
        <mc:AlternateContent>
          <mc:Choice Requires="wps">
            <w:drawing>
              <wp:anchor distT="0" distB="0" distL="114300" distR="114300" simplePos="0" relativeHeight="251694080" behindDoc="1" locked="0" layoutInCell="1" allowOverlap="1" wp14:anchorId="64D247C0" wp14:editId="72178F14">
                <wp:simplePos x="0" y="0"/>
                <wp:positionH relativeFrom="margin">
                  <wp:align>right</wp:align>
                </wp:positionH>
                <wp:positionV relativeFrom="paragraph">
                  <wp:posOffset>2849880</wp:posOffset>
                </wp:positionV>
                <wp:extent cx="5400040" cy="171450"/>
                <wp:effectExtent l="0" t="0" r="0" b="0"/>
                <wp:wrapTight wrapText="bothSides">
                  <wp:wrapPolygon edited="0">
                    <wp:start x="0" y="0"/>
                    <wp:lineTo x="0" y="19200"/>
                    <wp:lineTo x="21488" y="19200"/>
                    <wp:lineTo x="21488" y="0"/>
                    <wp:lineTo x="0" y="0"/>
                  </wp:wrapPolygon>
                </wp:wrapTight>
                <wp:docPr id="19" name="Cuadro de texto 19"/>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7CFE001F" w14:textId="61043B70" w:rsidR="0013615A" w:rsidRPr="00C15E62" w:rsidRDefault="0013615A" w:rsidP="00277378">
                            <w:pPr>
                              <w:pStyle w:val="Descripcin"/>
                              <w:jc w:val="center"/>
                              <w:rPr>
                                <w:noProof/>
                              </w:rPr>
                            </w:pPr>
                            <w:r>
                              <w:t xml:space="preserve">Ilustración </w:t>
                            </w:r>
                            <w:fldSimple w:instr=" SEQ Ilustración \* ARABIC ">
                              <w:r>
                                <w:rPr>
                                  <w:noProof/>
                                </w:rPr>
                                <w:t>1</w:t>
                              </w:r>
                            </w:fldSimple>
                            <w:r>
                              <w:t xml:space="preserve"> Burndown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D247C0" id="_x0000_t202" coordsize="21600,21600" o:spt="202" path="m,l,21600r21600,l21600,xe">
                <v:stroke joinstyle="miter"/>
                <v:path gradientshapeok="t" o:connecttype="rect"/>
              </v:shapetype>
              <v:shape id="Cuadro de texto 19" o:spid="_x0000_s1026" type="#_x0000_t202" style="position:absolute;left:0;text-align:left;margin-left:374pt;margin-top:224.4pt;width:425.2pt;height:13.5pt;z-index:-251622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" stroked="f">
                <v:textbox inset="0,0,0,0">
                  <w:txbxContent>
                    <w:p w14:paraId="7CFE001F" w14:textId="61043B70" w:rsidR="0013615A" w:rsidRPr="00C15E62" w:rsidRDefault="0013615A" w:rsidP="00277378">
                      <w:pPr>
                        <w:pStyle w:val="Descripcin"/>
                        <w:jc w:val="center"/>
                        <w:rPr>
                          <w:noProof/>
                        </w:rPr>
                      </w:pPr>
                      <w:r>
                        <w:t xml:space="preserve">Ilustración </w:t>
                      </w:r>
                      <w:fldSimple w:instr=" SEQ Ilustración \* ARABIC ">
                        <w:r>
                          <w:rPr>
                            <w:noProof/>
                          </w:rPr>
                          <w:t>1</w:t>
                        </w:r>
                      </w:fldSimple>
                      <w:r>
                        <w:t xml:space="preserve"> Burndown sprint 1</w:t>
                      </w:r>
                    </w:p>
                  </w:txbxContent>
                </v:textbox>
                <w10:wrap type="tight" anchorx="margin"/>
              </v:shape>
            </w:pict>
          </mc:Fallback>
        </mc:AlternateContent>
      </w:r>
      <w:r w:rsidR="006D54D9">
        <w:rPr>
          <w:noProof/>
        </w:rPr>
        <w:drawing>
          <wp:anchor distT="0" distB="0" distL="114300" distR="114300" simplePos="0" relativeHeight="251689984" behindDoc="1" locked="0" layoutInCell="1" allowOverlap="1" wp14:anchorId="0CD8D58D" wp14:editId="75852942">
            <wp:simplePos x="0" y="0"/>
            <wp:positionH relativeFrom="margin">
              <wp:align>right</wp:align>
            </wp:positionH>
            <wp:positionV relativeFrom="paragraph">
              <wp:posOffset>441960</wp:posOffset>
            </wp:positionV>
            <wp:extent cx="5400040" cy="2455545"/>
            <wp:effectExtent l="0" t="0" r="0" b="1905"/>
            <wp:wrapTight wrapText="bothSides">
              <wp:wrapPolygon edited="0">
                <wp:start x="0" y="0"/>
                <wp:lineTo x="0" y="21449"/>
                <wp:lineTo x="21488" y="21449"/>
                <wp:lineTo x="21488" y="0"/>
                <wp:lineTo x="0" y="0"/>
              </wp:wrapPolygon>
            </wp:wrapTight>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undown1.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455545"/>
                    </a:xfrm>
                    <a:prstGeom prst="rect">
                      <a:avLst/>
                    </a:prstGeom>
                  </pic:spPr>
                </pic:pic>
              </a:graphicData>
            </a:graphic>
          </wp:anchor>
        </w:drawing>
      </w:r>
      <w:r w:rsidR="006D54D9">
        <w:t xml:space="preserve">A continuación, se va a mostrar el gráfico </w:t>
      </w:r>
      <w:r w:rsidR="006D54D9" w:rsidRPr="00693A99">
        <w:rPr>
          <w:i/>
          <w:iCs/>
        </w:rPr>
        <w:t>burndown</w:t>
      </w:r>
      <w:r w:rsidR="006D54D9">
        <w:t xml:space="preserve"> del sprint, este gráfico nos muestra de manera general cómo se ha ido avanzando en la realización de tareas dentro de dicho sprint.</w:t>
      </w:r>
    </w:p>
    <w:p w14:paraId="49F11B75" w14:textId="1BF85E63" w:rsidR="006D54D9" w:rsidRDefault="006D54D9" w:rsidP="006D54D9">
      <w:r>
        <w:t xml:space="preserve">La línea discontinua muestra cómo habría sido el progreso a lo largo del sprint de una forma idónea, aunque no siempre puede ser así debido a factores externos, es por eso </w:t>
      </w:r>
      <w:r w:rsidR="00F21352">
        <w:t>por lo que</w:t>
      </w:r>
      <w:r>
        <w:t xml:space="preserve"> se puede ver como en ocasiones se avanza mucho en el proyecto y otras veces se ha avanzado poco.</w:t>
      </w:r>
    </w:p>
    <w:p w14:paraId="41B72AF9" w14:textId="77777777" w:rsidR="00277378" w:rsidRDefault="006D54D9" w:rsidP="00277378">
      <w:r>
        <w:t>Por último, se va a mostrar una tabla con todas las tareas relacionadas con la etiqueta correspondiente a cada tarea.</w:t>
      </w:r>
    </w:p>
    <w:p w14:paraId="2AF879A3" w14:textId="0C178547" w:rsidR="00277378" w:rsidRDefault="00277378" w:rsidP="00277378">
      <w:pPr>
        <w:pStyle w:val="Descripcin"/>
        <w:keepNext/>
        <w:jc w:val="center"/>
      </w:pPr>
      <w:r>
        <w:lastRenderedPageBreak/>
        <w:t xml:space="preserve">Tabla </w:t>
      </w:r>
      <w:fldSimple w:instr=" SEQ Tabla \* ARABIC ">
        <w:r w:rsidR="00D820EB">
          <w:rPr>
            <w:noProof/>
          </w:rPr>
          <w:t>2</w:t>
        </w:r>
      </w:fldSimple>
      <w:r>
        <w:t xml:space="preserve"> Distribución tareas sprint 1</w:t>
      </w:r>
    </w:p>
    <w:tbl>
      <w:tblPr>
        <w:tblStyle w:val="Tablaconcuadrcula"/>
        <w:tblpPr w:leftFromText="141" w:rightFromText="141" w:vertAnchor="page" w:horzAnchor="margin" w:tblpY="1651"/>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277378" w14:paraId="29EEAEE2" w14:textId="77777777" w:rsidTr="00277378">
        <w:trPr>
          <w:cantSplit/>
          <w:trHeight w:val="1833"/>
        </w:trPr>
        <w:tc>
          <w:tcPr>
            <w:tcW w:w="846" w:type="dxa"/>
            <w:tcBorders>
              <w:top w:val="nil"/>
              <w:left w:val="nil"/>
              <w:bottom w:val="single" w:sz="4" w:space="0" w:color="auto"/>
              <w:right w:val="nil"/>
            </w:tcBorders>
            <w:vAlign w:val="bottom"/>
          </w:tcPr>
          <w:p w14:paraId="195F1A44" w14:textId="77777777" w:rsidR="0090223E" w:rsidRDefault="0090223E" w:rsidP="0090223E">
            <w:pPr>
              <w:ind w:firstLine="0"/>
              <w:jc w:val="center"/>
            </w:pPr>
            <w:r>
              <w:t>Tarea</w:t>
            </w:r>
          </w:p>
        </w:tc>
        <w:tc>
          <w:tcPr>
            <w:tcW w:w="2693" w:type="dxa"/>
            <w:tcBorders>
              <w:top w:val="nil"/>
              <w:left w:val="nil"/>
              <w:bottom w:val="single" w:sz="4" w:space="0" w:color="auto"/>
              <w:right w:val="nil"/>
            </w:tcBorders>
            <w:vAlign w:val="bottom"/>
          </w:tcPr>
          <w:p w14:paraId="707F5115" w14:textId="77777777" w:rsidR="0090223E" w:rsidRDefault="0090223E" w:rsidP="0090223E">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F567D2D" w14:textId="77777777" w:rsidR="0090223E" w:rsidRDefault="0090223E" w:rsidP="0090223E">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140D0C94" w14:textId="77777777" w:rsidR="0090223E" w:rsidRDefault="0090223E" w:rsidP="0090223E">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53A84C73" w14:textId="77777777" w:rsidR="0090223E" w:rsidRDefault="0090223E" w:rsidP="0090223E">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A89CAF0" w14:textId="77777777" w:rsidR="0090223E" w:rsidRDefault="0090223E" w:rsidP="0090223E">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33B605C" w14:textId="77777777" w:rsidR="0090223E" w:rsidRDefault="0090223E" w:rsidP="0090223E">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7EC76F8" w14:textId="689EC058" w:rsidR="0090223E" w:rsidRDefault="00F6343B" w:rsidP="0090223E">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759D0838" w14:textId="77777777" w:rsidR="0090223E" w:rsidRDefault="00DD549E" w:rsidP="0090223E">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4513D6A" w14:textId="77777777" w:rsidR="0090223E" w:rsidRDefault="0090223E" w:rsidP="0090223E">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5BADC2BB" w14:textId="77777777" w:rsidR="0090223E" w:rsidRDefault="0090223E" w:rsidP="0090223E">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1454C1" w14:textId="77777777" w:rsidR="0090223E" w:rsidRDefault="0090223E" w:rsidP="0090223E">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B043B45" w14:textId="77777777" w:rsidR="0090223E" w:rsidRPr="00277378" w:rsidRDefault="0090223E" w:rsidP="0090223E">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3C6280A9" w14:textId="77777777" w:rsidR="0090223E" w:rsidRDefault="0090223E" w:rsidP="0090223E">
            <w:pPr>
              <w:ind w:left="113" w:right="113" w:firstLine="0"/>
            </w:pPr>
            <w:r>
              <w:t>Testeo</w:t>
            </w:r>
          </w:p>
        </w:tc>
      </w:tr>
      <w:tr w:rsidR="0090223E" w14:paraId="43A08942" w14:textId="77777777" w:rsidTr="00277378">
        <w:trPr>
          <w:trHeight w:val="274"/>
        </w:trPr>
        <w:tc>
          <w:tcPr>
            <w:tcW w:w="846" w:type="dxa"/>
            <w:tcBorders>
              <w:top w:val="single" w:sz="4" w:space="0" w:color="auto"/>
              <w:right w:val="nil"/>
            </w:tcBorders>
            <w:shd w:val="clear" w:color="auto" w:fill="F2F2F2" w:themeFill="background1" w:themeFillShade="F2"/>
          </w:tcPr>
          <w:p w14:paraId="44B7E5A0" w14:textId="77777777" w:rsidR="0090223E" w:rsidRDefault="00277378" w:rsidP="00277378">
            <w:pPr>
              <w:ind w:firstLine="0"/>
              <w:jc w:val="center"/>
            </w:pPr>
            <w:r>
              <w:t>#1</w:t>
            </w:r>
          </w:p>
        </w:tc>
        <w:tc>
          <w:tcPr>
            <w:tcW w:w="2693" w:type="dxa"/>
            <w:tcBorders>
              <w:top w:val="single" w:sz="4" w:space="0" w:color="auto"/>
              <w:left w:val="nil"/>
              <w:bottom w:val="single" w:sz="4" w:space="0" w:color="auto"/>
            </w:tcBorders>
            <w:shd w:val="clear" w:color="auto" w:fill="F2F2F2" w:themeFill="background1" w:themeFillShade="F2"/>
          </w:tcPr>
          <w:p w14:paraId="5DF0F694" w14:textId="77777777" w:rsidR="0090223E" w:rsidRDefault="00277378" w:rsidP="00277378">
            <w:pPr>
              <w:ind w:firstLine="0"/>
              <w:jc w:val="center"/>
            </w:pPr>
            <w:r>
              <w:t>Instalación Zotero</w:t>
            </w:r>
          </w:p>
        </w:tc>
        <w:tc>
          <w:tcPr>
            <w:tcW w:w="425" w:type="dxa"/>
            <w:tcBorders>
              <w:top w:val="single" w:sz="4" w:space="0" w:color="auto"/>
            </w:tcBorders>
            <w:shd w:val="clear" w:color="auto" w:fill="F2F2F2" w:themeFill="background1" w:themeFillShade="F2"/>
          </w:tcPr>
          <w:p w14:paraId="0030623D"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5B3562CC"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A1C257F"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14D744E4"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17AAACF" w14:textId="77777777" w:rsidR="0090223E" w:rsidRDefault="0090223E" w:rsidP="0090223E">
            <w:pPr>
              <w:ind w:firstLine="0"/>
            </w:pPr>
          </w:p>
        </w:tc>
        <w:tc>
          <w:tcPr>
            <w:tcW w:w="426" w:type="dxa"/>
            <w:tcBorders>
              <w:top w:val="single" w:sz="4" w:space="0" w:color="auto"/>
            </w:tcBorders>
            <w:shd w:val="clear" w:color="auto" w:fill="FFCCCC"/>
          </w:tcPr>
          <w:p w14:paraId="79F781B7"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738445D"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34A3796E"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7E763C09"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18EA25A0"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69B22471" w14:textId="77777777" w:rsidR="0090223E" w:rsidRDefault="0090223E" w:rsidP="0090223E">
            <w:pPr>
              <w:ind w:firstLine="0"/>
            </w:pPr>
          </w:p>
        </w:tc>
        <w:tc>
          <w:tcPr>
            <w:tcW w:w="462" w:type="dxa"/>
            <w:tcBorders>
              <w:top w:val="single" w:sz="4" w:space="0" w:color="auto"/>
            </w:tcBorders>
            <w:shd w:val="clear" w:color="auto" w:fill="F2F2F2" w:themeFill="background1" w:themeFillShade="F2"/>
          </w:tcPr>
          <w:p w14:paraId="722D0187" w14:textId="77777777" w:rsidR="0090223E" w:rsidRDefault="0090223E" w:rsidP="0090223E">
            <w:pPr>
              <w:ind w:firstLine="0"/>
            </w:pPr>
          </w:p>
        </w:tc>
      </w:tr>
      <w:tr w:rsidR="0090223E" w14:paraId="44C4783C" w14:textId="77777777" w:rsidTr="00277378">
        <w:trPr>
          <w:trHeight w:val="291"/>
        </w:trPr>
        <w:tc>
          <w:tcPr>
            <w:tcW w:w="846" w:type="dxa"/>
            <w:tcBorders>
              <w:right w:val="nil"/>
            </w:tcBorders>
          </w:tcPr>
          <w:p w14:paraId="00BE9481" w14:textId="77777777" w:rsidR="0090223E" w:rsidRDefault="00277378" w:rsidP="00277378">
            <w:pPr>
              <w:ind w:firstLine="0"/>
              <w:jc w:val="center"/>
            </w:pPr>
            <w:r>
              <w:t>#2</w:t>
            </w:r>
          </w:p>
        </w:tc>
        <w:tc>
          <w:tcPr>
            <w:tcW w:w="2693" w:type="dxa"/>
            <w:tcBorders>
              <w:left w:val="nil"/>
              <w:bottom w:val="single" w:sz="4" w:space="0" w:color="auto"/>
            </w:tcBorders>
          </w:tcPr>
          <w:p w14:paraId="2A53BF14" w14:textId="77777777" w:rsidR="0090223E" w:rsidRDefault="00277378" w:rsidP="00277378">
            <w:pPr>
              <w:ind w:firstLine="0"/>
              <w:jc w:val="center"/>
            </w:pPr>
            <w:r>
              <w:t>Decidir herramienta documentación</w:t>
            </w:r>
          </w:p>
        </w:tc>
        <w:tc>
          <w:tcPr>
            <w:tcW w:w="425" w:type="dxa"/>
          </w:tcPr>
          <w:p w14:paraId="69D62E2B" w14:textId="77777777" w:rsidR="0090223E" w:rsidRDefault="0090223E" w:rsidP="0090223E">
            <w:pPr>
              <w:ind w:firstLine="0"/>
            </w:pPr>
          </w:p>
        </w:tc>
        <w:tc>
          <w:tcPr>
            <w:tcW w:w="426" w:type="dxa"/>
            <w:shd w:val="clear" w:color="auto" w:fill="FF5050"/>
          </w:tcPr>
          <w:p w14:paraId="58B60D09" w14:textId="77777777" w:rsidR="0090223E" w:rsidRDefault="0090223E" w:rsidP="0090223E">
            <w:pPr>
              <w:ind w:firstLine="0"/>
            </w:pPr>
          </w:p>
        </w:tc>
        <w:tc>
          <w:tcPr>
            <w:tcW w:w="425" w:type="dxa"/>
          </w:tcPr>
          <w:p w14:paraId="5B1EF985" w14:textId="77777777" w:rsidR="0090223E" w:rsidRDefault="0090223E" w:rsidP="0090223E">
            <w:pPr>
              <w:ind w:firstLine="0"/>
            </w:pPr>
          </w:p>
        </w:tc>
        <w:tc>
          <w:tcPr>
            <w:tcW w:w="425" w:type="dxa"/>
          </w:tcPr>
          <w:p w14:paraId="4E5748B2" w14:textId="77777777" w:rsidR="0090223E" w:rsidRDefault="0090223E" w:rsidP="0090223E">
            <w:pPr>
              <w:ind w:firstLine="0"/>
            </w:pPr>
          </w:p>
        </w:tc>
        <w:tc>
          <w:tcPr>
            <w:tcW w:w="425" w:type="dxa"/>
          </w:tcPr>
          <w:p w14:paraId="058CA54A" w14:textId="77777777" w:rsidR="0090223E" w:rsidRDefault="0090223E" w:rsidP="0090223E">
            <w:pPr>
              <w:ind w:firstLine="0"/>
            </w:pPr>
          </w:p>
        </w:tc>
        <w:tc>
          <w:tcPr>
            <w:tcW w:w="426" w:type="dxa"/>
          </w:tcPr>
          <w:p w14:paraId="7FADCC70" w14:textId="77777777" w:rsidR="0090223E" w:rsidRDefault="0090223E" w:rsidP="0090223E">
            <w:pPr>
              <w:ind w:firstLine="0"/>
            </w:pPr>
          </w:p>
        </w:tc>
        <w:tc>
          <w:tcPr>
            <w:tcW w:w="425" w:type="dxa"/>
          </w:tcPr>
          <w:p w14:paraId="4988EC9B" w14:textId="77777777" w:rsidR="0090223E" w:rsidRDefault="0090223E" w:rsidP="0090223E">
            <w:pPr>
              <w:ind w:firstLine="0"/>
            </w:pPr>
          </w:p>
        </w:tc>
        <w:tc>
          <w:tcPr>
            <w:tcW w:w="425" w:type="dxa"/>
            <w:shd w:val="clear" w:color="auto" w:fill="F4B083" w:themeFill="accent2" w:themeFillTint="99"/>
          </w:tcPr>
          <w:p w14:paraId="24E9E355" w14:textId="77777777" w:rsidR="0090223E" w:rsidRDefault="0090223E" w:rsidP="0090223E">
            <w:pPr>
              <w:ind w:firstLine="0"/>
            </w:pPr>
          </w:p>
        </w:tc>
        <w:tc>
          <w:tcPr>
            <w:tcW w:w="425" w:type="dxa"/>
          </w:tcPr>
          <w:p w14:paraId="3BC2F25F" w14:textId="77777777" w:rsidR="0090223E" w:rsidRDefault="0090223E" w:rsidP="0090223E">
            <w:pPr>
              <w:ind w:firstLine="0"/>
            </w:pPr>
          </w:p>
        </w:tc>
        <w:tc>
          <w:tcPr>
            <w:tcW w:w="426" w:type="dxa"/>
          </w:tcPr>
          <w:p w14:paraId="40D8ECB8" w14:textId="77777777" w:rsidR="0090223E" w:rsidRDefault="0090223E" w:rsidP="0090223E">
            <w:pPr>
              <w:ind w:firstLine="0"/>
            </w:pPr>
          </w:p>
        </w:tc>
        <w:tc>
          <w:tcPr>
            <w:tcW w:w="425" w:type="dxa"/>
          </w:tcPr>
          <w:p w14:paraId="5CFE3040" w14:textId="77777777" w:rsidR="0090223E" w:rsidRDefault="0090223E" w:rsidP="0090223E">
            <w:pPr>
              <w:ind w:firstLine="0"/>
            </w:pPr>
          </w:p>
        </w:tc>
        <w:tc>
          <w:tcPr>
            <w:tcW w:w="462" w:type="dxa"/>
          </w:tcPr>
          <w:p w14:paraId="1E8DE630" w14:textId="77777777" w:rsidR="0090223E" w:rsidRDefault="0090223E" w:rsidP="0090223E">
            <w:pPr>
              <w:ind w:firstLine="0"/>
            </w:pPr>
          </w:p>
        </w:tc>
      </w:tr>
      <w:tr w:rsidR="0090223E" w14:paraId="45749F0E" w14:textId="77777777" w:rsidTr="00277378">
        <w:trPr>
          <w:trHeight w:val="274"/>
        </w:trPr>
        <w:tc>
          <w:tcPr>
            <w:tcW w:w="846" w:type="dxa"/>
            <w:tcBorders>
              <w:right w:val="nil"/>
            </w:tcBorders>
            <w:shd w:val="clear" w:color="auto" w:fill="F2F2F2" w:themeFill="background1" w:themeFillShade="F2"/>
          </w:tcPr>
          <w:p w14:paraId="4045637F" w14:textId="77777777" w:rsidR="0090223E" w:rsidRDefault="00277378" w:rsidP="00277378">
            <w:pPr>
              <w:ind w:firstLine="0"/>
              <w:jc w:val="center"/>
            </w:pPr>
            <w:r>
              <w:t>#3</w:t>
            </w:r>
          </w:p>
        </w:tc>
        <w:tc>
          <w:tcPr>
            <w:tcW w:w="2693" w:type="dxa"/>
            <w:tcBorders>
              <w:left w:val="nil"/>
              <w:bottom w:val="single" w:sz="4" w:space="0" w:color="auto"/>
            </w:tcBorders>
            <w:shd w:val="clear" w:color="auto" w:fill="F2F2F2" w:themeFill="background1" w:themeFillShade="F2"/>
          </w:tcPr>
          <w:p w14:paraId="4106E6D6" w14:textId="77777777" w:rsidR="0090223E" w:rsidRDefault="00277378" w:rsidP="00277378">
            <w:pPr>
              <w:ind w:firstLine="0"/>
              <w:jc w:val="center"/>
            </w:pPr>
            <w:r>
              <w:t>Decidir herramienta gestión proyecto</w:t>
            </w:r>
          </w:p>
        </w:tc>
        <w:tc>
          <w:tcPr>
            <w:tcW w:w="425" w:type="dxa"/>
            <w:shd w:val="clear" w:color="auto" w:fill="F2F2F2" w:themeFill="background1" w:themeFillShade="F2"/>
          </w:tcPr>
          <w:p w14:paraId="40D28891" w14:textId="77777777" w:rsidR="0090223E" w:rsidRDefault="0090223E" w:rsidP="0090223E">
            <w:pPr>
              <w:ind w:firstLine="0"/>
            </w:pPr>
          </w:p>
        </w:tc>
        <w:tc>
          <w:tcPr>
            <w:tcW w:w="426" w:type="dxa"/>
            <w:shd w:val="clear" w:color="auto" w:fill="FF5050"/>
          </w:tcPr>
          <w:p w14:paraId="67CE00EF" w14:textId="77777777" w:rsidR="0090223E" w:rsidRDefault="0090223E" w:rsidP="0090223E">
            <w:pPr>
              <w:ind w:firstLine="0"/>
            </w:pPr>
          </w:p>
        </w:tc>
        <w:tc>
          <w:tcPr>
            <w:tcW w:w="425" w:type="dxa"/>
            <w:shd w:val="clear" w:color="auto" w:fill="F2F2F2" w:themeFill="background1" w:themeFillShade="F2"/>
          </w:tcPr>
          <w:p w14:paraId="6506BDFE" w14:textId="77777777" w:rsidR="0090223E" w:rsidRDefault="0090223E" w:rsidP="0090223E">
            <w:pPr>
              <w:ind w:firstLine="0"/>
            </w:pPr>
          </w:p>
        </w:tc>
        <w:tc>
          <w:tcPr>
            <w:tcW w:w="425" w:type="dxa"/>
            <w:shd w:val="clear" w:color="auto" w:fill="F2F2F2" w:themeFill="background1" w:themeFillShade="F2"/>
          </w:tcPr>
          <w:p w14:paraId="4EB3AC10" w14:textId="77777777" w:rsidR="0090223E" w:rsidRDefault="0090223E" w:rsidP="0090223E">
            <w:pPr>
              <w:ind w:firstLine="0"/>
            </w:pPr>
          </w:p>
        </w:tc>
        <w:tc>
          <w:tcPr>
            <w:tcW w:w="425" w:type="dxa"/>
            <w:shd w:val="clear" w:color="auto" w:fill="F2F2F2" w:themeFill="background1" w:themeFillShade="F2"/>
          </w:tcPr>
          <w:p w14:paraId="5DDCC624" w14:textId="77777777" w:rsidR="0090223E" w:rsidRDefault="0090223E" w:rsidP="0090223E">
            <w:pPr>
              <w:ind w:firstLine="0"/>
            </w:pPr>
          </w:p>
        </w:tc>
        <w:tc>
          <w:tcPr>
            <w:tcW w:w="426" w:type="dxa"/>
            <w:shd w:val="clear" w:color="auto" w:fill="F2F2F2" w:themeFill="background1" w:themeFillShade="F2"/>
          </w:tcPr>
          <w:p w14:paraId="79AA353B" w14:textId="77777777" w:rsidR="0090223E" w:rsidRDefault="0090223E" w:rsidP="0090223E">
            <w:pPr>
              <w:ind w:firstLine="0"/>
            </w:pPr>
          </w:p>
        </w:tc>
        <w:tc>
          <w:tcPr>
            <w:tcW w:w="425" w:type="dxa"/>
            <w:shd w:val="clear" w:color="auto" w:fill="F2F2F2" w:themeFill="background1" w:themeFillShade="F2"/>
          </w:tcPr>
          <w:p w14:paraId="11C916B1" w14:textId="77777777" w:rsidR="0090223E" w:rsidRDefault="0090223E" w:rsidP="0090223E">
            <w:pPr>
              <w:ind w:firstLine="0"/>
            </w:pPr>
          </w:p>
        </w:tc>
        <w:tc>
          <w:tcPr>
            <w:tcW w:w="425" w:type="dxa"/>
            <w:shd w:val="clear" w:color="auto" w:fill="F4B083" w:themeFill="accent2" w:themeFillTint="99"/>
          </w:tcPr>
          <w:p w14:paraId="6A783A52" w14:textId="77777777" w:rsidR="0090223E" w:rsidRDefault="0090223E" w:rsidP="0090223E">
            <w:pPr>
              <w:ind w:firstLine="0"/>
            </w:pPr>
          </w:p>
        </w:tc>
        <w:tc>
          <w:tcPr>
            <w:tcW w:w="425" w:type="dxa"/>
            <w:shd w:val="clear" w:color="auto" w:fill="F2F2F2" w:themeFill="background1" w:themeFillShade="F2"/>
          </w:tcPr>
          <w:p w14:paraId="21625A92" w14:textId="77777777" w:rsidR="0090223E" w:rsidRDefault="0090223E" w:rsidP="0090223E">
            <w:pPr>
              <w:ind w:firstLine="0"/>
            </w:pPr>
          </w:p>
        </w:tc>
        <w:tc>
          <w:tcPr>
            <w:tcW w:w="426" w:type="dxa"/>
            <w:shd w:val="clear" w:color="auto" w:fill="F2F2F2" w:themeFill="background1" w:themeFillShade="F2"/>
          </w:tcPr>
          <w:p w14:paraId="55395367" w14:textId="77777777" w:rsidR="0090223E" w:rsidRDefault="0090223E" w:rsidP="0090223E">
            <w:pPr>
              <w:ind w:firstLine="0"/>
            </w:pPr>
          </w:p>
        </w:tc>
        <w:tc>
          <w:tcPr>
            <w:tcW w:w="425" w:type="dxa"/>
            <w:shd w:val="clear" w:color="auto" w:fill="F2F2F2" w:themeFill="background1" w:themeFillShade="F2"/>
          </w:tcPr>
          <w:p w14:paraId="13417162" w14:textId="77777777" w:rsidR="0090223E" w:rsidRDefault="0090223E" w:rsidP="0090223E">
            <w:pPr>
              <w:ind w:firstLine="0"/>
            </w:pPr>
          </w:p>
        </w:tc>
        <w:tc>
          <w:tcPr>
            <w:tcW w:w="462" w:type="dxa"/>
            <w:shd w:val="clear" w:color="auto" w:fill="F2F2F2" w:themeFill="background1" w:themeFillShade="F2"/>
          </w:tcPr>
          <w:p w14:paraId="50A783B5" w14:textId="77777777" w:rsidR="0090223E" w:rsidRDefault="0090223E" w:rsidP="0090223E">
            <w:pPr>
              <w:ind w:firstLine="0"/>
            </w:pPr>
          </w:p>
        </w:tc>
      </w:tr>
      <w:tr w:rsidR="0090223E" w14:paraId="3378CFB1" w14:textId="77777777" w:rsidTr="00277378">
        <w:trPr>
          <w:trHeight w:val="291"/>
        </w:trPr>
        <w:tc>
          <w:tcPr>
            <w:tcW w:w="846" w:type="dxa"/>
            <w:tcBorders>
              <w:right w:val="nil"/>
            </w:tcBorders>
          </w:tcPr>
          <w:p w14:paraId="2606AFEF" w14:textId="77777777" w:rsidR="0090223E" w:rsidRDefault="00277378" w:rsidP="00277378">
            <w:pPr>
              <w:ind w:firstLine="0"/>
              <w:jc w:val="center"/>
            </w:pPr>
            <w:r>
              <w:t>#4</w:t>
            </w:r>
          </w:p>
        </w:tc>
        <w:tc>
          <w:tcPr>
            <w:tcW w:w="2693" w:type="dxa"/>
            <w:tcBorders>
              <w:left w:val="nil"/>
              <w:bottom w:val="single" w:sz="4" w:space="0" w:color="auto"/>
            </w:tcBorders>
          </w:tcPr>
          <w:p w14:paraId="6998211D" w14:textId="77777777" w:rsidR="0090223E" w:rsidRDefault="00277378" w:rsidP="00277378">
            <w:pPr>
              <w:ind w:firstLine="0"/>
              <w:jc w:val="center"/>
            </w:pPr>
            <w:r>
              <w:t>Decidir plataforma repositorio</w:t>
            </w:r>
          </w:p>
        </w:tc>
        <w:tc>
          <w:tcPr>
            <w:tcW w:w="425" w:type="dxa"/>
          </w:tcPr>
          <w:p w14:paraId="0C3B45B5" w14:textId="77777777" w:rsidR="0090223E" w:rsidRDefault="0090223E" w:rsidP="0090223E">
            <w:pPr>
              <w:ind w:firstLine="0"/>
            </w:pPr>
          </w:p>
        </w:tc>
        <w:tc>
          <w:tcPr>
            <w:tcW w:w="426" w:type="dxa"/>
            <w:shd w:val="clear" w:color="auto" w:fill="FF5050"/>
          </w:tcPr>
          <w:p w14:paraId="58EDE102" w14:textId="77777777" w:rsidR="0090223E" w:rsidRDefault="0090223E" w:rsidP="0090223E">
            <w:pPr>
              <w:ind w:firstLine="0"/>
            </w:pPr>
          </w:p>
        </w:tc>
        <w:tc>
          <w:tcPr>
            <w:tcW w:w="425" w:type="dxa"/>
          </w:tcPr>
          <w:p w14:paraId="38DDE2AB" w14:textId="77777777" w:rsidR="0090223E" w:rsidRDefault="0090223E" w:rsidP="0090223E">
            <w:pPr>
              <w:ind w:firstLine="0"/>
            </w:pPr>
          </w:p>
        </w:tc>
        <w:tc>
          <w:tcPr>
            <w:tcW w:w="425" w:type="dxa"/>
          </w:tcPr>
          <w:p w14:paraId="334D84E7" w14:textId="77777777" w:rsidR="0090223E" w:rsidRDefault="0090223E" w:rsidP="0090223E">
            <w:pPr>
              <w:ind w:firstLine="0"/>
            </w:pPr>
          </w:p>
        </w:tc>
        <w:tc>
          <w:tcPr>
            <w:tcW w:w="425" w:type="dxa"/>
          </w:tcPr>
          <w:p w14:paraId="3FF05009" w14:textId="77777777" w:rsidR="0090223E" w:rsidRDefault="0090223E" w:rsidP="0090223E">
            <w:pPr>
              <w:ind w:firstLine="0"/>
            </w:pPr>
          </w:p>
        </w:tc>
        <w:tc>
          <w:tcPr>
            <w:tcW w:w="426" w:type="dxa"/>
          </w:tcPr>
          <w:p w14:paraId="013B3301" w14:textId="77777777" w:rsidR="0090223E" w:rsidRDefault="0090223E" w:rsidP="0090223E">
            <w:pPr>
              <w:ind w:firstLine="0"/>
            </w:pPr>
          </w:p>
        </w:tc>
        <w:tc>
          <w:tcPr>
            <w:tcW w:w="425" w:type="dxa"/>
          </w:tcPr>
          <w:p w14:paraId="572056A6" w14:textId="77777777" w:rsidR="0090223E" w:rsidRDefault="0090223E" w:rsidP="0090223E">
            <w:pPr>
              <w:ind w:firstLine="0"/>
            </w:pPr>
          </w:p>
        </w:tc>
        <w:tc>
          <w:tcPr>
            <w:tcW w:w="425" w:type="dxa"/>
            <w:shd w:val="clear" w:color="auto" w:fill="F4B083" w:themeFill="accent2" w:themeFillTint="99"/>
          </w:tcPr>
          <w:p w14:paraId="0EA8FB5F" w14:textId="77777777" w:rsidR="0090223E" w:rsidRDefault="0090223E" w:rsidP="0090223E">
            <w:pPr>
              <w:ind w:firstLine="0"/>
            </w:pPr>
          </w:p>
        </w:tc>
        <w:tc>
          <w:tcPr>
            <w:tcW w:w="425" w:type="dxa"/>
          </w:tcPr>
          <w:p w14:paraId="03C01B05" w14:textId="77777777" w:rsidR="0090223E" w:rsidRDefault="0090223E" w:rsidP="0090223E">
            <w:pPr>
              <w:ind w:firstLine="0"/>
            </w:pPr>
          </w:p>
        </w:tc>
        <w:tc>
          <w:tcPr>
            <w:tcW w:w="426" w:type="dxa"/>
          </w:tcPr>
          <w:p w14:paraId="7BD9486F" w14:textId="77777777" w:rsidR="0090223E" w:rsidRDefault="0090223E" w:rsidP="0090223E">
            <w:pPr>
              <w:ind w:firstLine="0"/>
            </w:pPr>
          </w:p>
        </w:tc>
        <w:tc>
          <w:tcPr>
            <w:tcW w:w="425" w:type="dxa"/>
          </w:tcPr>
          <w:p w14:paraId="59BCBE50" w14:textId="77777777" w:rsidR="0090223E" w:rsidRDefault="0090223E" w:rsidP="0090223E">
            <w:pPr>
              <w:ind w:firstLine="0"/>
            </w:pPr>
          </w:p>
        </w:tc>
        <w:tc>
          <w:tcPr>
            <w:tcW w:w="462" w:type="dxa"/>
          </w:tcPr>
          <w:p w14:paraId="38DDE3CC" w14:textId="77777777" w:rsidR="0090223E" w:rsidRDefault="0090223E" w:rsidP="0090223E">
            <w:pPr>
              <w:ind w:firstLine="0"/>
            </w:pPr>
          </w:p>
        </w:tc>
      </w:tr>
      <w:tr w:rsidR="0090223E" w14:paraId="4A6DFE68" w14:textId="77777777" w:rsidTr="00277378">
        <w:trPr>
          <w:trHeight w:val="274"/>
        </w:trPr>
        <w:tc>
          <w:tcPr>
            <w:tcW w:w="846" w:type="dxa"/>
            <w:tcBorders>
              <w:right w:val="nil"/>
            </w:tcBorders>
            <w:shd w:val="clear" w:color="auto" w:fill="F2F2F2" w:themeFill="background1" w:themeFillShade="F2"/>
          </w:tcPr>
          <w:p w14:paraId="3CC49730" w14:textId="77777777" w:rsidR="0090223E" w:rsidRDefault="00277378" w:rsidP="00277378">
            <w:pPr>
              <w:ind w:firstLine="0"/>
              <w:jc w:val="center"/>
            </w:pPr>
            <w:r>
              <w:t>#5</w:t>
            </w:r>
          </w:p>
        </w:tc>
        <w:tc>
          <w:tcPr>
            <w:tcW w:w="2693" w:type="dxa"/>
            <w:tcBorders>
              <w:left w:val="nil"/>
              <w:bottom w:val="single" w:sz="4" w:space="0" w:color="auto"/>
            </w:tcBorders>
            <w:shd w:val="clear" w:color="auto" w:fill="F2F2F2" w:themeFill="background1" w:themeFillShade="F2"/>
          </w:tcPr>
          <w:p w14:paraId="5CE8D6C4" w14:textId="77777777" w:rsidR="0090223E" w:rsidRDefault="00277378" w:rsidP="00277378">
            <w:pPr>
              <w:ind w:firstLine="0"/>
              <w:jc w:val="center"/>
            </w:pPr>
            <w:r>
              <w:t>Lectura de la memoria</w:t>
            </w:r>
          </w:p>
        </w:tc>
        <w:tc>
          <w:tcPr>
            <w:tcW w:w="425" w:type="dxa"/>
            <w:shd w:val="clear" w:color="auto" w:fill="F2F2F2" w:themeFill="background1" w:themeFillShade="F2"/>
          </w:tcPr>
          <w:p w14:paraId="6B83FE3C" w14:textId="77777777" w:rsidR="0090223E" w:rsidRDefault="0090223E" w:rsidP="0090223E">
            <w:pPr>
              <w:ind w:firstLine="0"/>
            </w:pPr>
          </w:p>
        </w:tc>
        <w:tc>
          <w:tcPr>
            <w:tcW w:w="426" w:type="dxa"/>
            <w:shd w:val="clear" w:color="auto" w:fill="F2F2F2" w:themeFill="background1" w:themeFillShade="F2"/>
          </w:tcPr>
          <w:p w14:paraId="41BD2641" w14:textId="77777777" w:rsidR="0090223E" w:rsidRDefault="0090223E" w:rsidP="0090223E">
            <w:pPr>
              <w:ind w:firstLine="0"/>
            </w:pPr>
          </w:p>
        </w:tc>
        <w:tc>
          <w:tcPr>
            <w:tcW w:w="425" w:type="dxa"/>
            <w:shd w:val="clear" w:color="auto" w:fill="F2F2F2" w:themeFill="background1" w:themeFillShade="F2"/>
          </w:tcPr>
          <w:p w14:paraId="1071592B" w14:textId="77777777" w:rsidR="0090223E" w:rsidRDefault="0090223E" w:rsidP="0090223E">
            <w:pPr>
              <w:ind w:firstLine="0"/>
            </w:pPr>
          </w:p>
        </w:tc>
        <w:tc>
          <w:tcPr>
            <w:tcW w:w="425" w:type="dxa"/>
            <w:shd w:val="clear" w:color="auto" w:fill="F2F2F2" w:themeFill="background1" w:themeFillShade="F2"/>
          </w:tcPr>
          <w:p w14:paraId="67767A05" w14:textId="77777777" w:rsidR="0090223E" w:rsidRDefault="0090223E" w:rsidP="0090223E">
            <w:pPr>
              <w:ind w:firstLine="0"/>
            </w:pPr>
          </w:p>
        </w:tc>
        <w:tc>
          <w:tcPr>
            <w:tcW w:w="425" w:type="dxa"/>
            <w:shd w:val="clear" w:color="auto" w:fill="F2F2F2" w:themeFill="background1" w:themeFillShade="F2"/>
          </w:tcPr>
          <w:p w14:paraId="473402E2" w14:textId="77777777" w:rsidR="0090223E" w:rsidRDefault="0090223E" w:rsidP="0090223E">
            <w:pPr>
              <w:ind w:firstLine="0"/>
            </w:pPr>
          </w:p>
        </w:tc>
        <w:tc>
          <w:tcPr>
            <w:tcW w:w="426" w:type="dxa"/>
            <w:shd w:val="clear" w:color="auto" w:fill="F2F2F2" w:themeFill="background1" w:themeFillShade="F2"/>
          </w:tcPr>
          <w:p w14:paraId="315F759D" w14:textId="77777777" w:rsidR="0090223E" w:rsidRDefault="0090223E" w:rsidP="0090223E">
            <w:pPr>
              <w:ind w:firstLine="0"/>
            </w:pPr>
          </w:p>
        </w:tc>
        <w:tc>
          <w:tcPr>
            <w:tcW w:w="425" w:type="dxa"/>
            <w:shd w:val="clear" w:color="auto" w:fill="F2F2F2" w:themeFill="background1" w:themeFillShade="F2"/>
          </w:tcPr>
          <w:p w14:paraId="362FD5E3" w14:textId="77777777" w:rsidR="0090223E" w:rsidRDefault="0090223E" w:rsidP="0090223E">
            <w:pPr>
              <w:ind w:firstLine="0"/>
            </w:pPr>
          </w:p>
        </w:tc>
        <w:tc>
          <w:tcPr>
            <w:tcW w:w="425" w:type="dxa"/>
            <w:shd w:val="clear" w:color="auto" w:fill="F4B083" w:themeFill="accent2" w:themeFillTint="99"/>
          </w:tcPr>
          <w:p w14:paraId="642D34BD" w14:textId="77777777" w:rsidR="0090223E" w:rsidRDefault="0090223E" w:rsidP="0090223E">
            <w:pPr>
              <w:ind w:firstLine="0"/>
            </w:pPr>
          </w:p>
        </w:tc>
        <w:tc>
          <w:tcPr>
            <w:tcW w:w="425" w:type="dxa"/>
            <w:shd w:val="clear" w:color="auto" w:fill="F2F2F2" w:themeFill="background1" w:themeFillShade="F2"/>
          </w:tcPr>
          <w:p w14:paraId="354D173E" w14:textId="77777777" w:rsidR="0090223E" w:rsidRDefault="0090223E" w:rsidP="0090223E">
            <w:pPr>
              <w:ind w:firstLine="0"/>
            </w:pPr>
          </w:p>
        </w:tc>
        <w:tc>
          <w:tcPr>
            <w:tcW w:w="426" w:type="dxa"/>
            <w:shd w:val="clear" w:color="auto" w:fill="F2F2F2" w:themeFill="background1" w:themeFillShade="F2"/>
          </w:tcPr>
          <w:p w14:paraId="69818488" w14:textId="77777777" w:rsidR="0090223E" w:rsidRDefault="0090223E" w:rsidP="0090223E">
            <w:pPr>
              <w:ind w:firstLine="0"/>
            </w:pPr>
          </w:p>
        </w:tc>
        <w:tc>
          <w:tcPr>
            <w:tcW w:w="425" w:type="dxa"/>
            <w:shd w:val="clear" w:color="auto" w:fill="F2F2F2" w:themeFill="background1" w:themeFillShade="F2"/>
          </w:tcPr>
          <w:p w14:paraId="28C63B89" w14:textId="77777777" w:rsidR="0090223E" w:rsidRDefault="0090223E" w:rsidP="0090223E">
            <w:pPr>
              <w:ind w:firstLine="0"/>
            </w:pPr>
          </w:p>
        </w:tc>
        <w:tc>
          <w:tcPr>
            <w:tcW w:w="462" w:type="dxa"/>
            <w:shd w:val="clear" w:color="auto" w:fill="F2F2F2" w:themeFill="background1" w:themeFillShade="F2"/>
          </w:tcPr>
          <w:p w14:paraId="57E6C059" w14:textId="77777777" w:rsidR="0090223E" w:rsidRDefault="0090223E" w:rsidP="0090223E">
            <w:pPr>
              <w:ind w:firstLine="0"/>
            </w:pPr>
          </w:p>
        </w:tc>
      </w:tr>
      <w:tr w:rsidR="0090223E" w14:paraId="44C794A4" w14:textId="77777777" w:rsidTr="00277378">
        <w:trPr>
          <w:trHeight w:val="291"/>
        </w:trPr>
        <w:tc>
          <w:tcPr>
            <w:tcW w:w="846" w:type="dxa"/>
            <w:tcBorders>
              <w:right w:val="nil"/>
            </w:tcBorders>
          </w:tcPr>
          <w:p w14:paraId="78C5C115" w14:textId="77777777" w:rsidR="0090223E" w:rsidRDefault="00277378" w:rsidP="00277378">
            <w:pPr>
              <w:ind w:firstLine="0"/>
              <w:jc w:val="center"/>
            </w:pPr>
            <w:r>
              <w:t>#6</w:t>
            </w:r>
          </w:p>
        </w:tc>
        <w:tc>
          <w:tcPr>
            <w:tcW w:w="2693" w:type="dxa"/>
            <w:tcBorders>
              <w:left w:val="nil"/>
              <w:bottom w:val="single" w:sz="4" w:space="0" w:color="auto"/>
            </w:tcBorders>
          </w:tcPr>
          <w:p w14:paraId="558D32A5" w14:textId="77777777" w:rsidR="0090223E" w:rsidRDefault="00277378" w:rsidP="00277378">
            <w:pPr>
              <w:ind w:firstLine="0"/>
              <w:jc w:val="center"/>
            </w:pPr>
            <w:r>
              <w:t>Lectura de anexos</w:t>
            </w:r>
          </w:p>
        </w:tc>
        <w:tc>
          <w:tcPr>
            <w:tcW w:w="425" w:type="dxa"/>
          </w:tcPr>
          <w:p w14:paraId="24DCD310" w14:textId="77777777" w:rsidR="0090223E" w:rsidRDefault="0090223E" w:rsidP="0090223E">
            <w:pPr>
              <w:ind w:firstLine="0"/>
            </w:pPr>
          </w:p>
        </w:tc>
        <w:tc>
          <w:tcPr>
            <w:tcW w:w="426" w:type="dxa"/>
          </w:tcPr>
          <w:p w14:paraId="4699CE99" w14:textId="77777777" w:rsidR="0090223E" w:rsidRDefault="0090223E" w:rsidP="0090223E">
            <w:pPr>
              <w:ind w:firstLine="0"/>
            </w:pPr>
          </w:p>
        </w:tc>
        <w:tc>
          <w:tcPr>
            <w:tcW w:w="425" w:type="dxa"/>
          </w:tcPr>
          <w:p w14:paraId="1597AFDB" w14:textId="77777777" w:rsidR="0090223E" w:rsidRDefault="0090223E" w:rsidP="0090223E">
            <w:pPr>
              <w:ind w:firstLine="0"/>
            </w:pPr>
          </w:p>
        </w:tc>
        <w:tc>
          <w:tcPr>
            <w:tcW w:w="425" w:type="dxa"/>
          </w:tcPr>
          <w:p w14:paraId="77422A17" w14:textId="77777777" w:rsidR="0090223E" w:rsidRDefault="0090223E" w:rsidP="0090223E">
            <w:pPr>
              <w:ind w:firstLine="0"/>
            </w:pPr>
          </w:p>
        </w:tc>
        <w:tc>
          <w:tcPr>
            <w:tcW w:w="425" w:type="dxa"/>
          </w:tcPr>
          <w:p w14:paraId="4055A3C6" w14:textId="77777777" w:rsidR="0090223E" w:rsidRDefault="0090223E" w:rsidP="0090223E">
            <w:pPr>
              <w:ind w:firstLine="0"/>
            </w:pPr>
          </w:p>
        </w:tc>
        <w:tc>
          <w:tcPr>
            <w:tcW w:w="426" w:type="dxa"/>
          </w:tcPr>
          <w:p w14:paraId="3078C0AB" w14:textId="77777777" w:rsidR="0090223E" w:rsidRDefault="0090223E" w:rsidP="0090223E">
            <w:pPr>
              <w:ind w:firstLine="0"/>
            </w:pPr>
          </w:p>
        </w:tc>
        <w:tc>
          <w:tcPr>
            <w:tcW w:w="425" w:type="dxa"/>
          </w:tcPr>
          <w:p w14:paraId="23841C84" w14:textId="77777777" w:rsidR="0090223E" w:rsidRDefault="0090223E" w:rsidP="0090223E">
            <w:pPr>
              <w:ind w:firstLine="0"/>
            </w:pPr>
          </w:p>
        </w:tc>
        <w:tc>
          <w:tcPr>
            <w:tcW w:w="425" w:type="dxa"/>
            <w:shd w:val="clear" w:color="auto" w:fill="F4B083" w:themeFill="accent2" w:themeFillTint="99"/>
          </w:tcPr>
          <w:p w14:paraId="1E46B6DE" w14:textId="77777777" w:rsidR="0090223E" w:rsidRDefault="0090223E" w:rsidP="0090223E">
            <w:pPr>
              <w:ind w:firstLine="0"/>
            </w:pPr>
          </w:p>
        </w:tc>
        <w:tc>
          <w:tcPr>
            <w:tcW w:w="425" w:type="dxa"/>
          </w:tcPr>
          <w:p w14:paraId="19E21DFF" w14:textId="77777777" w:rsidR="0090223E" w:rsidRDefault="0090223E" w:rsidP="0090223E">
            <w:pPr>
              <w:ind w:firstLine="0"/>
            </w:pPr>
          </w:p>
        </w:tc>
        <w:tc>
          <w:tcPr>
            <w:tcW w:w="426" w:type="dxa"/>
          </w:tcPr>
          <w:p w14:paraId="12A56DB9" w14:textId="77777777" w:rsidR="0090223E" w:rsidRDefault="0090223E" w:rsidP="0090223E">
            <w:pPr>
              <w:ind w:firstLine="0"/>
            </w:pPr>
          </w:p>
        </w:tc>
        <w:tc>
          <w:tcPr>
            <w:tcW w:w="425" w:type="dxa"/>
          </w:tcPr>
          <w:p w14:paraId="6F6EFA84" w14:textId="77777777" w:rsidR="0090223E" w:rsidRDefault="0090223E" w:rsidP="0090223E">
            <w:pPr>
              <w:ind w:firstLine="0"/>
            </w:pPr>
          </w:p>
        </w:tc>
        <w:tc>
          <w:tcPr>
            <w:tcW w:w="462" w:type="dxa"/>
          </w:tcPr>
          <w:p w14:paraId="0F8D8F85" w14:textId="77777777" w:rsidR="0090223E" w:rsidRDefault="0090223E" w:rsidP="0090223E">
            <w:pPr>
              <w:ind w:firstLine="0"/>
            </w:pPr>
          </w:p>
        </w:tc>
      </w:tr>
      <w:tr w:rsidR="0090223E" w14:paraId="1A1E67B4" w14:textId="77777777" w:rsidTr="00277378">
        <w:trPr>
          <w:trHeight w:val="274"/>
        </w:trPr>
        <w:tc>
          <w:tcPr>
            <w:tcW w:w="846" w:type="dxa"/>
            <w:tcBorders>
              <w:right w:val="nil"/>
            </w:tcBorders>
            <w:shd w:val="clear" w:color="auto" w:fill="F2F2F2" w:themeFill="background1" w:themeFillShade="F2"/>
          </w:tcPr>
          <w:p w14:paraId="379E41AD" w14:textId="77777777" w:rsidR="0090223E" w:rsidRDefault="00277378" w:rsidP="00277378">
            <w:pPr>
              <w:ind w:firstLine="0"/>
              <w:jc w:val="center"/>
            </w:pPr>
            <w:r>
              <w:t>#7</w:t>
            </w:r>
          </w:p>
        </w:tc>
        <w:tc>
          <w:tcPr>
            <w:tcW w:w="2693" w:type="dxa"/>
            <w:tcBorders>
              <w:left w:val="nil"/>
              <w:bottom w:val="single" w:sz="4" w:space="0" w:color="auto"/>
            </w:tcBorders>
            <w:shd w:val="clear" w:color="auto" w:fill="F2F2F2" w:themeFill="background1" w:themeFillShade="F2"/>
          </w:tcPr>
          <w:p w14:paraId="4D4A6B7B" w14:textId="77777777" w:rsidR="0090223E" w:rsidRDefault="00277378" w:rsidP="00277378">
            <w:pPr>
              <w:ind w:firstLine="0"/>
              <w:jc w:val="center"/>
            </w:pPr>
            <w:r>
              <w:t>Lectura de diagramas</w:t>
            </w:r>
          </w:p>
        </w:tc>
        <w:tc>
          <w:tcPr>
            <w:tcW w:w="425" w:type="dxa"/>
            <w:shd w:val="clear" w:color="auto" w:fill="F2F2F2" w:themeFill="background1" w:themeFillShade="F2"/>
          </w:tcPr>
          <w:p w14:paraId="3B0A1B29" w14:textId="77777777" w:rsidR="0090223E" w:rsidRDefault="0090223E" w:rsidP="0090223E">
            <w:pPr>
              <w:ind w:firstLine="0"/>
            </w:pPr>
          </w:p>
        </w:tc>
        <w:tc>
          <w:tcPr>
            <w:tcW w:w="426" w:type="dxa"/>
            <w:shd w:val="clear" w:color="auto" w:fill="F2F2F2" w:themeFill="background1" w:themeFillShade="F2"/>
          </w:tcPr>
          <w:p w14:paraId="0DC0C6B2" w14:textId="77777777" w:rsidR="0090223E" w:rsidRDefault="0090223E" w:rsidP="0090223E">
            <w:pPr>
              <w:ind w:firstLine="0"/>
            </w:pPr>
          </w:p>
        </w:tc>
        <w:tc>
          <w:tcPr>
            <w:tcW w:w="425" w:type="dxa"/>
            <w:shd w:val="clear" w:color="auto" w:fill="F2F2F2" w:themeFill="background1" w:themeFillShade="F2"/>
          </w:tcPr>
          <w:p w14:paraId="37934320" w14:textId="77777777" w:rsidR="0090223E" w:rsidRDefault="0090223E" w:rsidP="0090223E">
            <w:pPr>
              <w:ind w:firstLine="0"/>
            </w:pPr>
          </w:p>
        </w:tc>
        <w:tc>
          <w:tcPr>
            <w:tcW w:w="425" w:type="dxa"/>
            <w:shd w:val="clear" w:color="auto" w:fill="F2F2F2" w:themeFill="background1" w:themeFillShade="F2"/>
          </w:tcPr>
          <w:p w14:paraId="2782FFC3" w14:textId="77777777" w:rsidR="0090223E" w:rsidRDefault="0090223E" w:rsidP="0090223E">
            <w:pPr>
              <w:ind w:firstLine="0"/>
            </w:pPr>
          </w:p>
        </w:tc>
        <w:tc>
          <w:tcPr>
            <w:tcW w:w="425" w:type="dxa"/>
            <w:shd w:val="clear" w:color="auto" w:fill="F2F2F2" w:themeFill="background1" w:themeFillShade="F2"/>
          </w:tcPr>
          <w:p w14:paraId="679AAD36" w14:textId="77777777" w:rsidR="0090223E" w:rsidRDefault="0090223E" w:rsidP="0090223E">
            <w:pPr>
              <w:ind w:firstLine="0"/>
            </w:pPr>
          </w:p>
        </w:tc>
        <w:tc>
          <w:tcPr>
            <w:tcW w:w="426" w:type="dxa"/>
            <w:shd w:val="clear" w:color="auto" w:fill="F2F2F2" w:themeFill="background1" w:themeFillShade="F2"/>
          </w:tcPr>
          <w:p w14:paraId="33F3D47F" w14:textId="77777777" w:rsidR="0090223E" w:rsidRDefault="0090223E" w:rsidP="0090223E">
            <w:pPr>
              <w:ind w:firstLine="0"/>
            </w:pPr>
          </w:p>
        </w:tc>
        <w:tc>
          <w:tcPr>
            <w:tcW w:w="425" w:type="dxa"/>
            <w:shd w:val="clear" w:color="auto" w:fill="F2F2F2" w:themeFill="background1" w:themeFillShade="F2"/>
          </w:tcPr>
          <w:p w14:paraId="2C2BEAD9" w14:textId="77777777" w:rsidR="0090223E" w:rsidRDefault="0090223E" w:rsidP="0090223E">
            <w:pPr>
              <w:ind w:firstLine="0"/>
            </w:pPr>
          </w:p>
        </w:tc>
        <w:tc>
          <w:tcPr>
            <w:tcW w:w="425" w:type="dxa"/>
            <w:shd w:val="clear" w:color="auto" w:fill="F4B083" w:themeFill="accent2" w:themeFillTint="99"/>
          </w:tcPr>
          <w:p w14:paraId="2BDD5116" w14:textId="77777777" w:rsidR="0090223E" w:rsidRDefault="0090223E" w:rsidP="0090223E">
            <w:pPr>
              <w:ind w:firstLine="0"/>
            </w:pPr>
          </w:p>
        </w:tc>
        <w:tc>
          <w:tcPr>
            <w:tcW w:w="425" w:type="dxa"/>
            <w:shd w:val="clear" w:color="auto" w:fill="F2F2F2" w:themeFill="background1" w:themeFillShade="F2"/>
          </w:tcPr>
          <w:p w14:paraId="647C930E" w14:textId="77777777" w:rsidR="0090223E" w:rsidRDefault="0090223E" w:rsidP="0090223E">
            <w:pPr>
              <w:ind w:firstLine="0"/>
            </w:pPr>
          </w:p>
        </w:tc>
        <w:tc>
          <w:tcPr>
            <w:tcW w:w="426" w:type="dxa"/>
            <w:shd w:val="clear" w:color="auto" w:fill="F2F2F2" w:themeFill="background1" w:themeFillShade="F2"/>
          </w:tcPr>
          <w:p w14:paraId="1A2266AA" w14:textId="77777777" w:rsidR="0090223E" w:rsidRDefault="0090223E" w:rsidP="0090223E">
            <w:pPr>
              <w:ind w:firstLine="0"/>
            </w:pPr>
          </w:p>
        </w:tc>
        <w:tc>
          <w:tcPr>
            <w:tcW w:w="425" w:type="dxa"/>
            <w:shd w:val="clear" w:color="auto" w:fill="F2F2F2" w:themeFill="background1" w:themeFillShade="F2"/>
          </w:tcPr>
          <w:p w14:paraId="34C954C9" w14:textId="77777777" w:rsidR="0090223E" w:rsidRDefault="0090223E" w:rsidP="0090223E">
            <w:pPr>
              <w:ind w:firstLine="0"/>
            </w:pPr>
          </w:p>
        </w:tc>
        <w:tc>
          <w:tcPr>
            <w:tcW w:w="462" w:type="dxa"/>
            <w:shd w:val="clear" w:color="auto" w:fill="F2F2F2" w:themeFill="background1" w:themeFillShade="F2"/>
          </w:tcPr>
          <w:p w14:paraId="2AC6725F" w14:textId="77777777" w:rsidR="0090223E" w:rsidRDefault="0090223E" w:rsidP="0090223E">
            <w:pPr>
              <w:ind w:firstLine="0"/>
            </w:pPr>
          </w:p>
        </w:tc>
      </w:tr>
      <w:tr w:rsidR="0090223E" w14:paraId="73CEC156" w14:textId="77777777" w:rsidTr="00277378">
        <w:trPr>
          <w:trHeight w:val="274"/>
        </w:trPr>
        <w:tc>
          <w:tcPr>
            <w:tcW w:w="846" w:type="dxa"/>
            <w:tcBorders>
              <w:right w:val="nil"/>
            </w:tcBorders>
          </w:tcPr>
          <w:p w14:paraId="1B7D18EB" w14:textId="77777777" w:rsidR="0090223E" w:rsidRDefault="00277378" w:rsidP="00277378">
            <w:pPr>
              <w:ind w:firstLine="0"/>
              <w:jc w:val="center"/>
            </w:pPr>
            <w:r>
              <w:t>#8</w:t>
            </w:r>
          </w:p>
        </w:tc>
        <w:tc>
          <w:tcPr>
            <w:tcW w:w="2693" w:type="dxa"/>
            <w:tcBorders>
              <w:left w:val="nil"/>
            </w:tcBorders>
          </w:tcPr>
          <w:p w14:paraId="2931AF83" w14:textId="77777777" w:rsidR="0090223E" w:rsidRDefault="00277378" w:rsidP="00277378">
            <w:pPr>
              <w:ind w:firstLine="0"/>
              <w:jc w:val="center"/>
            </w:pPr>
            <w:r>
              <w:t>Realización diagrama secuencias</w:t>
            </w:r>
          </w:p>
        </w:tc>
        <w:tc>
          <w:tcPr>
            <w:tcW w:w="425" w:type="dxa"/>
          </w:tcPr>
          <w:p w14:paraId="7226FAA5" w14:textId="77777777" w:rsidR="0090223E" w:rsidRDefault="0090223E" w:rsidP="0090223E">
            <w:pPr>
              <w:ind w:firstLine="0"/>
            </w:pPr>
          </w:p>
        </w:tc>
        <w:tc>
          <w:tcPr>
            <w:tcW w:w="426" w:type="dxa"/>
          </w:tcPr>
          <w:p w14:paraId="5C6A85C6" w14:textId="77777777" w:rsidR="0090223E" w:rsidRDefault="0090223E" w:rsidP="0090223E">
            <w:pPr>
              <w:ind w:firstLine="0"/>
            </w:pPr>
          </w:p>
        </w:tc>
        <w:tc>
          <w:tcPr>
            <w:tcW w:w="425" w:type="dxa"/>
          </w:tcPr>
          <w:p w14:paraId="7D9AE441" w14:textId="77777777" w:rsidR="0090223E" w:rsidRDefault="0090223E" w:rsidP="0090223E">
            <w:pPr>
              <w:ind w:firstLine="0"/>
            </w:pPr>
          </w:p>
        </w:tc>
        <w:tc>
          <w:tcPr>
            <w:tcW w:w="425" w:type="dxa"/>
          </w:tcPr>
          <w:p w14:paraId="3A337DF6" w14:textId="77777777" w:rsidR="0090223E" w:rsidRDefault="0090223E" w:rsidP="0090223E">
            <w:pPr>
              <w:ind w:firstLine="0"/>
            </w:pPr>
          </w:p>
        </w:tc>
        <w:tc>
          <w:tcPr>
            <w:tcW w:w="425" w:type="dxa"/>
            <w:shd w:val="clear" w:color="auto" w:fill="8EAADB" w:themeFill="accent1" w:themeFillTint="99"/>
          </w:tcPr>
          <w:p w14:paraId="64741304" w14:textId="77777777" w:rsidR="0090223E" w:rsidRDefault="0090223E" w:rsidP="0090223E">
            <w:pPr>
              <w:ind w:firstLine="0"/>
            </w:pPr>
          </w:p>
        </w:tc>
        <w:tc>
          <w:tcPr>
            <w:tcW w:w="426" w:type="dxa"/>
          </w:tcPr>
          <w:p w14:paraId="540A79B0" w14:textId="77777777" w:rsidR="0090223E" w:rsidRDefault="0090223E" w:rsidP="0090223E">
            <w:pPr>
              <w:ind w:firstLine="0"/>
            </w:pPr>
          </w:p>
        </w:tc>
        <w:tc>
          <w:tcPr>
            <w:tcW w:w="425" w:type="dxa"/>
          </w:tcPr>
          <w:p w14:paraId="30EB2ABB" w14:textId="77777777" w:rsidR="0090223E" w:rsidRDefault="0090223E" w:rsidP="0090223E">
            <w:pPr>
              <w:ind w:firstLine="0"/>
            </w:pPr>
          </w:p>
        </w:tc>
        <w:tc>
          <w:tcPr>
            <w:tcW w:w="425" w:type="dxa"/>
          </w:tcPr>
          <w:p w14:paraId="48D320F3" w14:textId="77777777" w:rsidR="0090223E" w:rsidRDefault="0090223E" w:rsidP="0090223E">
            <w:pPr>
              <w:ind w:firstLine="0"/>
            </w:pPr>
          </w:p>
        </w:tc>
        <w:tc>
          <w:tcPr>
            <w:tcW w:w="425" w:type="dxa"/>
          </w:tcPr>
          <w:p w14:paraId="66A3DC06" w14:textId="77777777" w:rsidR="0090223E" w:rsidRDefault="0090223E" w:rsidP="0090223E">
            <w:pPr>
              <w:ind w:firstLine="0"/>
            </w:pPr>
          </w:p>
        </w:tc>
        <w:tc>
          <w:tcPr>
            <w:tcW w:w="426" w:type="dxa"/>
          </w:tcPr>
          <w:p w14:paraId="373CB28A" w14:textId="77777777" w:rsidR="0090223E" w:rsidRDefault="0090223E" w:rsidP="0090223E">
            <w:pPr>
              <w:ind w:firstLine="0"/>
            </w:pPr>
          </w:p>
        </w:tc>
        <w:tc>
          <w:tcPr>
            <w:tcW w:w="425" w:type="dxa"/>
          </w:tcPr>
          <w:p w14:paraId="2E9A223D" w14:textId="77777777" w:rsidR="0090223E" w:rsidRDefault="0090223E" w:rsidP="0090223E">
            <w:pPr>
              <w:ind w:firstLine="0"/>
            </w:pPr>
          </w:p>
        </w:tc>
        <w:tc>
          <w:tcPr>
            <w:tcW w:w="462" w:type="dxa"/>
          </w:tcPr>
          <w:p w14:paraId="6A204A49" w14:textId="77777777" w:rsidR="0090223E" w:rsidRDefault="0090223E" w:rsidP="0090223E">
            <w:pPr>
              <w:ind w:firstLine="0"/>
            </w:pPr>
          </w:p>
        </w:tc>
      </w:tr>
    </w:tbl>
    <w:p w14:paraId="5DDBF2E2" w14:textId="77777777" w:rsidR="00E43533" w:rsidRDefault="00277378" w:rsidP="00277378">
      <w:pPr>
        <w:pStyle w:val="Ttulo3"/>
      </w:pPr>
      <w:r>
        <w:t>Sprint 2 (</w:t>
      </w:r>
      <w:r w:rsidR="00E43533">
        <w:t>7/10/2019 – 21/10/2019)</w:t>
      </w:r>
    </w:p>
    <w:p w14:paraId="5A019EA4" w14:textId="77777777" w:rsidR="00E43533" w:rsidRDefault="00E43533" w:rsidP="00E43533">
      <w:r>
        <w:t>En este sprint se empezó a ir más a fondo en la lectura del código, también se empezó a buscar solución al primer problema que existía respecto a las sesiones (la aplicación cerraba la sesión de usuario siempre que se utilizaban los botones de avanzar o retroceder de la propia aplicación, es decir, la aplicación resultaba inutilizable).</w:t>
      </w:r>
    </w:p>
    <w:p w14:paraId="0B2FF1EB" w14:textId="77777777" w:rsidR="00E43533" w:rsidRDefault="00E43533" w:rsidP="00E43533">
      <w:r>
        <w:t xml:space="preserve">Enlace al segundo sprint del proyecto: </w:t>
      </w:r>
      <w:hyperlink r:id="rId10" w:history="1">
        <w:r w:rsidRPr="00E43533">
          <w:rPr>
            <w:rStyle w:val="Hipervnculo"/>
          </w:rPr>
          <w:t>Sprint 2</w:t>
        </w:r>
      </w:hyperlink>
      <w:r>
        <w:t>.</w:t>
      </w:r>
    </w:p>
    <w:p w14:paraId="49606CE8" w14:textId="77777777" w:rsidR="00E43533" w:rsidRDefault="00E43533" w:rsidP="00E43533">
      <w:r>
        <w:rPr>
          <w:noProof/>
        </w:rPr>
        <mc:AlternateContent>
          <mc:Choice Requires="wps">
            <w:drawing>
              <wp:anchor distT="0" distB="0" distL="114300" distR="114300" simplePos="0" relativeHeight="251697152" behindDoc="1" locked="0" layoutInCell="1" allowOverlap="1" wp14:anchorId="108CBB2C" wp14:editId="01F53392">
                <wp:simplePos x="0" y="0"/>
                <wp:positionH relativeFrom="margin">
                  <wp:align>right</wp:align>
                </wp:positionH>
                <wp:positionV relativeFrom="paragraph">
                  <wp:posOffset>2938780</wp:posOffset>
                </wp:positionV>
                <wp:extent cx="5400040" cy="171450"/>
                <wp:effectExtent l="0" t="0" r="0" b="0"/>
                <wp:wrapTight wrapText="bothSides">
                  <wp:wrapPolygon edited="0">
                    <wp:start x="0" y="0"/>
                    <wp:lineTo x="0" y="19200"/>
                    <wp:lineTo x="21488" y="19200"/>
                    <wp:lineTo x="21488"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3A1D04D6" w14:textId="5D4E125A" w:rsidR="0013615A" w:rsidRPr="00686DD2" w:rsidRDefault="0013615A" w:rsidP="00E43533">
                            <w:pPr>
                              <w:pStyle w:val="Descripcin"/>
                              <w:jc w:val="center"/>
                              <w:rPr>
                                <w:noProof/>
                              </w:rPr>
                            </w:pPr>
                            <w:r>
                              <w:t xml:space="preserve">Ilustración </w:t>
                            </w:r>
                            <w:fldSimple w:instr=" SEQ Ilustración \* ARABIC ">
                              <w:r>
                                <w:rPr>
                                  <w:noProof/>
                                </w:rPr>
                                <w:t>2</w:t>
                              </w:r>
                            </w:fldSimple>
                            <w:r>
                              <w:t xml:space="preserve"> Burndown sprint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CBB2C" id="Cuadro de texto 21" o:spid="_x0000_s1027" type="#_x0000_t202" style="position:absolute;left:0;text-align:left;margin-left:374pt;margin-top:231.4pt;width:425.2pt;height:13.5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" stroked="f">
                <v:textbox inset="0,0,0,0">
                  <w:txbxContent>
                    <w:p w14:paraId="3A1D04D6" w14:textId="5D4E125A" w:rsidR="0013615A" w:rsidRPr="00686DD2" w:rsidRDefault="0013615A" w:rsidP="00E43533">
                      <w:pPr>
                        <w:pStyle w:val="Descripcin"/>
                        <w:jc w:val="center"/>
                        <w:rPr>
                          <w:noProof/>
                        </w:rPr>
                      </w:pPr>
                      <w:r>
                        <w:t xml:space="preserve">Ilustración </w:t>
                      </w:r>
                      <w:fldSimple w:instr=" SEQ Ilustración \* ARABIC ">
                        <w:r>
                          <w:rPr>
                            <w:noProof/>
                          </w:rPr>
                          <w:t>2</w:t>
                        </w:r>
                      </w:fldSimple>
                      <w:r>
                        <w:t xml:space="preserve"> Burndown sprint 2</w:t>
                      </w:r>
                    </w:p>
                  </w:txbxContent>
                </v:textbox>
                <w10:wrap type="tight" anchorx="margin"/>
              </v:shape>
            </w:pict>
          </mc:Fallback>
        </mc:AlternateContent>
      </w:r>
      <w:r>
        <w:rPr>
          <w:noProof/>
        </w:rPr>
        <w:drawing>
          <wp:anchor distT="0" distB="0" distL="114300" distR="114300" simplePos="0" relativeHeight="251695104" behindDoc="1" locked="0" layoutInCell="1" allowOverlap="1" wp14:anchorId="36C81E70" wp14:editId="36448396">
            <wp:simplePos x="0" y="0"/>
            <wp:positionH relativeFrom="margin">
              <wp:align>right</wp:align>
            </wp:positionH>
            <wp:positionV relativeFrom="paragraph">
              <wp:posOffset>596900</wp:posOffset>
            </wp:positionV>
            <wp:extent cx="5400040" cy="2341880"/>
            <wp:effectExtent l="0" t="0" r="0" b="1270"/>
            <wp:wrapTight wrapText="bothSides">
              <wp:wrapPolygon edited="0">
                <wp:start x="0" y="0"/>
                <wp:lineTo x="0" y="21436"/>
                <wp:lineTo x="21488" y="21436"/>
                <wp:lineTo x="21488" y="0"/>
                <wp:lineTo x="0" y="0"/>
              </wp:wrapPolygon>
            </wp:wrapTight>
            <wp:docPr id="20" name="Imagen 20" descr="Imagen que contiene blanco, agua, tabla,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rndown2.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anchor>
        </w:drawing>
      </w:r>
      <w:r>
        <w:t>Este sprint tiene menos tareas que otros sprint ya que algunas de las tareas como leer el controlador o solucionar el problema de las sesiones, llevaron más tiempo y por tanto no permitieron avanzar demasiado en este sprint.</w:t>
      </w:r>
    </w:p>
    <w:p w14:paraId="133EE463" w14:textId="77777777" w:rsidR="00B02DA3" w:rsidRDefault="00B02DA3" w:rsidP="00E43533">
      <w:r>
        <w:br w:type="page"/>
      </w:r>
      <w:r w:rsidR="00E43533">
        <w:lastRenderedPageBreak/>
        <w:t xml:space="preserve">Como se puede observar en el gráfico </w:t>
      </w:r>
      <w:r w:rsidR="00E43533" w:rsidRPr="00693A99">
        <w:rPr>
          <w:i/>
          <w:iCs/>
        </w:rPr>
        <w:t>burndown</w:t>
      </w:r>
      <w:r w:rsidR="00E43533">
        <w:t>, las dos tareas que mencionmos anteriormente, son las penalizaron tiempo en este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E43533" w14:paraId="7CEEA84B" w14:textId="77777777" w:rsidTr="00E43533">
        <w:trPr>
          <w:cantSplit/>
          <w:trHeight w:val="1833"/>
        </w:trPr>
        <w:tc>
          <w:tcPr>
            <w:tcW w:w="846" w:type="dxa"/>
            <w:tcBorders>
              <w:top w:val="nil"/>
              <w:left w:val="nil"/>
              <w:bottom w:val="single" w:sz="4" w:space="0" w:color="auto"/>
              <w:right w:val="nil"/>
            </w:tcBorders>
            <w:vAlign w:val="bottom"/>
          </w:tcPr>
          <w:p w14:paraId="6ECC7737" w14:textId="77777777" w:rsidR="00E43533" w:rsidRDefault="00E43533" w:rsidP="00E43533">
            <w:pPr>
              <w:ind w:firstLine="0"/>
              <w:jc w:val="center"/>
            </w:pPr>
            <w:r>
              <w:t>Tarea</w:t>
            </w:r>
          </w:p>
        </w:tc>
        <w:tc>
          <w:tcPr>
            <w:tcW w:w="2693" w:type="dxa"/>
            <w:tcBorders>
              <w:top w:val="nil"/>
              <w:left w:val="nil"/>
              <w:bottom w:val="single" w:sz="4" w:space="0" w:color="auto"/>
              <w:right w:val="nil"/>
            </w:tcBorders>
            <w:vAlign w:val="bottom"/>
          </w:tcPr>
          <w:p w14:paraId="35065D3C" w14:textId="77777777" w:rsidR="00E43533" w:rsidRDefault="00E43533" w:rsidP="00E43533">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033A222" w14:textId="77777777" w:rsidR="00E43533" w:rsidRDefault="00E43533" w:rsidP="00E43533">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DFDC4C" w14:textId="77777777" w:rsidR="00E43533" w:rsidRDefault="00E43533" w:rsidP="00E43533">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21349AC" w14:textId="77777777" w:rsidR="00E43533" w:rsidRDefault="00E43533" w:rsidP="00E43533">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08FDFAD8" w14:textId="77777777" w:rsidR="00E43533" w:rsidRDefault="00E43533" w:rsidP="00E43533">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28CDC28" w14:textId="77777777" w:rsidR="00E43533" w:rsidRDefault="00E43533" w:rsidP="00E43533">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0E69A09" w14:textId="52675F8C" w:rsidR="00E43533" w:rsidRDefault="00F6343B" w:rsidP="00E43533">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69B02B40" w14:textId="77777777" w:rsidR="00E43533" w:rsidRDefault="00DD549E" w:rsidP="00E43533">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6782A3E" w14:textId="77777777" w:rsidR="00E43533" w:rsidRDefault="00E43533" w:rsidP="00E43533">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6AF946E4" w14:textId="77777777" w:rsidR="00E43533" w:rsidRDefault="00E43533" w:rsidP="00E43533">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782185C5" w14:textId="77777777" w:rsidR="00E43533" w:rsidRDefault="00E43533" w:rsidP="00E43533">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915DAF7" w14:textId="77777777" w:rsidR="00E43533" w:rsidRPr="00277378" w:rsidRDefault="00E43533" w:rsidP="00E43533">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67E0E13" w14:textId="77777777" w:rsidR="00E43533" w:rsidRDefault="00E43533" w:rsidP="00E43533">
            <w:pPr>
              <w:ind w:left="113" w:right="113" w:firstLine="0"/>
            </w:pPr>
            <w:r>
              <w:t>Testeo</w:t>
            </w:r>
          </w:p>
        </w:tc>
      </w:tr>
      <w:tr w:rsidR="00E43533" w14:paraId="791CDB19" w14:textId="77777777" w:rsidTr="00F2722B">
        <w:trPr>
          <w:trHeight w:val="274"/>
        </w:trPr>
        <w:tc>
          <w:tcPr>
            <w:tcW w:w="846" w:type="dxa"/>
            <w:tcBorders>
              <w:top w:val="single" w:sz="4" w:space="0" w:color="auto"/>
              <w:right w:val="nil"/>
            </w:tcBorders>
            <w:shd w:val="clear" w:color="auto" w:fill="F2F2F2" w:themeFill="background1" w:themeFillShade="F2"/>
          </w:tcPr>
          <w:p w14:paraId="6ABB4AB1" w14:textId="77777777" w:rsidR="00E43533" w:rsidRDefault="00E43533" w:rsidP="00E43533">
            <w:pPr>
              <w:ind w:firstLine="0"/>
              <w:jc w:val="center"/>
            </w:pPr>
            <w:r>
              <w:t>#</w:t>
            </w:r>
            <w:r w:rsidR="005D77E9">
              <w:t>9</w:t>
            </w:r>
          </w:p>
        </w:tc>
        <w:tc>
          <w:tcPr>
            <w:tcW w:w="2693" w:type="dxa"/>
            <w:tcBorders>
              <w:top w:val="single" w:sz="4" w:space="0" w:color="auto"/>
              <w:left w:val="nil"/>
              <w:bottom w:val="single" w:sz="4" w:space="0" w:color="auto"/>
            </w:tcBorders>
            <w:shd w:val="clear" w:color="auto" w:fill="F2F2F2" w:themeFill="background1" w:themeFillShade="F2"/>
          </w:tcPr>
          <w:p w14:paraId="2E2D5579" w14:textId="77777777" w:rsidR="00E43533" w:rsidRDefault="00E43533" w:rsidP="00E43533">
            <w:pPr>
              <w:ind w:firstLine="0"/>
              <w:jc w:val="center"/>
            </w:pPr>
            <w:r>
              <w:t>Analizar el controlador</w:t>
            </w:r>
          </w:p>
        </w:tc>
        <w:tc>
          <w:tcPr>
            <w:tcW w:w="425" w:type="dxa"/>
            <w:tcBorders>
              <w:top w:val="single" w:sz="4" w:space="0" w:color="auto"/>
            </w:tcBorders>
            <w:shd w:val="clear" w:color="auto" w:fill="F2F2F2" w:themeFill="background1" w:themeFillShade="F2"/>
          </w:tcPr>
          <w:p w14:paraId="1C34CF63"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3104C6E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F507A9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D7CD749"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95C0E31"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0B99659D"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6DBFC86" w14:textId="77777777" w:rsidR="00E43533" w:rsidRDefault="00E43533" w:rsidP="00E43533">
            <w:pPr>
              <w:ind w:firstLine="0"/>
            </w:pPr>
          </w:p>
        </w:tc>
        <w:tc>
          <w:tcPr>
            <w:tcW w:w="425" w:type="dxa"/>
            <w:tcBorders>
              <w:top w:val="single" w:sz="4" w:space="0" w:color="auto"/>
            </w:tcBorders>
            <w:shd w:val="clear" w:color="auto" w:fill="F4B083" w:themeFill="accent2" w:themeFillTint="99"/>
          </w:tcPr>
          <w:p w14:paraId="107354E8"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338D12E9"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461B4B30"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20204269" w14:textId="77777777" w:rsidR="00E43533" w:rsidRDefault="00E43533" w:rsidP="00E43533">
            <w:pPr>
              <w:ind w:firstLine="0"/>
            </w:pPr>
          </w:p>
        </w:tc>
        <w:tc>
          <w:tcPr>
            <w:tcW w:w="462" w:type="dxa"/>
            <w:tcBorders>
              <w:top w:val="single" w:sz="4" w:space="0" w:color="auto"/>
            </w:tcBorders>
            <w:shd w:val="clear" w:color="auto" w:fill="F2F2F2" w:themeFill="background1" w:themeFillShade="F2"/>
          </w:tcPr>
          <w:p w14:paraId="10A0850C" w14:textId="77777777" w:rsidR="00E43533" w:rsidRDefault="00E43533" w:rsidP="00E43533">
            <w:pPr>
              <w:ind w:firstLine="0"/>
            </w:pPr>
          </w:p>
        </w:tc>
      </w:tr>
      <w:tr w:rsidR="00E43533" w14:paraId="18129A37" w14:textId="77777777" w:rsidTr="00F2722B">
        <w:trPr>
          <w:trHeight w:val="291"/>
        </w:trPr>
        <w:tc>
          <w:tcPr>
            <w:tcW w:w="846" w:type="dxa"/>
            <w:tcBorders>
              <w:right w:val="nil"/>
            </w:tcBorders>
          </w:tcPr>
          <w:p w14:paraId="630E41B2" w14:textId="77777777" w:rsidR="00E43533" w:rsidRDefault="00E43533" w:rsidP="00E43533">
            <w:pPr>
              <w:ind w:firstLine="0"/>
              <w:jc w:val="center"/>
            </w:pPr>
            <w:r>
              <w:t>#</w:t>
            </w:r>
            <w:r w:rsidR="005D77E9">
              <w:t>10</w:t>
            </w:r>
          </w:p>
        </w:tc>
        <w:tc>
          <w:tcPr>
            <w:tcW w:w="2693" w:type="dxa"/>
            <w:tcBorders>
              <w:left w:val="nil"/>
              <w:bottom w:val="single" w:sz="4" w:space="0" w:color="auto"/>
            </w:tcBorders>
          </w:tcPr>
          <w:p w14:paraId="34FB2DFE" w14:textId="77777777" w:rsidR="00E43533" w:rsidRDefault="00F2722B" w:rsidP="00E43533">
            <w:pPr>
              <w:ind w:firstLine="0"/>
              <w:jc w:val="center"/>
            </w:pPr>
            <w:r>
              <w:t>Investigar nueva forma de guardar las sesiones</w:t>
            </w:r>
          </w:p>
        </w:tc>
        <w:tc>
          <w:tcPr>
            <w:tcW w:w="425" w:type="dxa"/>
            <w:shd w:val="clear" w:color="auto" w:fill="FF0000"/>
          </w:tcPr>
          <w:p w14:paraId="23204B6E" w14:textId="77777777" w:rsidR="00E43533" w:rsidRDefault="00E43533" w:rsidP="00E43533">
            <w:pPr>
              <w:ind w:firstLine="0"/>
            </w:pPr>
          </w:p>
        </w:tc>
        <w:tc>
          <w:tcPr>
            <w:tcW w:w="426" w:type="dxa"/>
            <w:shd w:val="clear" w:color="auto" w:fill="FFFFFF" w:themeFill="background1"/>
          </w:tcPr>
          <w:p w14:paraId="28FA92DB" w14:textId="77777777" w:rsidR="00E43533" w:rsidRDefault="00E43533" w:rsidP="00E43533">
            <w:pPr>
              <w:ind w:firstLine="0"/>
            </w:pPr>
          </w:p>
        </w:tc>
        <w:tc>
          <w:tcPr>
            <w:tcW w:w="425" w:type="dxa"/>
            <w:shd w:val="clear" w:color="auto" w:fill="FFFFFF" w:themeFill="background1"/>
          </w:tcPr>
          <w:p w14:paraId="2FE09182" w14:textId="77777777" w:rsidR="00E43533" w:rsidRDefault="00E43533" w:rsidP="00E43533">
            <w:pPr>
              <w:ind w:firstLine="0"/>
            </w:pPr>
          </w:p>
        </w:tc>
        <w:tc>
          <w:tcPr>
            <w:tcW w:w="425" w:type="dxa"/>
            <w:shd w:val="clear" w:color="auto" w:fill="FFFFFF" w:themeFill="background1"/>
          </w:tcPr>
          <w:p w14:paraId="553AF9AC" w14:textId="77777777" w:rsidR="00E43533" w:rsidRDefault="00E43533" w:rsidP="00E43533">
            <w:pPr>
              <w:ind w:firstLine="0"/>
            </w:pPr>
          </w:p>
        </w:tc>
        <w:tc>
          <w:tcPr>
            <w:tcW w:w="425" w:type="dxa"/>
            <w:shd w:val="clear" w:color="auto" w:fill="FFFFFF" w:themeFill="background1"/>
          </w:tcPr>
          <w:p w14:paraId="52892655" w14:textId="77777777" w:rsidR="00E43533" w:rsidRDefault="00E43533" w:rsidP="00E43533">
            <w:pPr>
              <w:ind w:firstLine="0"/>
            </w:pPr>
          </w:p>
        </w:tc>
        <w:tc>
          <w:tcPr>
            <w:tcW w:w="426" w:type="dxa"/>
            <w:shd w:val="clear" w:color="auto" w:fill="FFFFFF" w:themeFill="background1"/>
          </w:tcPr>
          <w:p w14:paraId="72906577" w14:textId="77777777" w:rsidR="00E43533" w:rsidRDefault="00E43533" w:rsidP="00E43533">
            <w:pPr>
              <w:ind w:firstLine="0"/>
            </w:pPr>
          </w:p>
        </w:tc>
        <w:tc>
          <w:tcPr>
            <w:tcW w:w="425" w:type="dxa"/>
            <w:shd w:val="clear" w:color="auto" w:fill="FFFFFF" w:themeFill="background1"/>
          </w:tcPr>
          <w:p w14:paraId="28917739" w14:textId="77777777" w:rsidR="00E43533" w:rsidRDefault="00E43533" w:rsidP="00E43533">
            <w:pPr>
              <w:ind w:firstLine="0"/>
            </w:pPr>
          </w:p>
        </w:tc>
        <w:tc>
          <w:tcPr>
            <w:tcW w:w="425" w:type="dxa"/>
            <w:shd w:val="clear" w:color="auto" w:fill="F4B083" w:themeFill="accent2" w:themeFillTint="99"/>
          </w:tcPr>
          <w:p w14:paraId="6F979C3F" w14:textId="77777777" w:rsidR="00E43533" w:rsidRDefault="00E43533" w:rsidP="00E43533">
            <w:pPr>
              <w:ind w:firstLine="0"/>
            </w:pPr>
          </w:p>
        </w:tc>
        <w:tc>
          <w:tcPr>
            <w:tcW w:w="425" w:type="dxa"/>
            <w:shd w:val="clear" w:color="auto" w:fill="FFFFFF" w:themeFill="background1"/>
          </w:tcPr>
          <w:p w14:paraId="26521539" w14:textId="77777777" w:rsidR="00E43533" w:rsidRDefault="00E43533" w:rsidP="00E43533">
            <w:pPr>
              <w:ind w:firstLine="0"/>
            </w:pPr>
          </w:p>
        </w:tc>
        <w:tc>
          <w:tcPr>
            <w:tcW w:w="426" w:type="dxa"/>
            <w:shd w:val="clear" w:color="auto" w:fill="FFFFFF" w:themeFill="background1"/>
          </w:tcPr>
          <w:p w14:paraId="3604FAC2" w14:textId="77777777" w:rsidR="00E43533" w:rsidRDefault="00E43533" w:rsidP="00E43533">
            <w:pPr>
              <w:ind w:firstLine="0"/>
            </w:pPr>
          </w:p>
        </w:tc>
        <w:tc>
          <w:tcPr>
            <w:tcW w:w="425" w:type="dxa"/>
            <w:shd w:val="clear" w:color="auto" w:fill="FFFFFF" w:themeFill="background1"/>
          </w:tcPr>
          <w:p w14:paraId="7814B027" w14:textId="77777777" w:rsidR="00E43533" w:rsidRDefault="00E43533" w:rsidP="00E43533">
            <w:pPr>
              <w:ind w:firstLine="0"/>
            </w:pPr>
          </w:p>
        </w:tc>
        <w:tc>
          <w:tcPr>
            <w:tcW w:w="462" w:type="dxa"/>
            <w:shd w:val="clear" w:color="auto" w:fill="FFFFFF" w:themeFill="background1"/>
          </w:tcPr>
          <w:p w14:paraId="4CB6B38A" w14:textId="77777777" w:rsidR="00E43533" w:rsidRDefault="00E43533" w:rsidP="00E43533">
            <w:pPr>
              <w:ind w:firstLine="0"/>
            </w:pPr>
          </w:p>
        </w:tc>
      </w:tr>
      <w:tr w:rsidR="00E43533" w14:paraId="3C800361" w14:textId="77777777" w:rsidTr="00646365">
        <w:trPr>
          <w:trHeight w:val="274"/>
        </w:trPr>
        <w:tc>
          <w:tcPr>
            <w:tcW w:w="846" w:type="dxa"/>
            <w:tcBorders>
              <w:right w:val="nil"/>
            </w:tcBorders>
            <w:shd w:val="clear" w:color="auto" w:fill="F2F2F2" w:themeFill="background1" w:themeFillShade="F2"/>
          </w:tcPr>
          <w:p w14:paraId="1CB2E4BC" w14:textId="77777777" w:rsidR="00E43533" w:rsidRDefault="00E43533" w:rsidP="00E43533">
            <w:pPr>
              <w:ind w:firstLine="0"/>
              <w:jc w:val="center"/>
            </w:pPr>
            <w:r>
              <w:t>#</w:t>
            </w:r>
            <w:r w:rsidR="005D77E9">
              <w:t>11</w:t>
            </w:r>
          </w:p>
        </w:tc>
        <w:tc>
          <w:tcPr>
            <w:tcW w:w="2693" w:type="dxa"/>
            <w:tcBorders>
              <w:left w:val="nil"/>
              <w:bottom w:val="single" w:sz="4" w:space="0" w:color="auto"/>
            </w:tcBorders>
            <w:shd w:val="clear" w:color="auto" w:fill="F2F2F2" w:themeFill="background1" w:themeFillShade="F2"/>
          </w:tcPr>
          <w:p w14:paraId="15FDAEFB" w14:textId="77777777" w:rsidR="00E43533" w:rsidRDefault="00F2722B" w:rsidP="00E43533">
            <w:pPr>
              <w:ind w:firstLine="0"/>
              <w:jc w:val="center"/>
            </w:pPr>
            <w:r>
              <w:t>Implementar la solución a las sesiones</w:t>
            </w:r>
          </w:p>
        </w:tc>
        <w:tc>
          <w:tcPr>
            <w:tcW w:w="425" w:type="dxa"/>
            <w:shd w:val="clear" w:color="auto" w:fill="F2F2F2" w:themeFill="background1" w:themeFillShade="F2"/>
          </w:tcPr>
          <w:p w14:paraId="402E8CE1" w14:textId="77777777" w:rsidR="00E43533" w:rsidRDefault="00E43533" w:rsidP="00E43533">
            <w:pPr>
              <w:ind w:firstLine="0"/>
            </w:pPr>
          </w:p>
        </w:tc>
        <w:tc>
          <w:tcPr>
            <w:tcW w:w="426" w:type="dxa"/>
            <w:shd w:val="clear" w:color="auto" w:fill="F2F2F2" w:themeFill="background1" w:themeFillShade="F2"/>
          </w:tcPr>
          <w:p w14:paraId="54DF6855" w14:textId="77777777" w:rsidR="00E43533" w:rsidRDefault="00E43533" w:rsidP="00E43533">
            <w:pPr>
              <w:ind w:firstLine="0"/>
            </w:pPr>
          </w:p>
        </w:tc>
        <w:tc>
          <w:tcPr>
            <w:tcW w:w="425" w:type="dxa"/>
            <w:shd w:val="clear" w:color="auto" w:fill="F2F2F2" w:themeFill="background1" w:themeFillShade="F2"/>
          </w:tcPr>
          <w:p w14:paraId="19B2617E" w14:textId="77777777" w:rsidR="00E43533" w:rsidRDefault="00E43533" w:rsidP="00E43533">
            <w:pPr>
              <w:ind w:firstLine="0"/>
            </w:pPr>
          </w:p>
        </w:tc>
        <w:tc>
          <w:tcPr>
            <w:tcW w:w="425" w:type="dxa"/>
            <w:shd w:val="clear" w:color="auto" w:fill="F2F2F2" w:themeFill="background1" w:themeFillShade="F2"/>
          </w:tcPr>
          <w:p w14:paraId="6B52E5BA" w14:textId="77777777" w:rsidR="00E43533" w:rsidRDefault="00E43533" w:rsidP="00E43533">
            <w:pPr>
              <w:ind w:firstLine="0"/>
            </w:pPr>
          </w:p>
        </w:tc>
        <w:tc>
          <w:tcPr>
            <w:tcW w:w="425" w:type="dxa"/>
            <w:shd w:val="clear" w:color="auto" w:fill="F2F2F2" w:themeFill="background1" w:themeFillShade="F2"/>
          </w:tcPr>
          <w:p w14:paraId="6644114C" w14:textId="77777777" w:rsidR="00E43533" w:rsidRDefault="00E43533" w:rsidP="00E43533">
            <w:pPr>
              <w:ind w:firstLine="0"/>
            </w:pPr>
          </w:p>
        </w:tc>
        <w:tc>
          <w:tcPr>
            <w:tcW w:w="426" w:type="dxa"/>
            <w:shd w:val="clear" w:color="auto" w:fill="F2F2F2" w:themeFill="background1" w:themeFillShade="F2"/>
          </w:tcPr>
          <w:p w14:paraId="5C586CD8" w14:textId="77777777" w:rsidR="00E43533" w:rsidRDefault="00E43533" w:rsidP="00E43533">
            <w:pPr>
              <w:ind w:firstLine="0"/>
            </w:pPr>
          </w:p>
        </w:tc>
        <w:tc>
          <w:tcPr>
            <w:tcW w:w="425" w:type="dxa"/>
            <w:shd w:val="clear" w:color="auto" w:fill="F2F2F2" w:themeFill="background1" w:themeFillShade="F2"/>
          </w:tcPr>
          <w:p w14:paraId="47548B50" w14:textId="77777777" w:rsidR="00E43533" w:rsidRDefault="00E43533" w:rsidP="00E43533">
            <w:pPr>
              <w:ind w:firstLine="0"/>
            </w:pPr>
          </w:p>
        </w:tc>
        <w:tc>
          <w:tcPr>
            <w:tcW w:w="425" w:type="dxa"/>
            <w:shd w:val="clear" w:color="auto" w:fill="F2F2F2" w:themeFill="background1" w:themeFillShade="F2"/>
          </w:tcPr>
          <w:p w14:paraId="117144AC" w14:textId="77777777" w:rsidR="00E43533" w:rsidRDefault="00E43533" w:rsidP="00E43533">
            <w:pPr>
              <w:ind w:firstLine="0"/>
            </w:pPr>
          </w:p>
        </w:tc>
        <w:tc>
          <w:tcPr>
            <w:tcW w:w="425" w:type="dxa"/>
            <w:shd w:val="clear" w:color="auto" w:fill="F2F2F2" w:themeFill="background1" w:themeFillShade="F2"/>
          </w:tcPr>
          <w:p w14:paraId="41642E56" w14:textId="77777777" w:rsidR="00E43533" w:rsidRDefault="00E43533" w:rsidP="00E43533">
            <w:pPr>
              <w:ind w:firstLine="0"/>
            </w:pPr>
          </w:p>
        </w:tc>
        <w:tc>
          <w:tcPr>
            <w:tcW w:w="426" w:type="dxa"/>
            <w:shd w:val="clear" w:color="auto" w:fill="00B050"/>
          </w:tcPr>
          <w:p w14:paraId="3B526765" w14:textId="77777777" w:rsidR="00E43533" w:rsidRDefault="00E43533" w:rsidP="00E43533">
            <w:pPr>
              <w:ind w:firstLine="0"/>
            </w:pPr>
          </w:p>
        </w:tc>
        <w:tc>
          <w:tcPr>
            <w:tcW w:w="425" w:type="dxa"/>
            <w:shd w:val="clear" w:color="auto" w:fill="F2F2F2" w:themeFill="background1" w:themeFillShade="F2"/>
          </w:tcPr>
          <w:p w14:paraId="63555279" w14:textId="77777777" w:rsidR="00E43533" w:rsidRDefault="00E43533" w:rsidP="00E43533">
            <w:pPr>
              <w:ind w:firstLine="0"/>
            </w:pPr>
          </w:p>
        </w:tc>
        <w:tc>
          <w:tcPr>
            <w:tcW w:w="462" w:type="dxa"/>
            <w:shd w:val="clear" w:color="auto" w:fill="F2F2F2" w:themeFill="background1" w:themeFillShade="F2"/>
          </w:tcPr>
          <w:p w14:paraId="5B49E26B" w14:textId="77777777" w:rsidR="00E43533" w:rsidRDefault="00E43533" w:rsidP="00E43533">
            <w:pPr>
              <w:ind w:firstLine="0"/>
            </w:pPr>
          </w:p>
        </w:tc>
      </w:tr>
      <w:tr w:rsidR="00E43533" w14:paraId="51C3C543" w14:textId="77777777" w:rsidTr="00F2722B">
        <w:trPr>
          <w:trHeight w:val="291"/>
        </w:trPr>
        <w:tc>
          <w:tcPr>
            <w:tcW w:w="846" w:type="dxa"/>
            <w:tcBorders>
              <w:right w:val="nil"/>
            </w:tcBorders>
          </w:tcPr>
          <w:p w14:paraId="160E7848" w14:textId="77777777" w:rsidR="00E43533" w:rsidRDefault="00E43533" w:rsidP="00E43533">
            <w:pPr>
              <w:ind w:firstLine="0"/>
              <w:jc w:val="center"/>
            </w:pPr>
            <w:r>
              <w:t>#</w:t>
            </w:r>
            <w:r w:rsidR="005D77E9">
              <w:t>12</w:t>
            </w:r>
          </w:p>
        </w:tc>
        <w:tc>
          <w:tcPr>
            <w:tcW w:w="2693" w:type="dxa"/>
            <w:tcBorders>
              <w:left w:val="nil"/>
              <w:bottom w:val="single" w:sz="4" w:space="0" w:color="auto"/>
            </w:tcBorders>
          </w:tcPr>
          <w:p w14:paraId="4429260B" w14:textId="77777777" w:rsidR="00E43533" w:rsidRDefault="00F2722B" w:rsidP="00E43533">
            <w:pPr>
              <w:ind w:firstLine="0"/>
              <w:jc w:val="center"/>
            </w:pPr>
            <w:r>
              <w:t>Realizar documentación</w:t>
            </w:r>
          </w:p>
        </w:tc>
        <w:tc>
          <w:tcPr>
            <w:tcW w:w="425" w:type="dxa"/>
          </w:tcPr>
          <w:p w14:paraId="79A53D33" w14:textId="77777777" w:rsidR="00E43533" w:rsidRDefault="00E43533" w:rsidP="00E43533">
            <w:pPr>
              <w:ind w:firstLine="0"/>
            </w:pPr>
          </w:p>
        </w:tc>
        <w:tc>
          <w:tcPr>
            <w:tcW w:w="426" w:type="dxa"/>
            <w:shd w:val="clear" w:color="auto" w:fill="FFFFFF" w:themeFill="background1"/>
          </w:tcPr>
          <w:p w14:paraId="5329B920" w14:textId="77777777" w:rsidR="00E43533" w:rsidRDefault="00E43533" w:rsidP="00E43533">
            <w:pPr>
              <w:ind w:firstLine="0"/>
            </w:pPr>
          </w:p>
        </w:tc>
        <w:tc>
          <w:tcPr>
            <w:tcW w:w="425" w:type="dxa"/>
            <w:shd w:val="clear" w:color="auto" w:fill="FFFFFF" w:themeFill="background1"/>
          </w:tcPr>
          <w:p w14:paraId="02AFD42D" w14:textId="77777777" w:rsidR="00E43533" w:rsidRDefault="00E43533" w:rsidP="00E43533">
            <w:pPr>
              <w:ind w:firstLine="0"/>
            </w:pPr>
          </w:p>
        </w:tc>
        <w:tc>
          <w:tcPr>
            <w:tcW w:w="425" w:type="dxa"/>
            <w:shd w:val="clear" w:color="auto" w:fill="FFFFFF" w:themeFill="background1"/>
          </w:tcPr>
          <w:p w14:paraId="2E6B63C4" w14:textId="77777777" w:rsidR="00E43533" w:rsidRDefault="00E43533" w:rsidP="00E43533">
            <w:pPr>
              <w:ind w:firstLine="0"/>
            </w:pPr>
          </w:p>
        </w:tc>
        <w:tc>
          <w:tcPr>
            <w:tcW w:w="425" w:type="dxa"/>
            <w:shd w:val="clear" w:color="auto" w:fill="8EAADB" w:themeFill="accent1" w:themeFillTint="99"/>
          </w:tcPr>
          <w:p w14:paraId="68DF307E" w14:textId="77777777" w:rsidR="00E43533" w:rsidRDefault="00E43533" w:rsidP="00E43533">
            <w:pPr>
              <w:ind w:firstLine="0"/>
            </w:pPr>
          </w:p>
        </w:tc>
        <w:tc>
          <w:tcPr>
            <w:tcW w:w="426" w:type="dxa"/>
            <w:shd w:val="clear" w:color="auto" w:fill="FFFFFF" w:themeFill="background1"/>
          </w:tcPr>
          <w:p w14:paraId="55543DE5" w14:textId="77777777" w:rsidR="00E43533" w:rsidRDefault="00E43533" w:rsidP="00E43533">
            <w:pPr>
              <w:ind w:firstLine="0"/>
            </w:pPr>
          </w:p>
        </w:tc>
        <w:tc>
          <w:tcPr>
            <w:tcW w:w="425" w:type="dxa"/>
            <w:shd w:val="clear" w:color="auto" w:fill="FFFFFF" w:themeFill="background1"/>
          </w:tcPr>
          <w:p w14:paraId="1BD75827" w14:textId="77777777" w:rsidR="00E43533" w:rsidRDefault="00E43533" w:rsidP="00E43533">
            <w:pPr>
              <w:ind w:firstLine="0"/>
            </w:pPr>
          </w:p>
        </w:tc>
        <w:tc>
          <w:tcPr>
            <w:tcW w:w="425" w:type="dxa"/>
            <w:shd w:val="clear" w:color="auto" w:fill="FFFFFF" w:themeFill="background1"/>
          </w:tcPr>
          <w:p w14:paraId="2F5DA177" w14:textId="77777777" w:rsidR="00E43533" w:rsidRDefault="00E43533" w:rsidP="00E43533">
            <w:pPr>
              <w:ind w:firstLine="0"/>
            </w:pPr>
          </w:p>
        </w:tc>
        <w:tc>
          <w:tcPr>
            <w:tcW w:w="425" w:type="dxa"/>
          </w:tcPr>
          <w:p w14:paraId="36082F24" w14:textId="77777777" w:rsidR="00E43533" w:rsidRDefault="00E43533" w:rsidP="00E43533">
            <w:pPr>
              <w:ind w:firstLine="0"/>
            </w:pPr>
          </w:p>
        </w:tc>
        <w:tc>
          <w:tcPr>
            <w:tcW w:w="426" w:type="dxa"/>
          </w:tcPr>
          <w:p w14:paraId="73055AE8" w14:textId="77777777" w:rsidR="00E43533" w:rsidRDefault="00E43533" w:rsidP="00E43533">
            <w:pPr>
              <w:ind w:firstLine="0"/>
            </w:pPr>
          </w:p>
        </w:tc>
        <w:tc>
          <w:tcPr>
            <w:tcW w:w="425" w:type="dxa"/>
          </w:tcPr>
          <w:p w14:paraId="2F7D6686" w14:textId="77777777" w:rsidR="00E43533" w:rsidRDefault="00E43533" w:rsidP="00E43533">
            <w:pPr>
              <w:ind w:firstLine="0"/>
            </w:pPr>
          </w:p>
        </w:tc>
        <w:tc>
          <w:tcPr>
            <w:tcW w:w="462" w:type="dxa"/>
          </w:tcPr>
          <w:p w14:paraId="78D30069" w14:textId="77777777" w:rsidR="00E43533" w:rsidRDefault="00E43533" w:rsidP="00E43533">
            <w:pPr>
              <w:ind w:firstLine="0"/>
            </w:pPr>
          </w:p>
        </w:tc>
      </w:tr>
      <w:tr w:rsidR="00E43533" w14:paraId="511292C9" w14:textId="77777777" w:rsidTr="00F2722B">
        <w:trPr>
          <w:trHeight w:val="274"/>
        </w:trPr>
        <w:tc>
          <w:tcPr>
            <w:tcW w:w="846" w:type="dxa"/>
            <w:tcBorders>
              <w:right w:val="nil"/>
            </w:tcBorders>
            <w:shd w:val="clear" w:color="auto" w:fill="F2F2F2" w:themeFill="background1" w:themeFillShade="F2"/>
          </w:tcPr>
          <w:p w14:paraId="5E7384C3" w14:textId="77777777" w:rsidR="00E43533" w:rsidRDefault="00E43533" w:rsidP="00E43533">
            <w:pPr>
              <w:ind w:firstLine="0"/>
              <w:jc w:val="center"/>
            </w:pPr>
            <w:r>
              <w:t>#</w:t>
            </w:r>
            <w:r w:rsidR="005D77E9">
              <w:t>13</w:t>
            </w:r>
          </w:p>
        </w:tc>
        <w:tc>
          <w:tcPr>
            <w:tcW w:w="2693" w:type="dxa"/>
            <w:tcBorders>
              <w:left w:val="nil"/>
              <w:bottom w:val="single" w:sz="4" w:space="0" w:color="auto"/>
            </w:tcBorders>
            <w:shd w:val="clear" w:color="auto" w:fill="F2F2F2" w:themeFill="background1" w:themeFillShade="F2"/>
          </w:tcPr>
          <w:p w14:paraId="10B91C7C" w14:textId="77777777" w:rsidR="00E43533" w:rsidRDefault="00F2722B" w:rsidP="00E43533">
            <w:pPr>
              <w:ind w:firstLine="0"/>
              <w:jc w:val="center"/>
            </w:pPr>
            <w:r>
              <w:t>Testear funcionamiento en distintos navegadores</w:t>
            </w:r>
          </w:p>
        </w:tc>
        <w:tc>
          <w:tcPr>
            <w:tcW w:w="425" w:type="dxa"/>
            <w:shd w:val="clear" w:color="auto" w:fill="F2F2F2" w:themeFill="background1" w:themeFillShade="F2"/>
          </w:tcPr>
          <w:p w14:paraId="28868D40" w14:textId="77777777" w:rsidR="00E43533" w:rsidRDefault="00E43533" w:rsidP="00E43533">
            <w:pPr>
              <w:ind w:firstLine="0"/>
            </w:pPr>
          </w:p>
        </w:tc>
        <w:tc>
          <w:tcPr>
            <w:tcW w:w="426" w:type="dxa"/>
            <w:shd w:val="clear" w:color="auto" w:fill="F2F2F2" w:themeFill="background1" w:themeFillShade="F2"/>
          </w:tcPr>
          <w:p w14:paraId="4CE59FAC" w14:textId="77777777" w:rsidR="00E43533" w:rsidRDefault="00E43533" w:rsidP="00E43533">
            <w:pPr>
              <w:ind w:firstLine="0"/>
            </w:pPr>
          </w:p>
        </w:tc>
        <w:tc>
          <w:tcPr>
            <w:tcW w:w="425" w:type="dxa"/>
            <w:shd w:val="clear" w:color="auto" w:fill="F2F2F2" w:themeFill="background1" w:themeFillShade="F2"/>
          </w:tcPr>
          <w:p w14:paraId="202B7802" w14:textId="77777777" w:rsidR="00E43533" w:rsidRDefault="00E43533" w:rsidP="00E43533">
            <w:pPr>
              <w:ind w:firstLine="0"/>
            </w:pPr>
          </w:p>
        </w:tc>
        <w:tc>
          <w:tcPr>
            <w:tcW w:w="425" w:type="dxa"/>
            <w:shd w:val="clear" w:color="auto" w:fill="F2F2F2" w:themeFill="background1" w:themeFillShade="F2"/>
          </w:tcPr>
          <w:p w14:paraId="3EA79521" w14:textId="77777777" w:rsidR="00E43533" w:rsidRDefault="00E43533" w:rsidP="00E43533">
            <w:pPr>
              <w:ind w:firstLine="0"/>
            </w:pPr>
          </w:p>
        </w:tc>
        <w:tc>
          <w:tcPr>
            <w:tcW w:w="425" w:type="dxa"/>
            <w:shd w:val="clear" w:color="auto" w:fill="F2F2F2" w:themeFill="background1" w:themeFillShade="F2"/>
          </w:tcPr>
          <w:p w14:paraId="3E10F9DE" w14:textId="77777777" w:rsidR="00E43533" w:rsidRDefault="00E43533" w:rsidP="00E43533">
            <w:pPr>
              <w:ind w:firstLine="0"/>
            </w:pPr>
          </w:p>
        </w:tc>
        <w:tc>
          <w:tcPr>
            <w:tcW w:w="426" w:type="dxa"/>
            <w:shd w:val="clear" w:color="auto" w:fill="F2F2F2" w:themeFill="background1" w:themeFillShade="F2"/>
          </w:tcPr>
          <w:p w14:paraId="2C4E7C30" w14:textId="77777777" w:rsidR="00E43533" w:rsidRDefault="00E43533" w:rsidP="00E43533">
            <w:pPr>
              <w:ind w:firstLine="0"/>
            </w:pPr>
          </w:p>
        </w:tc>
        <w:tc>
          <w:tcPr>
            <w:tcW w:w="425" w:type="dxa"/>
            <w:shd w:val="clear" w:color="auto" w:fill="F2F2F2" w:themeFill="background1" w:themeFillShade="F2"/>
          </w:tcPr>
          <w:p w14:paraId="59FEFC4D" w14:textId="77777777" w:rsidR="00E43533" w:rsidRDefault="00E43533" w:rsidP="00E43533">
            <w:pPr>
              <w:ind w:firstLine="0"/>
            </w:pPr>
          </w:p>
        </w:tc>
        <w:tc>
          <w:tcPr>
            <w:tcW w:w="425" w:type="dxa"/>
            <w:shd w:val="clear" w:color="auto" w:fill="F2F2F2" w:themeFill="background1" w:themeFillShade="F2"/>
          </w:tcPr>
          <w:p w14:paraId="2621FF06" w14:textId="77777777" w:rsidR="00E43533" w:rsidRDefault="00E43533" w:rsidP="00E43533">
            <w:pPr>
              <w:ind w:firstLine="0"/>
            </w:pPr>
          </w:p>
        </w:tc>
        <w:tc>
          <w:tcPr>
            <w:tcW w:w="425" w:type="dxa"/>
            <w:shd w:val="clear" w:color="auto" w:fill="F2F2F2" w:themeFill="background1" w:themeFillShade="F2"/>
          </w:tcPr>
          <w:p w14:paraId="014155FC" w14:textId="77777777" w:rsidR="00E43533" w:rsidRDefault="00E43533" w:rsidP="00E43533">
            <w:pPr>
              <w:ind w:firstLine="0"/>
            </w:pPr>
          </w:p>
        </w:tc>
        <w:tc>
          <w:tcPr>
            <w:tcW w:w="426" w:type="dxa"/>
            <w:shd w:val="clear" w:color="auto" w:fill="F2F2F2" w:themeFill="background1" w:themeFillShade="F2"/>
          </w:tcPr>
          <w:p w14:paraId="428C5EFE" w14:textId="77777777" w:rsidR="00E43533" w:rsidRDefault="00E43533" w:rsidP="00E43533">
            <w:pPr>
              <w:ind w:firstLine="0"/>
            </w:pPr>
          </w:p>
        </w:tc>
        <w:tc>
          <w:tcPr>
            <w:tcW w:w="425" w:type="dxa"/>
            <w:shd w:val="clear" w:color="auto" w:fill="F2F2F2" w:themeFill="background1" w:themeFillShade="F2"/>
          </w:tcPr>
          <w:p w14:paraId="1E2503D4" w14:textId="77777777" w:rsidR="00E43533" w:rsidRDefault="00E43533" w:rsidP="00E43533">
            <w:pPr>
              <w:ind w:firstLine="0"/>
            </w:pPr>
          </w:p>
        </w:tc>
        <w:tc>
          <w:tcPr>
            <w:tcW w:w="462" w:type="dxa"/>
            <w:shd w:val="clear" w:color="auto" w:fill="538135" w:themeFill="accent6" w:themeFillShade="BF"/>
          </w:tcPr>
          <w:p w14:paraId="0D109AE2" w14:textId="77777777" w:rsidR="00E43533" w:rsidRDefault="00E43533" w:rsidP="00E43533">
            <w:pPr>
              <w:ind w:firstLine="0"/>
            </w:pPr>
          </w:p>
        </w:tc>
      </w:tr>
    </w:tbl>
    <w:p w14:paraId="50961C2F" w14:textId="77777777" w:rsidR="00E43533" w:rsidRDefault="00E43533" w:rsidP="00E43533">
      <w:r>
        <w:t>A continuación, se encuentra la distribución de tareas del sprint 2.</w:t>
      </w:r>
    </w:p>
    <w:p w14:paraId="29C417E2" w14:textId="353DD211" w:rsidR="00E43533" w:rsidRDefault="00E43533" w:rsidP="00E43533">
      <w:pPr>
        <w:pStyle w:val="Descripcin"/>
        <w:keepNext/>
        <w:jc w:val="center"/>
      </w:pPr>
      <w:r>
        <w:t xml:space="preserve">Tabla </w:t>
      </w:r>
      <w:fldSimple w:instr=" SEQ Tabla \* ARABIC ">
        <w:r w:rsidR="00D820EB">
          <w:rPr>
            <w:noProof/>
          </w:rPr>
          <w:t>3</w:t>
        </w:r>
      </w:fldSimple>
      <w:r>
        <w:t xml:space="preserve"> </w:t>
      </w:r>
      <w:r w:rsidR="00F6343B">
        <w:t>Distribución</w:t>
      </w:r>
      <w:r>
        <w:t xml:space="preserve"> tareas sprint 2</w:t>
      </w:r>
    </w:p>
    <w:p w14:paraId="62D506A7" w14:textId="77777777" w:rsidR="00E43533" w:rsidRDefault="00F2722B" w:rsidP="00F2722B">
      <w:pPr>
        <w:pStyle w:val="Ttulo3"/>
      </w:pPr>
      <w:r>
        <w:t>Sprint 3 (21/10/2019 – 04/11/2019)</w:t>
      </w:r>
    </w:p>
    <w:p w14:paraId="216D0E6F" w14:textId="5AD2CEE5" w:rsidR="00F2722B" w:rsidRDefault="00F2722B" w:rsidP="00F2722B">
      <w:r>
        <w:t xml:space="preserve">En este sprint se empieza a tratar ya el tema de la generación de diccionarios para los guiones de película que se obtenían, es decir, la parte paralela a la obtención de personajes de las novelas. Para este sprint primero se tuvo que investigar en la página </w:t>
      </w:r>
      <w:hyperlink r:id="rId12" w:history="1">
        <w:r>
          <w:rPr>
            <w:rStyle w:val="Hipervnculo"/>
          </w:rPr>
          <w:t>https://www.imsdb.com/</w:t>
        </w:r>
      </w:hyperlink>
      <w:r>
        <w:t xml:space="preserve">, página en la cual se encuentran los guiones, para comprobar la estructura que tienen los guiones y ver </w:t>
      </w:r>
      <w:r w:rsidR="00F21352">
        <w:t>cómo</w:t>
      </w:r>
      <w:r>
        <w:t xml:space="preserve"> podemos obtener los personajes. </w:t>
      </w:r>
    </w:p>
    <w:p w14:paraId="6FCF8306" w14:textId="77777777" w:rsidR="00F2722B" w:rsidRDefault="00F2722B" w:rsidP="00F2722B">
      <w:r>
        <w:t>En este sprint se encontró un problema al obtener algunos guiones, no todos los guiones tienen la misma estructura, la mayoría comparten una estructura común de la que obtener los personajes, pero va a haber ciertos guiones que, como ya se explica en la memoria, no van a poder ser obtenidos de forma correcta debido a la estructura.</w:t>
      </w:r>
    </w:p>
    <w:p w14:paraId="06E2810F" w14:textId="77777777" w:rsidR="00F2722B" w:rsidRDefault="00F2722B" w:rsidP="00F2722B">
      <w:r>
        <w:rPr>
          <w:noProof/>
        </w:rPr>
        <mc:AlternateContent>
          <mc:Choice Requires="wps">
            <w:drawing>
              <wp:anchor distT="0" distB="0" distL="114300" distR="114300" simplePos="0" relativeHeight="251700224" behindDoc="1" locked="0" layoutInCell="1" allowOverlap="1" wp14:anchorId="7D78D440" wp14:editId="1F739563">
                <wp:simplePos x="0" y="0"/>
                <wp:positionH relativeFrom="margin">
                  <wp:align>right</wp:align>
                </wp:positionH>
                <wp:positionV relativeFrom="paragraph">
                  <wp:posOffset>2580640</wp:posOffset>
                </wp:positionV>
                <wp:extent cx="5400040" cy="190500"/>
                <wp:effectExtent l="0" t="0" r="0" b="0"/>
                <wp:wrapTight wrapText="bothSides">
                  <wp:wrapPolygon edited="0">
                    <wp:start x="0" y="0"/>
                    <wp:lineTo x="0" y="19440"/>
                    <wp:lineTo x="21488" y="19440"/>
                    <wp:lineTo x="21488"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2FA236D3" w14:textId="1CA79FCA" w:rsidR="0013615A" w:rsidRPr="00D80053" w:rsidRDefault="0013615A" w:rsidP="00F2722B">
                            <w:pPr>
                              <w:pStyle w:val="Descripcin"/>
                              <w:jc w:val="center"/>
                              <w:rPr>
                                <w:noProof/>
                              </w:rPr>
                            </w:pPr>
                            <w:r>
                              <w:t xml:space="preserve">Ilustración </w:t>
                            </w:r>
                            <w:fldSimple w:instr=" SEQ Ilustración \* ARABIC ">
                              <w:r>
                                <w:rPr>
                                  <w:noProof/>
                                </w:rPr>
                                <w:t>3</w:t>
                              </w:r>
                            </w:fldSimple>
                            <w:r>
                              <w:t xml:space="preserve"> Burndown sprint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8D440" id="Cuadro de texto 23" o:spid="_x0000_s1028" type="#_x0000_t202" style="position:absolute;left:0;text-align:left;margin-left:374pt;margin-top:203.2pt;width:425.2pt;height:15pt;z-index:-251616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" stroked="f">
                <v:textbox inset="0,0,0,0">
                  <w:txbxContent>
                    <w:p w14:paraId="2FA236D3" w14:textId="1CA79FCA" w:rsidR="0013615A" w:rsidRPr="00D80053" w:rsidRDefault="0013615A" w:rsidP="00F2722B">
                      <w:pPr>
                        <w:pStyle w:val="Descripcin"/>
                        <w:jc w:val="center"/>
                        <w:rPr>
                          <w:noProof/>
                        </w:rPr>
                      </w:pPr>
                      <w:r>
                        <w:t xml:space="preserve">Ilustración </w:t>
                      </w:r>
                      <w:fldSimple w:instr=" SEQ Ilustración \* ARABIC ">
                        <w:r>
                          <w:rPr>
                            <w:noProof/>
                          </w:rPr>
                          <w:t>3</w:t>
                        </w:r>
                      </w:fldSimple>
                      <w:r>
                        <w:t xml:space="preserve"> Burndown sprint 3</w:t>
                      </w:r>
                    </w:p>
                  </w:txbxContent>
                </v:textbox>
                <w10:wrap type="tight" anchorx="margin"/>
              </v:shape>
            </w:pict>
          </mc:Fallback>
        </mc:AlternateContent>
      </w:r>
      <w:r>
        <w:rPr>
          <w:noProof/>
        </w:rPr>
        <w:drawing>
          <wp:anchor distT="0" distB="0" distL="114300" distR="114300" simplePos="0" relativeHeight="251698176" behindDoc="1" locked="0" layoutInCell="1" allowOverlap="1" wp14:anchorId="3036AD70" wp14:editId="3CA87D8D">
            <wp:simplePos x="0" y="0"/>
            <wp:positionH relativeFrom="margin">
              <wp:align>right</wp:align>
            </wp:positionH>
            <wp:positionV relativeFrom="paragraph">
              <wp:posOffset>236220</wp:posOffset>
            </wp:positionV>
            <wp:extent cx="5400040" cy="2401570"/>
            <wp:effectExtent l="0" t="0" r="0" b="0"/>
            <wp:wrapTight wrapText="bothSides">
              <wp:wrapPolygon edited="0">
                <wp:start x="0" y="0"/>
                <wp:lineTo x="0" y="21417"/>
                <wp:lineTo x="21488" y="21417"/>
                <wp:lineTo x="21488" y="0"/>
                <wp:lineTo x="0" y="0"/>
              </wp:wrapPolygon>
            </wp:wrapTight>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rndown3.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401570"/>
                    </a:xfrm>
                    <a:prstGeom prst="rect">
                      <a:avLst/>
                    </a:prstGeom>
                  </pic:spPr>
                </pic:pic>
              </a:graphicData>
            </a:graphic>
          </wp:anchor>
        </w:drawing>
      </w:r>
      <w:r>
        <w:t xml:space="preserve">El enlace al tercer sprint del proyecto: </w:t>
      </w:r>
      <w:hyperlink r:id="rId14" w:history="1">
        <w:r w:rsidRPr="00F2722B">
          <w:rPr>
            <w:rStyle w:val="Hipervnculo"/>
          </w:rPr>
          <w:t>Sprint 3</w:t>
        </w:r>
      </w:hyperlink>
      <w:r>
        <w:t>.</w:t>
      </w:r>
    </w:p>
    <w:p w14:paraId="3A7DC3F0" w14:textId="77777777" w:rsidR="00F2722B" w:rsidRDefault="00F2722B" w:rsidP="00F2722B">
      <w:r>
        <w:t>Y por último esta tabla refleja la distribución que han tenido las distintas tareas dentro del tercer sprint.</w:t>
      </w:r>
    </w:p>
    <w:p w14:paraId="05D29D77" w14:textId="77777777" w:rsidR="008B750E" w:rsidRDefault="008B750E" w:rsidP="00B02DA3">
      <w:pPr>
        <w:ind w:firstLine="0"/>
      </w:pPr>
    </w:p>
    <w:tbl>
      <w:tblPr>
        <w:tblStyle w:val="Tablaconcuadrcula"/>
        <w:tblpPr w:leftFromText="141" w:rightFromText="141" w:vertAnchor="page" w:horzAnchor="margin" w:tblpY="193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F2722B" w14:paraId="5CAACF46" w14:textId="77777777" w:rsidTr="00F2722B">
        <w:trPr>
          <w:cantSplit/>
          <w:trHeight w:val="1833"/>
        </w:trPr>
        <w:tc>
          <w:tcPr>
            <w:tcW w:w="846" w:type="dxa"/>
            <w:tcBorders>
              <w:top w:val="nil"/>
              <w:left w:val="nil"/>
              <w:bottom w:val="single" w:sz="4" w:space="0" w:color="auto"/>
              <w:right w:val="nil"/>
            </w:tcBorders>
            <w:vAlign w:val="bottom"/>
          </w:tcPr>
          <w:p w14:paraId="7BEF9872" w14:textId="77777777" w:rsidR="00F2722B" w:rsidRDefault="00F2722B" w:rsidP="00F2722B">
            <w:pPr>
              <w:ind w:firstLine="0"/>
              <w:jc w:val="center"/>
            </w:pPr>
            <w:bookmarkStart w:id="2" w:name="_Toc31225150"/>
            <w:r>
              <w:t>Tarea</w:t>
            </w:r>
          </w:p>
        </w:tc>
        <w:tc>
          <w:tcPr>
            <w:tcW w:w="2693" w:type="dxa"/>
            <w:tcBorders>
              <w:top w:val="nil"/>
              <w:left w:val="nil"/>
              <w:bottom w:val="single" w:sz="4" w:space="0" w:color="auto"/>
              <w:right w:val="nil"/>
            </w:tcBorders>
            <w:vAlign w:val="bottom"/>
          </w:tcPr>
          <w:p w14:paraId="31B852CA" w14:textId="77777777" w:rsidR="00F2722B" w:rsidRDefault="00F2722B" w:rsidP="00F2722B">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74CCF27" w14:textId="77777777" w:rsidR="00F2722B" w:rsidRDefault="00F2722B" w:rsidP="00F2722B">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28B3AE63" w14:textId="77777777" w:rsidR="00F2722B" w:rsidRDefault="00F2722B" w:rsidP="00F2722B">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035CDAE" w14:textId="77777777" w:rsidR="00F2722B" w:rsidRDefault="00F2722B" w:rsidP="00F2722B">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B204B26" w14:textId="77777777" w:rsidR="00F2722B" w:rsidRDefault="00F2722B" w:rsidP="00F2722B">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0EFE0D3" w14:textId="77777777" w:rsidR="00F2722B" w:rsidRDefault="00F2722B" w:rsidP="00F2722B">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2D90C769" w14:textId="04D2908C" w:rsidR="00F2722B" w:rsidRDefault="00F6343B" w:rsidP="00F2722B">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263EC8EF" w14:textId="77777777" w:rsidR="00F2722B" w:rsidRDefault="00DD549E" w:rsidP="00F2722B">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1AF3EBB" w14:textId="77777777" w:rsidR="00F2722B" w:rsidRDefault="00F2722B" w:rsidP="00F2722B">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B0677D4" w14:textId="77777777" w:rsidR="00F2722B" w:rsidRDefault="00F2722B" w:rsidP="00F2722B">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22FEF6F" w14:textId="77777777" w:rsidR="00F2722B" w:rsidRDefault="00F2722B" w:rsidP="00F2722B">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40152FD" w14:textId="77777777" w:rsidR="00F2722B" w:rsidRPr="00277378" w:rsidRDefault="00F2722B" w:rsidP="00F2722B">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1D96956" w14:textId="77777777" w:rsidR="00F2722B" w:rsidRDefault="00F2722B" w:rsidP="00F2722B">
            <w:pPr>
              <w:ind w:left="113" w:right="113" w:firstLine="0"/>
            </w:pPr>
            <w:r>
              <w:t>Testeo</w:t>
            </w:r>
          </w:p>
        </w:tc>
      </w:tr>
      <w:tr w:rsidR="00F2722B" w14:paraId="776C4CAE" w14:textId="77777777" w:rsidTr="00F2722B">
        <w:trPr>
          <w:trHeight w:val="274"/>
        </w:trPr>
        <w:tc>
          <w:tcPr>
            <w:tcW w:w="846" w:type="dxa"/>
            <w:tcBorders>
              <w:top w:val="single" w:sz="4" w:space="0" w:color="auto"/>
              <w:right w:val="nil"/>
            </w:tcBorders>
            <w:shd w:val="clear" w:color="auto" w:fill="F2F2F2" w:themeFill="background1" w:themeFillShade="F2"/>
          </w:tcPr>
          <w:p w14:paraId="1FDE91C4" w14:textId="77777777" w:rsidR="00F2722B" w:rsidRDefault="00F2722B" w:rsidP="00F2722B">
            <w:pPr>
              <w:ind w:firstLine="0"/>
              <w:jc w:val="center"/>
            </w:pPr>
            <w:r>
              <w:t>#1</w:t>
            </w:r>
            <w:r w:rsidR="005D77E9">
              <w:t>4</w:t>
            </w:r>
          </w:p>
        </w:tc>
        <w:tc>
          <w:tcPr>
            <w:tcW w:w="2693" w:type="dxa"/>
            <w:tcBorders>
              <w:top w:val="single" w:sz="4" w:space="0" w:color="auto"/>
              <w:left w:val="nil"/>
              <w:bottom w:val="single" w:sz="4" w:space="0" w:color="auto"/>
            </w:tcBorders>
            <w:shd w:val="clear" w:color="auto" w:fill="F2F2F2" w:themeFill="background1" w:themeFillShade="F2"/>
          </w:tcPr>
          <w:p w14:paraId="388ABDCE" w14:textId="77777777" w:rsidR="00F2722B" w:rsidRDefault="00DD549E" w:rsidP="00F2722B">
            <w:pPr>
              <w:ind w:firstLine="0"/>
              <w:jc w:val="center"/>
            </w:pPr>
            <w:r>
              <w:t>Investigar estructura de guiones</w:t>
            </w:r>
          </w:p>
        </w:tc>
        <w:tc>
          <w:tcPr>
            <w:tcW w:w="425" w:type="dxa"/>
            <w:tcBorders>
              <w:top w:val="single" w:sz="4" w:space="0" w:color="auto"/>
            </w:tcBorders>
            <w:shd w:val="clear" w:color="auto" w:fill="F2F2F2" w:themeFill="background1" w:themeFillShade="F2"/>
          </w:tcPr>
          <w:p w14:paraId="3DA06B1E"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4E3A2B39"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89914EE"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13C4C58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7EDAA86D"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257C5C61"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EF0B59A" w14:textId="77777777" w:rsidR="00F2722B" w:rsidRDefault="00F2722B" w:rsidP="00F2722B">
            <w:pPr>
              <w:ind w:firstLine="0"/>
            </w:pPr>
          </w:p>
        </w:tc>
        <w:tc>
          <w:tcPr>
            <w:tcW w:w="425" w:type="dxa"/>
            <w:tcBorders>
              <w:top w:val="single" w:sz="4" w:space="0" w:color="auto"/>
            </w:tcBorders>
            <w:shd w:val="clear" w:color="auto" w:fill="F4B083" w:themeFill="accent2" w:themeFillTint="99"/>
          </w:tcPr>
          <w:p w14:paraId="6373AFE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683044C0"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1ECA620D"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55206091" w14:textId="77777777" w:rsidR="00F2722B" w:rsidRDefault="00F2722B" w:rsidP="00F2722B">
            <w:pPr>
              <w:ind w:firstLine="0"/>
            </w:pPr>
          </w:p>
        </w:tc>
        <w:tc>
          <w:tcPr>
            <w:tcW w:w="462" w:type="dxa"/>
            <w:tcBorders>
              <w:top w:val="single" w:sz="4" w:space="0" w:color="auto"/>
            </w:tcBorders>
            <w:shd w:val="clear" w:color="auto" w:fill="F2F2F2" w:themeFill="background1" w:themeFillShade="F2"/>
          </w:tcPr>
          <w:p w14:paraId="56257E54" w14:textId="77777777" w:rsidR="00F2722B" w:rsidRDefault="00F2722B" w:rsidP="00F2722B">
            <w:pPr>
              <w:ind w:firstLine="0"/>
            </w:pPr>
          </w:p>
        </w:tc>
      </w:tr>
      <w:tr w:rsidR="00F2722B" w14:paraId="02DDD2F8" w14:textId="77777777" w:rsidTr="00DD549E">
        <w:trPr>
          <w:trHeight w:val="291"/>
        </w:trPr>
        <w:tc>
          <w:tcPr>
            <w:tcW w:w="846" w:type="dxa"/>
            <w:tcBorders>
              <w:right w:val="nil"/>
            </w:tcBorders>
          </w:tcPr>
          <w:p w14:paraId="10C6AC32" w14:textId="77777777" w:rsidR="00F2722B" w:rsidRDefault="00F2722B" w:rsidP="00F2722B">
            <w:pPr>
              <w:ind w:firstLine="0"/>
              <w:jc w:val="center"/>
            </w:pPr>
            <w:r>
              <w:t>#</w:t>
            </w:r>
            <w:r w:rsidR="005D77E9">
              <w:t>15</w:t>
            </w:r>
          </w:p>
        </w:tc>
        <w:tc>
          <w:tcPr>
            <w:tcW w:w="2693" w:type="dxa"/>
            <w:tcBorders>
              <w:left w:val="nil"/>
              <w:bottom w:val="single" w:sz="4" w:space="0" w:color="auto"/>
            </w:tcBorders>
          </w:tcPr>
          <w:p w14:paraId="30C8ACBE" w14:textId="77777777" w:rsidR="00F2722B" w:rsidRDefault="00DD549E" w:rsidP="00F2722B">
            <w:pPr>
              <w:ind w:firstLine="0"/>
              <w:jc w:val="center"/>
            </w:pPr>
            <w:r>
              <w:t>Examinar código ya realizado acerca de diccionarios</w:t>
            </w:r>
          </w:p>
        </w:tc>
        <w:tc>
          <w:tcPr>
            <w:tcW w:w="425" w:type="dxa"/>
            <w:shd w:val="clear" w:color="auto" w:fill="FFFFFF" w:themeFill="background1"/>
          </w:tcPr>
          <w:p w14:paraId="1D97BFCE" w14:textId="77777777" w:rsidR="00F2722B" w:rsidRDefault="00F2722B" w:rsidP="00F2722B">
            <w:pPr>
              <w:ind w:firstLine="0"/>
            </w:pPr>
          </w:p>
        </w:tc>
        <w:tc>
          <w:tcPr>
            <w:tcW w:w="426" w:type="dxa"/>
            <w:shd w:val="clear" w:color="auto" w:fill="FFFFFF" w:themeFill="background1"/>
          </w:tcPr>
          <w:p w14:paraId="61A5FFF3" w14:textId="77777777" w:rsidR="00F2722B" w:rsidRDefault="00F2722B" w:rsidP="00F2722B">
            <w:pPr>
              <w:ind w:firstLine="0"/>
            </w:pPr>
          </w:p>
        </w:tc>
        <w:tc>
          <w:tcPr>
            <w:tcW w:w="425" w:type="dxa"/>
            <w:shd w:val="clear" w:color="auto" w:fill="FFFFFF" w:themeFill="background1"/>
          </w:tcPr>
          <w:p w14:paraId="3858FD5F" w14:textId="77777777" w:rsidR="00F2722B" w:rsidRDefault="00F2722B" w:rsidP="00F2722B">
            <w:pPr>
              <w:ind w:firstLine="0"/>
            </w:pPr>
          </w:p>
        </w:tc>
        <w:tc>
          <w:tcPr>
            <w:tcW w:w="425" w:type="dxa"/>
            <w:shd w:val="clear" w:color="auto" w:fill="FFFFFF" w:themeFill="background1"/>
          </w:tcPr>
          <w:p w14:paraId="48FCF529" w14:textId="77777777" w:rsidR="00F2722B" w:rsidRDefault="00F2722B" w:rsidP="00F2722B">
            <w:pPr>
              <w:ind w:firstLine="0"/>
            </w:pPr>
          </w:p>
        </w:tc>
        <w:tc>
          <w:tcPr>
            <w:tcW w:w="425" w:type="dxa"/>
            <w:shd w:val="clear" w:color="auto" w:fill="FFFFFF" w:themeFill="background1"/>
          </w:tcPr>
          <w:p w14:paraId="2B5602F5" w14:textId="77777777" w:rsidR="00F2722B" w:rsidRDefault="00F2722B" w:rsidP="00F2722B">
            <w:pPr>
              <w:ind w:firstLine="0"/>
            </w:pPr>
          </w:p>
        </w:tc>
        <w:tc>
          <w:tcPr>
            <w:tcW w:w="426" w:type="dxa"/>
            <w:shd w:val="clear" w:color="auto" w:fill="FFFFFF" w:themeFill="background1"/>
          </w:tcPr>
          <w:p w14:paraId="1DBC3B69" w14:textId="77777777" w:rsidR="00F2722B" w:rsidRDefault="00F2722B" w:rsidP="00F2722B">
            <w:pPr>
              <w:ind w:firstLine="0"/>
            </w:pPr>
          </w:p>
        </w:tc>
        <w:tc>
          <w:tcPr>
            <w:tcW w:w="425" w:type="dxa"/>
            <w:shd w:val="clear" w:color="auto" w:fill="FFFFFF" w:themeFill="background1"/>
          </w:tcPr>
          <w:p w14:paraId="593FECC8" w14:textId="77777777" w:rsidR="00F2722B" w:rsidRDefault="00F2722B" w:rsidP="00F2722B">
            <w:pPr>
              <w:ind w:firstLine="0"/>
            </w:pPr>
          </w:p>
        </w:tc>
        <w:tc>
          <w:tcPr>
            <w:tcW w:w="425" w:type="dxa"/>
            <w:shd w:val="clear" w:color="auto" w:fill="F4B083" w:themeFill="accent2" w:themeFillTint="99"/>
          </w:tcPr>
          <w:p w14:paraId="046B92FF" w14:textId="77777777" w:rsidR="00F2722B" w:rsidRDefault="00F2722B" w:rsidP="00F2722B">
            <w:pPr>
              <w:ind w:firstLine="0"/>
            </w:pPr>
          </w:p>
        </w:tc>
        <w:tc>
          <w:tcPr>
            <w:tcW w:w="425" w:type="dxa"/>
            <w:shd w:val="clear" w:color="auto" w:fill="FFFFFF" w:themeFill="background1"/>
          </w:tcPr>
          <w:p w14:paraId="2DF2E80D" w14:textId="77777777" w:rsidR="00F2722B" w:rsidRDefault="00F2722B" w:rsidP="00F2722B">
            <w:pPr>
              <w:ind w:firstLine="0"/>
            </w:pPr>
          </w:p>
        </w:tc>
        <w:tc>
          <w:tcPr>
            <w:tcW w:w="426" w:type="dxa"/>
            <w:shd w:val="clear" w:color="auto" w:fill="FFFFFF" w:themeFill="background1"/>
          </w:tcPr>
          <w:p w14:paraId="5ABD0307" w14:textId="77777777" w:rsidR="00F2722B" w:rsidRDefault="00F2722B" w:rsidP="00F2722B">
            <w:pPr>
              <w:ind w:firstLine="0"/>
            </w:pPr>
          </w:p>
        </w:tc>
        <w:tc>
          <w:tcPr>
            <w:tcW w:w="425" w:type="dxa"/>
            <w:shd w:val="clear" w:color="auto" w:fill="FFFFFF" w:themeFill="background1"/>
          </w:tcPr>
          <w:p w14:paraId="202A0840" w14:textId="77777777" w:rsidR="00F2722B" w:rsidRDefault="00F2722B" w:rsidP="00F2722B">
            <w:pPr>
              <w:ind w:firstLine="0"/>
            </w:pPr>
          </w:p>
        </w:tc>
        <w:tc>
          <w:tcPr>
            <w:tcW w:w="462" w:type="dxa"/>
            <w:shd w:val="clear" w:color="auto" w:fill="FFFFFF" w:themeFill="background1"/>
          </w:tcPr>
          <w:p w14:paraId="078B3786" w14:textId="77777777" w:rsidR="00F2722B" w:rsidRDefault="00F2722B" w:rsidP="00F2722B">
            <w:pPr>
              <w:ind w:firstLine="0"/>
            </w:pPr>
          </w:p>
        </w:tc>
      </w:tr>
      <w:tr w:rsidR="00F2722B" w14:paraId="3F893CD9" w14:textId="77777777" w:rsidTr="00646365">
        <w:trPr>
          <w:trHeight w:val="274"/>
        </w:trPr>
        <w:tc>
          <w:tcPr>
            <w:tcW w:w="846" w:type="dxa"/>
            <w:tcBorders>
              <w:right w:val="nil"/>
            </w:tcBorders>
            <w:shd w:val="clear" w:color="auto" w:fill="F2F2F2" w:themeFill="background1" w:themeFillShade="F2"/>
          </w:tcPr>
          <w:p w14:paraId="12F32BEB" w14:textId="77777777" w:rsidR="00F2722B" w:rsidRDefault="00F2722B" w:rsidP="00F2722B">
            <w:pPr>
              <w:ind w:firstLine="0"/>
              <w:jc w:val="center"/>
            </w:pPr>
            <w:r>
              <w:t>#</w:t>
            </w:r>
            <w:r w:rsidR="005D77E9">
              <w:t>16</w:t>
            </w:r>
          </w:p>
        </w:tc>
        <w:tc>
          <w:tcPr>
            <w:tcW w:w="2693" w:type="dxa"/>
            <w:tcBorders>
              <w:left w:val="nil"/>
              <w:bottom w:val="single" w:sz="4" w:space="0" w:color="auto"/>
            </w:tcBorders>
            <w:shd w:val="clear" w:color="auto" w:fill="F2F2F2" w:themeFill="background1" w:themeFillShade="F2"/>
          </w:tcPr>
          <w:p w14:paraId="15E89637" w14:textId="521B1E31" w:rsidR="00F2722B" w:rsidRDefault="00DD549E" w:rsidP="00F2722B">
            <w:pPr>
              <w:ind w:firstLine="0"/>
              <w:jc w:val="center"/>
            </w:pPr>
            <w:r>
              <w:t xml:space="preserve">Hacer </w:t>
            </w:r>
            <w:r w:rsidR="00F6343B">
              <w:t xml:space="preserve">scraping </w:t>
            </w:r>
            <w:r>
              <w:t>para obtener personajes</w:t>
            </w:r>
          </w:p>
        </w:tc>
        <w:tc>
          <w:tcPr>
            <w:tcW w:w="425" w:type="dxa"/>
            <w:shd w:val="clear" w:color="auto" w:fill="F2F2F2" w:themeFill="background1" w:themeFillShade="F2"/>
          </w:tcPr>
          <w:p w14:paraId="16D77D2C" w14:textId="77777777" w:rsidR="00F2722B" w:rsidRDefault="00F2722B" w:rsidP="00F2722B">
            <w:pPr>
              <w:ind w:firstLine="0"/>
            </w:pPr>
          </w:p>
        </w:tc>
        <w:tc>
          <w:tcPr>
            <w:tcW w:w="426" w:type="dxa"/>
            <w:shd w:val="clear" w:color="auto" w:fill="F2F2F2" w:themeFill="background1" w:themeFillShade="F2"/>
          </w:tcPr>
          <w:p w14:paraId="63E9B582" w14:textId="77777777" w:rsidR="00F2722B" w:rsidRDefault="00F2722B" w:rsidP="00F2722B">
            <w:pPr>
              <w:ind w:firstLine="0"/>
            </w:pPr>
          </w:p>
        </w:tc>
        <w:tc>
          <w:tcPr>
            <w:tcW w:w="425" w:type="dxa"/>
            <w:shd w:val="clear" w:color="auto" w:fill="F2F2F2" w:themeFill="background1" w:themeFillShade="F2"/>
          </w:tcPr>
          <w:p w14:paraId="17E522BB" w14:textId="77777777" w:rsidR="00F2722B" w:rsidRDefault="00F2722B" w:rsidP="00F2722B">
            <w:pPr>
              <w:ind w:firstLine="0"/>
            </w:pPr>
          </w:p>
        </w:tc>
        <w:tc>
          <w:tcPr>
            <w:tcW w:w="425" w:type="dxa"/>
            <w:shd w:val="clear" w:color="auto" w:fill="F2F2F2" w:themeFill="background1" w:themeFillShade="F2"/>
          </w:tcPr>
          <w:p w14:paraId="4C7225FE" w14:textId="77777777" w:rsidR="00F2722B" w:rsidRDefault="00F2722B" w:rsidP="00F2722B">
            <w:pPr>
              <w:ind w:firstLine="0"/>
            </w:pPr>
          </w:p>
        </w:tc>
        <w:tc>
          <w:tcPr>
            <w:tcW w:w="425" w:type="dxa"/>
            <w:shd w:val="clear" w:color="auto" w:fill="F2F2F2" w:themeFill="background1" w:themeFillShade="F2"/>
          </w:tcPr>
          <w:p w14:paraId="522854BE" w14:textId="77777777" w:rsidR="00F2722B" w:rsidRDefault="00F2722B" w:rsidP="00F2722B">
            <w:pPr>
              <w:ind w:firstLine="0"/>
            </w:pPr>
          </w:p>
        </w:tc>
        <w:tc>
          <w:tcPr>
            <w:tcW w:w="426" w:type="dxa"/>
            <w:shd w:val="clear" w:color="auto" w:fill="F2F2F2" w:themeFill="background1" w:themeFillShade="F2"/>
          </w:tcPr>
          <w:p w14:paraId="7047E432" w14:textId="77777777" w:rsidR="00F2722B" w:rsidRDefault="00F2722B" w:rsidP="00F2722B">
            <w:pPr>
              <w:ind w:firstLine="0"/>
            </w:pPr>
          </w:p>
        </w:tc>
        <w:tc>
          <w:tcPr>
            <w:tcW w:w="425" w:type="dxa"/>
            <w:shd w:val="clear" w:color="auto" w:fill="F2F2F2" w:themeFill="background1" w:themeFillShade="F2"/>
          </w:tcPr>
          <w:p w14:paraId="110A56F1" w14:textId="77777777" w:rsidR="00F2722B" w:rsidRDefault="00F2722B" w:rsidP="00F2722B">
            <w:pPr>
              <w:ind w:firstLine="0"/>
            </w:pPr>
          </w:p>
        </w:tc>
        <w:tc>
          <w:tcPr>
            <w:tcW w:w="425" w:type="dxa"/>
            <w:shd w:val="clear" w:color="auto" w:fill="F2F2F2" w:themeFill="background1" w:themeFillShade="F2"/>
          </w:tcPr>
          <w:p w14:paraId="54B609EE" w14:textId="77777777" w:rsidR="00F2722B" w:rsidRDefault="00F2722B" w:rsidP="00F2722B">
            <w:pPr>
              <w:ind w:firstLine="0"/>
            </w:pPr>
          </w:p>
        </w:tc>
        <w:tc>
          <w:tcPr>
            <w:tcW w:w="425" w:type="dxa"/>
            <w:shd w:val="clear" w:color="auto" w:fill="F2F2F2" w:themeFill="background1" w:themeFillShade="F2"/>
          </w:tcPr>
          <w:p w14:paraId="66A7DA02" w14:textId="77777777" w:rsidR="00F2722B" w:rsidRDefault="00F2722B" w:rsidP="00F2722B">
            <w:pPr>
              <w:ind w:firstLine="0"/>
            </w:pPr>
          </w:p>
        </w:tc>
        <w:tc>
          <w:tcPr>
            <w:tcW w:w="426" w:type="dxa"/>
            <w:shd w:val="clear" w:color="auto" w:fill="00B050"/>
          </w:tcPr>
          <w:p w14:paraId="506363CE" w14:textId="77777777" w:rsidR="00F2722B" w:rsidRDefault="00F2722B" w:rsidP="00F2722B">
            <w:pPr>
              <w:ind w:firstLine="0"/>
            </w:pPr>
          </w:p>
        </w:tc>
        <w:tc>
          <w:tcPr>
            <w:tcW w:w="425" w:type="dxa"/>
            <w:shd w:val="clear" w:color="auto" w:fill="F2F2F2" w:themeFill="background1" w:themeFillShade="F2"/>
          </w:tcPr>
          <w:p w14:paraId="0FF8B0F4" w14:textId="77777777" w:rsidR="00F2722B" w:rsidRDefault="00F2722B" w:rsidP="00F2722B">
            <w:pPr>
              <w:ind w:firstLine="0"/>
            </w:pPr>
          </w:p>
        </w:tc>
        <w:tc>
          <w:tcPr>
            <w:tcW w:w="462" w:type="dxa"/>
            <w:shd w:val="clear" w:color="auto" w:fill="F2F2F2" w:themeFill="background1" w:themeFillShade="F2"/>
          </w:tcPr>
          <w:p w14:paraId="52A92F52" w14:textId="77777777" w:rsidR="00F2722B" w:rsidRDefault="00F2722B" w:rsidP="00F2722B">
            <w:pPr>
              <w:ind w:firstLine="0"/>
            </w:pPr>
          </w:p>
        </w:tc>
      </w:tr>
      <w:tr w:rsidR="00F2722B" w14:paraId="3D3743CE" w14:textId="77777777" w:rsidTr="00646365">
        <w:trPr>
          <w:trHeight w:val="291"/>
        </w:trPr>
        <w:tc>
          <w:tcPr>
            <w:tcW w:w="846" w:type="dxa"/>
            <w:tcBorders>
              <w:right w:val="nil"/>
            </w:tcBorders>
          </w:tcPr>
          <w:p w14:paraId="0EF0256E" w14:textId="77777777" w:rsidR="00F2722B" w:rsidRDefault="00F2722B" w:rsidP="00F2722B">
            <w:pPr>
              <w:ind w:firstLine="0"/>
              <w:jc w:val="center"/>
            </w:pPr>
            <w:r>
              <w:t>#</w:t>
            </w:r>
            <w:r w:rsidR="005D77E9">
              <w:t>17</w:t>
            </w:r>
          </w:p>
        </w:tc>
        <w:tc>
          <w:tcPr>
            <w:tcW w:w="2693" w:type="dxa"/>
            <w:tcBorders>
              <w:left w:val="nil"/>
              <w:bottom w:val="single" w:sz="4" w:space="0" w:color="auto"/>
            </w:tcBorders>
          </w:tcPr>
          <w:p w14:paraId="2DD8A336" w14:textId="77777777" w:rsidR="00F2722B" w:rsidRDefault="00DD549E" w:rsidP="00F2722B">
            <w:pPr>
              <w:ind w:firstLine="0"/>
              <w:jc w:val="center"/>
            </w:pPr>
            <w:r>
              <w:t>Detectar número de apariciones</w:t>
            </w:r>
          </w:p>
        </w:tc>
        <w:tc>
          <w:tcPr>
            <w:tcW w:w="425" w:type="dxa"/>
          </w:tcPr>
          <w:p w14:paraId="6AFA1592" w14:textId="77777777" w:rsidR="00F2722B" w:rsidRDefault="00F2722B" w:rsidP="00F2722B">
            <w:pPr>
              <w:ind w:firstLine="0"/>
            </w:pPr>
          </w:p>
        </w:tc>
        <w:tc>
          <w:tcPr>
            <w:tcW w:w="426" w:type="dxa"/>
            <w:shd w:val="clear" w:color="auto" w:fill="FFFFFF" w:themeFill="background1"/>
          </w:tcPr>
          <w:p w14:paraId="171A82C5" w14:textId="77777777" w:rsidR="00F2722B" w:rsidRDefault="00F2722B" w:rsidP="00F2722B">
            <w:pPr>
              <w:ind w:firstLine="0"/>
            </w:pPr>
          </w:p>
        </w:tc>
        <w:tc>
          <w:tcPr>
            <w:tcW w:w="425" w:type="dxa"/>
            <w:shd w:val="clear" w:color="auto" w:fill="FFFFFF" w:themeFill="background1"/>
          </w:tcPr>
          <w:p w14:paraId="6F177570" w14:textId="77777777" w:rsidR="00F2722B" w:rsidRDefault="00F2722B" w:rsidP="00F2722B">
            <w:pPr>
              <w:ind w:firstLine="0"/>
            </w:pPr>
          </w:p>
        </w:tc>
        <w:tc>
          <w:tcPr>
            <w:tcW w:w="425" w:type="dxa"/>
            <w:shd w:val="clear" w:color="auto" w:fill="FFFFFF" w:themeFill="background1"/>
          </w:tcPr>
          <w:p w14:paraId="72013A87" w14:textId="77777777" w:rsidR="00F2722B" w:rsidRDefault="00F2722B" w:rsidP="00F2722B">
            <w:pPr>
              <w:ind w:firstLine="0"/>
            </w:pPr>
          </w:p>
        </w:tc>
        <w:tc>
          <w:tcPr>
            <w:tcW w:w="425" w:type="dxa"/>
            <w:shd w:val="clear" w:color="auto" w:fill="FFFFFF" w:themeFill="background1"/>
          </w:tcPr>
          <w:p w14:paraId="342F3C2A" w14:textId="77777777" w:rsidR="00F2722B" w:rsidRDefault="00F2722B" w:rsidP="00F2722B">
            <w:pPr>
              <w:ind w:firstLine="0"/>
            </w:pPr>
          </w:p>
        </w:tc>
        <w:tc>
          <w:tcPr>
            <w:tcW w:w="426" w:type="dxa"/>
            <w:shd w:val="clear" w:color="auto" w:fill="FFFFFF" w:themeFill="background1"/>
          </w:tcPr>
          <w:p w14:paraId="1323D91F" w14:textId="77777777" w:rsidR="00F2722B" w:rsidRDefault="00F2722B" w:rsidP="00F2722B">
            <w:pPr>
              <w:ind w:firstLine="0"/>
            </w:pPr>
          </w:p>
        </w:tc>
        <w:tc>
          <w:tcPr>
            <w:tcW w:w="425" w:type="dxa"/>
            <w:shd w:val="clear" w:color="auto" w:fill="FFFFFF" w:themeFill="background1"/>
          </w:tcPr>
          <w:p w14:paraId="614D4723" w14:textId="77777777" w:rsidR="00F2722B" w:rsidRDefault="00F2722B" w:rsidP="00F2722B">
            <w:pPr>
              <w:ind w:firstLine="0"/>
            </w:pPr>
          </w:p>
        </w:tc>
        <w:tc>
          <w:tcPr>
            <w:tcW w:w="425" w:type="dxa"/>
            <w:shd w:val="clear" w:color="auto" w:fill="FFFFFF" w:themeFill="background1"/>
          </w:tcPr>
          <w:p w14:paraId="6CAEF17D" w14:textId="77777777" w:rsidR="00F2722B" w:rsidRDefault="00F2722B" w:rsidP="00F2722B">
            <w:pPr>
              <w:ind w:firstLine="0"/>
            </w:pPr>
          </w:p>
        </w:tc>
        <w:tc>
          <w:tcPr>
            <w:tcW w:w="425" w:type="dxa"/>
          </w:tcPr>
          <w:p w14:paraId="0E733835" w14:textId="77777777" w:rsidR="00F2722B" w:rsidRDefault="00F2722B" w:rsidP="00F2722B">
            <w:pPr>
              <w:ind w:firstLine="0"/>
            </w:pPr>
          </w:p>
        </w:tc>
        <w:tc>
          <w:tcPr>
            <w:tcW w:w="426" w:type="dxa"/>
            <w:shd w:val="clear" w:color="auto" w:fill="00B050"/>
          </w:tcPr>
          <w:p w14:paraId="753FFD07" w14:textId="77777777" w:rsidR="00F2722B" w:rsidRDefault="00F2722B" w:rsidP="00F2722B">
            <w:pPr>
              <w:ind w:firstLine="0"/>
            </w:pPr>
          </w:p>
        </w:tc>
        <w:tc>
          <w:tcPr>
            <w:tcW w:w="425" w:type="dxa"/>
          </w:tcPr>
          <w:p w14:paraId="32DAE317" w14:textId="77777777" w:rsidR="00F2722B" w:rsidRDefault="00F2722B" w:rsidP="00F2722B">
            <w:pPr>
              <w:ind w:firstLine="0"/>
            </w:pPr>
          </w:p>
        </w:tc>
        <w:tc>
          <w:tcPr>
            <w:tcW w:w="462" w:type="dxa"/>
          </w:tcPr>
          <w:p w14:paraId="1246B26A" w14:textId="77777777" w:rsidR="00F2722B" w:rsidRDefault="00F2722B" w:rsidP="00F2722B">
            <w:pPr>
              <w:ind w:firstLine="0"/>
            </w:pPr>
          </w:p>
        </w:tc>
      </w:tr>
      <w:tr w:rsidR="00F2722B" w14:paraId="4326C370" w14:textId="77777777" w:rsidTr="00646365">
        <w:trPr>
          <w:trHeight w:val="274"/>
        </w:trPr>
        <w:tc>
          <w:tcPr>
            <w:tcW w:w="846" w:type="dxa"/>
            <w:tcBorders>
              <w:right w:val="nil"/>
            </w:tcBorders>
            <w:shd w:val="clear" w:color="auto" w:fill="F2F2F2" w:themeFill="background1" w:themeFillShade="F2"/>
          </w:tcPr>
          <w:p w14:paraId="0C3111A0" w14:textId="77777777" w:rsidR="00F2722B" w:rsidRDefault="00F2722B" w:rsidP="00F2722B">
            <w:pPr>
              <w:ind w:firstLine="0"/>
              <w:jc w:val="center"/>
            </w:pPr>
            <w:r>
              <w:t>#</w:t>
            </w:r>
            <w:r w:rsidR="005D77E9">
              <w:t>18</w:t>
            </w:r>
          </w:p>
        </w:tc>
        <w:tc>
          <w:tcPr>
            <w:tcW w:w="2693" w:type="dxa"/>
            <w:tcBorders>
              <w:left w:val="nil"/>
            </w:tcBorders>
            <w:shd w:val="clear" w:color="auto" w:fill="F2F2F2" w:themeFill="background1" w:themeFillShade="F2"/>
          </w:tcPr>
          <w:p w14:paraId="517DEE28" w14:textId="77777777" w:rsidR="00F2722B" w:rsidRDefault="00DD549E" w:rsidP="00F2722B">
            <w:pPr>
              <w:ind w:firstLine="0"/>
              <w:jc w:val="center"/>
            </w:pPr>
            <w:r>
              <w:t>Obtener enlaces y peso</w:t>
            </w:r>
          </w:p>
        </w:tc>
        <w:tc>
          <w:tcPr>
            <w:tcW w:w="425" w:type="dxa"/>
            <w:shd w:val="clear" w:color="auto" w:fill="F2F2F2" w:themeFill="background1" w:themeFillShade="F2"/>
          </w:tcPr>
          <w:p w14:paraId="672655DC" w14:textId="77777777" w:rsidR="00F2722B" w:rsidRDefault="00F2722B" w:rsidP="00F2722B">
            <w:pPr>
              <w:ind w:firstLine="0"/>
            </w:pPr>
          </w:p>
        </w:tc>
        <w:tc>
          <w:tcPr>
            <w:tcW w:w="426" w:type="dxa"/>
            <w:shd w:val="clear" w:color="auto" w:fill="F2F2F2" w:themeFill="background1" w:themeFillShade="F2"/>
          </w:tcPr>
          <w:p w14:paraId="44B8D740" w14:textId="77777777" w:rsidR="00F2722B" w:rsidRDefault="00F2722B" w:rsidP="00F2722B">
            <w:pPr>
              <w:ind w:firstLine="0"/>
            </w:pPr>
          </w:p>
        </w:tc>
        <w:tc>
          <w:tcPr>
            <w:tcW w:w="425" w:type="dxa"/>
            <w:shd w:val="clear" w:color="auto" w:fill="F2F2F2" w:themeFill="background1" w:themeFillShade="F2"/>
          </w:tcPr>
          <w:p w14:paraId="02269589" w14:textId="77777777" w:rsidR="00F2722B" w:rsidRDefault="00F2722B" w:rsidP="00F2722B">
            <w:pPr>
              <w:ind w:firstLine="0"/>
            </w:pPr>
          </w:p>
        </w:tc>
        <w:tc>
          <w:tcPr>
            <w:tcW w:w="425" w:type="dxa"/>
            <w:shd w:val="clear" w:color="auto" w:fill="F2F2F2" w:themeFill="background1" w:themeFillShade="F2"/>
          </w:tcPr>
          <w:p w14:paraId="1D434FBC" w14:textId="77777777" w:rsidR="00F2722B" w:rsidRDefault="00F2722B" w:rsidP="00F2722B">
            <w:pPr>
              <w:ind w:firstLine="0"/>
            </w:pPr>
          </w:p>
        </w:tc>
        <w:tc>
          <w:tcPr>
            <w:tcW w:w="425" w:type="dxa"/>
            <w:shd w:val="clear" w:color="auto" w:fill="F2F2F2" w:themeFill="background1" w:themeFillShade="F2"/>
          </w:tcPr>
          <w:p w14:paraId="3A56A429" w14:textId="77777777" w:rsidR="00F2722B" w:rsidRDefault="00F2722B" w:rsidP="00F2722B">
            <w:pPr>
              <w:ind w:firstLine="0"/>
            </w:pPr>
          </w:p>
        </w:tc>
        <w:tc>
          <w:tcPr>
            <w:tcW w:w="426" w:type="dxa"/>
            <w:shd w:val="clear" w:color="auto" w:fill="F2F2F2" w:themeFill="background1" w:themeFillShade="F2"/>
          </w:tcPr>
          <w:p w14:paraId="28E4809A" w14:textId="77777777" w:rsidR="00F2722B" w:rsidRDefault="00F2722B" w:rsidP="00F2722B">
            <w:pPr>
              <w:ind w:firstLine="0"/>
            </w:pPr>
          </w:p>
        </w:tc>
        <w:tc>
          <w:tcPr>
            <w:tcW w:w="425" w:type="dxa"/>
            <w:shd w:val="clear" w:color="auto" w:fill="F2F2F2" w:themeFill="background1" w:themeFillShade="F2"/>
          </w:tcPr>
          <w:p w14:paraId="61266744" w14:textId="77777777" w:rsidR="00F2722B" w:rsidRDefault="00F2722B" w:rsidP="00F2722B">
            <w:pPr>
              <w:ind w:firstLine="0"/>
            </w:pPr>
          </w:p>
        </w:tc>
        <w:tc>
          <w:tcPr>
            <w:tcW w:w="425" w:type="dxa"/>
            <w:shd w:val="clear" w:color="auto" w:fill="F2F2F2" w:themeFill="background1" w:themeFillShade="F2"/>
          </w:tcPr>
          <w:p w14:paraId="195474F2" w14:textId="77777777" w:rsidR="00F2722B" w:rsidRDefault="00F2722B" w:rsidP="00F2722B">
            <w:pPr>
              <w:ind w:firstLine="0"/>
            </w:pPr>
          </w:p>
        </w:tc>
        <w:tc>
          <w:tcPr>
            <w:tcW w:w="425" w:type="dxa"/>
            <w:shd w:val="clear" w:color="auto" w:fill="F2F2F2" w:themeFill="background1" w:themeFillShade="F2"/>
          </w:tcPr>
          <w:p w14:paraId="58172834" w14:textId="77777777" w:rsidR="00F2722B" w:rsidRDefault="00F2722B" w:rsidP="00F2722B">
            <w:pPr>
              <w:ind w:firstLine="0"/>
            </w:pPr>
          </w:p>
        </w:tc>
        <w:tc>
          <w:tcPr>
            <w:tcW w:w="426" w:type="dxa"/>
            <w:shd w:val="clear" w:color="auto" w:fill="00B050"/>
          </w:tcPr>
          <w:p w14:paraId="0B6E26E4" w14:textId="77777777" w:rsidR="00F2722B" w:rsidRDefault="00F2722B" w:rsidP="00F2722B">
            <w:pPr>
              <w:ind w:firstLine="0"/>
            </w:pPr>
          </w:p>
        </w:tc>
        <w:tc>
          <w:tcPr>
            <w:tcW w:w="425" w:type="dxa"/>
            <w:shd w:val="clear" w:color="auto" w:fill="F2F2F2" w:themeFill="background1" w:themeFillShade="F2"/>
          </w:tcPr>
          <w:p w14:paraId="1BD69DB2" w14:textId="77777777" w:rsidR="00F2722B" w:rsidRDefault="00F2722B" w:rsidP="00F2722B">
            <w:pPr>
              <w:ind w:firstLine="0"/>
            </w:pPr>
          </w:p>
        </w:tc>
        <w:tc>
          <w:tcPr>
            <w:tcW w:w="462" w:type="dxa"/>
            <w:shd w:val="clear" w:color="auto" w:fill="F2F2F2" w:themeFill="background1" w:themeFillShade="F2"/>
          </w:tcPr>
          <w:p w14:paraId="136C773B" w14:textId="77777777" w:rsidR="00F2722B" w:rsidRDefault="00F2722B" w:rsidP="00F2722B">
            <w:pPr>
              <w:keepNext/>
              <w:ind w:firstLine="0"/>
            </w:pPr>
          </w:p>
        </w:tc>
      </w:tr>
      <w:tr w:rsidR="00DD549E" w14:paraId="20252AEF" w14:textId="77777777" w:rsidTr="00646365">
        <w:trPr>
          <w:trHeight w:val="274"/>
        </w:trPr>
        <w:tc>
          <w:tcPr>
            <w:tcW w:w="846" w:type="dxa"/>
            <w:tcBorders>
              <w:right w:val="nil"/>
            </w:tcBorders>
            <w:shd w:val="clear" w:color="auto" w:fill="F2F2F2" w:themeFill="background1" w:themeFillShade="F2"/>
          </w:tcPr>
          <w:p w14:paraId="41247196" w14:textId="77777777" w:rsidR="00DD549E" w:rsidRDefault="00DD549E" w:rsidP="00F2722B">
            <w:pPr>
              <w:ind w:firstLine="0"/>
              <w:jc w:val="center"/>
            </w:pPr>
            <w:r>
              <w:t>#</w:t>
            </w:r>
            <w:r w:rsidR="005D77E9">
              <w:t>19</w:t>
            </w:r>
          </w:p>
        </w:tc>
        <w:tc>
          <w:tcPr>
            <w:tcW w:w="2693" w:type="dxa"/>
            <w:tcBorders>
              <w:left w:val="nil"/>
            </w:tcBorders>
            <w:shd w:val="clear" w:color="auto" w:fill="FFFFFF" w:themeFill="background1"/>
          </w:tcPr>
          <w:p w14:paraId="2E264F6D" w14:textId="77777777" w:rsidR="00DD549E" w:rsidRDefault="00DD549E" w:rsidP="00F2722B">
            <w:pPr>
              <w:ind w:firstLine="0"/>
              <w:jc w:val="center"/>
            </w:pPr>
            <w:r>
              <w:t>Crear diccionario de personajes</w:t>
            </w:r>
          </w:p>
        </w:tc>
        <w:tc>
          <w:tcPr>
            <w:tcW w:w="425" w:type="dxa"/>
            <w:shd w:val="clear" w:color="auto" w:fill="FFFFFF" w:themeFill="background1"/>
          </w:tcPr>
          <w:p w14:paraId="0EC1CA77" w14:textId="77777777" w:rsidR="00DD549E" w:rsidRDefault="00DD549E" w:rsidP="00F2722B">
            <w:pPr>
              <w:ind w:firstLine="0"/>
            </w:pPr>
          </w:p>
        </w:tc>
        <w:tc>
          <w:tcPr>
            <w:tcW w:w="426" w:type="dxa"/>
            <w:shd w:val="clear" w:color="auto" w:fill="FFFFFF" w:themeFill="background1"/>
          </w:tcPr>
          <w:p w14:paraId="3B80DDBF" w14:textId="77777777" w:rsidR="00DD549E" w:rsidRDefault="00DD549E" w:rsidP="00F2722B">
            <w:pPr>
              <w:ind w:firstLine="0"/>
            </w:pPr>
          </w:p>
        </w:tc>
        <w:tc>
          <w:tcPr>
            <w:tcW w:w="425" w:type="dxa"/>
            <w:shd w:val="clear" w:color="auto" w:fill="FFFFFF" w:themeFill="background1"/>
          </w:tcPr>
          <w:p w14:paraId="59C7A9CC" w14:textId="77777777" w:rsidR="00DD549E" w:rsidRDefault="00DD549E" w:rsidP="00F2722B">
            <w:pPr>
              <w:ind w:firstLine="0"/>
            </w:pPr>
          </w:p>
        </w:tc>
        <w:tc>
          <w:tcPr>
            <w:tcW w:w="425" w:type="dxa"/>
            <w:shd w:val="clear" w:color="auto" w:fill="FFFFFF" w:themeFill="background1"/>
          </w:tcPr>
          <w:p w14:paraId="5BC9E6E7" w14:textId="77777777" w:rsidR="00DD549E" w:rsidRDefault="00DD549E" w:rsidP="00F2722B">
            <w:pPr>
              <w:ind w:firstLine="0"/>
            </w:pPr>
          </w:p>
        </w:tc>
        <w:tc>
          <w:tcPr>
            <w:tcW w:w="425" w:type="dxa"/>
            <w:shd w:val="clear" w:color="auto" w:fill="FFFFFF" w:themeFill="background1"/>
          </w:tcPr>
          <w:p w14:paraId="6BAC060E" w14:textId="77777777" w:rsidR="00DD549E" w:rsidRDefault="00DD549E" w:rsidP="00F2722B">
            <w:pPr>
              <w:ind w:firstLine="0"/>
            </w:pPr>
          </w:p>
        </w:tc>
        <w:tc>
          <w:tcPr>
            <w:tcW w:w="426" w:type="dxa"/>
            <w:shd w:val="clear" w:color="auto" w:fill="FFFFFF" w:themeFill="background1"/>
          </w:tcPr>
          <w:p w14:paraId="417134A2" w14:textId="77777777" w:rsidR="00DD549E" w:rsidRDefault="00DD549E" w:rsidP="00F2722B">
            <w:pPr>
              <w:ind w:firstLine="0"/>
            </w:pPr>
          </w:p>
        </w:tc>
        <w:tc>
          <w:tcPr>
            <w:tcW w:w="425" w:type="dxa"/>
            <w:shd w:val="clear" w:color="auto" w:fill="FFFFFF" w:themeFill="background1"/>
          </w:tcPr>
          <w:p w14:paraId="2EFCF3E8" w14:textId="77777777" w:rsidR="00DD549E" w:rsidRDefault="00DD549E" w:rsidP="00F2722B">
            <w:pPr>
              <w:ind w:firstLine="0"/>
            </w:pPr>
          </w:p>
        </w:tc>
        <w:tc>
          <w:tcPr>
            <w:tcW w:w="425" w:type="dxa"/>
            <w:shd w:val="clear" w:color="auto" w:fill="FFFFFF" w:themeFill="background1"/>
          </w:tcPr>
          <w:p w14:paraId="3925E8F1" w14:textId="77777777" w:rsidR="00DD549E" w:rsidRDefault="00DD549E" w:rsidP="00F2722B">
            <w:pPr>
              <w:ind w:firstLine="0"/>
            </w:pPr>
          </w:p>
        </w:tc>
        <w:tc>
          <w:tcPr>
            <w:tcW w:w="425" w:type="dxa"/>
            <w:shd w:val="clear" w:color="auto" w:fill="FFFFFF" w:themeFill="background1"/>
          </w:tcPr>
          <w:p w14:paraId="7E664156" w14:textId="77777777" w:rsidR="00DD549E" w:rsidRDefault="00DD549E" w:rsidP="00F2722B">
            <w:pPr>
              <w:ind w:firstLine="0"/>
            </w:pPr>
          </w:p>
        </w:tc>
        <w:tc>
          <w:tcPr>
            <w:tcW w:w="426" w:type="dxa"/>
            <w:shd w:val="clear" w:color="auto" w:fill="00B050"/>
          </w:tcPr>
          <w:p w14:paraId="33E56DA3" w14:textId="77777777" w:rsidR="00DD549E" w:rsidRDefault="00DD549E" w:rsidP="00F2722B">
            <w:pPr>
              <w:ind w:firstLine="0"/>
            </w:pPr>
          </w:p>
        </w:tc>
        <w:tc>
          <w:tcPr>
            <w:tcW w:w="425" w:type="dxa"/>
            <w:shd w:val="clear" w:color="auto" w:fill="FFFFFF" w:themeFill="background1"/>
          </w:tcPr>
          <w:p w14:paraId="03ABE78D" w14:textId="77777777" w:rsidR="00DD549E" w:rsidRDefault="00DD549E" w:rsidP="00F2722B">
            <w:pPr>
              <w:ind w:firstLine="0"/>
            </w:pPr>
          </w:p>
        </w:tc>
        <w:tc>
          <w:tcPr>
            <w:tcW w:w="462" w:type="dxa"/>
            <w:shd w:val="clear" w:color="auto" w:fill="FFFFFF" w:themeFill="background1"/>
          </w:tcPr>
          <w:p w14:paraId="74DEBDD3" w14:textId="77777777" w:rsidR="00DD549E" w:rsidRDefault="00DD549E" w:rsidP="00F2722B">
            <w:pPr>
              <w:keepNext/>
              <w:ind w:firstLine="0"/>
            </w:pPr>
          </w:p>
        </w:tc>
      </w:tr>
      <w:tr w:rsidR="00DD549E" w14:paraId="0278B9F4" w14:textId="77777777" w:rsidTr="00646365">
        <w:trPr>
          <w:trHeight w:val="274"/>
        </w:trPr>
        <w:tc>
          <w:tcPr>
            <w:tcW w:w="846" w:type="dxa"/>
            <w:tcBorders>
              <w:right w:val="nil"/>
            </w:tcBorders>
            <w:shd w:val="clear" w:color="auto" w:fill="F2F2F2" w:themeFill="background1" w:themeFillShade="F2"/>
          </w:tcPr>
          <w:p w14:paraId="4CECE03A" w14:textId="77777777" w:rsidR="00DD549E" w:rsidRDefault="00DD549E" w:rsidP="00F2722B">
            <w:pPr>
              <w:ind w:firstLine="0"/>
              <w:jc w:val="center"/>
            </w:pPr>
            <w:r>
              <w:t>#</w:t>
            </w:r>
            <w:r w:rsidR="005D77E9">
              <w:t>20</w:t>
            </w:r>
          </w:p>
        </w:tc>
        <w:tc>
          <w:tcPr>
            <w:tcW w:w="2693" w:type="dxa"/>
            <w:tcBorders>
              <w:left w:val="nil"/>
              <w:bottom w:val="single" w:sz="4" w:space="0" w:color="auto"/>
            </w:tcBorders>
            <w:shd w:val="clear" w:color="auto" w:fill="F2F2F2" w:themeFill="background1" w:themeFillShade="F2"/>
          </w:tcPr>
          <w:p w14:paraId="3662DCE6" w14:textId="77777777" w:rsidR="00DD549E" w:rsidRDefault="00DD549E" w:rsidP="00F2722B">
            <w:pPr>
              <w:ind w:firstLine="0"/>
              <w:jc w:val="center"/>
            </w:pPr>
            <w:r>
              <w:t>Juntar código realizado</w:t>
            </w:r>
          </w:p>
        </w:tc>
        <w:tc>
          <w:tcPr>
            <w:tcW w:w="425" w:type="dxa"/>
            <w:shd w:val="clear" w:color="auto" w:fill="F2F2F2" w:themeFill="background1" w:themeFillShade="F2"/>
          </w:tcPr>
          <w:p w14:paraId="09C13681" w14:textId="77777777" w:rsidR="00DD549E" w:rsidRDefault="00DD549E" w:rsidP="00F2722B">
            <w:pPr>
              <w:ind w:firstLine="0"/>
            </w:pPr>
          </w:p>
        </w:tc>
        <w:tc>
          <w:tcPr>
            <w:tcW w:w="426" w:type="dxa"/>
            <w:shd w:val="clear" w:color="auto" w:fill="F2F2F2" w:themeFill="background1" w:themeFillShade="F2"/>
          </w:tcPr>
          <w:p w14:paraId="5454A943" w14:textId="77777777" w:rsidR="00DD549E" w:rsidRDefault="00DD549E" w:rsidP="00F2722B">
            <w:pPr>
              <w:ind w:firstLine="0"/>
            </w:pPr>
          </w:p>
        </w:tc>
        <w:tc>
          <w:tcPr>
            <w:tcW w:w="425" w:type="dxa"/>
            <w:shd w:val="clear" w:color="auto" w:fill="F2F2F2" w:themeFill="background1" w:themeFillShade="F2"/>
          </w:tcPr>
          <w:p w14:paraId="4EEE443C" w14:textId="77777777" w:rsidR="00DD549E" w:rsidRDefault="00DD549E" w:rsidP="00F2722B">
            <w:pPr>
              <w:ind w:firstLine="0"/>
            </w:pPr>
          </w:p>
        </w:tc>
        <w:tc>
          <w:tcPr>
            <w:tcW w:w="425" w:type="dxa"/>
            <w:shd w:val="clear" w:color="auto" w:fill="F2F2F2" w:themeFill="background1" w:themeFillShade="F2"/>
          </w:tcPr>
          <w:p w14:paraId="25BC83EC" w14:textId="77777777" w:rsidR="00DD549E" w:rsidRDefault="00DD549E" w:rsidP="00F2722B">
            <w:pPr>
              <w:ind w:firstLine="0"/>
            </w:pPr>
          </w:p>
        </w:tc>
        <w:tc>
          <w:tcPr>
            <w:tcW w:w="425" w:type="dxa"/>
            <w:shd w:val="clear" w:color="auto" w:fill="F2F2F2" w:themeFill="background1" w:themeFillShade="F2"/>
          </w:tcPr>
          <w:p w14:paraId="4C1DAB35" w14:textId="77777777" w:rsidR="00DD549E" w:rsidRDefault="00DD549E" w:rsidP="00F2722B">
            <w:pPr>
              <w:ind w:firstLine="0"/>
            </w:pPr>
          </w:p>
        </w:tc>
        <w:tc>
          <w:tcPr>
            <w:tcW w:w="426" w:type="dxa"/>
            <w:shd w:val="clear" w:color="auto" w:fill="F2F2F2" w:themeFill="background1" w:themeFillShade="F2"/>
          </w:tcPr>
          <w:p w14:paraId="293DEC1E" w14:textId="77777777" w:rsidR="00DD549E" w:rsidRDefault="00DD549E" w:rsidP="00F2722B">
            <w:pPr>
              <w:ind w:firstLine="0"/>
            </w:pPr>
          </w:p>
        </w:tc>
        <w:tc>
          <w:tcPr>
            <w:tcW w:w="425" w:type="dxa"/>
            <w:shd w:val="clear" w:color="auto" w:fill="F2F2F2" w:themeFill="background1" w:themeFillShade="F2"/>
          </w:tcPr>
          <w:p w14:paraId="479808E6" w14:textId="77777777" w:rsidR="00DD549E" w:rsidRDefault="00DD549E" w:rsidP="00F2722B">
            <w:pPr>
              <w:ind w:firstLine="0"/>
            </w:pPr>
          </w:p>
        </w:tc>
        <w:tc>
          <w:tcPr>
            <w:tcW w:w="425" w:type="dxa"/>
            <w:shd w:val="clear" w:color="auto" w:fill="F2F2F2" w:themeFill="background1" w:themeFillShade="F2"/>
          </w:tcPr>
          <w:p w14:paraId="2E9A3CC4" w14:textId="77777777" w:rsidR="00DD549E" w:rsidRDefault="00DD549E" w:rsidP="00F2722B">
            <w:pPr>
              <w:ind w:firstLine="0"/>
            </w:pPr>
          </w:p>
        </w:tc>
        <w:tc>
          <w:tcPr>
            <w:tcW w:w="425" w:type="dxa"/>
            <w:shd w:val="clear" w:color="auto" w:fill="F2F2F2" w:themeFill="background1" w:themeFillShade="F2"/>
          </w:tcPr>
          <w:p w14:paraId="6E1A038B" w14:textId="77777777" w:rsidR="00DD549E" w:rsidRDefault="00DD549E" w:rsidP="00F2722B">
            <w:pPr>
              <w:ind w:firstLine="0"/>
            </w:pPr>
          </w:p>
        </w:tc>
        <w:tc>
          <w:tcPr>
            <w:tcW w:w="426" w:type="dxa"/>
            <w:shd w:val="clear" w:color="auto" w:fill="00B050"/>
          </w:tcPr>
          <w:p w14:paraId="7706CB40" w14:textId="77777777" w:rsidR="00DD549E" w:rsidRDefault="00DD549E" w:rsidP="00F2722B">
            <w:pPr>
              <w:ind w:firstLine="0"/>
            </w:pPr>
          </w:p>
        </w:tc>
        <w:tc>
          <w:tcPr>
            <w:tcW w:w="425" w:type="dxa"/>
            <w:shd w:val="clear" w:color="auto" w:fill="F2F2F2" w:themeFill="background1" w:themeFillShade="F2"/>
          </w:tcPr>
          <w:p w14:paraId="5AB05BD9" w14:textId="77777777" w:rsidR="00DD549E" w:rsidRDefault="00DD549E" w:rsidP="00F2722B">
            <w:pPr>
              <w:ind w:firstLine="0"/>
            </w:pPr>
          </w:p>
        </w:tc>
        <w:tc>
          <w:tcPr>
            <w:tcW w:w="462" w:type="dxa"/>
            <w:shd w:val="clear" w:color="auto" w:fill="F2F2F2" w:themeFill="background1" w:themeFillShade="F2"/>
          </w:tcPr>
          <w:p w14:paraId="3AC06894" w14:textId="77777777" w:rsidR="00DD549E" w:rsidRDefault="00DD549E" w:rsidP="00F2722B">
            <w:pPr>
              <w:keepNext/>
              <w:ind w:firstLine="0"/>
            </w:pPr>
          </w:p>
        </w:tc>
      </w:tr>
    </w:tbl>
    <w:p w14:paraId="6C82845A" w14:textId="1CFC9CDE" w:rsidR="00F2722B" w:rsidRDefault="00F2722B" w:rsidP="00DD549E">
      <w:pPr>
        <w:pStyle w:val="Descripcin"/>
        <w:framePr w:h="256" w:hRule="exact" w:hSpace="141" w:wrap="around" w:vAnchor="page" w:hAnchor="page" w:x="4375" w:y="7276"/>
      </w:pPr>
      <w:r>
        <w:t xml:space="preserve">Tabla </w:t>
      </w:r>
      <w:fldSimple w:instr=" SEQ Tabla \* ARABIC ">
        <w:r w:rsidR="00D820EB">
          <w:rPr>
            <w:noProof/>
          </w:rPr>
          <w:t>4</w:t>
        </w:r>
      </w:fldSimple>
      <w:r w:rsidR="00DD549E">
        <w:t xml:space="preserve"> </w:t>
      </w:r>
      <w:r w:rsidR="00F6343B">
        <w:t>Distribución</w:t>
      </w:r>
      <w:r w:rsidR="00DD549E">
        <w:t xml:space="preserve"> tareas sprint 3</w:t>
      </w:r>
    </w:p>
    <w:p w14:paraId="661C722C" w14:textId="77777777" w:rsidR="00DD549E" w:rsidRDefault="00DD549E" w:rsidP="00876F94"/>
    <w:p w14:paraId="6C54EE1B" w14:textId="77777777" w:rsidR="00DD549E" w:rsidRDefault="00DD549E" w:rsidP="00DD549E">
      <w:pPr>
        <w:pStyle w:val="Ttulo3"/>
      </w:pPr>
      <w:r>
        <w:t>Sprint 4 (04/11/2019 – 18/11/2019)</w:t>
      </w:r>
    </w:p>
    <w:p w14:paraId="113F5FC6" w14:textId="77777777" w:rsidR="00DD549E" w:rsidRDefault="00DD549E" w:rsidP="00DD549E">
      <w:r>
        <w:t>El sprint 4 se ha tratado como un sprint intermedio, para solución de errores y eliminación de códigos duplicados, por ello este sprint posee un menor número de tareas y las que posee son sobre todo de errores y mejoras.</w:t>
      </w:r>
    </w:p>
    <w:p w14:paraId="4749DA03" w14:textId="77777777" w:rsidR="00DD549E" w:rsidRDefault="00DD549E" w:rsidP="00DD549E">
      <w:r>
        <w:t xml:space="preserve">El enlace al cuarto sprint del proyecto: </w:t>
      </w:r>
      <w:hyperlink r:id="rId15" w:history="1">
        <w:r w:rsidRPr="00DD549E">
          <w:rPr>
            <w:rStyle w:val="Hipervnculo"/>
          </w:rPr>
          <w:t>Sprint 4</w:t>
        </w:r>
      </w:hyperlink>
      <w:r>
        <w:t>.</w:t>
      </w:r>
    </w:p>
    <w:p w14:paraId="773D8FEF" w14:textId="77777777" w:rsidR="00DD549E" w:rsidRDefault="0030213C" w:rsidP="00DD549E">
      <w:r>
        <w:rPr>
          <w:noProof/>
        </w:rPr>
        <mc:AlternateContent>
          <mc:Choice Requires="wps">
            <w:drawing>
              <wp:anchor distT="0" distB="0" distL="114300" distR="114300" simplePos="0" relativeHeight="251703296" behindDoc="1" locked="0" layoutInCell="1" allowOverlap="1" wp14:anchorId="26E5583A" wp14:editId="47765FEB">
                <wp:simplePos x="0" y="0"/>
                <wp:positionH relativeFrom="margin">
                  <wp:align>right</wp:align>
                </wp:positionH>
                <wp:positionV relativeFrom="paragraph">
                  <wp:posOffset>2550795</wp:posOffset>
                </wp:positionV>
                <wp:extent cx="5400040" cy="190500"/>
                <wp:effectExtent l="0" t="0" r="0" b="0"/>
                <wp:wrapTight wrapText="bothSides">
                  <wp:wrapPolygon edited="0">
                    <wp:start x="0" y="0"/>
                    <wp:lineTo x="0" y="19440"/>
                    <wp:lineTo x="21488" y="19440"/>
                    <wp:lineTo x="21488"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06A50DB3" w14:textId="56A1421B" w:rsidR="0013615A" w:rsidRPr="003A4DE6" w:rsidRDefault="0013615A" w:rsidP="0030213C">
                            <w:pPr>
                              <w:pStyle w:val="Descripcin"/>
                              <w:jc w:val="center"/>
                              <w:rPr>
                                <w:noProof/>
                              </w:rPr>
                            </w:pPr>
                            <w:r>
                              <w:t xml:space="preserve">Ilustración </w:t>
                            </w:r>
                            <w:fldSimple w:instr=" SEQ Ilustración \* ARABIC ">
                              <w:r>
                                <w:rPr>
                                  <w:noProof/>
                                </w:rPr>
                                <w:t>4</w:t>
                              </w:r>
                            </w:fldSimple>
                            <w:r>
                              <w:t xml:space="preserve"> Burndown sprint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5583A" id="Cuadro de texto 25" o:spid="_x0000_s1029" type="#_x0000_t202" style="position:absolute;left:0;text-align:left;margin-left:374pt;margin-top:200.85pt;width:425.2pt;height:15pt;z-index:-251613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" stroked="f">
                <v:textbox inset="0,0,0,0">
                  <w:txbxContent>
                    <w:p w14:paraId="06A50DB3" w14:textId="56A1421B" w:rsidR="0013615A" w:rsidRPr="003A4DE6" w:rsidRDefault="0013615A" w:rsidP="0030213C">
                      <w:pPr>
                        <w:pStyle w:val="Descripcin"/>
                        <w:jc w:val="center"/>
                        <w:rPr>
                          <w:noProof/>
                        </w:rPr>
                      </w:pPr>
                      <w:r>
                        <w:t xml:space="preserve">Ilustración </w:t>
                      </w:r>
                      <w:fldSimple w:instr=" SEQ Ilustración \* ARABIC ">
                        <w:r>
                          <w:rPr>
                            <w:noProof/>
                          </w:rPr>
                          <w:t>4</w:t>
                        </w:r>
                      </w:fldSimple>
                      <w:r>
                        <w:t xml:space="preserve"> Burndown sprint 4</w:t>
                      </w:r>
                    </w:p>
                  </w:txbxContent>
                </v:textbox>
                <w10:wrap type="tight" anchorx="margin"/>
              </v:shape>
            </w:pict>
          </mc:Fallback>
        </mc:AlternateContent>
      </w:r>
      <w:r>
        <w:rPr>
          <w:noProof/>
        </w:rPr>
        <w:drawing>
          <wp:anchor distT="0" distB="0" distL="114300" distR="114300" simplePos="0" relativeHeight="251701248" behindDoc="1" locked="0" layoutInCell="1" allowOverlap="1" wp14:anchorId="234A92B7" wp14:editId="7EEB2FDF">
            <wp:simplePos x="0" y="0"/>
            <wp:positionH relativeFrom="margin">
              <wp:align>right</wp:align>
            </wp:positionH>
            <wp:positionV relativeFrom="paragraph">
              <wp:posOffset>255270</wp:posOffset>
            </wp:positionV>
            <wp:extent cx="5400040" cy="2306320"/>
            <wp:effectExtent l="0" t="0" r="0" b="0"/>
            <wp:wrapTight wrapText="bothSides">
              <wp:wrapPolygon edited="0">
                <wp:start x="0" y="0"/>
                <wp:lineTo x="0" y="21410"/>
                <wp:lineTo x="21488" y="21410"/>
                <wp:lineTo x="21488" y="0"/>
                <wp:lineTo x="0" y="0"/>
              </wp:wrapPolygon>
            </wp:wrapTight>
            <wp:docPr id="24" name="Imagen 24" descr="Captura de pantalla de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rndown4.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306320"/>
                    </a:xfrm>
                    <a:prstGeom prst="rect">
                      <a:avLst/>
                    </a:prstGeom>
                  </pic:spPr>
                </pic:pic>
              </a:graphicData>
            </a:graphic>
          </wp:anchor>
        </w:drawing>
      </w:r>
      <w:r>
        <w:t xml:space="preserve">El gráfico </w:t>
      </w:r>
      <w:r w:rsidRPr="00693A99">
        <w:rPr>
          <w:i/>
          <w:iCs/>
        </w:rPr>
        <w:t>burndown</w:t>
      </w:r>
      <w:r>
        <w:t xml:space="preserve"> generado para este sprint va a ser el siguiente.</w:t>
      </w:r>
    </w:p>
    <w:p w14:paraId="0FC7C4C7" w14:textId="77777777" w:rsidR="0030213C" w:rsidRDefault="0030213C" w:rsidP="00DD549E">
      <w:r>
        <w:t>Como se puede observar en este sprint se realizó primero la tarea de eliminar código duplicado lo que llevo un tiempo importante debido a que las anteriores modificaciones, repetían bastantes ventanas de la aplicación y algunas funciones que se podían combinar en una sola.</w:t>
      </w:r>
    </w:p>
    <w:p w14:paraId="7DD4D0FE" w14:textId="77777777" w:rsidR="0030213C" w:rsidRDefault="0030213C" w:rsidP="00DD549E">
      <w:r>
        <w:lastRenderedPageBreak/>
        <w:t>La siguiente tabla va a mostrar la distribución que se ha llevado de las tareas a lo largo del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30213C" w14:paraId="02D53CD1" w14:textId="77777777" w:rsidTr="0030213C">
        <w:trPr>
          <w:cantSplit/>
          <w:trHeight w:val="1833"/>
        </w:trPr>
        <w:tc>
          <w:tcPr>
            <w:tcW w:w="846" w:type="dxa"/>
            <w:tcBorders>
              <w:top w:val="nil"/>
              <w:left w:val="nil"/>
              <w:bottom w:val="single" w:sz="4" w:space="0" w:color="auto"/>
              <w:right w:val="nil"/>
            </w:tcBorders>
            <w:vAlign w:val="bottom"/>
          </w:tcPr>
          <w:p w14:paraId="6862A425" w14:textId="77777777" w:rsidR="0030213C" w:rsidRDefault="0030213C" w:rsidP="0030213C">
            <w:pPr>
              <w:ind w:firstLine="0"/>
              <w:jc w:val="center"/>
            </w:pPr>
            <w:r>
              <w:t>Tarea</w:t>
            </w:r>
          </w:p>
        </w:tc>
        <w:tc>
          <w:tcPr>
            <w:tcW w:w="2693" w:type="dxa"/>
            <w:tcBorders>
              <w:top w:val="nil"/>
              <w:left w:val="nil"/>
              <w:bottom w:val="single" w:sz="4" w:space="0" w:color="auto"/>
              <w:right w:val="nil"/>
            </w:tcBorders>
            <w:vAlign w:val="bottom"/>
          </w:tcPr>
          <w:p w14:paraId="2B4013A8" w14:textId="77777777" w:rsidR="0030213C" w:rsidRDefault="0030213C" w:rsidP="0030213C">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43EE34E" w14:textId="77777777" w:rsidR="0030213C" w:rsidRDefault="0030213C" w:rsidP="0030213C">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BA307EC" w14:textId="77777777" w:rsidR="0030213C" w:rsidRDefault="0030213C" w:rsidP="0030213C">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0873A162" w14:textId="77777777" w:rsidR="0030213C" w:rsidRDefault="0030213C" w:rsidP="0030213C">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5702EC5D" w14:textId="77777777" w:rsidR="0030213C" w:rsidRDefault="0030213C" w:rsidP="0030213C">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6329BBB" w14:textId="77777777" w:rsidR="0030213C" w:rsidRDefault="0030213C" w:rsidP="0030213C">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7E8D16A4" w14:textId="3064CBCF" w:rsidR="0030213C" w:rsidRDefault="0030213C" w:rsidP="0030213C">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05AA9D40" w14:textId="77777777" w:rsidR="0030213C" w:rsidRDefault="0030213C" w:rsidP="0030213C">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7D5F438A" w14:textId="77777777" w:rsidR="0030213C" w:rsidRDefault="0030213C" w:rsidP="0030213C">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AAEF42D" w14:textId="77777777" w:rsidR="0030213C" w:rsidRDefault="0030213C" w:rsidP="0030213C">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DA43AE" w14:textId="77777777" w:rsidR="0030213C" w:rsidRDefault="0030213C" w:rsidP="0030213C">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463422E" w14:textId="77777777" w:rsidR="0030213C" w:rsidRPr="00277378" w:rsidRDefault="0030213C" w:rsidP="0030213C">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5EEE9BA0" w14:textId="77777777" w:rsidR="0030213C" w:rsidRDefault="0030213C" w:rsidP="0030213C">
            <w:pPr>
              <w:ind w:left="113" w:right="113" w:firstLine="0"/>
            </w:pPr>
            <w:r>
              <w:t>Testeo</w:t>
            </w:r>
          </w:p>
        </w:tc>
      </w:tr>
      <w:tr w:rsidR="0030213C" w14:paraId="2F374673" w14:textId="77777777" w:rsidTr="0030213C">
        <w:trPr>
          <w:trHeight w:val="274"/>
        </w:trPr>
        <w:tc>
          <w:tcPr>
            <w:tcW w:w="846" w:type="dxa"/>
            <w:tcBorders>
              <w:top w:val="single" w:sz="4" w:space="0" w:color="auto"/>
              <w:right w:val="nil"/>
            </w:tcBorders>
            <w:shd w:val="clear" w:color="auto" w:fill="F2F2F2" w:themeFill="background1" w:themeFillShade="F2"/>
          </w:tcPr>
          <w:p w14:paraId="498AE2C9" w14:textId="77777777" w:rsidR="0030213C" w:rsidRDefault="0030213C" w:rsidP="0030213C">
            <w:pPr>
              <w:ind w:firstLine="0"/>
              <w:jc w:val="center"/>
            </w:pPr>
            <w:r>
              <w:t>#</w:t>
            </w:r>
            <w:r w:rsidR="005D77E9">
              <w:t>21</w:t>
            </w:r>
          </w:p>
        </w:tc>
        <w:tc>
          <w:tcPr>
            <w:tcW w:w="2693" w:type="dxa"/>
            <w:tcBorders>
              <w:top w:val="single" w:sz="4" w:space="0" w:color="auto"/>
              <w:left w:val="nil"/>
              <w:bottom w:val="single" w:sz="4" w:space="0" w:color="auto"/>
            </w:tcBorders>
            <w:shd w:val="clear" w:color="auto" w:fill="F2F2F2" w:themeFill="background1" w:themeFillShade="F2"/>
          </w:tcPr>
          <w:p w14:paraId="702B1016" w14:textId="77777777" w:rsidR="0030213C" w:rsidRDefault="0030213C" w:rsidP="0030213C">
            <w:pPr>
              <w:ind w:firstLine="0"/>
              <w:jc w:val="center"/>
            </w:pPr>
            <w:r>
              <w:t>Realizar documentación</w:t>
            </w:r>
          </w:p>
        </w:tc>
        <w:tc>
          <w:tcPr>
            <w:tcW w:w="425" w:type="dxa"/>
            <w:tcBorders>
              <w:top w:val="single" w:sz="4" w:space="0" w:color="auto"/>
            </w:tcBorders>
            <w:shd w:val="clear" w:color="auto" w:fill="F2F2F2" w:themeFill="background1" w:themeFillShade="F2"/>
          </w:tcPr>
          <w:p w14:paraId="3F150F62"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25FBF1F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D7DDED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70DA45E7" w14:textId="77777777" w:rsidR="0030213C" w:rsidRDefault="0030213C" w:rsidP="0030213C">
            <w:pPr>
              <w:ind w:firstLine="0"/>
            </w:pPr>
          </w:p>
        </w:tc>
        <w:tc>
          <w:tcPr>
            <w:tcW w:w="425" w:type="dxa"/>
            <w:tcBorders>
              <w:top w:val="single" w:sz="4" w:space="0" w:color="auto"/>
            </w:tcBorders>
            <w:shd w:val="clear" w:color="auto" w:fill="9CC2E5" w:themeFill="accent5" w:themeFillTint="99"/>
          </w:tcPr>
          <w:p w14:paraId="00B8956D"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4449164B"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2E90EB8"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E67520"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27FCA8"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76147D11"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B0EE351" w14:textId="77777777" w:rsidR="0030213C" w:rsidRDefault="0030213C" w:rsidP="0030213C">
            <w:pPr>
              <w:ind w:firstLine="0"/>
            </w:pPr>
          </w:p>
        </w:tc>
        <w:tc>
          <w:tcPr>
            <w:tcW w:w="462" w:type="dxa"/>
            <w:tcBorders>
              <w:top w:val="single" w:sz="4" w:space="0" w:color="auto"/>
            </w:tcBorders>
            <w:shd w:val="clear" w:color="auto" w:fill="F2F2F2" w:themeFill="background1" w:themeFillShade="F2"/>
          </w:tcPr>
          <w:p w14:paraId="553361AE" w14:textId="77777777" w:rsidR="0030213C" w:rsidRDefault="0030213C" w:rsidP="0030213C">
            <w:pPr>
              <w:ind w:firstLine="0"/>
            </w:pPr>
          </w:p>
        </w:tc>
      </w:tr>
      <w:tr w:rsidR="0030213C" w14:paraId="7EE6D948" w14:textId="77777777" w:rsidTr="0030213C">
        <w:trPr>
          <w:trHeight w:val="291"/>
        </w:trPr>
        <w:tc>
          <w:tcPr>
            <w:tcW w:w="846" w:type="dxa"/>
            <w:tcBorders>
              <w:right w:val="nil"/>
            </w:tcBorders>
          </w:tcPr>
          <w:p w14:paraId="76967561" w14:textId="77777777" w:rsidR="0030213C" w:rsidRDefault="0030213C" w:rsidP="0030213C">
            <w:pPr>
              <w:ind w:firstLine="0"/>
              <w:jc w:val="center"/>
            </w:pPr>
            <w:r>
              <w:t>#2</w:t>
            </w:r>
            <w:r w:rsidR="005D77E9">
              <w:t>2</w:t>
            </w:r>
          </w:p>
        </w:tc>
        <w:tc>
          <w:tcPr>
            <w:tcW w:w="2693" w:type="dxa"/>
            <w:tcBorders>
              <w:left w:val="nil"/>
              <w:bottom w:val="single" w:sz="4" w:space="0" w:color="auto"/>
            </w:tcBorders>
          </w:tcPr>
          <w:p w14:paraId="0521EEA5" w14:textId="77777777" w:rsidR="0030213C" w:rsidRDefault="0030213C" w:rsidP="0030213C">
            <w:pPr>
              <w:ind w:firstLine="0"/>
              <w:jc w:val="center"/>
            </w:pPr>
            <w:r>
              <w:t>Eliminar código duplicado</w:t>
            </w:r>
          </w:p>
        </w:tc>
        <w:tc>
          <w:tcPr>
            <w:tcW w:w="425" w:type="dxa"/>
            <w:shd w:val="clear" w:color="auto" w:fill="FFFFFF" w:themeFill="background1"/>
          </w:tcPr>
          <w:p w14:paraId="01CCF2B5" w14:textId="77777777" w:rsidR="0030213C" w:rsidRDefault="0030213C" w:rsidP="0030213C">
            <w:pPr>
              <w:ind w:firstLine="0"/>
            </w:pPr>
          </w:p>
        </w:tc>
        <w:tc>
          <w:tcPr>
            <w:tcW w:w="426" w:type="dxa"/>
            <w:shd w:val="clear" w:color="auto" w:fill="FFFFFF" w:themeFill="background1"/>
          </w:tcPr>
          <w:p w14:paraId="2E87B729" w14:textId="77777777" w:rsidR="0030213C" w:rsidRDefault="0030213C" w:rsidP="0030213C">
            <w:pPr>
              <w:ind w:firstLine="0"/>
            </w:pPr>
          </w:p>
        </w:tc>
        <w:tc>
          <w:tcPr>
            <w:tcW w:w="425" w:type="dxa"/>
            <w:shd w:val="clear" w:color="auto" w:fill="FFFFFF" w:themeFill="background1"/>
          </w:tcPr>
          <w:p w14:paraId="278A7C96" w14:textId="77777777" w:rsidR="0030213C" w:rsidRDefault="0030213C" w:rsidP="0030213C">
            <w:pPr>
              <w:ind w:firstLine="0"/>
            </w:pPr>
          </w:p>
        </w:tc>
        <w:tc>
          <w:tcPr>
            <w:tcW w:w="425" w:type="dxa"/>
            <w:shd w:val="clear" w:color="auto" w:fill="FFFFFF" w:themeFill="background1"/>
          </w:tcPr>
          <w:p w14:paraId="06DA4510" w14:textId="77777777" w:rsidR="0030213C" w:rsidRDefault="0030213C" w:rsidP="0030213C">
            <w:pPr>
              <w:ind w:firstLine="0"/>
            </w:pPr>
          </w:p>
        </w:tc>
        <w:tc>
          <w:tcPr>
            <w:tcW w:w="425" w:type="dxa"/>
            <w:shd w:val="clear" w:color="auto" w:fill="FFFFFF" w:themeFill="background1"/>
          </w:tcPr>
          <w:p w14:paraId="7E981D9F" w14:textId="77777777" w:rsidR="0030213C" w:rsidRDefault="0030213C" w:rsidP="0030213C">
            <w:pPr>
              <w:ind w:firstLine="0"/>
            </w:pPr>
          </w:p>
        </w:tc>
        <w:tc>
          <w:tcPr>
            <w:tcW w:w="426" w:type="dxa"/>
            <w:shd w:val="clear" w:color="auto" w:fill="FFFFFF" w:themeFill="background1"/>
          </w:tcPr>
          <w:p w14:paraId="2CB5606A" w14:textId="77777777" w:rsidR="0030213C" w:rsidRDefault="0030213C" w:rsidP="0030213C">
            <w:pPr>
              <w:ind w:firstLine="0"/>
            </w:pPr>
          </w:p>
        </w:tc>
        <w:tc>
          <w:tcPr>
            <w:tcW w:w="425" w:type="dxa"/>
            <w:shd w:val="clear" w:color="auto" w:fill="FFE599" w:themeFill="accent4" w:themeFillTint="66"/>
          </w:tcPr>
          <w:p w14:paraId="45407B87" w14:textId="77777777" w:rsidR="0030213C" w:rsidRDefault="0030213C" w:rsidP="0030213C">
            <w:pPr>
              <w:ind w:firstLine="0"/>
            </w:pPr>
          </w:p>
        </w:tc>
        <w:tc>
          <w:tcPr>
            <w:tcW w:w="425" w:type="dxa"/>
            <w:shd w:val="clear" w:color="auto" w:fill="FFFFFF" w:themeFill="background1"/>
          </w:tcPr>
          <w:p w14:paraId="55CFCCA6" w14:textId="77777777" w:rsidR="0030213C" w:rsidRDefault="0030213C" w:rsidP="0030213C">
            <w:pPr>
              <w:ind w:firstLine="0"/>
            </w:pPr>
          </w:p>
        </w:tc>
        <w:tc>
          <w:tcPr>
            <w:tcW w:w="425" w:type="dxa"/>
            <w:shd w:val="clear" w:color="auto" w:fill="FFFFFF" w:themeFill="background1"/>
          </w:tcPr>
          <w:p w14:paraId="1FEAD7A5" w14:textId="77777777" w:rsidR="0030213C" w:rsidRDefault="0030213C" w:rsidP="0030213C">
            <w:pPr>
              <w:ind w:firstLine="0"/>
            </w:pPr>
          </w:p>
        </w:tc>
        <w:tc>
          <w:tcPr>
            <w:tcW w:w="426" w:type="dxa"/>
            <w:shd w:val="clear" w:color="auto" w:fill="FFFFFF" w:themeFill="background1"/>
          </w:tcPr>
          <w:p w14:paraId="0F5F9888" w14:textId="77777777" w:rsidR="0030213C" w:rsidRDefault="0030213C" w:rsidP="0030213C">
            <w:pPr>
              <w:ind w:firstLine="0"/>
            </w:pPr>
          </w:p>
        </w:tc>
        <w:tc>
          <w:tcPr>
            <w:tcW w:w="425" w:type="dxa"/>
            <w:shd w:val="clear" w:color="auto" w:fill="FFFFFF" w:themeFill="background1"/>
          </w:tcPr>
          <w:p w14:paraId="616B46BC" w14:textId="77777777" w:rsidR="0030213C" w:rsidRDefault="0030213C" w:rsidP="0030213C">
            <w:pPr>
              <w:ind w:firstLine="0"/>
            </w:pPr>
          </w:p>
        </w:tc>
        <w:tc>
          <w:tcPr>
            <w:tcW w:w="462" w:type="dxa"/>
            <w:shd w:val="clear" w:color="auto" w:fill="FFFFFF" w:themeFill="background1"/>
          </w:tcPr>
          <w:p w14:paraId="6B859660" w14:textId="77777777" w:rsidR="0030213C" w:rsidRDefault="0030213C" w:rsidP="0030213C">
            <w:pPr>
              <w:ind w:firstLine="0"/>
            </w:pPr>
          </w:p>
        </w:tc>
      </w:tr>
      <w:tr w:rsidR="0030213C" w14:paraId="3DF1B2F3" w14:textId="77777777" w:rsidTr="00646365">
        <w:trPr>
          <w:trHeight w:val="274"/>
        </w:trPr>
        <w:tc>
          <w:tcPr>
            <w:tcW w:w="846" w:type="dxa"/>
            <w:tcBorders>
              <w:right w:val="nil"/>
            </w:tcBorders>
            <w:shd w:val="clear" w:color="auto" w:fill="F2F2F2" w:themeFill="background1" w:themeFillShade="F2"/>
          </w:tcPr>
          <w:p w14:paraId="792A9B76" w14:textId="77777777" w:rsidR="0030213C" w:rsidRDefault="0030213C" w:rsidP="0030213C">
            <w:pPr>
              <w:ind w:firstLine="0"/>
              <w:jc w:val="center"/>
            </w:pPr>
            <w:r>
              <w:t>#</w:t>
            </w:r>
            <w:r w:rsidR="005D77E9">
              <w:t>2</w:t>
            </w:r>
            <w:r>
              <w:t>3</w:t>
            </w:r>
          </w:p>
        </w:tc>
        <w:tc>
          <w:tcPr>
            <w:tcW w:w="2693" w:type="dxa"/>
            <w:tcBorders>
              <w:left w:val="nil"/>
              <w:bottom w:val="single" w:sz="4" w:space="0" w:color="auto"/>
            </w:tcBorders>
            <w:shd w:val="clear" w:color="auto" w:fill="F2F2F2" w:themeFill="background1" w:themeFillShade="F2"/>
          </w:tcPr>
          <w:p w14:paraId="729AE4E4" w14:textId="77777777" w:rsidR="0030213C" w:rsidRDefault="0030213C" w:rsidP="0030213C">
            <w:pPr>
              <w:ind w:firstLine="0"/>
              <w:jc w:val="center"/>
            </w:pPr>
            <w:r>
              <w:t>Mejorar las sesiones de usuario para películas</w:t>
            </w:r>
          </w:p>
        </w:tc>
        <w:tc>
          <w:tcPr>
            <w:tcW w:w="425" w:type="dxa"/>
            <w:shd w:val="clear" w:color="auto" w:fill="F2F2F2" w:themeFill="background1" w:themeFillShade="F2"/>
          </w:tcPr>
          <w:p w14:paraId="3B4BF5BD" w14:textId="77777777" w:rsidR="0030213C" w:rsidRDefault="0030213C" w:rsidP="0030213C">
            <w:pPr>
              <w:ind w:firstLine="0"/>
            </w:pPr>
          </w:p>
        </w:tc>
        <w:tc>
          <w:tcPr>
            <w:tcW w:w="426" w:type="dxa"/>
            <w:shd w:val="clear" w:color="auto" w:fill="F2F2F2" w:themeFill="background1" w:themeFillShade="F2"/>
          </w:tcPr>
          <w:p w14:paraId="6C1F37B0" w14:textId="77777777" w:rsidR="0030213C" w:rsidRDefault="0030213C" w:rsidP="0030213C">
            <w:pPr>
              <w:ind w:firstLine="0"/>
            </w:pPr>
          </w:p>
        </w:tc>
        <w:tc>
          <w:tcPr>
            <w:tcW w:w="425" w:type="dxa"/>
            <w:shd w:val="clear" w:color="auto" w:fill="F2F2F2" w:themeFill="background1" w:themeFillShade="F2"/>
          </w:tcPr>
          <w:p w14:paraId="04A84796" w14:textId="77777777" w:rsidR="0030213C" w:rsidRDefault="0030213C" w:rsidP="0030213C">
            <w:pPr>
              <w:ind w:firstLine="0"/>
            </w:pPr>
          </w:p>
        </w:tc>
        <w:tc>
          <w:tcPr>
            <w:tcW w:w="425" w:type="dxa"/>
            <w:shd w:val="clear" w:color="auto" w:fill="F2F2F2" w:themeFill="background1" w:themeFillShade="F2"/>
          </w:tcPr>
          <w:p w14:paraId="46CF07A7" w14:textId="77777777" w:rsidR="0030213C" w:rsidRDefault="0030213C" w:rsidP="0030213C">
            <w:pPr>
              <w:ind w:firstLine="0"/>
            </w:pPr>
          </w:p>
        </w:tc>
        <w:tc>
          <w:tcPr>
            <w:tcW w:w="425" w:type="dxa"/>
            <w:shd w:val="clear" w:color="auto" w:fill="F2F2F2" w:themeFill="background1" w:themeFillShade="F2"/>
          </w:tcPr>
          <w:p w14:paraId="0F657A6C" w14:textId="77777777" w:rsidR="0030213C" w:rsidRDefault="0030213C" w:rsidP="0030213C">
            <w:pPr>
              <w:ind w:firstLine="0"/>
            </w:pPr>
          </w:p>
        </w:tc>
        <w:tc>
          <w:tcPr>
            <w:tcW w:w="426" w:type="dxa"/>
            <w:shd w:val="clear" w:color="auto" w:fill="F2F2F2" w:themeFill="background1" w:themeFillShade="F2"/>
          </w:tcPr>
          <w:p w14:paraId="4316322A" w14:textId="77777777" w:rsidR="0030213C" w:rsidRDefault="0030213C" w:rsidP="0030213C">
            <w:pPr>
              <w:ind w:firstLine="0"/>
            </w:pPr>
          </w:p>
        </w:tc>
        <w:tc>
          <w:tcPr>
            <w:tcW w:w="425" w:type="dxa"/>
            <w:shd w:val="clear" w:color="auto" w:fill="F2F2F2" w:themeFill="background1" w:themeFillShade="F2"/>
          </w:tcPr>
          <w:p w14:paraId="458F4030" w14:textId="77777777" w:rsidR="0030213C" w:rsidRDefault="0030213C" w:rsidP="0030213C">
            <w:pPr>
              <w:ind w:firstLine="0"/>
            </w:pPr>
          </w:p>
        </w:tc>
        <w:tc>
          <w:tcPr>
            <w:tcW w:w="425" w:type="dxa"/>
            <w:shd w:val="clear" w:color="auto" w:fill="F2F2F2" w:themeFill="background1" w:themeFillShade="F2"/>
          </w:tcPr>
          <w:p w14:paraId="239E3D7E" w14:textId="77777777" w:rsidR="0030213C" w:rsidRDefault="0030213C" w:rsidP="0030213C">
            <w:pPr>
              <w:ind w:firstLine="0"/>
            </w:pPr>
          </w:p>
        </w:tc>
        <w:tc>
          <w:tcPr>
            <w:tcW w:w="425" w:type="dxa"/>
            <w:shd w:val="clear" w:color="auto" w:fill="F2F2F2" w:themeFill="background1" w:themeFillShade="F2"/>
          </w:tcPr>
          <w:p w14:paraId="08A9CC44" w14:textId="77777777" w:rsidR="0030213C" w:rsidRDefault="0030213C" w:rsidP="0030213C">
            <w:pPr>
              <w:ind w:firstLine="0"/>
            </w:pPr>
          </w:p>
        </w:tc>
        <w:tc>
          <w:tcPr>
            <w:tcW w:w="426" w:type="dxa"/>
            <w:shd w:val="clear" w:color="auto" w:fill="00B050"/>
          </w:tcPr>
          <w:p w14:paraId="750DF6BC" w14:textId="77777777" w:rsidR="0030213C" w:rsidRDefault="0030213C" w:rsidP="0030213C">
            <w:pPr>
              <w:ind w:firstLine="0"/>
            </w:pPr>
          </w:p>
        </w:tc>
        <w:tc>
          <w:tcPr>
            <w:tcW w:w="425" w:type="dxa"/>
            <w:shd w:val="clear" w:color="auto" w:fill="F2F2F2" w:themeFill="background1" w:themeFillShade="F2"/>
          </w:tcPr>
          <w:p w14:paraId="33BF86AE" w14:textId="77777777" w:rsidR="0030213C" w:rsidRDefault="0030213C" w:rsidP="0030213C">
            <w:pPr>
              <w:ind w:firstLine="0"/>
            </w:pPr>
          </w:p>
        </w:tc>
        <w:tc>
          <w:tcPr>
            <w:tcW w:w="462" w:type="dxa"/>
            <w:shd w:val="clear" w:color="auto" w:fill="F2F2F2" w:themeFill="background1" w:themeFillShade="F2"/>
          </w:tcPr>
          <w:p w14:paraId="559E88C4" w14:textId="77777777" w:rsidR="0030213C" w:rsidRDefault="0030213C" w:rsidP="0030213C">
            <w:pPr>
              <w:ind w:firstLine="0"/>
            </w:pPr>
          </w:p>
        </w:tc>
      </w:tr>
      <w:tr w:rsidR="0030213C" w14:paraId="3CC33D31" w14:textId="77777777" w:rsidTr="0030213C">
        <w:trPr>
          <w:trHeight w:val="291"/>
        </w:trPr>
        <w:tc>
          <w:tcPr>
            <w:tcW w:w="846" w:type="dxa"/>
            <w:tcBorders>
              <w:right w:val="nil"/>
            </w:tcBorders>
          </w:tcPr>
          <w:p w14:paraId="7C6AF5C1" w14:textId="77777777" w:rsidR="0030213C" w:rsidRDefault="0030213C" w:rsidP="0030213C">
            <w:pPr>
              <w:ind w:firstLine="0"/>
              <w:jc w:val="center"/>
            </w:pPr>
            <w:r>
              <w:t>#</w:t>
            </w:r>
            <w:r w:rsidR="005D77E9">
              <w:t>2</w:t>
            </w:r>
            <w:r>
              <w:t>4</w:t>
            </w:r>
          </w:p>
        </w:tc>
        <w:tc>
          <w:tcPr>
            <w:tcW w:w="2693" w:type="dxa"/>
            <w:tcBorders>
              <w:left w:val="nil"/>
              <w:bottom w:val="single" w:sz="4" w:space="0" w:color="auto"/>
            </w:tcBorders>
          </w:tcPr>
          <w:p w14:paraId="2E62F961" w14:textId="77777777" w:rsidR="0030213C" w:rsidRDefault="0030213C" w:rsidP="0030213C">
            <w:pPr>
              <w:ind w:firstLine="0"/>
              <w:jc w:val="center"/>
            </w:pPr>
            <w:r>
              <w:t>Error de acceso a páginas intermedias de la aplicación</w:t>
            </w:r>
          </w:p>
        </w:tc>
        <w:tc>
          <w:tcPr>
            <w:tcW w:w="425" w:type="dxa"/>
            <w:shd w:val="clear" w:color="auto" w:fill="FF0000"/>
          </w:tcPr>
          <w:p w14:paraId="2605D947" w14:textId="77777777" w:rsidR="0030213C" w:rsidRDefault="0030213C" w:rsidP="0030213C">
            <w:pPr>
              <w:ind w:firstLine="0"/>
            </w:pPr>
          </w:p>
        </w:tc>
        <w:tc>
          <w:tcPr>
            <w:tcW w:w="426" w:type="dxa"/>
            <w:shd w:val="clear" w:color="auto" w:fill="FFFFFF" w:themeFill="background1"/>
          </w:tcPr>
          <w:p w14:paraId="496D46DE" w14:textId="77777777" w:rsidR="0030213C" w:rsidRDefault="0030213C" w:rsidP="0030213C">
            <w:pPr>
              <w:ind w:firstLine="0"/>
            </w:pPr>
          </w:p>
        </w:tc>
        <w:tc>
          <w:tcPr>
            <w:tcW w:w="425" w:type="dxa"/>
            <w:shd w:val="clear" w:color="auto" w:fill="FFFFFF" w:themeFill="background1"/>
          </w:tcPr>
          <w:p w14:paraId="004496D5" w14:textId="77777777" w:rsidR="0030213C" w:rsidRDefault="0030213C" w:rsidP="0030213C">
            <w:pPr>
              <w:ind w:firstLine="0"/>
            </w:pPr>
          </w:p>
        </w:tc>
        <w:tc>
          <w:tcPr>
            <w:tcW w:w="425" w:type="dxa"/>
            <w:shd w:val="clear" w:color="auto" w:fill="FFFFFF" w:themeFill="background1"/>
          </w:tcPr>
          <w:p w14:paraId="625B173C" w14:textId="77777777" w:rsidR="0030213C" w:rsidRDefault="0030213C" w:rsidP="0030213C">
            <w:pPr>
              <w:ind w:firstLine="0"/>
            </w:pPr>
          </w:p>
        </w:tc>
        <w:tc>
          <w:tcPr>
            <w:tcW w:w="425" w:type="dxa"/>
            <w:shd w:val="clear" w:color="auto" w:fill="FFFFFF" w:themeFill="background1"/>
          </w:tcPr>
          <w:p w14:paraId="5B9738EE" w14:textId="77777777" w:rsidR="0030213C" w:rsidRDefault="0030213C" w:rsidP="0030213C">
            <w:pPr>
              <w:ind w:firstLine="0"/>
            </w:pPr>
          </w:p>
        </w:tc>
        <w:tc>
          <w:tcPr>
            <w:tcW w:w="426" w:type="dxa"/>
            <w:shd w:val="clear" w:color="auto" w:fill="FFFFFF" w:themeFill="background1"/>
          </w:tcPr>
          <w:p w14:paraId="536FEC69" w14:textId="77777777" w:rsidR="0030213C" w:rsidRDefault="0030213C" w:rsidP="0030213C">
            <w:pPr>
              <w:ind w:firstLine="0"/>
            </w:pPr>
          </w:p>
        </w:tc>
        <w:tc>
          <w:tcPr>
            <w:tcW w:w="425" w:type="dxa"/>
            <w:shd w:val="clear" w:color="auto" w:fill="FFFFFF" w:themeFill="background1"/>
          </w:tcPr>
          <w:p w14:paraId="07CD4BD8" w14:textId="77777777" w:rsidR="0030213C" w:rsidRDefault="0030213C" w:rsidP="0030213C">
            <w:pPr>
              <w:ind w:firstLine="0"/>
            </w:pPr>
          </w:p>
        </w:tc>
        <w:tc>
          <w:tcPr>
            <w:tcW w:w="425" w:type="dxa"/>
            <w:shd w:val="clear" w:color="auto" w:fill="FFFFFF" w:themeFill="background1"/>
          </w:tcPr>
          <w:p w14:paraId="69E34CD2" w14:textId="77777777" w:rsidR="0030213C" w:rsidRDefault="0030213C" w:rsidP="0030213C">
            <w:pPr>
              <w:ind w:firstLine="0"/>
            </w:pPr>
          </w:p>
        </w:tc>
        <w:tc>
          <w:tcPr>
            <w:tcW w:w="425" w:type="dxa"/>
          </w:tcPr>
          <w:p w14:paraId="50070CB3" w14:textId="77777777" w:rsidR="0030213C" w:rsidRDefault="0030213C" w:rsidP="0030213C">
            <w:pPr>
              <w:ind w:firstLine="0"/>
            </w:pPr>
          </w:p>
        </w:tc>
        <w:tc>
          <w:tcPr>
            <w:tcW w:w="426" w:type="dxa"/>
          </w:tcPr>
          <w:p w14:paraId="397F04E5" w14:textId="77777777" w:rsidR="0030213C" w:rsidRDefault="0030213C" w:rsidP="0030213C">
            <w:pPr>
              <w:ind w:firstLine="0"/>
            </w:pPr>
          </w:p>
        </w:tc>
        <w:tc>
          <w:tcPr>
            <w:tcW w:w="425" w:type="dxa"/>
          </w:tcPr>
          <w:p w14:paraId="58EBA52C" w14:textId="77777777" w:rsidR="0030213C" w:rsidRDefault="0030213C" w:rsidP="0030213C">
            <w:pPr>
              <w:ind w:firstLine="0"/>
            </w:pPr>
          </w:p>
        </w:tc>
        <w:tc>
          <w:tcPr>
            <w:tcW w:w="462" w:type="dxa"/>
          </w:tcPr>
          <w:p w14:paraId="632C7CF9" w14:textId="77777777" w:rsidR="0030213C" w:rsidRDefault="0030213C" w:rsidP="0030213C">
            <w:pPr>
              <w:keepNext/>
              <w:ind w:firstLine="0"/>
            </w:pPr>
          </w:p>
        </w:tc>
      </w:tr>
    </w:tbl>
    <w:p w14:paraId="290F4763" w14:textId="77777777" w:rsidR="0030213C" w:rsidRPr="00DD549E" w:rsidRDefault="0030213C" w:rsidP="00DD549E"/>
    <w:p w14:paraId="4A32587D" w14:textId="42B8540A" w:rsidR="0030213C" w:rsidRDefault="0030213C" w:rsidP="0030213C">
      <w:pPr>
        <w:pStyle w:val="Descripcin"/>
        <w:framePr w:h="241" w:hRule="exact" w:hSpace="141" w:wrap="around" w:vAnchor="page" w:hAnchor="page" w:x="4660" w:y="6226"/>
      </w:pPr>
      <w:r>
        <w:t xml:space="preserve">Tabla </w:t>
      </w:r>
      <w:fldSimple w:instr=" SEQ Tabla \* ARABIC ">
        <w:r w:rsidR="00D820EB">
          <w:rPr>
            <w:noProof/>
          </w:rPr>
          <w:t>5</w:t>
        </w:r>
      </w:fldSimple>
      <w:r>
        <w:t xml:space="preserve"> Distribución tareas sprint 4</w:t>
      </w:r>
    </w:p>
    <w:p w14:paraId="08797DBE" w14:textId="77777777" w:rsidR="0030213C" w:rsidRDefault="0030213C" w:rsidP="0030213C"/>
    <w:bookmarkEnd w:id="2"/>
    <w:p w14:paraId="37D99CB1" w14:textId="77777777" w:rsidR="008B750E" w:rsidRDefault="0012258A" w:rsidP="0030213C">
      <w:pPr>
        <w:pStyle w:val="Ttulo3"/>
      </w:pPr>
      <w:r>
        <w:t>Sprint 5 (18/11/2019 – 02/12/2019)</w:t>
      </w:r>
    </w:p>
    <w:p w14:paraId="325D14C2" w14:textId="77777777" w:rsidR="0012258A" w:rsidRDefault="0012258A" w:rsidP="0012258A">
      <w:r>
        <w:t>El sprint 5 es un sprint basado sobre todo en la implementación de la interfaz, en la implementación de informes de manera que la aplicación sea más vistosa para el usuario y más sencilla de visualizar la información que aparece en ella.</w:t>
      </w:r>
    </w:p>
    <w:p w14:paraId="37F223E1" w14:textId="77777777" w:rsidR="0012258A" w:rsidRDefault="0012258A" w:rsidP="0012258A">
      <w:r>
        <w:t xml:space="preserve">El enlace al quinto sprint del proyecto es el siguiente: </w:t>
      </w:r>
      <w:hyperlink r:id="rId17" w:history="1">
        <w:r w:rsidRPr="0012258A">
          <w:rPr>
            <w:rStyle w:val="Hipervnculo"/>
          </w:rPr>
          <w:t>Sprint 5</w:t>
        </w:r>
      </w:hyperlink>
      <w:r>
        <w:t>.</w:t>
      </w:r>
    </w:p>
    <w:p w14:paraId="5F573A90" w14:textId="77777777" w:rsidR="0012258A" w:rsidRDefault="0012258A" w:rsidP="0012258A">
      <w:r>
        <w:rPr>
          <w:noProof/>
        </w:rPr>
        <mc:AlternateContent>
          <mc:Choice Requires="wps">
            <w:drawing>
              <wp:anchor distT="0" distB="0" distL="114300" distR="114300" simplePos="0" relativeHeight="251706368" behindDoc="1" locked="0" layoutInCell="1" allowOverlap="1" wp14:anchorId="1F988376" wp14:editId="38F80CAD">
                <wp:simplePos x="0" y="0"/>
                <wp:positionH relativeFrom="margin">
                  <wp:align>right</wp:align>
                </wp:positionH>
                <wp:positionV relativeFrom="paragraph">
                  <wp:posOffset>2501900</wp:posOffset>
                </wp:positionV>
                <wp:extent cx="5400040" cy="171450"/>
                <wp:effectExtent l="0" t="0" r="0" b="0"/>
                <wp:wrapTight wrapText="bothSides">
                  <wp:wrapPolygon edited="0">
                    <wp:start x="0" y="0"/>
                    <wp:lineTo x="0" y="19200"/>
                    <wp:lineTo x="21488" y="19200"/>
                    <wp:lineTo x="21488" y="0"/>
                    <wp:lineTo x="0" y="0"/>
                  </wp:wrapPolygon>
                </wp:wrapTight>
                <wp:docPr id="27" name="Cuadro de texto 27"/>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1AD811D1" w14:textId="59B6B7FF" w:rsidR="0013615A" w:rsidRPr="00B5216D" w:rsidRDefault="0013615A" w:rsidP="0012258A">
                            <w:pPr>
                              <w:pStyle w:val="Descripcin"/>
                              <w:jc w:val="center"/>
                              <w:rPr>
                                <w:noProof/>
                              </w:rPr>
                            </w:pPr>
                            <w:r>
                              <w:t xml:space="preserve">Ilustración </w:t>
                            </w:r>
                            <w:fldSimple w:instr=" SEQ Ilustración \* ARABIC ">
                              <w:r>
                                <w:rPr>
                                  <w:noProof/>
                                </w:rPr>
                                <w:t>5</w:t>
                              </w:r>
                            </w:fldSimple>
                            <w:r>
                              <w:t xml:space="preserve"> Burndown sprint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88376" id="Cuadro de texto 27" o:spid="_x0000_s1030" type="#_x0000_t202" style="position:absolute;left:0;text-align:left;margin-left:374pt;margin-top:197pt;width:425.2pt;height:13.5pt;z-index:-251610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" stroked="f">
                <v:textbox inset="0,0,0,0">
                  <w:txbxContent>
                    <w:p w14:paraId="1AD811D1" w14:textId="59B6B7FF" w:rsidR="0013615A" w:rsidRPr="00B5216D" w:rsidRDefault="0013615A" w:rsidP="0012258A">
                      <w:pPr>
                        <w:pStyle w:val="Descripcin"/>
                        <w:jc w:val="center"/>
                        <w:rPr>
                          <w:noProof/>
                        </w:rPr>
                      </w:pPr>
                      <w:r>
                        <w:t xml:space="preserve">Ilustración </w:t>
                      </w:r>
                      <w:fldSimple w:instr=" SEQ Ilustración \* ARABIC ">
                        <w:r>
                          <w:rPr>
                            <w:noProof/>
                          </w:rPr>
                          <w:t>5</w:t>
                        </w:r>
                      </w:fldSimple>
                      <w:r>
                        <w:t xml:space="preserve"> Burndown sprint 5</w:t>
                      </w:r>
                    </w:p>
                  </w:txbxContent>
                </v:textbox>
                <w10:wrap type="tight" anchorx="margin"/>
              </v:shape>
            </w:pict>
          </mc:Fallback>
        </mc:AlternateContent>
      </w:r>
      <w:r>
        <w:rPr>
          <w:noProof/>
        </w:rPr>
        <w:drawing>
          <wp:anchor distT="0" distB="0" distL="114300" distR="114300" simplePos="0" relativeHeight="251704320" behindDoc="1" locked="0" layoutInCell="1" allowOverlap="1" wp14:anchorId="1F0B1547" wp14:editId="073C02C3">
            <wp:simplePos x="0" y="0"/>
            <wp:positionH relativeFrom="margin">
              <wp:align>right</wp:align>
            </wp:positionH>
            <wp:positionV relativeFrom="paragraph">
              <wp:posOffset>223520</wp:posOffset>
            </wp:positionV>
            <wp:extent cx="5400040" cy="2278380"/>
            <wp:effectExtent l="0" t="0" r="0" b="7620"/>
            <wp:wrapTight wrapText="bothSides">
              <wp:wrapPolygon edited="0">
                <wp:start x="0" y="0"/>
                <wp:lineTo x="0" y="21492"/>
                <wp:lineTo x="21488" y="21492"/>
                <wp:lineTo x="21488" y="0"/>
                <wp:lineTo x="0" y="0"/>
              </wp:wrapPolygon>
            </wp:wrapTight>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rndown5.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anchor>
        </w:drawing>
      </w:r>
      <w:r>
        <w:t xml:space="preserve">La siguiente imagen muestra el gráfico </w:t>
      </w:r>
      <w:r w:rsidRPr="00693A99">
        <w:rPr>
          <w:i/>
          <w:iCs/>
        </w:rPr>
        <w:t>burndown</w:t>
      </w:r>
      <w:r>
        <w:t xml:space="preserve"> generado en el sprint 5.</w:t>
      </w:r>
    </w:p>
    <w:p w14:paraId="306E9F9F" w14:textId="77777777" w:rsidR="0012258A" w:rsidRPr="0012258A" w:rsidRDefault="0012258A" w:rsidP="0012258A">
      <w:r>
        <w:t>Y a continuación la distribución de las tareas a lo largo del sprint 5.</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5D77E9" w14:paraId="5AEBA245" w14:textId="77777777" w:rsidTr="005D77E9">
        <w:trPr>
          <w:cantSplit/>
          <w:trHeight w:val="1833"/>
        </w:trPr>
        <w:tc>
          <w:tcPr>
            <w:tcW w:w="846" w:type="dxa"/>
            <w:tcBorders>
              <w:top w:val="nil"/>
              <w:left w:val="nil"/>
              <w:bottom w:val="single" w:sz="4" w:space="0" w:color="auto"/>
              <w:right w:val="nil"/>
            </w:tcBorders>
            <w:vAlign w:val="bottom"/>
          </w:tcPr>
          <w:bookmarkEnd w:id="1"/>
          <w:p w14:paraId="1EEE7386" w14:textId="77777777" w:rsidR="005D77E9" w:rsidRDefault="005D77E9" w:rsidP="005D77E9">
            <w:pPr>
              <w:ind w:firstLine="0"/>
              <w:jc w:val="center"/>
            </w:pPr>
            <w:r>
              <w:lastRenderedPageBreak/>
              <w:t>Tarea</w:t>
            </w:r>
          </w:p>
        </w:tc>
        <w:tc>
          <w:tcPr>
            <w:tcW w:w="2693" w:type="dxa"/>
            <w:tcBorders>
              <w:top w:val="nil"/>
              <w:left w:val="nil"/>
              <w:bottom w:val="single" w:sz="4" w:space="0" w:color="auto"/>
              <w:right w:val="nil"/>
            </w:tcBorders>
            <w:vAlign w:val="bottom"/>
          </w:tcPr>
          <w:p w14:paraId="3CD2B093" w14:textId="77777777" w:rsidR="005D77E9" w:rsidRDefault="005D77E9" w:rsidP="005D77E9">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9CCC985" w14:textId="77777777" w:rsidR="005D77E9" w:rsidRDefault="005D77E9" w:rsidP="005D77E9">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405BF684" w14:textId="77777777" w:rsidR="005D77E9" w:rsidRDefault="005D77E9" w:rsidP="005D77E9">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230D01E4" w14:textId="77777777" w:rsidR="005D77E9" w:rsidRDefault="005D77E9" w:rsidP="005D77E9">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0E5CCC" w14:textId="77777777" w:rsidR="005D77E9" w:rsidRDefault="005D77E9" w:rsidP="005D77E9">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530AD733" w14:textId="77777777" w:rsidR="005D77E9" w:rsidRDefault="005D77E9" w:rsidP="005D77E9">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1EE983E" w14:textId="1E8381A0" w:rsidR="005D77E9" w:rsidRDefault="005D77E9" w:rsidP="005D77E9">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19535EC3" w14:textId="77777777" w:rsidR="005D77E9" w:rsidRDefault="005D77E9" w:rsidP="005D77E9">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E672952" w14:textId="77777777" w:rsidR="005D77E9" w:rsidRDefault="005D77E9" w:rsidP="005D77E9">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6A8F765" w14:textId="77777777" w:rsidR="005D77E9" w:rsidRDefault="005D77E9" w:rsidP="005D77E9">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B27B7E7" w14:textId="77777777" w:rsidR="005D77E9" w:rsidRDefault="005D77E9" w:rsidP="005D77E9">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DC70D6F" w14:textId="77777777" w:rsidR="005D77E9" w:rsidRPr="00277378" w:rsidRDefault="005D77E9" w:rsidP="005D77E9">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785B201B" w14:textId="77777777" w:rsidR="005D77E9" w:rsidRDefault="005D77E9" w:rsidP="005D77E9">
            <w:pPr>
              <w:ind w:left="113" w:right="113" w:firstLine="0"/>
            </w:pPr>
            <w:r>
              <w:t>Testeo</w:t>
            </w:r>
          </w:p>
        </w:tc>
      </w:tr>
      <w:tr w:rsidR="005D77E9" w14:paraId="25BEED35" w14:textId="77777777" w:rsidTr="005D77E9">
        <w:trPr>
          <w:trHeight w:val="274"/>
        </w:trPr>
        <w:tc>
          <w:tcPr>
            <w:tcW w:w="846" w:type="dxa"/>
            <w:tcBorders>
              <w:top w:val="single" w:sz="4" w:space="0" w:color="auto"/>
              <w:right w:val="nil"/>
            </w:tcBorders>
            <w:shd w:val="clear" w:color="auto" w:fill="F2F2F2" w:themeFill="background1" w:themeFillShade="F2"/>
          </w:tcPr>
          <w:p w14:paraId="1CBD11A7" w14:textId="77777777" w:rsidR="005D77E9" w:rsidRDefault="005D77E9" w:rsidP="005D77E9">
            <w:pPr>
              <w:ind w:firstLine="0"/>
              <w:jc w:val="center"/>
            </w:pPr>
            <w:r>
              <w:t>#25</w:t>
            </w:r>
          </w:p>
        </w:tc>
        <w:tc>
          <w:tcPr>
            <w:tcW w:w="2693" w:type="dxa"/>
            <w:tcBorders>
              <w:top w:val="single" w:sz="4" w:space="0" w:color="auto"/>
              <w:left w:val="nil"/>
              <w:bottom w:val="single" w:sz="4" w:space="0" w:color="auto"/>
            </w:tcBorders>
            <w:shd w:val="clear" w:color="auto" w:fill="F2F2F2" w:themeFill="background1" w:themeFillShade="F2"/>
          </w:tcPr>
          <w:p w14:paraId="1C5AEC51" w14:textId="77777777" w:rsidR="005D77E9" w:rsidRDefault="005D77E9" w:rsidP="005D77E9">
            <w:pPr>
              <w:ind w:firstLine="0"/>
              <w:jc w:val="center"/>
            </w:pPr>
            <w:r>
              <w:t>Análisis de plantillas css</w:t>
            </w:r>
          </w:p>
        </w:tc>
        <w:tc>
          <w:tcPr>
            <w:tcW w:w="425" w:type="dxa"/>
            <w:tcBorders>
              <w:top w:val="single" w:sz="4" w:space="0" w:color="auto"/>
            </w:tcBorders>
            <w:shd w:val="clear" w:color="auto" w:fill="F2F2F2" w:themeFill="background1" w:themeFillShade="F2"/>
          </w:tcPr>
          <w:p w14:paraId="67289F30"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1C6FE462"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0B99455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1204F35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62F926CD"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B527585"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75732A22" w14:textId="77777777" w:rsidR="005D77E9" w:rsidRDefault="005D77E9" w:rsidP="005D77E9">
            <w:pPr>
              <w:ind w:firstLine="0"/>
            </w:pPr>
          </w:p>
        </w:tc>
        <w:tc>
          <w:tcPr>
            <w:tcW w:w="425" w:type="dxa"/>
            <w:tcBorders>
              <w:top w:val="single" w:sz="4" w:space="0" w:color="auto"/>
            </w:tcBorders>
            <w:shd w:val="clear" w:color="auto" w:fill="F4B083" w:themeFill="accent2" w:themeFillTint="99"/>
          </w:tcPr>
          <w:p w14:paraId="5E244AB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3154468C"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923357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26C5D597" w14:textId="77777777" w:rsidR="005D77E9" w:rsidRDefault="005D77E9" w:rsidP="005D77E9">
            <w:pPr>
              <w:ind w:firstLine="0"/>
            </w:pPr>
          </w:p>
        </w:tc>
        <w:tc>
          <w:tcPr>
            <w:tcW w:w="462" w:type="dxa"/>
            <w:tcBorders>
              <w:top w:val="single" w:sz="4" w:space="0" w:color="auto"/>
            </w:tcBorders>
            <w:shd w:val="clear" w:color="auto" w:fill="F2F2F2" w:themeFill="background1" w:themeFillShade="F2"/>
          </w:tcPr>
          <w:p w14:paraId="0E9FDBC6" w14:textId="77777777" w:rsidR="005D77E9" w:rsidRDefault="005D77E9" w:rsidP="005D77E9">
            <w:pPr>
              <w:ind w:firstLine="0"/>
            </w:pPr>
          </w:p>
        </w:tc>
      </w:tr>
      <w:tr w:rsidR="005D77E9" w14:paraId="04CF306D" w14:textId="77777777" w:rsidTr="005D77E9">
        <w:trPr>
          <w:trHeight w:val="291"/>
        </w:trPr>
        <w:tc>
          <w:tcPr>
            <w:tcW w:w="846" w:type="dxa"/>
            <w:tcBorders>
              <w:right w:val="nil"/>
            </w:tcBorders>
          </w:tcPr>
          <w:p w14:paraId="289EDF86" w14:textId="77777777" w:rsidR="005D77E9" w:rsidRDefault="005D77E9" w:rsidP="005D77E9">
            <w:pPr>
              <w:ind w:firstLine="0"/>
              <w:jc w:val="center"/>
            </w:pPr>
            <w:r>
              <w:t>#26</w:t>
            </w:r>
          </w:p>
        </w:tc>
        <w:tc>
          <w:tcPr>
            <w:tcW w:w="2693" w:type="dxa"/>
            <w:tcBorders>
              <w:left w:val="nil"/>
              <w:bottom w:val="single" w:sz="4" w:space="0" w:color="auto"/>
            </w:tcBorders>
          </w:tcPr>
          <w:p w14:paraId="71F1E647" w14:textId="77777777" w:rsidR="005D77E9" w:rsidRDefault="005D77E9" w:rsidP="005D77E9">
            <w:pPr>
              <w:ind w:firstLine="0"/>
              <w:jc w:val="center"/>
            </w:pPr>
            <w:r>
              <w:t>Elección de la plantilla</w:t>
            </w:r>
          </w:p>
        </w:tc>
        <w:tc>
          <w:tcPr>
            <w:tcW w:w="425" w:type="dxa"/>
            <w:shd w:val="clear" w:color="auto" w:fill="FFFFFF" w:themeFill="background1"/>
          </w:tcPr>
          <w:p w14:paraId="681C2063" w14:textId="77777777" w:rsidR="005D77E9" w:rsidRDefault="005D77E9" w:rsidP="005D77E9">
            <w:pPr>
              <w:ind w:firstLine="0"/>
            </w:pPr>
          </w:p>
        </w:tc>
        <w:tc>
          <w:tcPr>
            <w:tcW w:w="426" w:type="dxa"/>
            <w:shd w:val="clear" w:color="auto" w:fill="FF5050"/>
          </w:tcPr>
          <w:p w14:paraId="1A1353B4" w14:textId="77777777" w:rsidR="005D77E9" w:rsidRDefault="005D77E9" w:rsidP="005D77E9">
            <w:pPr>
              <w:ind w:firstLine="0"/>
            </w:pPr>
          </w:p>
        </w:tc>
        <w:tc>
          <w:tcPr>
            <w:tcW w:w="425" w:type="dxa"/>
            <w:shd w:val="clear" w:color="auto" w:fill="FFFFFF" w:themeFill="background1"/>
          </w:tcPr>
          <w:p w14:paraId="727EDCC8" w14:textId="77777777" w:rsidR="005D77E9" w:rsidRDefault="005D77E9" w:rsidP="005D77E9">
            <w:pPr>
              <w:ind w:firstLine="0"/>
            </w:pPr>
          </w:p>
        </w:tc>
        <w:tc>
          <w:tcPr>
            <w:tcW w:w="425" w:type="dxa"/>
            <w:shd w:val="clear" w:color="auto" w:fill="FFFFFF" w:themeFill="background1"/>
          </w:tcPr>
          <w:p w14:paraId="07E8CDEF" w14:textId="77777777" w:rsidR="005D77E9" w:rsidRDefault="005D77E9" w:rsidP="005D77E9">
            <w:pPr>
              <w:ind w:firstLine="0"/>
            </w:pPr>
          </w:p>
        </w:tc>
        <w:tc>
          <w:tcPr>
            <w:tcW w:w="425" w:type="dxa"/>
            <w:shd w:val="clear" w:color="auto" w:fill="FFFFFF" w:themeFill="background1"/>
          </w:tcPr>
          <w:p w14:paraId="0931053F" w14:textId="77777777" w:rsidR="005D77E9" w:rsidRDefault="005D77E9" w:rsidP="005D77E9">
            <w:pPr>
              <w:ind w:firstLine="0"/>
            </w:pPr>
          </w:p>
        </w:tc>
        <w:tc>
          <w:tcPr>
            <w:tcW w:w="426" w:type="dxa"/>
            <w:shd w:val="clear" w:color="auto" w:fill="FFFFFF" w:themeFill="background1"/>
          </w:tcPr>
          <w:p w14:paraId="38A2F6F0" w14:textId="77777777" w:rsidR="005D77E9" w:rsidRDefault="005D77E9" w:rsidP="005D77E9">
            <w:pPr>
              <w:ind w:firstLine="0"/>
            </w:pPr>
          </w:p>
        </w:tc>
        <w:tc>
          <w:tcPr>
            <w:tcW w:w="425" w:type="dxa"/>
            <w:shd w:val="clear" w:color="auto" w:fill="FFFFFF" w:themeFill="background1"/>
          </w:tcPr>
          <w:p w14:paraId="5EE81FBD" w14:textId="77777777" w:rsidR="005D77E9" w:rsidRDefault="005D77E9" w:rsidP="005D77E9">
            <w:pPr>
              <w:ind w:firstLine="0"/>
            </w:pPr>
          </w:p>
        </w:tc>
        <w:tc>
          <w:tcPr>
            <w:tcW w:w="425" w:type="dxa"/>
            <w:shd w:val="clear" w:color="auto" w:fill="FFFFFF" w:themeFill="background1"/>
          </w:tcPr>
          <w:p w14:paraId="0A168B9A" w14:textId="77777777" w:rsidR="005D77E9" w:rsidRDefault="005D77E9" w:rsidP="005D77E9">
            <w:pPr>
              <w:ind w:firstLine="0"/>
            </w:pPr>
          </w:p>
        </w:tc>
        <w:tc>
          <w:tcPr>
            <w:tcW w:w="425" w:type="dxa"/>
            <w:shd w:val="clear" w:color="auto" w:fill="FFFFFF" w:themeFill="background1"/>
          </w:tcPr>
          <w:p w14:paraId="1DF642AD" w14:textId="77777777" w:rsidR="005D77E9" w:rsidRDefault="005D77E9" w:rsidP="005D77E9">
            <w:pPr>
              <w:ind w:firstLine="0"/>
            </w:pPr>
          </w:p>
        </w:tc>
        <w:tc>
          <w:tcPr>
            <w:tcW w:w="426" w:type="dxa"/>
            <w:shd w:val="clear" w:color="auto" w:fill="FFFFFF" w:themeFill="background1"/>
          </w:tcPr>
          <w:p w14:paraId="0B68B560" w14:textId="77777777" w:rsidR="005D77E9" w:rsidRDefault="005D77E9" w:rsidP="005D77E9">
            <w:pPr>
              <w:ind w:firstLine="0"/>
            </w:pPr>
          </w:p>
        </w:tc>
        <w:tc>
          <w:tcPr>
            <w:tcW w:w="425" w:type="dxa"/>
            <w:shd w:val="clear" w:color="auto" w:fill="FFFFFF" w:themeFill="background1"/>
          </w:tcPr>
          <w:p w14:paraId="4B02E523" w14:textId="77777777" w:rsidR="005D77E9" w:rsidRDefault="005D77E9" w:rsidP="005D77E9">
            <w:pPr>
              <w:ind w:firstLine="0"/>
            </w:pPr>
          </w:p>
        </w:tc>
        <w:tc>
          <w:tcPr>
            <w:tcW w:w="462" w:type="dxa"/>
            <w:shd w:val="clear" w:color="auto" w:fill="FFFFFF" w:themeFill="background1"/>
          </w:tcPr>
          <w:p w14:paraId="491D5192" w14:textId="77777777" w:rsidR="005D77E9" w:rsidRDefault="005D77E9" w:rsidP="005D77E9">
            <w:pPr>
              <w:ind w:firstLine="0"/>
            </w:pPr>
          </w:p>
        </w:tc>
      </w:tr>
      <w:tr w:rsidR="005D77E9" w14:paraId="1D200213" w14:textId="77777777" w:rsidTr="005D77E9">
        <w:trPr>
          <w:trHeight w:val="274"/>
        </w:trPr>
        <w:tc>
          <w:tcPr>
            <w:tcW w:w="846" w:type="dxa"/>
            <w:tcBorders>
              <w:right w:val="nil"/>
            </w:tcBorders>
            <w:shd w:val="clear" w:color="auto" w:fill="F2F2F2" w:themeFill="background1" w:themeFillShade="F2"/>
          </w:tcPr>
          <w:p w14:paraId="1B8165AB" w14:textId="77777777" w:rsidR="005D77E9" w:rsidRDefault="005D77E9" w:rsidP="005D77E9">
            <w:pPr>
              <w:ind w:firstLine="0"/>
              <w:jc w:val="center"/>
            </w:pPr>
            <w:r>
              <w:t>#27</w:t>
            </w:r>
          </w:p>
        </w:tc>
        <w:tc>
          <w:tcPr>
            <w:tcW w:w="2693" w:type="dxa"/>
            <w:tcBorders>
              <w:left w:val="nil"/>
              <w:bottom w:val="single" w:sz="4" w:space="0" w:color="auto"/>
            </w:tcBorders>
            <w:shd w:val="clear" w:color="auto" w:fill="F2F2F2" w:themeFill="background1" w:themeFillShade="F2"/>
          </w:tcPr>
          <w:p w14:paraId="4E262112" w14:textId="77777777" w:rsidR="005D77E9" w:rsidRDefault="005D77E9" w:rsidP="005D77E9">
            <w:pPr>
              <w:ind w:firstLine="0"/>
              <w:jc w:val="center"/>
            </w:pPr>
            <w:r>
              <w:t>Implementación de la plantilla</w:t>
            </w:r>
          </w:p>
        </w:tc>
        <w:tc>
          <w:tcPr>
            <w:tcW w:w="425" w:type="dxa"/>
            <w:shd w:val="clear" w:color="auto" w:fill="F2F2F2" w:themeFill="background1" w:themeFillShade="F2"/>
          </w:tcPr>
          <w:p w14:paraId="27CF821D" w14:textId="77777777" w:rsidR="005D77E9" w:rsidRDefault="005D77E9" w:rsidP="005D77E9">
            <w:pPr>
              <w:ind w:firstLine="0"/>
            </w:pPr>
          </w:p>
        </w:tc>
        <w:tc>
          <w:tcPr>
            <w:tcW w:w="426" w:type="dxa"/>
            <w:shd w:val="clear" w:color="auto" w:fill="F2F2F2" w:themeFill="background1" w:themeFillShade="F2"/>
          </w:tcPr>
          <w:p w14:paraId="5EBF4C74" w14:textId="77777777" w:rsidR="005D77E9" w:rsidRDefault="005D77E9" w:rsidP="005D77E9">
            <w:pPr>
              <w:ind w:firstLine="0"/>
            </w:pPr>
          </w:p>
        </w:tc>
        <w:tc>
          <w:tcPr>
            <w:tcW w:w="425" w:type="dxa"/>
            <w:shd w:val="clear" w:color="auto" w:fill="F2F2F2" w:themeFill="background1" w:themeFillShade="F2"/>
          </w:tcPr>
          <w:p w14:paraId="6BE4E7A3" w14:textId="77777777" w:rsidR="005D77E9" w:rsidRDefault="005D77E9" w:rsidP="005D77E9">
            <w:pPr>
              <w:ind w:firstLine="0"/>
            </w:pPr>
          </w:p>
        </w:tc>
        <w:tc>
          <w:tcPr>
            <w:tcW w:w="425" w:type="dxa"/>
            <w:shd w:val="clear" w:color="auto" w:fill="FFFF00"/>
          </w:tcPr>
          <w:p w14:paraId="47974ED4" w14:textId="77777777" w:rsidR="005D77E9" w:rsidRDefault="005D77E9" w:rsidP="005D77E9">
            <w:pPr>
              <w:ind w:firstLine="0"/>
            </w:pPr>
          </w:p>
        </w:tc>
        <w:tc>
          <w:tcPr>
            <w:tcW w:w="425" w:type="dxa"/>
            <w:shd w:val="clear" w:color="auto" w:fill="F2F2F2" w:themeFill="background1" w:themeFillShade="F2"/>
          </w:tcPr>
          <w:p w14:paraId="12B7E32D" w14:textId="77777777" w:rsidR="005D77E9" w:rsidRDefault="005D77E9" w:rsidP="005D77E9">
            <w:pPr>
              <w:ind w:firstLine="0"/>
            </w:pPr>
          </w:p>
        </w:tc>
        <w:tc>
          <w:tcPr>
            <w:tcW w:w="426" w:type="dxa"/>
            <w:shd w:val="clear" w:color="auto" w:fill="F2F2F2" w:themeFill="background1" w:themeFillShade="F2"/>
          </w:tcPr>
          <w:p w14:paraId="3392E5C1" w14:textId="77777777" w:rsidR="005D77E9" w:rsidRDefault="005D77E9" w:rsidP="005D77E9">
            <w:pPr>
              <w:ind w:firstLine="0"/>
            </w:pPr>
          </w:p>
        </w:tc>
        <w:tc>
          <w:tcPr>
            <w:tcW w:w="425" w:type="dxa"/>
            <w:shd w:val="clear" w:color="auto" w:fill="F2F2F2" w:themeFill="background1" w:themeFillShade="F2"/>
          </w:tcPr>
          <w:p w14:paraId="2584DDA1" w14:textId="77777777" w:rsidR="005D77E9" w:rsidRDefault="005D77E9" w:rsidP="005D77E9">
            <w:pPr>
              <w:ind w:firstLine="0"/>
            </w:pPr>
          </w:p>
        </w:tc>
        <w:tc>
          <w:tcPr>
            <w:tcW w:w="425" w:type="dxa"/>
            <w:shd w:val="clear" w:color="auto" w:fill="F2F2F2" w:themeFill="background1" w:themeFillShade="F2"/>
          </w:tcPr>
          <w:p w14:paraId="75372C06" w14:textId="77777777" w:rsidR="005D77E9" w:rsidRDefault="005D77E9" w:rsidP="005D77E9">
            <w:pPr>
              <w:ind w:firstLine="0"/>
            </w:pPr>
          </w:p>
        </w:tc>
        <w:tc>
          <w:tcPr>
            <w:tcW w:w="425" w:type="dxa"/>
            <w:shd w:val="clear" w:color="auto" w:fill="F2F2F2" w:themeFill="background1" w:themeFillShade="F2"/>
          </w:tcPr>
          <w:p w14:paraId="60A0C768" w14:textId="77777777" w:rsidR="005D77E9" w:rsidRDefault="005D77E9" w:rsidP="005D77E9">
            <w:pPr>
              <w:ind w:firstLine="0"/>
            </w:pPr>
          </w:p>
        </w:tc>
        <w:tc>
          <w:tcPr>
            <w:tcW w:w="426" w:type="dxa"/>
            <w:shd w:val="clear" w:color="auto" w:fill="F2F2F2" w:themeFill="background1" w:themeFillShade="F2"/>
          </w:tcPr>
          <w:p w14:paraId="130EC9E9" w14:textId="77777777" w:rsidR="005D77E9" w:rsidRDefault="005D77E9" w:rsidP="005D77E9">
            <w:pPr>
              <w:ind w:firstLine="0"/>
            </w:pPr>
          </w:p>
        </w:tc>
        <w:tc>
          <w:tcPr>
            <w:tcW w:w="425" w:type="dxa"/>
            <w:shd w:val="clear" w:color="auto" w:fill="F2F2F2" w:themeFill="background1" w:themeFillShade="F2"/>
          </w:tcPr>
          <w:p w14:paraId="39649D0D" w14:textId="77777777" w:rsidR="005D77E9" w:rsidRDefault="005D77E9" w:rsidP="005D77E9">
            <w:pPr>
              <w:ind w:firstLine="0"/>
            </w:pPr>
          </w:p>
        </w:tc>
        <w:tc>
          <w:tcPr>
            <w:tcW w:w="462" w:type="dxa"/>
            <w:shd w:val="clear" w:color="auto" w:fill="F2F2F2" w:themeFill="background1" w:themeFillShade="F2"/>
          </w:tcPr>
          <w:p w14:paraId="63E9D868" w14:textId="77777777" w:rsidR="005D77E9" w:rsidRDefault="005D77E9" w:rsidP="005D77E9">
            <w:pPr>
              <w:ind w:firstLine="0"/>
            </w:pPr>
          </w:p>
        </w:tc>
      </w:tr>
      <w:tr w:rsidR="005D77E9" w14:paraId="2558F151" w14:textId="77777777" w:rsidTr="005D77E9">
        <w:trPr>
          <w:trHeight w:val="291"/>
        </w:trPr>
        <w:tc>
          <w:tcPr>
            <w:tcW w:w="846" w:type="dxa"/>
            <w:tcBorders>
              <w:right w:val="nil"/>
            </w:tcBorders>
          </w:tcPr>
          <w:p w14:paraId="6FFC42C7" w14:textId="77777777" w:rsidR="005D77E9" w:rsidRDefault="005D77E9" w:rsidP="005D77E9">
            <w:pPr>
              <w:ind w:firstLine="0"/>
              <w:jc w:val="center"/>
            </w:pPr>
            <w:r>
              <w:t>#28</w:t>
            </w:r>
          </w:p>
        </w:tc>
        <w:tc>
          <w:tcPr>
            <w:tcW w:w="2693" w:type="dxa"/>
            <w:tcBorders>
              <w:left w:val="nil"/>
            </w:tcBorders>
          </w:tcPr>
          <w:p w14:paraId="3B9ACF1E" w14:textId="77777777" w:rsidR="005D77E9" w:rsidRDefault="005D77E9" w:rsidP="005D77E9">
            <w:pPr>
              <w:ind w:firstLine="0"/>
              <w:jc w:val="center"/>
            </w:pPr>
            <w:r>
              <w:t>Observar distintos informes de redes</w:t>
            </w:r>
          </w:p>
        </w:tc>
        <w:tc>
          <w:tcPr>
            <w:tcW w:w="425" w:type="dxa"/>
            <w:shd w:val="clear" w:color="auto" w:fill="FFFFFF" w:themeFill="background1"/>
          </w:tcPr>
          <w:p w14:paraId="3D08916F" w14:textId="77777777" w:rsidR="005D77E9" w:rsidRDefault="005D77E9" w:rsidP="005D77E9">
            <w:pPr>
              <w:ind w:firstLine="0"/>
            </w:pPr>
          </w:p>
        </w:tc>
        <w:tc>
          <w:tcPr>
            <w:tcW w:w="426" w:type="dxa"/>
            <w:shd w:val="clear" w:color="auto" w:fill="FFFFFF" w:themeFill="background1"/>
          </w:tcPr>
          <w:p w14:paraId="0CC01982" w14:textId="77777777" w:rsidR="005D77E9" w:rsidRDefault="005D77E9" w:rsidP="005D77E9">
            <w:pPr>
              <w:ind w:firstLine="0"/>
            </w:pPr>
          </w:p>
        </w:tc>
        <w:tc>
          <w:tcPr>
            <w:tcW w:w="425" w:type="dxa"/>
            <w:shd w:val="clear" w:color="auto" w:fill="FFFFFF" w:themeFill="background1"/>
          </w:tcPr>
          <w:p w14:paraId="409F3CF6" w14:textId="77777777" w:rsidR="005D77E9" w:rsidRDefault="005D77E9" w:rsidP="005D77E9">
            <w:pPr>
              <w:ind w:firstLine="0"/>
            </w:pPr>
          </w:p>
        </w:tc>
        <w:tc>
          <w:tcPr>
            <w:tcW w:w="425" w:type="dxa"/>
            <w:shd w:val="clear" w:color="auto" w:fill="FFFFFF" w:themeFill="background1"/>
          </w:tcPr>
          <w:p w14:paraId="37F26DB4" w14:textId="77777777" w:rsidR="005D77E9" w:rsidRDefault="005D77E9" w:rsidP="005D77E9">
            <w:pPr>
              <w:ind w:firstLine="0"/>
            </w:pPr>
          </w:p>
        </w:tc>
        <w:tc>
          <w:tcPr>
            <w:tcW w:w="425" w:type="dxa"/>
            <w:shd w:val="clear" w:color="auto" w:fill="FFFFFF" w:themeFill="background1"/>
          </w:tcPr>
          <w:p w14:paraId="6A675F0A" w14:textId="77777777" w:rsidR="005D77E9" w:rsidRDefault="005D77E9" w:rsidP="005D77E9">
            <w:pPr>
              <w:ind w:firstLine="0"/>
            </w:pPr>
          </w:p>
        </w:tc>
        <w:tc>
          <w:tcPr>
            <w:tcW w:w="426" w:type="dxa"/>
            <w:shd w:val="clear" w:color="auto" w:fill="FFFFFF" w:themeFill="background1"/>
          </w:tcPr>
          <w:p w14:paraId="1AB5FBDF" w14:textId="77777777" w:rsidR="005D77E9" w:rsidRDefault="005D77E9" w:rsidP="005D77E9">
            <w:pPr>
              <w:ind w:firstLine="0"/>
            </w:pPr>
          </w:p>
        </w:tc>
        <w:tc>
          <w:tcPr>
            <w:tcW w:w="425" w:type="dxa"/>
            <w:shd w:val="clear" w:color="auto" w:fill="FFFFFF" w:themeFill="background1"/>
          </w:tcPr>
          <w:p w14:paraId="528C4971" w14:textId="77777777" w:rsidR="005D77E9" w:rsidRDefault="005D77E9" w:rsidP="005D77E9">
            <w:pPr>
              <w:ind w:firstLine="0"/>
            </w:pPr>
          </w:p>
        </w:tc>
        <w:tc>
          <w:tcPr>
            <w:tcW w:w="425" w:type="dxa"/>
            <w:shd w:val="clear" w:color="auto" w:fill="F4B083" w:themeFill="accent2" w:themeFillTint="99"/>
          </w:tcPr>
          <w:p w14:paraId="6AEA4D10" w14:textId="77777777" w:rsidR="005D77E9" w:rsidRDefault="005D77E9" w:rsidP="005D77E9">
            <w:pPr>
              <w:ind w:firstLine="0"/>
            </w:pPr>
          </w:p>
        </w:tc>
        <w:tc>
          <w:tcPr>
            <w:tcW w:w="425" w:type="dxa"/>
          </w:tcPr>
          <w:p w14:paraId="399B56EC" w14:textId="77777777" w:rsidR="005D77E9" w:rsidRDefault="005D77E9" w:rsidP="005D77E9">
            <w:pPr>
              <w:ind w:firstLine="0"/>
            </w:pPr>
          </w:p>
        </w:tc>
        <w:tc>
          <w:tcPr>
            <w:tcW w:w="426" w:type="dxa"/>
          </w:tcPr>
          <w:p w14:paraId="17627C2B" w14:textId="77777777" w:rsidR="005D77E9" w:rsidRDefault="005D77E9" w:rsidP="005D77E9">
            <w:pPr>
              <w:ind w:firstLine="0"/>
            </w:pPr>
          </w:p>
        </w:tc>
        <w:tc>
          <w:tcPr>
            <w:tcW w:w="425" w:type="dxa"/>
          </w:tcPr>
          <w:p w14:paraId="38424EB2" w14:textId="77777777" w:rsidR="005D77E9" w:rsidRDefault="005D77E9" w:rsidP="005D77E9">
            <w:pPr>
              <w:ind w:firstLine="0"/>
            </w:pPr>
          </w:p>
        </w:tc>
        <w:tc>
          <w:tcPr>
            <w:tcW w:w="462" w:type="dxa"/>
          </w:tcPr>
          <w:p w14:paraId="62D1CAAB" w14:textId="77777777" w:rsidR="005D77E9" w:rsidRDefault="005D77E9" w:rsidP="005D77E9">
            <w:pPr>
              <w:keepNext/>
              <w:ind w:firstLine="0"/>
            </w:pPr>
          </w:p>
        </w:tc>
      </w:tr>
      <w:tr w:rsidR="005D77E9" w14:paraId="18B514D7" w14:textId="77777777" w:rsidTr="005D77E9">
        <w:trPr>
          <w:trHeight w:val="291"/>
        </w:trPr>
        <w:tc>
          <w:tcPr>
            <w:tcW w:w="846" w:type="dxa"/>
            <w:tcBorders>
              <w:right w:val="nil"/>
            </w:tcBorders>
            <w:shd w:val="clear" w:color="auto" w:fill="F2F2F2" w:themeFill="background1" w:themeFillShade="F2"/>
          </w:tcPr>
          <w:p w14:paraId="602E792E" w14:textId="77777777" w:rsidR="005D77E9" w:rsidRDefault="005D77E9" w:rsidP="005D77E9">
            <w:pPr>
              <w:ind w:firstLine="0"/>
              <w:jc w:val="center"/>
            </w:pPr>
            <w:r>
              <w:t>#29</w:t>
            </w:r>
          </w:p>
        </w:tc>
        <w:tc>
          <w:tcPr>
            <w:tcW w:w="2693" w:type="dxa"/>
            <w:tcBorders>
              <w:left w:val="nil"/>
              <w:bottom w:val="single" w:sz="4" w:space="0" w:color="auto"/>
            </w:tcBorders>
            <w:shd w:val="clear" w:color="auto" w:fill="F2F2F2" w:themeFill="background1" w:themeFillShade="F2"/>
          </w:tcPr>
          <w:p w14:paraId="71EBC1DC" w14:textId="77777777" w:rsidR="005D77E9" w:rsidRDefault="005D77E9" w:rsidP="005D77E9">
            <w:pPr>
              <w:ind w:firstLine="0"/>
              <w:jc w:val="center"/>
            </w:pPr>
            <w:r>
              <w:t>Implementación nuevo informe</w:t>
            </w:r>
          </w:p>
        </w:tc>
        <w:tc>
          <w:tcPr>
            <w:tcW w:w="425" w:type="dxa"/>
            <w:shd w:val="clear" w:color="auto" w:fill="F2F2F2" w:themeFill="background1" w:themeFillShade="F2"/>
          </w:tcPr>
          <w:p w14:paraId="7C790131" w14:textId="77777777" w:rsidR="005D77E9" w:rsidRDefault="005D77E9" w:rsidP="005D77E9">
            <w:pPr>
              <w:ind w:firstLine="0"/>
            </w:pPr>
          </w:p>
        </w:tc>
        <w:tc>
          <w:tcPr>
            <w:tcW w:w="426" w:type="dxa"/>
            <w:shd w:val="clear" w:color="auto" w:fill="F2F2F2" w:themeFill="background1" w:themeFillShade="F2"/>
          </w:tcPr>
          <w:p w14:paraId="492FA0C6" w14:textId="77777777" w:rsidR="005D77E9" w:rsidRDefault="005D77E9" w:rsidP="005D77E9">
            <w:pPr>
              <w:ind w:firstLine="0"/>
            </w:pPr>
          </w:p>
        </w:tc>
        <w:tc>
          <w:tcPr>
            <w:tcW w:w="425" w:type="dxa"/>
            <w:shd w:val="clear" w:color="auto" w:fill="F2F2F2" w:themeFill="background1" w:themeFillShade="F2"/>
          </w:tcPr>
          <w:p w14:paraId="43379C07" w14:textId="77777777" w:rsidR="005D77E9" w:rsidRDefault="005D77E9" w:rsidP="005D77E9">
            <w:pPr>
              <w:ind w:firstLine="0"/>
            </w:pPr>
          </w:p>
        </w:tc>
        <w:tc>
          <w:tcPr>
            <w:tcW w:w="425" w:type="dxa"/>
            <w:shd w:val="clear" w:color="auto" w:fill="FFFF00"/>
          </w:tcPr>
          <w:p w14:paraId="4769990D" w14:textId="77777777" w:rsidR="005D77E9" w:rsidRDefault="005D77E9" w:rsidP="005D77E9">
            <w:pPr>
              <w:ind w:firstLine="0"/>
            </w:pPr>
          </w:p>
        </w:tc>
        <w:tc>
          <w:tcPr>
            <w:tcW w:w="425" w:type="dxa"/>
            <w:shd w:val="clear" w:color="auto" w:fill="F2F2F2" w:themeFill="background1" w:themeFillShade="F2"/>
          </w:tcPr>
          <w:p w14:paraId="39215FC4" w14:textId="77777777" w:rsidR="005D77E9" w:rsidRDefault="005D77E9" w:rsidP="005D77E9">
            <w:pPr>
              <w:ind w:firstLine="0"/>
            </w:pPr>
          </w:p>
        </w:tc>
        <w:tc>
          <w:tcPr>
            <w:tcW w:w="426" w:type="dxa"/>
            <w:shd w:val="clear" w:color="auto" w:fill="F2F2F2" w:themeFill="background1" w:themeFillShade="F2"/>
          </w:tcPr>
          <w:p w14:paraId="5063A616" w14:textId="77777777" w:rsidR="005D77E9" w:rsidRDefault="005D77E9" w:rsidP="005D77E9">
            <w:pPr>
              <w:ind w:firstLine="0"/>
            </w:pPr>
          </w:p>
        </w:tc>
        <w:tc>
          <w:tcPr>
            <w:tcW w:w="425" w:type="dxa"/>
            <w:shd w:val="clear" w:color="auto" w:fill="F2F2F2" w:themeFill="background1" w:themeFillShade="F2"/>
          </w:tcPr>
          <w:p w14:paraId="19E78990" w14:textId="77777777" w:rsidR="005D77E9" w:rsidRDefault="005D77E9" w:rsidP="005D77E9">
            <w:pPr>
              <w:ind w:firstLine="0"/>
            </w:pPr>
          </w:p>
        </w:tc>
        <w:tc>
          <w:tcPr>
            <w:tcW w:w="425" w:type="dxa"/>
            <w:shd w:val="clear" w:color="auto" w:fill="F2F2F2" w:themeFill="background1" w:themeFillShade="F2"/>
          </w:tcPr>
          <w:p w14:paraId="62951E8B" w14:textId="77777777" w:rsidR="005D77E9" w:rsidRDefault="005D77E9" w:rsidP="005D77E9">
            <w:pPr>
              <w:ind w:firstLine="0"/>
            </w:pPr>
          </w:p>
        </w:tc>
        <w:tc>
          <w:tcPr>
            <w:tcW w:w="425" w:type="dxa"/>
            <w:shd w:val="clear" w:color="auto" w:fill="F2F2F2" w:themeFill="background1" w:themeFillShade="F2"/>
          </w:tcPr>
          <w:p w14:paraId="0DC1B468" w14:textId="77777777" w:rsidR="005D77E9" w:rsidRDefault="005D77E9" w:rsidP="005D77E9">
            <w:pPr>
              <w:ind w:firstLine="0"/>
            </w:pPr>
          </w:p>
        </w:tc>
        <w:tc>
          <w:tcPr>
            <w:tcW w:w="426" w:type="dxa"/>
            <w:shd w:val="clear" w:color="auto" w:fill="F2F2F2" w:themeFill="background1" w:themeFillShade="F2"/>
          </w:tcPr>
          <w:p w14:paraId="5B32C190" w14:textId="77777777" w:rsidR="005D77E9" w:rsidRDefault="005D77E9" w:rsidP="005D77E9">
            <w:pPr>
              <w:ind w:firstLine="0"/>
            </w:pPr>
          </w:p>
        </w:tc>
        <w:tc>
          <w:tcPr>
            <w:tcW w:w="425" w:type="dxa"/>
            <w:shd w:val="clear" w:color="auto" w:fill="F2F2F2" w:themeFill="background1" w:themeFillShade="F2"/>
          </w:tcPr>
          <w:p w14:paraId="45388B9A" w14:textId="77777777" w:rsidR="005D77E9" w:rsidRDefault="005D77E9" w:rsidP="005D77E9">
            <w:pPr>
              <w:ind w:firstLine="0"/>
            </w:pPr>
          </w:p>
        </w:tc>
        <w:tc>
          <w:tcPr>
            <w:tcW w:w="462" w:type="dxa"/>
            <w:shd w:val="clear" w:color="auto" w:fill="F2F2F2" w:themeFill="background1" w:themeFillShade="F2"/>
          </w:tcPr>
          <w:p w14:paraId="25506811" w14:textId="77777777" w:rsidR="005D77E9" w:rsidRDefault="005D77E9" w:rsidP="005D77E9">
            <w:pPr>
              <w:keepNext/>
              <w:ind w:firstLine="0"/>
            </w:pPr>
          </w:p>
        </w:tc>
      </w:tr>
    </w:tbl>
    <w:p w14:paraId="75ED4C93" w14:textId="19BFBAA5" w:rsidR="005D77E9" w:rsidRDefault="005D77E9" w:rsidP="005D77E9">
      <w:pPr>
        <w:pStyle w:val="Descripcin"/>
        <w:framePr w:h="211" w:hRule="exact" w:hSpace="141" w:wrap="around" w:vAnchor="page" w:hAnchor="page" w:x="4675" w:y="5386"/>
      </w:pPr>
      <w:r>
        <w:t xml:space="preserve">Tabla </w:t>
      </w:r>
      <w:fldSimple w:instr=" SEQ Tabla \* ARABIC ">
        <w:r w:rsidR="00D820EB">
          <w:rPr>
            <w:noProof/>
          </w:rPr>
          <w:t>6</w:t>
        </w:r>
      </w:fldSimple>
      <w:r>
        <w:t xml:space="preserve"> Distribución tareas sprint 5</w:t>
      </w:r>
    </w:p>
    <w:p w14:paraId="2B9FA6C1" w14:textId="77777777" w:rsidR="004F608D" w:rsidRDefault="004F608D" w:rsidP="005D77E9">
      <w:pPr>
        <w:ind w:firstLine="0"/>
      </w:pPr>
    </w:p>
    <w:p w14:paraId="26CCFDA0" w14:textId="77777777" w:rsidR="005D77E9" w:rsidRDefault="005D77E9" w:rsidP="005D77E9">
      <w:pPr>
        <w:pStyle w:val="Ttulo3"/>
      </w:pPr>
      <w:r>
        <w:t>Sprint 6 (03/12/2019 – 19/12/2019)</w:t>
      </w:r>
    </w:p>
    <w:p w14:paraId="212AAFDB" w14:textId="77777777" w:rsidR="005D77E9" w:rsidRDefault="005D77E9" w:rsidP="005D77E9">
      <w:r>
        <w:t>En este sprint se continúa un poco con la temática del anterior, mejorar interfaz de usuario y añadir características al informe para que el usuario disponga de mayor cantidad de información. Es un sprint que contiene un gran número de tareas, pero que son de un tamaño reducido, con lo cual la estimación que se las asigno también es muy baja.</w:t>
      </w:r>
    </w:p>
    <w:p w14:paraId="7DA91808" w14:textId="77777777" w:rsidR="005D77E9" w:rsidRDefault="005D77E9" w:rsidP="005D77E9">
      <w:r>
        <w:t xml:space="preserve">El enlace al sexto sprint del proyecto: </w:t>
      </w:r>
      <w:hyperlink r:id="rId19" w:history="1">
        <w:r w:rsidRPr="005D77E9">
          <w:rPr>
            <w:rStyle w:val="Hipervnculo"/>
          </w:rPr>
          <w:t>Sprint 6</w:t>
        </w:r>
      </w:hyperlink>
      <w:r>
        <w:t>.</w:t>
      </w:r>
    </w:p>
    <w:p w14:paraId="5B0BE2F1" w14:textId="77777777" w:rsidR="007724BA" w:rsidRDefault="00DF6B12" w:rsidP="005D77E9">
      <w:r>
        <w:rPr>
          <w:noProof/>
        </w:rPr>
        <mc:AlternateContent>
          <mc:Choice Requires="wps">
            <w:drawing>
              <wp:anchor distT="0" distB="0" distL="114300" distR="114300" simplePos="0" relativeHeight="251709440" behindDoc="1" locked="0" layoutInCell="1" allowOverlap="1" wp14:anchorId="2442AEA2" wp14:editId="2D3254BE">
                <wp:simplePos x="0" y="0"/>
                <wp:positionH relativeFrom="margin">
                  <wp:align>right</wp:align>
                </wp:positionH>
                <wp:positionV relativeFrom="paragraph">
                  <wp:posOffset>2780030</wp:posOffset>
                </wp:positionV>
                <wp:extent cx="5400040" cy="142875"/>
                <wp:effectExtent l="0" t="0" r="0" b="9525"/>
                <wp:wrapTight wrapText="bothSides">
                  <wp:wrapPolygon edited="0">
                    <wp:start x="0" y="0"/>
                    <wp:lineTo x="0" y="20160"/>
                    <wp:lineTo x="21488" y="20160"/>
                    <wp:lineTo x="21488"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400040" cy="142875"/>
                        </a:xfrm>
                        <a:prstGeom prst="rect">
                          <a:avLst/>
                        </a:prstGeom>
                        <a:solidFill>
                          <a:prstClr val="white"/>
                        </a:solidFill>
                        <a:ln>
                          <a:noFill/>
                        </a:ln>
                      </wps:spPr>
                      <wps:txbx>
                        <w:txbxContent>
                          <w:p w14:paraId="49413424" w14:textId="61E84EDD" w:rsidR="0013615A" w:rsidRPr="00805A1E" w:rsidRDefault="0013615A" w:rsidP="00DF6B12">
                            <w:pPr>
                              <w:pStyle w:val="Descripcin"/>
                              <w:jc w:val="center"/>
                              <w:rPr>
                                <w:noProof/>
                              </w:rPr>
                            </w:pPr>
                            <w:r>
                              <w:t xml:space="preserve">Ilustración </w:t>
                            </w:r>
                            <w:fldSimple w:instr=" SEQ Ilustración \* ARABIC ">
                              <w:r>
                                <w:rPr>
                                  <w:noProof/>
                                </w:rPr>
                                <w:t>6</w:t>
                              </w:r>
                            </w:fldSimple>
                            <w:r>
                              <w:t xml:space="preserve"> Burndown sprint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AEA2" id="Cuadro de texto 1" o:spid="_x0000_s1031" type="#_x0000_t202" style="position:absolute;left:0;text-align:left;margin-left:374pt;margin-top:218.9pt;width:425.2pt;height:11.25pt;z-index:-251607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" stroked="f">
                <v:textbox inset="0,0,0,0">
                  <w:txbxContent>
                    <w:p w14:paraId="49413424" w14:textId="61E84EDD" w:rsidR="0013615A" w:rsidRPr="00805A1E" w:rsidRDefault="0013615A" w:rsidP="00DF6B12">
                      <w:pPr>
                        <w:pStyle w:val="Descripcin"/>
                        <w:jc w:val="center"/>
                        <w:rPr>
                          <w:noProof/>
                        </w:rPr>
                      </w:pPr>
                      <w:r>
                        <w:t xml:space="preserve">Ilustración </w:t>
                      </w:r>
                      <w:fldSimple w:instr=" SEQ Ilustración \* ARABIC ">
                        <w:r>
                          <w:rPr>
                            <w:noProof/>
                          </w:rPr>
                          <w:t>6</w:t>
                        </w:r>
                      </w:fldSimple>
                      <w:r>
                        <w:t xml:space="preserve"> Burndown sprint 6</w:t>
                      </w:r>
                    </w:p>
                  </w:txbxContent>
                </v:textbox>
                <w10:wrap type="tight" anchorx="margin"/>
              </v:shape>
            </w:pict>
          </mc:Fallback>
        </mc:AlternateContent>
      </w:r>
      <w:r w:rsidR="007724BA">
        <w:rPr>
          <w:noProof/>
        </w:rPr>
        <w:drawing>
          <wp:anchor distT="0" distB="0" distL="114300" distR="114300" simplePos="0" relativeHeight="251707392" behindDoc="1" locked="0" layoutInCell="1" allowOverlap="1" wp14:anchorId="7EE9D955" wp14:editId="6C4389B0">
            <wp:simplePos x="0" y="0"/>
            <wp:positionH relativeFrom="margin">
              <wp:align>right</wp:align>
            </wp:positionH>
            <wp:positionV relativeFrom="paragraph">
              <wp:posOffset>560705</wp:posOffset>
            </wp:positionV>
            <wp:extent cx="5400040" cy="2237740"/>
            <wp:effectExtent l="0" t="0" r="0" b="0"/>
            <wp:wrapTight wrapText="bothSides">
              <wp:wrapPolygon edited="0">
                <wp:start x="0" y="0"/>
                <wp:lineTo x="0" y="21330"/>
                <wp:lineTo x="21488" y="21330"/>
                <wp:lineTo x="21488" y="0"/>
                <wp:lineTo x="0" y="0"/>
              </wp:wrapPolygon>
            </wp:wrapTight>
            <wp:docPr id="28" name="Imagen 28" descr="Imagen que contiene foto, blanco, tabl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rndown6.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237740"/>
                    </a:xfrm>
                    <a:prstGeom prst="rect">
                      <a:avLst/>
                    </a:prstGeom>
                  </pic:spPr>
                </pic:pic>
              </a:graphicData>
            </a:graphic>
          </wp:anchor>
        </w:drawing>
      </w:r>
      <w:r w:rsidR="007724BA">
        <w:t xml:space="preserve">En este sprint se genera el siguiente gráfico </w:t>
      </w:r>
      <w:r w:rsidR="007724BA" w:rsidRPr="00693A99">
        <w:rPr>
          <w:i/>
          <w:iCs/>
        </w:rPr>
        <w:t>burndown</w:t>
      </w:r>
      <w:r w:rsidR="007724BA">
        <w:t>, como podemos ver, es fácilmente observable la cantidad de tareas que ha habido en este sprint, pero que el tiempo de cada una de ellas es en general bastante reducido.</w:t>
      </w:r>
    </w:p>
    <w:p w14:paraId="720E1116" w14:textId="77777777" w:rsidR="007724BA" w:rsidRDefault="007724BA" w:rsidP="005D77E9">
      <w:r>
        <w:t>Para este sprint se ha tenido la siguiente distribución de tareas a lo largo del sprint, como se ha mencionado antes, es un sprint enfocado a la interfaz, por tanto, como podremos observar la mayor parte de las tareas tienen la etiqueta de diseño.</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7724BA" w14:paraId="51B73FC9" w14:textId="77777777" w:rsidTr="007724BA">
        <w:trPr>
          <w:cantSplit/>
          <w:trHeight w:val="1833"/>
        </w:trPr>
        <w:tc>
          <w:tcPr>
            <w:tcW w:w="846" w:type="dxa"/>
            <w:tcBorders>
              <w:top w:val="nil"/>
              <w:left w:val="nil"/>
              <w:bottom w:val="single" w:sz="4" w:space="0" w:color="auto"/>
              <w:right w:val="nil"/>
            </w:tcBorders>
            <w:vAlign w:val="bottom"/>
          </w:tcPr>
          <w:p w14:paraId="20B27B85" w14:textId="77777777" w:rsidR="007724BA" w:rsidRDefault="007724BA" w:rsidP="007724BA">
            <w:pPr>
              <w:ind w:firstLine="0"/>
              <w:jc w:val="center"/>
            </w:pPr>
            <w:r>
              <w:lastRenderedPageBreak/>
              <w:t>Tarea</w:t>
            </w:r>
          </w:p>
        </w:tc>
        <w:tc>
          <w:tcPr>
            <w:tcW w:w="2693" w:type="dxa"/>
            <w:tcBorders>
              <w:top w:val="nil"/>
              <w:left w:val="nil"/>
              <w:bottom w:val="single" w:sz="4" w:space="0" w:color="auto"/>
              <w:right w:val="nil"/>
            </w:tcBorders>
            <w:vAlign w:val="bottom"/>
          </w:tcPr>
          <w:p w14:paraId="7A3960F9" w14:textId="77777777" w:rsidR="007724BA" w:rsidRDefault="007724BA" w:rsidP="007724BA">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64A317D" w14:textId="77777777" w:rsidR="007724BA" w:rsidRDefault="007724BA" w:rsidP="007724BA">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5933CB" w14:textId="77777777" w:rsidR="007724BA" w:rsidRDefault="007724BA" w:rsidP="007724BA">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424D31A" w14:textId="77777777" w:rsidR="007724BA" w:rsidRDefault="007724BA" w:rsidP="007724BA">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3C37CE9" w14:textId="77777777" w:rsidR="007724BA" w:rsidRDefault="007724BA" w:rsidP="007724BA">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D9BE923" w14:textId="77777777" w:rsidR="007724BA" w:rsidRDefault="007724BA" w:rsidP="007724BA">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514BAC2B" w14:textId="0BC195DB" w:rsidR="007724BA" w:rsidRDefault="007724BA" w:rsidP="007724BA">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5F18E043" w14:textId="77777777" w:rsidR="007724BA" w:rsidRDefault="007724BA" w:rsidP="007724BA">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86040BB" w14:textId="77777777" w:rsidR="007724BA" w:rsidRDefault="007724BA" w:rsidP="007724BA">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FA03054" w14:textId="77777777" w:rsidR="007724BA" w:rsidRDefault="007724BA" w:rsidP="007724BA">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F6B0405" w14:textId="77777777" w:rsidR="007724BA" w:rsidRDefault="007724BA" w:rsidP="007724BA">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7861740" w14:textId="77777777" w:rsidR="007724BA" w:rsidRPr="00277378" w:rsidRDefault="007724BA" w:rsidP="007724BA">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3E36A726" w14:textId="77777777" w:rsidR="007724BA" w:rsidRDefault="007724BA" w:rsidP="007724BA">
            <w:pPr>
              <w:ind w:left="113" w:right="113" w:firstLine="0"/>
            </w:pPr>
            <w:r>
              <w:t>Testeo</w:t>
            </w:r>
          </w:p>
        </w:tc>
      </w:tr>
      <w:tr w:rsidR="007724BA" w14:paraId="0CBB1316" w14:textId="77777777" w:rsidTr="007724BA">
        <w:trPr>
          <w:trHeight w:val="274"/>
        </w:trPr>
        <w:tc>
          <w:tcPr>
            <w:tcW w:w="846" w:type="dxa"/>
            <w:tcBorders>
              <w:top w:val="single" w:sz="4" w:space="0" w:color="auto"/>
              <w:right w:val="nil"/>
            </w:tcBorders>
            <w:shd w:val="clear" w:color="auto" w:fill="F2F2F2" w:themeFill="background1" w:themeFillShade="F2"/>
          </w:tcPr>
          <w:p w14:paraId="7E16D9D5" w14:textId="77777777" w:rsidR="007724BA" w:rsidRDefault="007724BA" w:rsidP="007724BA">
            <w:pPr>
              <w:ind w:firstLine="0"/>
              <w:jc w:val="center"/>
            </w:pPr>
            <w:r>
              <w:t>#30</w:t>
            </w:r>
          </w:p>
        </w:tc>
        <w:tc>
          <w:tcPr>
            <w:tcW w:w="2693" w:type="dxa"/>
            <w:tcBorders>
              <w:top w:val="single" w:sz="4" w:space="0" w:color="auto"/>
              <w:left w:val="nil"/>
              <w:bottom w:val="single" w:sz="4" w:space="0" w:color="auto"/>
            </w:tcBorders>
            <w:shd w:val="clear" w:color="auto" w:fill="F2F2F2" w:themeFill="background1" w:themeFillShade="F2"/>
          </w:tcPr>
          <w:p w14:paraId="4DAFBC16" w14:textId="77777777" w:rsidR="007724BA" w:rsidRDefault="007724BA" w:rsidP="007724BA">
            <w:pPr>
              <w:ind w:firstLine="0"/>
              <w:jc w:val="center"/>
            </w:pPr>
            <w:r>
              <w:t>Poner el logo de NetExtractor en grande</w:t>
            </w:r>
          </w:p>
        </w:tc>
        <w:tc>
          <w:tcPr>
            <w:tcW w:w="425" w:type="dxa"/>
            <w:tcBorders>
              <w:top w:val="single" w:sz="4" w:space="0" w:color="auto"/>
            </w:tcBorders>
            <w:shd w:val="clear" w:color="auto" w:fill="F2F2F2" w:themeFill="background1" w:themeFillShade="F2"/>
          </w:tcPr>
          <w:p w14:paraId="69CF6DA2"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5ADD14B"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843043D" w14:textId="77777777" w:rsidR="007724BA" w:rsidRDefault="007724BA" w:rsidP="007724BA">
            <w:pPr>
              <w:ind w:firstLine="0"/>
            </w:pPr>
          </w:p>
        </w:tc>
        <w:tc>
          <w:tcPr>
            <w:tcW w:w="425" w:type="dxa"/>
            <w:tcBorders>
              <w:top w:val="single" w:sz="4" w:space="0" w:color="auto"/>
            </w:tcBorders>
            <w:shd w:val="clear" w:color="auto" w:fill="FFFF00"/>
          </w:tcPr>
          <w:p w14:paraId="0E065169"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36DD3EE"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4768206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0B12D67"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8276B30"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B47CEB5"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CD1B28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73BBEE00" w14:textId="77777777" w:rsidR="007724BA" w:rsidRDefault="007724BA" w:rsidP="007724BA">
            <w:pPr>
              <w:ind w:firstLine="0"/>
            </w:pPr>
          </w:p>
        </w:tc>
        <w:tc>
          <w:tcPr>
            <w:tcW w:w="462" w:type="dxa"/>
            <w:tcBorders>
              <w:top w:val="single" w:sz="4" w:space="0" w:color="auto"/>
            </w:tcBorders>
            <w:shd w:val="clear" w:color="auto" w:fill="F2F2F2" w:themeFill="background1" w:themeFillShade="F2"/>
          </w:tcPr>
          <w:p w14:paraId="0BA67AA0" w14:textId="77777777" w:rsidR="007724BA" w:rsidRDefault="007724BA" w:rsidP="007724BA">
            <w:pPr>
              <w:ind w:firstLine="0"/>
            </w:pPr>
          </w:p>
        </w:tc>
      </w:tr>
      <w:tr w:rsidR="007724BA" w14:paraId="0861FA7A" w14:textId="77777777" w:rsidTr="007724BA">
        <w:trPr>
          <w:trHeight w:val="291"/>
        </w:trPr>
        <w:tc>
          <w:tcPr>
            <w:tcW w:w="846" w:type="dxa"/>
            <w:tcBorders>
              <w:right w:val="nil"/>
            </w:tcBorders>
          </w:tcPr>
          <w:p w14:paraId="7FD7E6FD" w14:textId="77777777" w:rsidR="007724BA" w:rsidRDefault="007724BA" w:rsidP="007724BA">
            <w:pPr>
              <w:ind w:firstLine="0"/>
              <w:jc w:val="center"/>
            </w:pPr>
            <w:r>
              <w:t>#31</w:t>
            </w:r>
          </w:p>
        </w:tc>
        <w:tc>
          <w:tcPr>
            <w:tcW w:w="2693" w:type="dxa"/>
            <w:tcBorders>
              <w:left w:val="nil"/>
              <w:bottom w:val="single" w:sz="4" w:space="0" w:color="auto"/>
            </w:tcBorders>
          </w:tcPr>
          <w:p w14:paraId="18C57A5D" w14:textId="77777777" w:rsidR="007724BA" w:rsidRDefault="007724BA" w:rsidP="007724BA">
            <w:pPr>
              <w:ind w:firstLine="0"/>
              <w:jc w:val="center"/>
            </w:pPr>
            <w:r>
              <w:t>Hacer una página Home</w:t>
            </w:r>
          </w:p>
        </w:tc>
        <w:tc>
          <w:tcPr>
            <w:tcW w:w="425" w:type="dxa"/>
            <w:shd w:val="clear" w:color="auto" w:fill="FFFFFF" w:themeFill="background1"/>
          </w:tcPr>
          <w:p w14:paraId="6AF3FE66" w14:textId="77777777" w:rsidR="007724BA" w:rsidRDefault="007724BA" w:rsidP="007724BA">
            <w:pPr>
              <w:ind w:firstLine="0"/>
            </w:pPr>
          </w:p>
        </w:tc>
        <w:tc>
          <w:tcPr>
            <w:tcW w:w="426" w:type="dxa"/>
            <w:shd w:val="clear" w:color="auto" w:fill="FFFFFF" w:themeFill="background1"/>
          </w:tcPr>
          <w:p w14:paraId="2D738D3C" w14:textId="77777777" w:rsidR="007724BA" w:rsidRDefault="007724BA" w:rsidP="007724BA">
            <w:pPr>
              <w:ind w:firstLine="0"/>
            </w:pPr>
          </w:p>
        </w:tc>
        <w:tc>
          <w:tcPr>
            <w:tcW w:w="425" w:type="dxa"/>
            <w:shd w:val="clear" w:color="auto" w:fill="FFFFFF" w:themeFill="background1"/>
          </w:tcPr>
          <w:p w14:paraId="44FE0C24" w14:textId="77777777" w:rsidR="007724BA" w:rsidRDefault="007724BA" w:rsidP="007724BA">
            <w:pPr>
              <w:ind w:firstLine="0"/>
            </w:pPr>
          </w:p>
        </w:tc>
        <w:tc>
          <w:tcPr>
            <w:tcW w:w="425" w:type="dxa"/>
            <w:shd w:val="clear" w:color="auto" w:fill="FFFF00"/>
          </w:tcPr>
          <w:p w14:paraId="612496A5" w14:textId="77777777" w:rsidR="007724BA" w:rsidRDefault="007724BA" w:rsidP="007724BA">
            <w:pPr>
              <w:ind w:firstLine="0"/>
            </w:pPr>
          </w:p>
        </w:tc>
        <w:tc>
          <w:tcPr>
            <w:tcW w:w="425" w:type="dxa"/>
            <w:shd w:val="clear" w:color="auto" w:fill="FFFFFF" w:themeFill="background1"/>
          </w:tcPr>
          <w:p w14:paraId="53B4226A" w14:textId="77777777" w:rsidR="007724BA" w:rsidRDefault="007724BA" w:rsidP="007724BA">
            <w:pPr>
              <w:ind w:firstLine="0"/>
            </w:pPr>
          </w:p>
        </w:tc>
        <w:tc>
          <w:tcPr>
            <w:tcW w:w="426" w:type="dxa"/>
            <w:shd w:val="clear" w:color="auto" w:fill="FFFFFF" w:themeFill="background1"/>
          </w:tcPr>
          <w:p w14:paraId="40991A9E" w14:textId="77777777" w:rsidR="007724BA" w:rsidRDefault="007724BA" w:rsidP="007724BA">
            <w:pPr>
              <w:ind w:firstLine="0"/>
            </w:pPr>
          </w:p>
        </w:tc>
        <w:tc>
          <w:tcPr>
            <w:tcW w:w="425" w:type="dxa"/>
            <w:shd w:val="clear" w:color="auto" w:fill="FFFFFF" w:themeFill="background1"/>
          </w:tcPr>
          <w:p w14:paraId="4C9EFEA2" w14:textId="77777777" w:rsidR="007724BA" w:rsidRDefault="007724BA" w:rsidP="007724BA">
            <w:pPr>
              <w:ind w:firstLine="0"/>
            </w:pPr>
          </w:p>
        </w:tc>
        <w:tc>
          <w:tcPr>
            <w:tcW w:w="425" w:type="dxa"/>
            <w:shd w:val="clear" w:color="auto" w:fill="FFFFFF" w:themeFill="background1"/>
          </w:tcPr>
          <w:p w14:paraId="0A9B6186" w14:textId="77777777" w:rsidR="007724BA" w:rsidRDefault="007724BA" w:rsidP="007724BA">
            <w:pPr>
              <w:ind w:firstLine="0"/>
            </w:pPr>
          </w:p>
        </w:tc>
        <w:tc>
          <w:tcPr>
            <w:tcW w:w="425" w:type="dxa"/>
            <w:shd w:val="clear" w:color="auto" w:fill="FFFFFF" w:themeFill="background1"/>
          </w:tcPr>
          <w:p w14:paraId="05F90EE6" w14:textId="77777777" w:rsidR="007724BA" w:rsidRDefault="007724BA" w:rsidP="007724BA">
            <w:pPr>
              <w:ind w:firstLine="0"/>
            </w:pPr>
          </w:p>
        </w:tc>
        <w:tc>
          <w:tcPr>
            <w:tcW w:w="426" w:type="dxa"/>
            <w:shd w:val="clear" w:color="auto" w:fill="FFFFFF" w:themeFill="background1"/>
          </w:tcPr>
          <w:p w14:paraId="3EBD5064" w14:textId="77777777" w:rsidR="007724BA" w:rsidRDefault="007724BA" w:rsidP="007724BA">
            <w:pPr>
              <w:ind w:firstLine="0"/>
            </w:pPr>
          </w:p>
        </w:tc>
        <w:tc>
          <w:tcPr>
            <w:tcW w:w="425" w:type="dxa"/>
            <w:shd w:val="clear" w:color="auto" w:fill="FFFFFF" w:themeFill="background1"/>
          </w:tcPr>
          <w:p w14:paraId="7FC1E710" w14:textId="77777777" w:rsidR="007724BA" w:rsidRDefault="007724BA" w:rsidP="007724BA">
            <w:pPr>
              <w:ind w:firstLine="0"/>
            </w:pPr>
          </w:p>
        </w:tc>
        <w:tc>
          <w:tcPr>
            <w:tcW w:w="462" w:type="dxa"/>
            <w:shd w:val="clear" w:color="auto" w:fill="FFFFFF" w:themeFill="background1"/>
          </w:tcPr>
          <w:p w14:paraId="4CCA4FBE" w14:textId="77777777" w:rsidR="007724BA" w:rsidRDefault="007724BA" w:rsidP="007724BA">
            <w:pPr>
              <w:ind w:firstLine="0"/>
            </w:pPr>
          </w:p>
        </w:tc>
      </w:tr>
      <w:tr w:rsidR="007724BA" w14:paraId="1C508BA1" w14:textId="77777777" w:rsidTr="007724BA">
        <w:trPr>
          <w:trHeight w:val="274"/>
        </w:trPr>
        <w:tc>
          <w:tcPr>
            <w:tcW w:w="846" w:type="dxa"/>
            <w:tcBorders>
              <w:right w:val="nil"/>
            </w:tcBorders>
            <w:shd w:val="clear" w:color="auto" w:fill="F2F2F2" w:themeFill="background1" w:themeFillShade="F2"/>
          </w:tcPr>
          <w:p w14:paraId="31D2D49E" w14:textId="77777777" w:rsidR="007724BA" w:rsidRDefault="007724BA" w:rsidP="007724BA">
            <w:pPr>
              <w:ind w:firstLine="0"/>
              <w:jc w:val="center"/>
            </w:pPr>
            <w:r>
              <w:t>#32</w:t>
            </w:r>
          </w:p>
        </w:tc>
        <w:tc>
          <w:tcPr>
            <w:tcW w:w="2693" w:type="dxa"/>
            <w:tcBorders>
              <w:left w:val="nil"/>
              <w:bottom w:val="single" w:sz="4" w:space="0" w:color="auto"/>
            </w:tcBorders>
            <w:shd w:val="clear" w:color="auto" w:fill="F2F2F2" w:themeFill="background1" w:themeFillShade="F2"/>
          </w:tcPr>
          <w:p w14:paraId="00337104" w14:textId="77777777" w:rsidR="007724BA" w:rsidRDefault="007724BA" w:rsidP="007724BA">
            <w:pPr>
              <w:ind w:firstLine="0"/>
              <w:jc w:val="center"/>
            </w:pPr>
            <w:r>
              <w:t>Crear jerarquía de botones</w:t>
            </w:r>
          </w:p>
        </w:tc>
        <w:tc>
          <w:tcPr>
            <w:tcW w:w="425" w:type="dxa"/>
            <w:shd w:val="clear" w:color="auto" w:fill="F2F2F2" w:themeFill="background1" w:themeFillShade="F2"/>
          </w:tcPr>
          <w:p w14:paraId="50836218" w14:textId="77777777" w:rsidR="007724BA" w:rsidRDefault="007724BA" w:rsidP="007724BA">
            <w:pPr>
              <w:ind w:firstLine="0"/>
            </w:pPr>
          </w:p>
        </w:tc>
        <w:tc>
          <w:tcPr>
            <w:tcW w:w="426" w:type="dxa"/>
            <w:shd w:val="clear" w:color="auto" w:fill="F2F2F2" w:themeFill="background1" w:themeFillShade="F2"/>
          </w:tcPr>
          <w:p w14:paraId="5B572309" w14:textId="77777777" w:rsidR="007724BA" w:rsidRDefault="007724BA" w:rsidP="007724BA">
            <w:pPr>
              <w:ind w:firstLine="0"/>
            </w:pPr>
          </w:p>
        </w:tc>
        <w:tc>
          <w:tcPr>
            <w:tcW w:w="425" w:type="dxa"/>
            <w:shd w:val="clear" w:color="auto" w:fill="F2F2F2" w:themeFill="background1" w:themeFillShade="F2"/>
          </w:tcPr>
          <w:p w14:paraId="38E80336" w14:textId="77777777" w:rsidR="007724BA" w:rsidRDefault="007724BA" w:rsidP="007724BA">
            <w:pPr>
              <w:ind w:firstLine="0"/>
            </w:pPr>
          </w:p>
        </w:tc>
        <w:tc>
          <w:tcPr>
            <w:tcW w:w="425" w:type="dxa"/>
            <w:shd w:val="clear" w:color="auto" w:fill="FFFF00"/>
          </w:tcPr>
          <w:p w14:paraId="37CFFA85" w14:textId="77777777" w:rsidR="007724BA" w:rsidRDefault="007724BA" w:rsidP="007724BA">
            <w:pPr>
              <w:ind w:firstLine="0"/>
            </w:pPr>
          </w:p>
        </w:tc>
        <w:tc>
          <w:tcPr>
            <w:tcW w:w="425" w:type="dxa"/>
            <w:shd w:val="clear" w:color="auto" w:fill="F2F2F2" w:themeFill="background1" w:themeFillShade="F2"/>
          </w:tcPr>
          <w:p w14:paraId="40CA9A3B" w14:textId="77777777" w:rsidR="007724BA" w:rsidRDefault="007724BA" w:rsidP="007724BA">
            <w:pPr>
              <w:ind w:firstLine="0"/>
            </w:pPr>
          </w:p>
        </w:tc>
        <w:tc>
          <w:tcPr>
            <w:tcW w:w="426" w:type="dxa"/>
            <w:shd w:val="clear" w:color="auto" w:fill="F2F2F2" w:themeFill="background1" w:themeFillShade="F2"/>
          </w:tcPr>
          <w:p w14:paraId="378BA213" w14:textId="77777777" w:rsidR="007724BA" w:rsidRDefault="007724BA" w:rsidP="007724BA">
            <w:pPr>
              <w:ind w:firstLine="0"/>
            </w:pPr>
          </w:p>
        </w:tc>
        <w:tc>
          <w:tcPr>
            <w:tcW w:w="425" w:type="dxa"/>
            <w:shd w:val="clear" w:color="auto" w:fill="F2F2F2" w:themeFill="background1" w:themeFillShade="F2"/>
          </w:tcPr>
          <w:p w14:paraId="02D5882D" w14:textId="77777777" w:rsidR="007724BA" w:rsidRDefault="007724BA" w:rsidP="007724BA">
            <w:pPr>
              <w:ind w:firstLine="0"/>
            </w:pPr>
          </w:p>
        </w:tc>
        <w:tc>
          <w:tcPr>
            <w:tcW w:w="425" w:type="dxa"/>
            <w:shd w:val="clear" w:color="auto" w:fill="F2F2F2" w:themeFill="background1" w:themeFillShade="F2"/>
          </w:tcPr>
          <w:p w14:paraId="54D5CE95" w14:textId="77777777" w:rsidR="007724BA" w:rsidRDefault="007724BA" w:rsidP="007724BA">
            <w:pPr>
              <w:ind w:firstLine="0"/>
            </w:pPr>
          </w:p>
        </w:tc>
        <w:tc>
          <w:tcPr>
            <w:tcW w:w="425" w:type="dxa"/>
            <w:shd w:val="clear" w:color="auto" w:fill="F2F2F2" w:themeFill="background1" w:themeFillShade="F2"/>
          </w:tcPr>
          <w:p w14:paraId="296318BA" w14:textId="77777777" w:rsidR="007724BA" w:rsidRDefault="007724BA" w:rsidP="007724BA">
            <w:pPr>
              <w:ind w:firstLine="0"/>
            </w:pPr>
          </w:p>
        </w:tc>
        <w:tc>
          <w:tcPr>
            <w:tcW w:w="426" w:type="dxa"/>
            <w:shd w:val="clear" w:color="auto" w:fill="F2F2F2" w:themeFill="background1" w:themeFillShade="F2"/>
          </w:tcPr>
          <w:p w14:paraId="59B865F2" w14:textId="77777777" w:rsidR="007724BA" w:rsidRDefault="007724BA" w:rsidP="007724BA">
            <w:pPr>
              <w:ind w:firstLine="0"/>
            </w:pPr>
          </w:p>
        </w:tc>
        <w:tc>
          <w:tcPr>
            <w:tcW w:w="425" w:type="dxa"/>
            <w:shd w:val="clear" w:color="auto" w:fill="F2F2F2" w:themeFill="background1" w:themeFillShade="F2"/>
          </w:tcPr>
          <w:p w14:paraId="122BCE9B" w14:textId="77777777" w:rsidR="007724BA" w:rsidRDefault="007724BA" w:rsidP="007724BA">
            <w:pPr>
              <w:ind w:firstLine="0"/>
            </w:pPr>
          </w:p>
        </w:tc>
        <w:tc>
          <w:tcPr>
            <w:tcW w:w="462" w:type="dxa"/>
            <w:shd w:val="clear" w:color="auto" w:fill="F2F2F2" w:themeFill="background1" w:themeFillShade="F2"/>
          </w:tcPr>
          <w:p w14:paraId="35A1D40B" w14:textId="77777777" w:rsidR="007724BA" w:rsidRDefault="007724BA" w:rsidP="007724BA">
            <w:pPr>
              <w:ind w:firstLine="0"/>
            </w:pPr>
          </w:p>
        </w:tc>
      </w:tr>
      <w:tr w:rsidR="007724BA" w14:paraId="655D4F1E" w14:textId="77777777" w:rsidTr="007724BA">
        <w:trPr>
          <w:trHeight w:val="291"/>
        </w:trPr>
        <w:tc>
          <w:tcPr>
            <w:tcW w:w="846" w:type="dxa"/>
            <w:tcBorders>
              <w:right w:val="nil"/>
            </w:tcBorders>
          </w:tcPr>
          <w:p w14:paraId="59096CF7" w14:textId="77777777" w:rsidR="007724BA" w:rsidRDefault="007724BA" w:rsidP="007724BA">
            <w:pPr>
              <w:ind w:firstLine="0"/>
              <w:jc w:val="center"/>
            </w:pPr>
            <w:r>
              <w:t>#33</w:t>
            </w:r>
          </w:p>
        </w:tc>
        <w:tc>
          <w:tcPr>
            <w:tcW w:w="2693" w:type="dxa"/>
            <w:tcBorders>
              <w:left w:val="nil"/>
            </w:tcBorders>
          </w:tcPr>
          <w:p w14:paraId="59A61286" w14:textId="77777777" w:rsidR="007724BA" w:rsidRDefault="007724BA" w:rsidP="007724BA">
            <w:pPr>
              <w:ind w:firstLine="0"/>
              <w:jc w:val="center"/>
            </w:pPr>
            <w:r>
              <w:t>Quitar los gets en la selección de características a analizar</w:t>
            </w:r>
          </w:p>
        </w:tc>
        <w:tc>
          <w:tcPr>
            <w:tcW w:w="425" w:type="dxa"/>
            <w:shd w:val="clear" w:color="auto" w:fill="FFFFFF" w:themeFill="background1"/>
          </w:tcPr>
          <w:p w14:paraId="532193DE" w14:textId="77777777" w:rsidR="007724BA" w:rsidRDefault="007724BA" w:rsidP="007724BA">
            <w:pPr>
              <w:ind w:firstLine="0"/>
            </w:pPr>
          </w:p>
        </w:tc>
        <w:tc>
          <w:tcPr>
            <w:tcW w:w="426" w:type="dxa"/>
            <w:shd w:val="clear" w:color="auto" w:fill="FFFFFF" w:themeFill="background1"/>
          </w:tcPr>
          <w:p w14:paraId="4A3288C9" w14:textId="77777777" w:rsidR="007724BA" w:rsidRDefault="007724BA" w:rsidP="007724BA">
            <w:pPr>
              <w:ind w:firstLine="0"/>
            </w:pPr>
          </w:p>
        </w:tc>
        <w:tc>
          <w:tcPr>
            <w:tcW w:w="425" w:type="dxa"/>
            <w:shd w:val="clear" w:color="auto" w:fill="FFFFFF" w:themeFill="background1"/>
          </w:tcPr>
          <w:p w14:paraId="0FB65865" w14:textId="77777777" w:rsidR="007724BA" w:rsidRDefault="007724BA" w:rsidP="007724BA">
            <w:pPr>
              <w:ind w:firstLine="0"/>
            </w:pPr>
          </w:p>
        </w:tc>
        <w:tc>
          <w:tcPr>
            <w:tcW w:w="425" w:type="dxa"/>
            <w:shd w:val="clear" w:color="auto" w:fill="FFFF00"/>
          </w:tcPr>
          <w:p w14:paraId="6169D835" w14:textId="77777777" w:rsidR="007724BA" w:rsidRDefault="007724BA" w:rsidP="007724BA">
            <w:pPr>
              <w:ind w:firstLine="0"/>
            </w:pPr>
          </w:p>
        </w:tc>
        <w:tc>
          <w:tcPr>
            <w:tcW w:w="425" w:type="dxa"/>
            <w:shd w:val="clear" w:color="auto" w:fill="FFFFFF" w:themeFill="background1"/>
          </w:tcPr>
          <w:p w14:paraId="349847F7" w14:textId="77777777" w:rsidR="007724BA" w:rsidRDefault="007724BA" w:rsidP="007724BA">
            <w:pPr>
              <w:ind w:firstLine="0"/>
            </w:pPr>
          </w:p>
        </w:tc>
        <w:tc>
          <w:tcPr>
            <w:tcW w:w="426" w:type="dxa"/>
            <w:shd w:val="clear" w:color="auto" w:fill="FFFFFF" w:themeFill="background1"/>
          </w:tcPr>
          <w:p w14:paraId="510D98FC" w14:textId="77777777" w:rsidR="007724BA" w:rsidRDefault="007724BA" w:rsidP="007724BA">
            <w:pPr>
              <w:ind w:firstLine="0"/>
            </w:pPr>
          </w:p>
        </w:tc>
        <w:tc>
          <w:tcPr>
            <w:tcW w:w="425" w:type="dxa"/>
            <w:shd w:val="clear" w:color="auto" w:fill="FFFFFF" w:themeFill="background1"/>
          </w:tcPr>
          <w:p w14:paraId="11B2D59D" w14:textId="77777777" w:rsidR="007724BA" w:rsidRDefault="007724BA" w:rsidP="007724BA">
            <w:pPr>
              <w:ind w:firstLine="0"/>
            </w:pPr>
          </w:p>
        </w:tc>
        <w:tc>
          <w:tcPr>
            <w:tcW w:w="425" w:type="dxa"/>
            <w:shd w:val="clear" w:color="auto" w:fill="FFFFFF" w:themeFill="background1"/>
          </w:tcPr>
          <w:p w14:paraId="14B9A840" w14:textId="77777777" w:rsidR="007724BA" w:rsidRDefault="007724BA" w:rsidP="007724BA">
            <w:pPr>
              <w:ind w:firstLine="0"/>
            </w:pPr>
          </w:p>
        </w:tc>
        <w:tc>
          <w:tcPr>
            <w:tcW w:w="425" w:type="dxa"/>
          </w:tcPr>
          <w:p w14:paraId="31786C47" w14:textId="77777777" w:rsidR="007724BA" w:rsidRDefault="007724BA" w:rsidP="007724BA">
            <w:pPr>
              <w:ind w:firstLine="0"/>
            </w:pPr>
          </w:p>
        </w:tc>
        <w:tc>
          <w:tcPr>
            <w:tcW w:w="426" w:type="dxa"/>
          </w:tcPr>
          <w:p w14:paraId="73DEAF24" w14:textId="77777777" w:rsidR="007724BA" w:rsidRDefault="007724BA" w:rsidP="007724BA">
            <w:pPr>
              <w:ind w:firstLine="0"/>
            </w:pPr>
          </w:p>
        </w:tc>
        <w:tc>
          <w:tcPr>
            <w:tcW w:w="425" w:type="dxa"/>
          </w:tcPr>
          <w:p w14:paraId="40F1DFA1" w14:textId="77777777" w:rsidR="007724BA" w:rsidRDefault="007724BA" w:rsidP="007724BA">
            <w:pPr>
              <w:ind w:firstLine="0"/>
            </w:pPr>
          </w:p>
        </w:tc>
        <w:tc>
          <w:tcPr>
            <w:tcW w:w="462" w:type="dxa"/>
          </w:tcPr>
          <w:p w14:paraId="1A1CFE87" w14:textId="77777777" w:rsidR="007724BA" w:rsidRDefault="007724BA" w:rsidP="007724BA">
            <w:pPr>
              <w:keepNext/>
              <w:ind w:firstLine="0"/>
            </w:pPr>
          </w:p>
        </w:tc>
      </w:tr>
      <w:tr w:rsidR="007724BA" w14:paraId="78394875" w14:textId="77777777" w:rsidTr="007724BA">
        <w:trPr>
          <w:trHeight w:val="291"/>
        </w:trPr>
        <w:tc>
          <w:tcPr>
            <w:tcW w:w="846" w:type="dxa"/>
            <w:tcBorders>
              <w:right w:val="nil"/>
            </w:tcBorders>
            <w:shd w:val="clear" w:color="auto" w:fill="F2F2F2" w:themeFill="background1" w:themeFillShade="F2"/>
          </w:tcPr>
          <w:p w14:paraId="47B11614" w14:textId="77777777" w:rsidR="007724BA" w:rsidRDefault="007724BA" w:rsidP="007724BA">
            <w:pPr>
              <w:ind w:firstLine="0"/>
              <w:jc w:val="center"/>
            </w:pPr>
            <w:r>
              <w:t>#34</w:t>
            </w:r>
          </w:p>
        </w:tc>
        <w:tc>
          <w:tcPr>
            <w:tcW w:w="2693" w:type="dxa"/>
            <w:tcBorders>
              <w:left w:val="nil"/>
            </w:tcBorders>
            <w:shd w:val="clear" w:color="auto" w:fill="F2F2F2" w:themeFill="background1" w:themeFillShade="F2"/>
          </w:tcPr>
          <w:p w14:paraId="6FA8D17C" w14:textId="77777777" w:rsidR="007724BA" w:rsidRDefault="007724BA" w:rsidP="007724BA">
            <w:pPr>
              <w:ind w:firstLine="0"/>
              <w:jc w:val="center"/>
            </w:pPr>
            <w:r>
              <w:t>Colocar el escudo de la Ubu en acerca de y cambiar la ventana acerca de</w:t>
            </w:r>
          </w:p>
        </w:tc>
        <w:tc>
          <w:tcPr>
            <w:tcW w:w="425" w:type="dxa"/>
            <w:shd w:val="clear" w:color="auto" w:fill="F2F2F2" w:themeFill="background1" w:themeFillShade="F2"/>
          </w:tcPr>
          <w:p w14:paraId="3A79622E" w14:textId="77777777" w:rsidR="007724BA" w:rsidRDefault="007724BA" w:rsidP="007724BA">
            <w:pPr>
              <w:ind w:firstLine="0"/>
            </w:pPr>
          </w:p>
        </w:tc>
        <w:tc>
          <w:tcPr>
            <w:tcW w:w="426" w:type="dxa"/>
            <w:shd w:val="clear" w:color="auto" w:fill="F2F2F2" w:themeFill="background1" w:themeFillShade="F2"/>
          </w:tcPr>
          <w:p w14:paraId="5DB85A59" w14:textId="77777777" w:rsidR="007724BA" w:rsidRDefault="007724BA" w:rsidP="007724BA">
            <w:pPr>
              <w:ind w:firstLine="0"/>
            </w:pPr>
          </w:p>
        </w:tc>
        <w:tc>
          <w:tcPr>
            <w:tcW w:w="425" w:type="dxa"/>
            <w:shd w:val="clear" w:color="auto" w:fill="F2F2F2" w:themeFill="background1" w:themeFillShade="F2"/>
          </w:tcPr>
          <w:p w14:paraId="046EE7CB" w14:textId="77777777" w:rsidR="007724BA" w:rsidRDefault="007724BA" w:rsidP="007724BA">
            <w:pPr>
              <w:ind w:firstLine="0"/>
            </w:pPr>
          </w:p>
        </w:tc>
        <w:tc>
          <w:tcPr>
            <w:tcW w:w="425" w:type="dxa"/>
            <w:shd w:val="clear" w:color="auto" w:fill="FFFF00"/>
          </w:tcPr>
          <w:p w14:paraId="2DBF19F5" w14:textId="77777777" w:rsidR="007724BA" w:rsidRDefault="007724BA" w:rsidP="007724BA">
            <w:pPr>
              <w:ind w:firstLine="0"/>
            </w:pPr>
          </w:p>
        </w:tc>
        <w:tc>
          <w:tcPr>
            <w:tcW w:w="425" w:type="dxa"/>
            <w:shd w:val="clear" w:color="auto" w:fill="F2F2F2" w:themeFill="background1" w:themeFillShade="F2"/>
          </w:tcPr>
          <w:p w14:paraId="1753A339" w14:textId="77777777" w:rsidR="007724BA" w:rsidRDefault="007724BA" w:rsidP="007724BA">
            <w:pPr>
              <w:ind w:firstLine="0"/>
            </w:pPr>
          </w:p>
        </w:tc>
        <w:tc>
          <w:tcPr>
            <w:tcW w:w="426" w:type="dxa"/>
            <w:shd w:val="clear" w:color="auto" w:fill="F2F2F2" w:themeFill="background1" w:themeFillShade="F2"/>
          </w:tcPr>
          <w:p w14:paraId="7EA985AA" w14:textId="77777777" w:rsidR="007724BA" w:rsidRDefault="007724BA" w:rsidP="007724BA">
            <w:pPr>
              <w:ind w:firstLine="0"/>
            </w:pPr>
          </w:p>
        </w:tc>
        <w:tc>
          <w:tcPr>
            <w:tcW w:w="425" w:type="dxa"/>
            <w:shd w:val="clear" w:color="auto" w:fill="F2F2F2" w:themeFill="background1" w:themeFillShade="F2"/>
          </w:tcPr>
          <w:p w14:paraId="4879C14B" w14:textId="77777777" w:rsidR="007724BA" w:rsidRDefault="007724BA" w:rsidP="007724BA">
            <w:pPr>
              <w:ind w:firstLine="0"/>
            </w:pPr>
          </w:p>
        </w:tc>
        <w:tc>
          <w:tcPr>
            <w:tcW w:w="425" w:type="dxa"/>
            <w:shd w:val="clear" w:color="auto" w:fill="F2F2F2" w:themeFill="background1" w:themeFillShade="F2"/>
          </w:tcPr>
          <w:p w14:paraId="01F941E0" w14:textId="77777777" w:rsidR="007724BA" w:rsidRDefault="007724BA" w:rsidP="007724BA">
            <w:pPr>
              <w:ind w:firstLine="0"/>
            </w:pPr>
          </w:p>
        </w:tc>
        <w:tc>
          <w:tcPr>
            <w:tcW w:w="425" w:type="dxa"/>
            <w:shd w:val="clear" w:color="auto" w:fill="F2F2F2" w:themeFill="background1" w:themeFillShade="F2"/>
          </w:tcPr>
          <w:p w14:paraId="5260E9DE" w14:textId="77777777" w:rsidR="007724BA" w:rsidRDefault="007724BA" w:rsidP="007724BA">
            <w:pPr>
              <w:ind w:firstLine="0"/>
            </w:pPr>
          </w:p>
        </w:tc>
        <w:tc>
          <w:tcPr>
            <w:tcW w:w="426" w:type="dxa"/>
            <w:shd w:val="clear" w:color="auto" w:fill="F2F2F2" w:themeFill="background1" w:themeFillShade="F2"/>
          </w:tcPr>
          <w:p w14:paraId="6AF8CC08" w14:textId="77777777" w:rsidR="007724BA" w:rsidRDefault="007724BA" w:rsidP="007724BA">
            <w:pPr>
              <w:ind w:firstLine="0"/>
            </w:pPr>
          </w:p>
        </w:tc>
        <w:tc>
          <w:tcPr>
            <w:tcW w:w="425" w:type="dxa"/>
            <w:shd w:val="clear" w:color="auto" w:fill="F2F2F2" w:themeFill="background1" w:themeFillShade="F2"/>
          </w:tcPr>
          <w:p w14:paraId="65B82C57" w14:textId="77777777" w:rsidR="007724BA" w:rsidRDefault="007724BA" w:rsidP="007724BA">
            <w:pPr>
              <w:ind w:firstLine="0"/>
            </w:pPr>
          </w:p>
        </w:tc>
        <w:tc>
          <w:tcPr>
            <w:tcW w:w="462" w:type="dxa"/>
            <w:shd w:val="clear" w:color="auto" w:fill="F2F2F2" w:themeFill="background1" w:themeFillShade="F2"/>
          </w:tcPr>
          <w:p w14:paraId="6589F2ED" w14:textId="77777777" w:rsidR="007724BA" w:rsidRDefault="007724BA" w:rsidP="007724BA">
            <w:pPr>
              <w:keepNext/>
              <w:ind w:firstLine="0"/>
            </w:pPr>
          </w:p>
        </w:tc>
      </w:tr>
      <w:tr w:rsidR="007724BA" w14:paraId="2460A2B8" w14:textId="77777777" w:rsidTr="007724BA">
        <w:trPr>
          <w:trHeight w:val="291"/>
        </w:trPr>
        <w:tc>
          <w:tcPr>
            <w:tcW w:w="846" w:type="dxa"/>
            <w:tcBorders>
              <w:right w:val="nil"/>
            </w:tcBorders>
            <w:shd w:val="clear" w:color="auto" w:fill="FFFFFF" w:themeFill="background1"/>
          </w:tcPr>
          <w:p w14:paraId="489DB2F4" w14:textId="77777777" w:rsidR="007724BA" w:rsidRDefault="007724BA" w:rsidP="007724BA">
            <w:pPr>
              <w:ind w:firstLine="0"/>
              <w:jc w:val="center"/>
            </w:pPr>
            <w:r>
              <w:t>#35</w:t>
            </w:r>
          </w:p>
        </w:tc>
        <w:tc>
          <w:tcPr>
            <w:tcW w:w="2693" w:type="dxa"/>
            <w:tcBorders>
              <w:left w:val="nil"/>
            </w:tcBorders>
            <w:shd w:val="clear" w:color="auto" w:fill="FFFFFF" w:themeFill="background1"/>
          </w:tcPr>
          <w:p w14:paraId="64E71D9E" w14:textId="77777777" w:rsidR="007724BA" w:rsidRDefault="007724BA" w:rsidP="007724BA">
            <w:pPr>
              <w:ind w:firstLine="0"/>
              <w:jc w:val="center"/>
            </w:pPr>
            <w:r>
              <w:t>Poner márgenes a lo largo de la aplicación</w:t>
            </w:r>
          </w:p>
        </w:tc>
        <w:tc>
          <w:tcPr>
            <w:tcW w:w="425" w:type="dxa"/>
            <w:shd w:val="clear" w:color="auto" w:fill="FFFFFF" w:themeFill="background1"/>
          </w:tcPr>
          <w:p w14:paraId="11683495" w14:textId="77777777" w:rsidR="007724BA" w:rsidRDefault="007724BA" w:rsidP="007724BA">
            <w:pPr>
              <w:ind w:firstLine="0"/>
            </w:pPr>
          </w:p>
        </w:tc>
        <w:tc>
          <w:tcPr>
            <w:tcW w:w="426" w:type="dxa"/>
            <w:shd w:val="clear" w:color="auto" w:fill="FFFFFF" w:themeFill="background1"/>
          </w:tcPr>
          <w:p w14:paraId="65B5E71B" w14:textId="77777777" w:rsidR="007724BA" w:rsidRDefault="007724BA" w:rsidP="007724BA">
            <w:pPr>
              <w:ind w:firstLine="0"/>
            </w:pPr>
          </w:p>
        </w:tc>
        <w:tc>
          <w:tcPr>
            <w:tcW w:w="425" w:type="dxa"/>
            <w:shd w:val="clear" w:color="auto" w:fill="FFFFFF" w:themeFill="background1"/>
          </w:tcPr>
          <w:p w14:paraId="0E6FF2BE" w14:textId="77777777" w:rsidR="007724BA" w:rsidRDefault="007724BA" w:rsidP="007724BA">
            <w:pPr>
              <w:ind w:firstLine="0"/>
            </w:pPr>
          </w:p>
        </w:tc>
        <w:tc>
          <w:tcPr>
            <w:tcW w:w="425" w:type="dxa"/>
            <w:shd w:val="clear" w:color="auto" w:fill="FFFF00"/>
          </w:tcPr>
          <w:p w14:paraId="77C02721" w14:textId="77777777" w:rsidR="007724BA" w:rsidRDefault="007724BA" w:rsidP="007724BA">
            <w:pPr>
              <w:ind w:firstLine="0"/>
            </w:pPr>
          </w:p>
        </w:tc>
        <w:tc>
          <w:tcPr>
            <w:tcW w:w="425" w:type="dxa"/>
            <w:shd w:val="clear" w:color="auto" w:fill="FFFFFF" w:themeFill="background1"/>
          </w:tcPr>
          <w:p w14:paraId="21AA2177" w14:textId="77777777" w:rsidR="007724BA" w:rsidRDefault="007724BA" w:rsidP="007724BA">
            <w:pPr>
              <w:ind w:firstLine="0"/>
            </w:pPr>
          </w:p>
        </w:tc>
        <w:tc>
          <w:tcPr>
            <w:tcW w:w="426" w:type="dxa"/>
            <w:shd w:val="clear" w:color="auto" w:fill="FFFFFF" w:themeFill="background1"/>
          </w:tcPr>
          <w:p w14:paraId="16D28B1B" w14:textId="77777777" w:rsidR="007724BA" w:rsidRDefault="007724BA" w:rsidP="007724BA">
            <w:pPr>
              <w:ind w:firstLine="0"/>
            </w:pPr>
          </w:p>
        </w:tc>
        <w:tc>
          <w:tcPr>
            <w:tcW w:w="425" w:type="dxa"/>
            <w:shd w:val="clear" w:color="auto" w:fill="FFFFFF" w:themeFill="background1"/>
          </w:tcPr>
          <w:p w14:paraId="262F391E" w14:textId="77777777" w:rsidR="007724BA" w:rsidRDefault="007724BA" w:rsidP="007724BA">
            <w:pPr>
              <w:ind w:firstLine="0"/>
            </w:pPr>
          </w:p>
        </w:tc>
        <w:tc>
          <w:tcPr>
            <w:tcW w:w="425" w:type="dxa"/>
            <w:shd w:val="clear" w:color="auto" w:fill="FFFFFF" w:themeFill="background1"/>
          </w:tcPr>
          <w:p w14:paraId="7CAEF11D" w14:textId="77777777" w:rsidR="007724BA" w:rsidRDefault="007724BA" w:rsidP="007724BA">
            <w:pPr>
              <w:ind w:firstLine="0"/>
            </w:pPr>
          </w:p>
        </w:tc>
        <w:tc>
          <w:tcPr>
            <w:tcW w:w="425" w:type="dxa"/>
            <w:shd w:val="clear" w:color="auto" w:fill="FFFFFF" w:themeFill="background1"/>
          </w:tcPr>
          <w:p w14:paraId="5E64CEBC" w14:textId="77777777" w:rsidR="007724BA" w:rsidRDefault="007724BA" w:rsidP="007724BA">
            <w:pPr>
              <w:ind w:firstLine="0"/>
            </w:pPr>
          </w:p>
        </w:tc>
        <w:tc>
          <w:tcPr>
            <w:tcW w:w="426" w:type="dxa"/>
            <w:shd w:val="clear" w:color="auto" w:fill="FFFFFF" w:themeFill="background1"/>
          </w:tcPr>
          <w:p w14:paraId="5C5BDD09" w14:textId="77777777" w:rsidR="007724BA" w:rsidRDefault="007724BA" w:rsidP="007724BA">
            <w:pPr>
              <w:ind w:firstLine="0"/>
            </w:pPr>
          </w:p>
        </w:tc>
        <w:tc>
          <w:tcPr>
            <w:tcW w:w="425" w:type="dxa"/>
            <w:shd w:val="clear" w:color="auto" w:fill="FFFFFF" w:themeFill="background1"/>
          </w:tcPr>
          <w:p w14:paraId="4B3B7AD6" w14:textId="77777777" w:rsidR="007724BA" w:rsidRDefault="007724BA" w:rsidP="007724BA">
            <w:pPr>
              <w:ind w:firstLine="0"/>
            </w:pPr>
          </w:p>
        </w:tc>
        <w:tc>
          <w:tcPr>
            <w:tcW w:w="462" w:type="dxa"/>
            <w:shd w:val="clear" w:color="auto" w:fill="FFFFFF" w:themeFill="background1"/>
          </w:tcPr>
          <w:p w14:paraId="43E4320B" w14:textId="77777777" w:rsidR="007724BA" w:rsidRDefault="007724BA" w:rsidP="007724BA">
            <w:pPr>
              <w:keepNext/>
              <w:ind w:firstLine="0"/>
            </w:pPr>
          </w:p>
        </w:tc>
      </w:tr>
      <w:tr w:rsidR="007724BA" w14:paraId="1B9AED14" w14:textId="77777777" w:rsidTr="007724BA">
        <w:trPr>
          <w:trHeight w:val="291"/>
        </w:trPr>
        <w:tc>
          <w:tcPr>
            <w:tcW w:w="846" w:type="dxa"/>
            <w:tcBorders>
              <w:right w:val="nil"/>
            </w:tcBorders>
            <w:shd w:val="clear" w:color="auto" w:fill="F2F2F2" w:themeFill="background1" w:themeFillShade="F2"/>
          </w:tcPr>
          <w:p w14:paraId="2A4F34B4" w14:textId="77777777" w:rsidR="007724BA" w:rsidRDefault="007724BA" w:rsidP="007724BA">
            <w:pPr>
              <w:ind w:firstLine="0"/>
              <w:jc w:val="center"/>
            </w:pPr>
            <w:r>
              <w:t>#36</w:t>
            </w:r>
          </w:p>
        </w:tc>
        <w:tc>
          <w:tcPr>
            <w:tcW w:w="2693" w:type="dxa"/>
            <w:tcBorders>
              <w:left w:val="nil"/>
            </w:tcBorders>
            <w:shd w:val="clear" w:color="auto" w:fill="F2F2F2" w:themeFill="background1" w:themeFillShade="F2"/>
          </w:tcPr>
          <w:p w14:paraId="3BA59849" w14:textId="77777777" w:rsidR="007724BA" w:rsidRDefault="007724BA" w:rsidP="007724BA">
            <w:pPr>
              <w:ind w:firstLine="0"/>
              <w:jc w:val="center"/>
            </w:pPr>
            <w:r>
              <w:t>Mejorar el readme del repositorio</w:t>
            </w:r>
          </w:p>
        </w:tc>
        <w:tc>
          <w:tcPr>
            <w:tcW w:w="425" w:type="dxa"/>
            <w:shd w:val="clear" w:color="auto" w:fill="F2F2F2" w:themeFill="background1" w:themeFillShade="F2"/>
          </w:tcPr>
          <w:p w14:paraId="5ACFF984" w14:textId="77777777" w:rsidR="007724BA" w:rsidRDefault="007724BA" w:rsidP="007724BA">
            <w:pPr>
              <w:ind w:firstLine="0"/>
            </w:pPr>
          </w:p>
        </w:tc>
        <w:tc>
          <w:tcPr>
            <w:tcW w:w="426" w:type="dxa"/>
            <w:shd w:val="clear" w:color="auto" w:fill="F2F2F2" w:themeFill="background1" w:themeFillShade="F2"/>
          </w:tcPr>
          <w:p w14:paraId="77A4245A" w14:textId="77777777" w:rsidR="007724BA" w:rsidRDefault="007724BA" w:rsidP="007724BA">
            <w:pPr>
              <w:ind w:firstLine="0"/>
            </w:pPr>
          </w:p>
        </w:tc>
        <w:tc>
          <w:tcPr>
            <w:tcW w:w="425" w:type="dxa"/>
            <w:shd w:val="clear" w:color="auto" w:fill="F2F2F2" w:themeFill="background1" w:themeFillShade="F2"/>
          </w:tcPr>
          <w:p w14:paraId="6F138402" w14:textId="77777777" w:rsidR="007724BA" w:rsidRDefault="007724BA" w:rsidP="007724BA">
            <w:pPr>
              <w:ind w:firstLine="0"/>
            </w:pPr>
          </w:p>
        </w:tc>
        <w:tc>
          <w:tcPr>
            <w:tcW w:w="425" w:type="dxa"/>
            <w:shd w:val="clear" w:color="auto" w:fill="F2F2F2" w:themeFill="background1" w:themeFillShade="F2"/>
          </w:tcPr>
          <w:p w14:paraId="5ABC2F8B" w14:textId="77777777" w:rsidR="007724BA" w:rsidRDefault="007724BA" w:rsidP="007724BA">
            <w:pPr>
              <w:ind w:firstLine="0"/>
            </w:pPr>
          </w:p>
        </w:tc>
        <w:tc>
          <w:tcPr>
            <w:tcW w:w="425" w:type="dxa"/>
            <w:shd w:val="clear" w:color="auto" w:fill="8EAADB" w:themeFill="accent1" w:themeFillTint="99"/>
          </w:tcPr>
          <w:p w14:paraId="0078DA37" w14:textId="77777777" w:rsidR="007724BA" w:rsidRDefault="007724BA" w:rsidP="007724BA">
            <w:pPr>
              <w:ind w:firstLine="0"/>
            </w:pPr>
          </w:p>
        </w:tc>
        <w:tc>
          <w:tcPr>
            <w:tcW w:w="426" w:type="dxa"/>
            <w:shd w:val="clear" w:color="auto" w:fill="F2F2F2" w:themeFill="background1" w:themeFillShade="F2"/>
          </w:tcPr>
          <w:p w14:paraId="375826FB" w14:textId="77777777" w:rsidR="007724BA" w:rsidRDefault="007724BA" w:rsidP="007724BA">
            <w:pPr>
              <w:ind w:firstLine="0"/>
            </w:pPr>
          </w:p>
        </w:tc>
        <w:tc>
          <w:tcPr>
            <w:tcW w:w="425" w:type="dxa"/>
            <w:shd w:val="clear" w:color="auto" w:fill="F2F2F2" w:themeFill="background1" w:themeFillShade="F2"/>
          </w:tcPr>
          <w:p w14:paraId="4BDC2B19" w14:textId="77777777" w:rsidR="007724BA" w:rsidRDefault="007724BA" w:rsidP="007724BA">
            <w:pPr>
              <w:ind w:firstLine="0"/>
            </w:pPr>
          </w:p>
        </w:tc>
        <w:tc>
          <w:tcPr>
            <w:tcW w:w="425" w:type="dxa"/>
            <w:shd w:val="clear" w:color="auto" w:fill="F2F2F2" w:themeFill="background1" w:themeFillShade="F2"/>
          </w:tcPr>
          <w:p w14:paraId="586E4110" w14:textId="77777777" w:rsidR="007724BA" w:rsidRDefault="007724BA" w:rsidP="007724BA">
            <w:pPr>
              <w:ind w:firstLine="0"/>
            </w:pPr>
          </w:p>
        </w:tc>
        <w:tc>
          <w:tcPr>
            <w:tcW w:w="425" w:type="dxa"/>
            <w:shd w:val="clear" w:color="auto" w:fill="F2F2F2" w:themeFill="background1" w:themeFillShade="F2"/>
          </w:tcPr>
          <w:p w14:paraId="18C2DAA2" w14:textId="77777777" w:rsidR="007724BA" w:rsidRDefault="007724BA" w:rsidP="007724BA">
            <w:pPr>
              <w:ind w:firstLine="0"/>
            </w:pPr>
          </w:p>
        </w:tc>
        <w:tc>
          <w:tcPr>
            <w:tcW w:w="426" w:type="dxa"/>
            <w:shd w:val="clear" w:color="auto" w:fill="F2F2F2" w:themeFill="background1" w:themeFillShade="F2"/>
          </w:tcPr>
          <w:p w14:paraId="064A27D6" w14:textId="77777777" w:rsidR="007724BA" w:rsidRDefault="007724BA" w:rsidP="007724BA">
            <w:pPr>
              <w:ind w:firstLine="0"/>
            </w:pPr>
          </w:p>
        </w:tc>
        <w:tc>
          <w:tcPr>
            <w:tcW w:w="425" w:type="dxa"/>
            <w:shd w:val="clear" w:color="auto" w:fill="F2F2F2" w:themeFill="background1" w:themeFillShade="F2"/>
          </w:tcPr>
          <w:p w14:paraId="65E6EBF2" w14:textId="77777777" w:rsidR="007724BA" w:rsidRDefault="007724BA" w:rsidP="007724BA">
            <w:pPr>
              <w:ind w:firstLine="0"/>
            </w:pPr>
          </w:p>
        </w:tc>
        <w:tc>
          <w:tcPr>
            <w:tcW w:w="462" w:type="dxa"/>
            <w:shd w:val="clear" w:color="auto" w:fill="F2F2F2" w:themeFill="background1" w:themeFillShade="F2"/>
          </w:tcPr>
          <w:p w14:paraId="66F68D63" w14:textId="77777777" w:rsidR="007724BA" w:rsidRDefault="007724BA" w:rsidP="007724BA">
            <w:pPr>
              <w:keepNext/>
              <w:ind w:firstLine="0"/>
            </w:pPr>
          </w:p>
        </w:tc>
      </w:tr>
      <w:tr w:rsidR="007724BA" w14:paraId="16FDFFDE" w14:textId="77777777" w:rsidTr="007724BA">
        <w:trPr>
          <w:trHeight w:val="291"/>
        </w:trPr>
        <w:tc>
          <w:tcPr>
            <w:tcW w:w="846" w:type="dxa"/>
            <w:tcBorders>
              <w:right w:val="nil"/>
            </w:tcBorders>
            <w:shd w:val="clear" w:color="auto" w:fill="FFFFFF" w:themeFill="background1"/>
          </w:tcPr>
          <w:p w14:paraId="2185D123" w14:textId="77777777" w:rsidR="007724BA" w:rsidRDefault="007724BA" w:rsidP="007724BA">
            <w:pPr>
              <w:ind w:firstLine="0"/>
              <w:jc w:val="center"/>
            </w:pPr>
            <w:r>
              <w:t>#37</w:t>
            </w:r>
          </w:p>
        </w:tc>
        <w:tc>
          <w:tcPr>
            <w:tcW w:w="2693" w:type="dxa"/>
            <w:tcBorders>
              <w:left w:val="nil"/>
            </w:tcBorders>
            <w:shd w:val="clear" w:color="auto" w:fill="FFFFFF" w:themeFill="background1"/>
          </w:tcPr>
          <w:p w14:paraId="25B50063" w14:textId="77777777" w:rsidR="007724BA" w:rsidRDefault="007724BA" w:rsidP="007724BA">
            <w:pPr>
              <w:ind w:firstLine="0"/>
              <w:jc w:val="center"/>
            </w:pPr>
            <w:r>
              <w:t>Añadir una imagen de fondo para la portada</w:t>
            </w:r>
          </w:p>
        </w:tc>
        <w:tc>
          <w:tcPr>
            <w:tcW w:w="425" w:type="dxa"/>
            <w:shd w:val="clear" w:color="auto" w:fill="FFFFFF" w:themeFill="background1"/>
          </w:tcPr>
          <w:p w14:paraId="2BDC932F" w14:textId="77777777" w:rsidR="007724BA" w:rsidRDefault="007724BA" w:rsidP="007724BA">
            <w:pPr>
              <w:ind w:firstLine="0"/>
            </w:pPr>
          </w:p>
        </w:tc>
        <w:tc>
          <w:tcPr>
            <w:tcW w:w="426" w:type="dxa"/>
            <w:shd w:val="clear" w:color="auto" w:fill="FF5050"/>
          </w:tcPr>
          <w:p w14:paraId="480734E9" w14:textId="77777777" w:rsidR="007724BA" w:rsidRDefault="007724BA" w:rsidP="007724BA">
            <w:pPr>
              <w:ind w:firstLine="0"/>
            </w:pPr>
          </w:p>
        </w:tc>
        <w:tc>
          <w:tcPr>
            <w:tcW w:w="425" w:type="dxa"/>
            <w:shd w:val="clear" w:color="auto" w:fill="FFFFFF" w:themeFill="background1"/>
          </w:tcPr>
          <w:p w14:paraId="5785A962" w14:textId="77777777" w:rsidR="007724BA" w:rsidRDefault="007724BA" w:rsidP="007724BA">
            <w:pPr>
              <w:ind w:firstLine="0"/>
            </w:pPr>
          </w:p>
        </w:tc>
        <w:tc>
          <w:tcPr>
            <w:tcW w:w="425" w:type="dxa"/>
            <w:shd w:val="clear" w:color="auto" w:fill="FFFF00"/>
          </w:tcPr>
          <w:p w14:paraId="3DBFED2B" w14:textId="77777777" w:rsidR="007724BA" w:rsidRDefault="007724BA" w:rsidP="007724BA">
            <w:pPr>
              <w:ind w:firstLine="0"/>
            </w:pPr>
          </w:p>
        </w:tc>
        <w:tc>
          <w:tcPr>
            <w:tcW w:w="425" w:type="dxa"/>
            <w:shd w:val="clear" w:color="auto" w:fill="FFFFFF" w:themeFill="background1"/>
          </w:tcPr>
          <w:p w14:paraId="06FA58ED" w14:textId="77777777" w:rsidR="007724BA" w:rsidRDefault="007724BA" w:rsidP="007724BA">
            <w:pPr>
              <w:ind w:firstLine="0"/>
            </w:pPr>
          </w:p>
        </w:tc>
        <w:tc>
          <w:tcPr>
            <w:tcW w:w="426" w:type="dxa"/>
            <w:shd w:val="clear" w:color="auto" w:fill="FFFFFF" w:themeFill="background1"/>
          </w:tcPr>
          <w:p w14:paraId="4D322874" w14:textId="77777777" w:rsidR="007724BA" w:rsidRDefault="007724BA" w:rsidP="007724BA">
            <w:pPr>
              <w:ind w:firstLine="0"/>
            </w:pPr>
          </w:p>
        </w:tc>
        <w:tc>
          <w:tcPr>
            <w:tcW w:w="425" w:type="dxa"/>
            <w:shd w:val="clear" w:color="auto" w:fill="FFFFFF" w:themeFill="background1"/>
          </w:tcPr>
          <w:p w14:paraId="1846D85D" w14:textId="77777777" w:rsidR="007724BA" w:rsidRDefault="007724BA" w:rsidP="007724BA">
            <w:pPr>
              <w:ind w:firstLine="0"/>
            </w:pPr>
          </w:p>
        </w:tc>
        <w:tc>
          <w:tcPr>
            <w:tcW w:w="425" w:type="dxa"/>
            <w:shd w:val="clear" w:color="auto" w:fill="FFFFFF" w:themeFill="background1"/>
          </w:tcPr>
          <w:p w14:paraId="70E722AD" w14:textId="77777777" w:rsidR="007724BA" w:rsidRDefault="007724BA" w:rsidP="007724BA">
            <w:pPr>
              <w:ind w:firstLine="0"/>
            </w:pPr>
          </w:p>
        </w:tc>
        <w:tc>
          <w:tcPr>
            <w:tcW w:w="425" w:type="dxa"/>
            <w:shd w:val="clear" w:color="auto" w:fill="FFFFFF" w:themeFill="background1"/>
          </w:tcPr>
          <w:p w14:paraId="6E2A3E35" w14:textId="77777777" w:rsidR="007724BA" w:rsidRDefault="007724BA" w:rsidP="007724BA">
            <w:pPr>
              <w:ind w:firstLine="0"/>
            </w:pPr>
          </w:p>
        </w:tc>
        <w:tc>
          <w:tcPr>
            <w:tcW w:w="426" w:type="dxa"/>
            <w:shd w:val="clear" w:color="auto" w:fill="FFFFFF" w:themeFill="background1"/>
          </w:tcPr>
          <w:p w14:paraId="65A15EBA" w14:textId="77777777" w:rsidR="007724BA" w:rsidRDefault="007724BA" w:rsidP="007724BA">
            <w:pPr>
              <w:ind w:firstLine="0"/>
            </w:pPr>
          </w:p>
        </w:tc>
        <w:tc>
          <w:tcPr>
            <w:tcW w:w="425" w:type="dxa"/>
            <w:shd w:val="clear" w:color="auto" w:fill="FFFFFF" w:themeFill="background1"/>
          </w:tcPr>
          <w:p w14:paraId="7ABBFFED" w14:textId="77777777" w:rsidR="007724BA" w:rsidRDefault="007724BA" w:rsidP="007724BA">
            <w:pPr>
              <w:ind w:firstLine="0"/>
            </w:pPr>
          </w:p>
        </w:tc>
        <w:tc>
          <w:tcPr>
            <w:tcW w:w="462" w:type="dxa"/>
            <w:shd w:val="clear" w:color="auto" w:fill="FFFFFF" w:themeFill="background1"/>
          </w:tcPr>
          <w:p w14:paraId="195618B1" w14:textId="77777777" w:rsidR="007724BA" w:rsidRDefault="007724BA" w:rsidP="007724BA">
            <w:pPr>
              <w:keepNext/>
              <w:ind w:firstLine="0"/>
            </w:pPr>
          </w:p>
        </w:tc>
      </w:tr>
      <w:tr w:rsidR="007724BA" w14:paraId="15A66E1E" w14:textId="77777777" w:rsidTr="007724BA">
        <w:trPr>
          <w:trHeight w:val="291"/>
        </w:trPr>
        <w:tc>
          <w:tcPr>
            <w:tcW w:w="846" w:type="dxa"/>
            <w:tcBorders>
              <w:right w:val="nil"/>
            </w:tcBorders>
            <w:shd w:val="clear" w:color="auto" w:fill="F2F2F2" w:themeFill="background1" w:themeFillShade="F2"/>
          </w:tcPr>
          <w:p w14:paraId="294D98A7" w14:textId="77777777" w:rsidR="007724BA" w:rsidRDefault="007724BA" w:rsidP="007724BA">
            <w:pPr>
              <w:ind w:firstLine="0"/>
              <w:jc w:val="center"/>
            </w:pPr>
            <w:r>
              <w:t>#38</w:t>
            </w:r>
          </w:p>
        </w:tc>
        <w:tc>
          <w:tcPr>
            <w:tcW w:w="2693" w:type="dxa"/>
            <w:tcBorders>
              <w:left w:val="nil"/>
            </w:tcBorders>
            <w:shd w:val="clear" w:color="auto" w:fill="F2F2F2" w:themeFill="background1" w:themeFillShade="F2"/>
          </w:tcPr>
          <w:p w14:paraId="20E61091" w14:textId="77777777" w:rsidR="007724BA" w:rsidRDefault="007724BA" w:rsidP="007724BA">
            <w:pPr>
              <w:ind w:firstLine="0"/>
              <w:jc w:val="center"/>
            </w:pPr>
            <w:r>
              <w:t>Traducir la página web</w:t>
            </w:r>
          </w:p>
        </w:tc>
        <w:tc>
          <w:tcPr>
            <w:tcW w:w="425" w:type="dxa"/>
            <w:shd w:val="clear" w:color="auto" w:fill="F2F2F2" w:themeFill="background1" w:themeFillShade="F2"/>
          </w:tcPr>
          <w:p w14:paraId="3516529C" w14:textId="77777777" w:rsidR="007724BA" w:rsidRDefault="007724BA" w:rsidP="007724BA">
            <w:pPr>
              <w:ind w:firstLine="0"/>
            </w:pPr>
          </w:p>
        </w:tc>
        <w:tc>
          <w:tcPr>
            <w:tcW w:w="426" w:type="dxa"/>
            <w:shd w:val="clear" w:color="auto" w:fill="F2F2F2" w:themeFill="background1" w:themeFillShade="F2"/>
          </w:tcPr>
          <w:p w14:paraId="346BEC89" w14:textId="77777777" w:rsidR="007724BA" w:rsidRDefault="007724BA" w:rsidP="007724BA">
            <w:pPr>
              <w:ind w:firstLine="0"/>
            </w:pPr>
          </w:p>
        </w:tc>
        <w:tc>
          <w:tcPr>
            <w:tcW w:w="425" w:type="dxa"/>
            <w:shd w:val="clear" w:color="auto" w:fill="F2F2F2" w:themeFill="background1" w:themeFillShade="F2"/>
          </w:tcPr>
          <w:p w14:paraId="2B5E10A6" w14:textId="77777777" w:rsidR="007724BA" w:rsidRDefault="007724BA" w:rsidP="007724BA">
            <w:pPr>
              <w:ind w:firstLine="0"/>
            </w:pPr>
          </w:p>
        </w:tc>
        <w:tc>
          <w:tcPr>
            <w:tcW w:w="425" w:type="dxa"/>
            <w:shd w:val="clear" w:color="auto" w:fill="FFFF00"/>
          </w:tcPr>
          <w:p w14:paraId="52B171B7" w14:textId="77777777" w:rsidR="007724BA" w:rsidRDefault="007724BA" w:rsidP="007724BA">
            <w:pPr>
              <w:ind w:firstLine="0"/>
            </w:pPr>
          </w:p>
        </w:tc>
        <w:tc>
          <w:tcPr>
            <w:tcW w:w="425" w:type="dxa"/>
            <w:shd w:val="clear" w:color="auto" w:fill="F2F2F2" w:themeFill="background1" w:themeFillShade="F2"/>
          </w:tcPr>
          <w:p w14:paraId="7C646945" w14:textId="77777777" w:rsidR="007724BA" w:rsidRDefault="007724BA" w:rsidP="007724BA">
            <w:pPr>
              <w:ind w:firstLine="0"/>
            </w:pPr>
          </w:p>
        </w:tc>
        <w:tc>
          <w:tcPr>
            <w:tcW w:w="426" w:type="dxa"/>
            <w:shd w:val="clear" w:color="auto" w:fill="F2F2F2" w:themeFill="background1" w:themeFillShade="F2"/>
          </w:tcPr>
          <w:p w14:paraId="33277C92" w14:textId="77777777" w:rsidR="007724BA" w:rsidRDefault="007724BA" w:rsidP="007724BA">
            <w:pPr>
              <w:ind w:firstLine="0"/>
            </w:pPr>
          </w:p>
        </w:tc>
        <w:tc>
          <w:tcPr>
            <w:tcW w:w="425" w:type="dxa"/>
            <w:shd w:val="clear" w:color="auto" w:fill="F2F2F2" w:themeFill="background1" w:themeFillShade="F2"/>
          </w:tcPr>
          <w:p w14:paraId="0CE2B44D" w14:textId="77777777" w:rsidR="007724BA" w:rsidRDefault="007724BA" w:rsidP="007724BA">
            <w:pPr>
              <w:ind w:firstLine="0"/>
            </w:pPr>
          </w:p>
        </w:tc>
        <w:tc>
          <w:tcPr>
            <w:tcW w:w="425" w:type="dxa"/>
            <w:shd w:val="clear" w:color="auto" w:fill="F2F2F2" w:themeFill="background1" w:themeFillShade="F2"/>
          </w:tcPr>
          <w:p w14:paraId="702B977B" w14:textId="77777777" w:rsidR="007724BA" w:rsidRDefault="007724BA" w:rsidP="007724BA">
            <w:pPr>
              <w:ind w:firstLine="0"/>
            </w:pPr>
          </w:p>
        </w:tc>
        <w:tc>
          <w:tcPr>
            <w:tcW w:w="425" w:type="dxa"/>
            <w:shd w:val="clear" w:color="auto" w:fill="F2F2F2" w:themeFill="background1" w:themeFillShade="F2"/>
          </w:tcPr>
          <w:p w14:paraId="535F3BA6" w14:textId="77777777" w:rsidR="007724BA" w:rsidRDefault="007724BA" w:rsidP="007724BA">
            <w:pPr>
              <w:ind w:firstLine="0"/>
            </w:pPr>
          </w:p>
        </w:tc>
        <w:tc>
          <w:tcPr>
            <w:tcW w:w="426" w:type="dxa"/>
            <w:shd w:val="clear" w:color="auto" w:fill="F2F2F2" w:themeFill="background1" w:themeFillShade="F2"/>
          </w:tcPr>
          <w:p w14:paraId="078033CA" w14:textId="77777777" w:rsidR="007724BA" w:rsidRDefault="007724BA" w:rsidP="007724BA">
            <w:pPr>
              <w:ind w:firstLine="0"/>
            </w:pPr>
          </w:p>
        </w:tc>
        <w:tc>
          <w:tcPr>
            <w:tcW w:w="425" w:type="dxa"/>
            <w:shd w:val="clear" w:color="auto" w:fill="F2F2F2" w:themeFill="background1" w:themeFillShade="F2"/>
          </w:tcPr>
          <w:p w14:paraId="5C4F6FBF" w14:textId="77777777" w:rsidR="007724BA" w:rsidRDefault="007724BA" w:rsidP="007724BA">
            <w:pPr>
              <w:ind w:firstLine="0"/>
            </w:pPr>
          </w:p>
        </w:tc>
        <w:tc>
          <w:tcPr>
            <w:tcW w:w="462" w:type="dxa"/>
            <w:shd w:val="clear" w:color="auto" w:fill="F2F2F2" w:themeFill="background1" w:themeFillShade="F2"/>
          </w:tcPr>
          <w:p w14:paraId="6E7EE865" w14:textId="77777777" w:rsidR="007724BA" w:rsidRDefault="007724BA" w:rsidP="007724BA">
            <w:pPr>
              <w:keepNext/>
              <w:ind w:firstLine="0"/>
            </w:pPr>
          </w:p>
        </w:tc>
      </w:tr>
      <w:tr w:rsidR="007724BA" w14:paraId="33361BB9" w14:textId="77777777" w:rsidTr="007724BA">
        <w:trPr>
          <w:trHeight w:val="291"/>
        </w:trPr>
        <w:tc>
          <w:tcPr>
            <w:tcW w:w="846" w:type="dxa"/>
            <w:tcBorders>
              <w:right w:val="nil"/>
            </w:tcBorders>
            <w:shd w:val="clear" w:color="auto" w:fill="FFFFFF" w:themeFill="background1"/>
          </w:tcPr>
          <w:p w14:paraId="2CDB3F74" w14:textId="77777777" w:rsidR="007724BA" w:rsidRDefault="007724BA" w:rsidP="007724BA">
            <w:pPr>
              <w:ind w:firstLine="0"/>
              <w:jc w:val="center"/>
            </w:pPr>
            <w:r>
              <w:t>#39</w:t>
            </w:r>
          </w:p>
        </w:tc>
        <w:tc>
          <w:tcPr>
            <w:tcW w:w="2693" w:type="dxa"/>
            <w:tcBorders>
              <w:left w:val="nil"/>
            </w:tcBorders>
            <w:shd w:val="clear" w:color="auto" w:fill="FFFFFF" w:themeFill="background1"/>
          </w:tcPr>
          <w:p w14:paraId="721E14B6" w14:textId="77777777" w:rsidR="007724BA" w:rsidRDefault="007724BA" w:rsidP="007724BA">
            <w:pPr>
              <w:ind w:firstLine="0"/>
              <w:jc w:val="center"/>
            </w:pPr>
            <w:r>
              <w:t>Analizar la detección de roles</w:t>
            </w:r>
          </w:p>
        </w:tc>
        <w:tc>
          <w:tcPr>
            <w:tcW w:w="425" w:type="dxa"/>
            <w:shd w:val="clear" w:color="auto" w:fill="FFFFFF" w:themeFill="background1"/>
          </w:tcPr>
          <w:p w14:paraId="070D8694" w14:textId="77777777" w:rsidR="007724BA" w:rsidRDefault="007724BA" w:rsidP="007724BA">
            <w:pPr>
              <w:ind w:firstLine="0"/>
            </w:pPr>
          </w:p>
        </w:tc>
        <w:tc>
          <w:tcPr>
            <w:tcW w:w="426" w:type="dxa"/>
            <w:shd w:val="clear" w:color="auto" w:fill="FFFFFF" w:themeFill="background1"/>
          </w:tcPr>
          <w:p w14:paraId="2CF08401" w14:textId="77777777" w:rsidR="007724BA" w:rsidRDefault="007724BA" w:rsidP="007724BA">
            <w:pPr>
              <w:ind w:firstLine="0"/>
            </w:pPr>
          </w:p>
        </w:tc>
        <w:tc>
          <w:tcPr>
            <w:tcW w:w="425" w:type="dxa"/>
            <w:shd w:val="clear" w:color="auto" w:fill="FFFFFF" w:themeFill="background1"/>
          </w:tcPr>
          <w:p w14:paraId="2204E299" w14:textId="77777777" w:rsidR="007724BA" w:rsidRDefault="007724BA" w:rsidP="007724BA">
            <w:pPr>
              <w:ind w:firstLine="0"/>
            </w:pPr>
          </w:p>
        </w:tc>
        <w:tc>
          <w:tcPr>
            <w:tcW w:w="425" w:type="dxa"/>
            <w:shd w:val="clear" w:color="auto" w:fill="FFFFFF" w:themeFill="background1"/>
          </w:tcPr>
          <w:p w14:paraId="3075BEF5" w14:textId="77777777" w:rsidR="007724BA" w:rsidRDefault="007724BA" w:rsidP="007724BA">
            <w:pPr>
              <w:ind w:firstLine="0"/>
            </w:pPr>
          </w:p>
        </w:tc>
        <w:tc>
          <w:tcPr>
            <w:tcW w:w="425" w:type="dxa"/>
            <w:shd w:val="clear" w:color="auto" w:fill="FFFFFF" w:themeFill="background1"/>
          </w:tcPr>
          <w:p w14:paraId="302B7966" w14:textId="77777777" w:rsidR="007724BA" w:rsidRDefault="007724BA" w:rsidP="007724BA">
            <w:pPr>
              <w:ind w:firstLine="0"/>
            </w:pPr>
          </w:p>
        </w:tc>
        <w:tc>
          <w:tcPr>
            <w:tcW w:w="426" w:type="dxa"/>
            <w:shd w:val="clear" w:color="auto" w:fill="FFFFFF" w:themeFill="background1"/>
          </w:tcPr>
          <w:p w14:paraId="0EDD00F8" w14:textId="77777777" w:rsidR="007724BA" w:rsidRDefault="007724BA" w:rsidP="007724BA">
            <w:pPr>
              <w:ind w:firstLine="0"/>
            </w:pPr>
          </w:p>
        </w:tc>
        <w:tc>
          <w:tcPr>
            <w:tcW w:w="425" w:type="dxa"/>
            <w:shd w:val="clear" w:color="auto" w:fill="FFFFFF" w:themeFill="background1"/>
          </w:tcPr>
          <w:p w14:paraId="4F7AE570" w14:textId="77777777" w:rsidR="007724BA" w:rsidRDefault="007724BA" w:rsidP="007724BA">
            <w:pPr>
              <w:ind w:firstLine="0"/>
            </w:pPr>
          </w:p>
        </w:tc>
        <w:tc>
          <w:tcPr>
            <w:tcW w:w="425" w:type="dxa"/>
            <w:shd w:val="clear" w:color="auto" w:fill="F4B083" w:themeFill="accent2" w:themeFillTint="99"/>
          </w:tcPr>
          <w:p w14:paraId="38C0CE22" w14:textId="77777777" w:rsidR="007724BA" w:rsidRDefault="007724BA" w:rsidP="007724BA">
            <w:pPr>
              <w:ind w:firstLine="0"/>
            </w:pPr>
          </w:p>
        </w:tc>
        <w:tc>
          <w:tcPr>
            <w:tcW w:w="425" w:type="dxa"/>
            <w:shd w:val="clear" w:color="auto" w:fill="FFFFFF" w:themeFill="background1"/>
          </w:tcPr>
          <w:p w14:paraId="57B0BD06" w14:textId="77777777" w:rsidR="007724BA" w:rsidRDefault="007724BA" w:rsidP="007724BA">
            <w:pPr>
              <w:ind w:firstLine="0"/>
            </w:pPr>
          </w:p>
        </w:tc>
        <w:tc>
          <w:tcPr>
            <w:tcW w:w="426" w:type="dxa"/>
            <w:shd w:val="clear" w:color="auto" w:fill="FFFFFF" w:themeFill="background1"/>
          </w:tcPr>
          <w:p w14:paraId="325084BE" w14:textId="77777777" w:rsidR="007724BA" w:rsidRDefault="007724BA" w:rsidP="007724BA">
            <w:pPr>
              <w:ind w:firstLine="0"/>
            </w:pPr>
          </w:p>
        </w:tc>
        <w:tc>
          <w:tcPr>
            <w:tcW w:w="425" w:type="dxa"/>
            <w:shd w:val="clear" w:color="auto" w:fill="FFFFFF" w:themeFill="background1"/>
          </w:tcPr>
          <w:p w14:paraId="560146A3" w14:textId="77777777" w:rsidR="007724BA" w:rsidRDefault="007724BA" w:rsidP="007724BA">
            <w:pPr>
              <w:ind w:firstLine="0"/>
            </w:pPr>
          </w:p>
        </w:tc>
        <w:tc>
          <w:tcPr>
            <w:tcW w:w="462" w:type="dxa"/>
            <w:shd w:val="clear" w:color="auto" w:fill="FFFFFF" w:themeFill="background1"/>
          </w:tcPr>
          <w:p w14:paraId="09FFBE59" w14:textId="77777777" w:rsidR="007724BA" w:rsidRDefault="007724BA" w:rsidP="007724BA">
            <w:pPr>
              <w:keepNext/>
              <w:ind w:firstLine="0"/>
            </w:pPr>
          </w:p>
        </w:tc>
      </w:tr>
      <w:tr w:rsidR="007724BA" w14:paraId="2E513A1E" w14:textId="77777777" w:rsidTr="00646365">
        <w:trPr>
          <w:trHeight w:val="291"/>
        </w:trPr>
        <w:tc>
          <w:tcPr>
            <w:tcW w:w="846" w:type="dxa"/>
            <w:tcBorders>
              <w:right w:val="nil"/>
            </w:tcBorders>
            <w:shd w:val="clear" w:color="auto" w:fill="F2F2F2" w:themeFill="background1" w:themeFillShade="F2"/>
          </w:tcPr>
          <w:p w14:paraId="3DD2554F" w14:textId="77777777" w:rsidR="007724BA" w:rsidRDefault="007724BA" w:rsidP="007724BA">
            <w:pPr>
              <w:ind w:firstLine="0"/>
              <w:jc w:val="center"/>
            </w:pPr>
            <w:r>
              <w:t>#40</w:t>
            </w:r>
          </w:p>
        </w:tc>
        <w:tc>
          <w:tcPr>
            <w:tcW w:w="2693" w:type="dxa"/>
            <w:tcBorders>
              <w:left w:val="nil"/>
              <w:bottom w:val="single" w:sz="4" w:space="0" w:color="auto"/>
            </w:tcBorders>
            <w:shd w:val="clear" w:color="auto" w:fill="F2F2F2" w:themeFill="background1" w:themeFillShade="F2"/>
          </w:tcPr>
          <w:p w14:paraId="491F8E04" w14:textId="77777777" w:rsidR="007724BA" w:rsidRDefault="007724BA" w:rsidP="007724BA">
            <w:pPr>
              <w:ind w:firstLine="0"/>
              <w:jc w:val="center"/>
            </w:pPr>
            <w:r>
              <w:t>Intentar implementar louvain o un paquete con el que usarlo</w:t>
            </w:r>
          </w:p>
        </w:tc>
        <w:tc>
          <w:tcPr>
            <w:tcW w:w="425" w:type="dxa"/>
            <w:shd w:val="clear" w:color="auto" w:fill="F2F2F2" w:themeFill="background1" w:themeFillShade="F2"/>
          </w:tcPr>
          <w:p w14:paraId="5A9812E2" w14:textId="77777777" w:rsidR="007724BA" w:rsidRDefault="007724BA" w:rsidP="007724BA">
            <w:pPr>
              <w:ind w:firstLine="0"/>
            </w:pPr>
          </w:p>
        </w:tc>
        <w:tc>
          <w:tcPr>
            <w:tcW w:w="426" w:type="dxa"/>
            <w:shd w:val="clear" w:color="auto" w:fill="F2F2F2" w:themeFill="background1" w:themeFillShade="F2"/>
          </w:tcPr>
          <w:p w14:paraId="1719435E" w14:textId="77777777" w:rsidR="007724BA" w:rsidRDefault="007724BA" w:rsidP="007724BA">
            <w:pPr>
              <w:ind w:firstLine="0"/>
            </w:pPr>
          </w:p>
        </w:tc>
        <w:tc>
          <w:tcPr>
            <w:tcW w:w="425" w:type="dxa"/>
            <w:shd w:val="clear" w:color="auto" w:fill="F2F2F2" w:themeFill="background1" w:themeFillShade="F2"/>
          </w:tcPr>
          <w:p w14:paraId="3F3A29C4" w14:textId="77777777" w:rsidR="007724BA" w:rsidRDefault="007724BA" w:rsidP="007724BA">
            <w:pPr>
              <w:ind w:firstLine="0"/>
            </w:pPr>
          </w:p>
        </w:tc>
        <w:tc>
          <w:tcPr>
            <w:tcW w:w="425" w:type="dxa"/>
            <w:shd w:val="clear" w:color="auto" w:fill="F2F2F2" w:themeFill="background1" w:themeFillShade="F2"/>
          </w:tcPr>
          <w:p w14:paraId="35611C05" w14:textId="77777777" w:rsidR="007724BA" w:rsidRDefault="007724BA" w:rsidP="007724BA">
            <w:pPr>
              <w:ind w:firstLine="0"/>
            </w:pPr>
          </w:p>
        </w:tc>
        <w:tc>
          <w:tcPr>
            <w:tcW w:w="425" w:type="dxa"/>
            <w:shd w:val="clear" w:color="auto" w:fill="F2F2F2" w:themeFill="background1" w:themeFillShade="F2"/>
          </w:tcPr>
          <w:p w14:paraId="697CC128" w14:textId="77777777" w:rsidR="007724BA" w:rsidRDefault="007724BA" w:rsidP="007724BA">
            <w:pPr>
              <w:ind w:firstLine="0"/>
            </w:pPr>
          </w:p>
        </w:tc>
        <w:tc>
          <w:tcPr>
            <w:tcW w:w="426" w:type="dxa"/>
            <w:shd w:val="clear" w:color="auto" w:fill="F2F2F2" w:themeFill="background1" w:themeFillShade="F2"/>
          </w:tcPr>
          <w:p w14:paraId="720B1776" w14:textId="77777777" w:rsidR="007724BA" w:rsidRDefault="007724BA" w:rsidP="007724BA">
            <w:pPr>
              <w:ind w:firstLine="0"/>
            </w:pPr>
          </w:p>
        </w:tc>
        <w:tc>
          <w:tcPr>
            <w:tcW w:w="425" w:type="dxa"/>
            <w:shd w:val="clear" w:color="auto" w:fill="F2F2F2" w:themeFill="background1" w:themeFillShade="F2"/>
          </w:tcPr>
          <w:p w14:paraId="2E8FF457" w14:textId="77777777" w:rsidR="007724BA" w:rsidRDefault="007724BA" w:rsidP="007724BA">
            <w:pPr>
              <w:ind w:firstLine="0"/>
            </w:pPr>
          </w:p>
        </w:tc>
        <w:tc>
          <w:tcPr>
            <w:tcW w:w="425" w:type="dxa"/>
            <w:shd w:val="clear" w:color="auto" w:fill="F2F2F2" w:themeFill="background1" w:themeFillShade="F2"/>
          </w:tcPr>
          <w:p w14:paraId="639D8BCA" w14:textId="77777777" w:rsidR="007724BA" w:rsidRDefault="007724BA" w:rsidP="007724BA">
            <w:pPr>
              <w:ind w:firstLine="0"/>
            </w:pPr>
          </w:p>
        </w:tc>
        <w:tc>
          <w:tcPr>
            <w:tcW w:w="425" w:type="dxa"/>
            <w:shd w:val="clear" w:color="auto" w:fill="F2F2F2" w:themeFill="background1" w:themeFillShade="F2"/>
          </w:tcPr>
          <w:p w14:paraId="2E08AA96" w14:textId="77777777" w:rsidR="007724BA" w:rsidRDefault="007724BA" w:rsidP="007724BA">
            <w:pPr>
              <w:ind w:firstLine="0"/>
            </w:pPr>
          </w:p>
        </w:tc>
        <w:tc>
          <w:tcPr>
            <w:tcW w:w="426" w:type="dxa"/>
            <w:shd w:val="clear" w:color="auto" w:fill="00B050"/>
          </w:tcPr>
          <w:p w14:paraId="1D850D0B" w14:textId="77777777" w:rsidR="007724BA" w:rsidRDefault="007724BA" w:rsidP="007724BA">
            <w:pPr>
              <w:ind w:firstLine="0"/>
            </w:pPr>
          </w:p>
        </w:tc>
        <w:tc>
          <w:tcPr>
            <w:tcW w:w="425" w:type="dxa"/>
            <w:shd w:val="clear" w:color="auto" w:fill="F2F2F2" w:themeFill="background1" w:themeFillShade="F2"/>
          </w:tcPr>
          <w:p w14:paraId="14521C97" w14:textId="77777777" w:rsidR="007724BA" w:rsidRDefault="007724BA" w:rsidP="007724BA">
            <w:pPr>
              <w:ind w:firstLine="0"/>
            </w:pPr>
          </w:p>
        </w:tc>
        <w:tc>
          <w:tcPr>
            <w:tcW w:w="462" w:type="dxa"/>
            <w:shd w:val="clear" w:color="auto" w:fill="F2F2F2" w:themeFill="background1" w:themeFillShade="F2"/>
          </w:tcPr>
          <w:p w14:paraId="2D1F8C2C" w14:textId="77777777" w:rsidR="007724BA" w:rsidRDefault="007724BA" w:rsidP="00DF6B12">
            <w:pPr>
              <w:keepNext/>
              <w:ind w:firstLine="0"/>
            </w:pPr>
          </w:p>
        </w:tc>
      </w:tr>
    </w:tbl>
    <w:p w14:paraId="7D2F6B55" w14:textId="1C9080EE" w:rsidR="00DF6B12" w:rsidRDefault="00DF6B12" w:rsidP="00DF6B12">
      <w:pPr>
        <w:pStyle w:val="Descripcin"/>
        <w:framePr w:h="286" w:hRule="exact" w:hSpace="141" w:wrap="around" w:vAnchor="page" w:hAnchor="page" w:x="4780" w:y="9001"/>
      </w:pPr>
      <w:r>
        <w:t xml:space="preserve">Tabla </w:t>
      </w:r>
      <w:fldSimple w:instr=" SEQ Tabla \* ARABIC ">
        <w:r w:rsidR="00D820EB">
          <w:rPr>
            <w:noProof/>
          </w:rPr>
          <w:t>7</w:t>
        </w:r>
      </w:fldSimple>
      <w:r>
        <w:t xml:space="preserve"> Distribución tareas sprint 6</w:t>
      </w:r>
    </w:p>
    <w:p w14:paraId="1F35A54D" w14:textId="77777777" w:rsidR="007724BA" w:rsidRDefault="007724BA" w:rsidP="005D77E9"/>
    <w:p w14:paraId="6813338B" w14:textId="77777777" w:rsidR="00DF6B12" w:rsidRDefault="00DF6B12" w:rsidP="00DF6B12">
      <w:pPr>
        <w:pStyle w:val="Ttulo3"/>
      </w:pPr>
      <w:r>
        <w:t>Sprint 7 (27/12/2019 – 10/01/20</w:t>
      </w:r>
      <w:r w:rsidR="00B94F27">
        <w:t>20</w:t>
      </w:r>
      <w:r>
        <w:t>)</w:t>
      </w:r>
    </w:p>
    <w:p w14:paraId="43AD3AA8" w14:textId="5675C87D" w:rsidR="00DF6B12" w:rsidRDefault="00DF6B12" w:rsidP="00DF6B12">
      <w:r>
        <w:t xml:space="preserve">En el sprint 7 ya tenemos una visión bastante acertada de lo que se va a convertir en la aplicación final, es por eso que ya pasamos del diseño a un sprint que busca más ultimar ciertos detalles del informe y empezar ya con el despliegue de la aplicación en algún servidor. </w:t>
      </w:r>
      <w:r w:rsidR="00F21352">
        <w:t>Además,</w:t>
      </w:r>
      <w:r>
        <w:t xml:space="preserve"> en este sprint ya se toma en cuenta el diseño de una wiki y se empiezan a probar opciones para su implementación.</w:t>
      </w:r>
    </w:p>
    <w:p w14:paraId="67B00CBB" w14:textId="77777777" w:rsidR="00DF6B12" w:rsidRDefault="00DF6B12" w:rsidP="00DF6B12">
      <w:r>
        <w:t xml:space="preserve">El enlace al séptimo sprint del proyecto: </w:t>
      </w:r>
      <w:hyperlink r:id="rId21" w:history="1">
        <w:r w:rsidRPr="00DF6B12">
          <w:rPr>
            <w:rStyle w:val="Hipervnculo"/>
          </w:rPr>
          <w:t>Sprint 7</w:t>
        </w:r>
      </w:hyperlink>
      <w:r>
        <w:t>.</w:t>
      </w:r>
    </w:p>
    <w:p w14:paraId="67E549A2" w14:textId="269599B2" w:rsidR="00DF6B12" w:rsidRDefault="00DF6B12" w:rsidP="00DF6B12">
      <w:r>
        <w:t xml:space="preserve">Aquí se puede observar el gráfico burndown generado para el sprint 7. En el que la tarea que más tiempo llevo fue la de investigar posibles servidores para alojar la web, que no fuera heroku, debido a sus restricciones en su forma gratuita, aun </w:t>
      </w:r>
      <w:r w:rsidR="00F6343B">
        <w:t>así,</w:t>
      </w:r>
      <w:r>
        <w:t xml:space="preserve"> se decidió desplegar en </w:t>
      </w:r>
      <w:r w:rsidR="00F21352">
        <w:t>H</w:t>
      </w:r>
      <w:r>
        <w:t xml:space="preserve">eroku debido a que todos los servicios de </w:t>
      </w:r>
      <w:r w:rsidRPr="00693A99">
        <w:rPr>
          <w:i/>
          <w:iCs/>
        </w:rPr>
        <w:t>hosting</w:t>
      </w:r>
      <w:r>
        <w:t xml:space="preserve"> gratuito poseían una serie de restricciones y </w:t>
      </w:r>
      <w:r w:rsidR="00F21352">
        <w:t>H</w:t>
      </w:r>
      <w:r>
        <w:t>eroku parecía ser el servicio más sencillo de uso.</w:t>
      </w:r>
    </w:p>
    <w:p w14:paraId="6246B4AD" w14:textId="77777777" w:rsidR="00F6343B" w:rsidRDefault="00F6343B" w:rsidP="00DF6B12">
      <w:pPr>
        <w:rPr>
          <w:ins w:id="3" w:author="Josema Galán" w:date="2020-02-04T09:18:00Z"/>
        </w:rPr>
      </w:pPr>
    </w:p>
    <w:p w14:paraId="4D8E2F1B" w14:textId="77777777" w:rsidR="00F6343B" w:rsidRDefault="00F6343B" w:rsidP="00DF6B12">
      <w:pPr>
        <w:rPr>
          <w:ins w:id="4" w:author="Josema Galán" w:date="2020-02-04T09:18:00Z"/>
        </w:rPr>
      </w:pPr>
    </w:p>
    <w:p w14:paraId="62B20BFA" w14:textId="77777777" w:rsidR="00DF6B12" w:rsidRDefault="00DF6B12" w:rsidP="00DF6B12">
      <w:r>
        <w:rPr>
          <w:noProof/>
        </w:rPr>
        <w:lastRenderedPageBreak/>
        <mc:AlternateContent>
          <mc:Choice Requires="wps">
            <w:drawing>
              <wp:anchor distT="0" distB="0" distL="114300" distR="114300" simplePos="0" relativeHeight="251712512" behindDoc="1" locked="0" layoutInCell="1" allowOverlap="1" wp14:anchorId="76060FDB" wp14:editId="619B4C8D">
                <wp:simplePos x="0" y="0"/>
                <wp:positionH relativeFrom="margin">
                  <wp:align>right</wp:align>
                </wp:positionH>
                <wp:positionV relativeFrom="paragraph">
                  <wp:posOffset>2275840</wp:posOffset>
                </wp:positionV>
                <wp:extent cx="5400040" cy="152400"/>
                <wp:effectExtent l="0" t="0" r="0" b="0"/>
                <wp:wrapTight wrapText="bothSides">
                  <wp:wrapPolygon edited="0">
                    <wp:start x="0" y="0"/>
                    <wp:lineTo x="0" y="18900"/>
                    <wp:lineTo x="21488" y="18900"/>
                    <wp:lineTo x="2148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1C85C16C" w14:textId="1471FBCC" w:rsidR="0013615A" w:rsidRPr="00BF5735" w:rsidRDefault="0013615A" w:rsidP="00DF6B12">
                            <w:pPr>
                              <w:pStyle w:val="Descripcin"/>
                              <w:jc w:val="center"/>
                              <w:rPr>
                                <w:noProof/>
                              </w:rPr>
                            </w:pPr>
                            <w:r>
                              <w:t xml:space="preserve">Ilustración </w:t>
                            </w:r>
                            <w:fldSimple w:instr=" SEQ Ilustración \* ARABIC ">
                              <w:r>
                                <w:rPr>
                                  <w:noProof/>
                                </w:rPr>
                                <w:t>7</w:t>
                              </w:r>
                            </w:fldSimple>
                            <w:r>
                              <w:t xml:space="preserve"> Burndown sprint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60FDB" id="Cuadro de texto 30" o:spid="_x0000_s1032" type="#_x0000_t202" style="position:absolute;left:0;text-align:left;margin-left:374pt;margin-top:179.2pt;width:425.2pt;height:12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" stroked="f">
                <v:textbox inset="0,0,0,0">
                  <w:txbxContent>
                    <w:p w14:paraId="1C85C16C" w14:textId="1471FBCC" w:rsidR="0013615A" w:rsidRPr="00BF5735" w:rsidRDefault="0013615A" w:rsidP="00DF6B12">
                      <w:pPr>
                        <w:pStyle w:val="Descripcin"/>
                        <w:jc w:val="center"/>
                        <w:rPr>
                          <w:noProof/>
                        </w:rPr>
                      </w:pPr>
                      <w:r>
                        <w:t xml:space="preserve">Ilustración </w:t>
                      </w:r>
                      <w:fldSimple w:instr=" SEQ Ilustración \* ARABIC ">
                        <w:r>
                          <w:rPr>
                            <w:noProof/>
                          </w:rPr>
                          <w:t>7</w:t>
                        </w:r>
                      </w:fldSimple>
                      <w:r>
                        <w:t xml:space="preserve"> Burndown sprint 7</w:t>
                      </w:r>
                    </w:p>
                  </w:txbxContent>
                </v:textbox>
                <w10:wrap type="tight" anchorx="margin"/>
              </v:shape>
            </w:pict>
          </mc:Fallback>
        </mc:AlternateContent>
      </w:r>
      <w:r>
        <w:rPr>
          <w:noProof/>
        </w:rPr>
        <w:drawing>
          <wp:anchor distT="0" distB="0" distL="114300" distR="114300" simplePos="0" relativeHeight="251710464" behindDoc="1" locked="0" layoutInCell="1" allowOverlap="1" wp14:anchorId="1DD4B124" wp14:editId="039C657C">
            <wp:simplePos x="0" y="0"/>
            <wp:positionH relativeFrom="margin">
              <wp:align>right</wp:align>
            </wp:positionH>
            <wp:positionV relativeFrom="paragraph">
              <wp:posOffset>0</wp:posOffset>
            </wp:positionV>
            <wp:extent cx="5400040" cy="2265045"/>
            <wp:effectExtent l="0" t="0" r="0" b="1905"/>
            <wp:wrapTight wrapText="bothSides">
              <wp:wrapPolygon edited="0">
                <wp:start x="0" y="0"/>
                <wp:lineTo x="0" y="21437"/>
                <wp:lineTo x="21488" y="21437"/>
                <wp:lineTo x="21488" y="0"/>
                <wp:lineTo x="0" y="0"/>
              </wp:wrapPolygon>
            </wp:wrapTight>
            <wp:docPr id="29" name="Imagen 29" descr="Imagen que contiene tabla, foto, blanc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down7.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265045"/>
                    </a:xfrm>
                    <a:prstGeom prst="rect">
                      <a:avLst/>
                    </a:prstGeom>
                  </pic:spPr>
                </pic:pic>
              </a:graphicData>
            </a:graphic>
          </wp:anchor>
        </w:drawing>
      </w:r>
      <w:r w:rsidR="00646365">
        <w:t xml:space="preserve">A continuación, se va a mostrar la distribución de tareas a lo largo del sprint 7, una distribución caracterizada por tener una mayoría de tareas con la etiqueta de “documentación” o de “investigación” ya que esta es la tarea en la cual se estaba buscando un servicio de </w:t>
      </w:r>
      <w:r w:rsidR="00646365" w:rsidRPr="00693A99">
        <w:rPr>
          <w:i/>
          <w:iCs/>
        </w:rPr>
        <w:t>hosting</w:t>
      </w:r>
      <w:r w:rsidR="00646365">
        <w:t xml:space="preserve"> y una posible wiki a implementar.</w:t>
      </w:r>
    </w:p>
    <w:p w14:paraId="6382689C" w14:textId="5388674F" w:rsidR="00646365" w:rsidRDefault="00646365" w:rsidP="00646365">
      <w:pPr>
        <w:pStyle w:val="Descripcin"/>
        <w:framePr w:h="286" w:hRule="exact" w:hSpace="141" w:wrap="around" w:vAnchor="page" w:hAnchor="page" w:x="4690" w:y="13486"/>
      </w:pPr>
      <w:r>
        <w:t xml:space="preserve">Tabla </w:t>
      </w:r>
      <w:fldSimple w:instr=" SEQ Tabla \* ARABIC ">
        <w:r w:rsidR="00D820EB">
          <w:rPr>
            <w:noProof/>
          </w:rPr>
          <w:t>8</w:t>
        </w:r>
      </w:fldSimple>
      <w:r>
        <w:t xml:space="preserve"> Distribución tareas sprint 7</w:t>
      </w:r>
    </w:p>
    <w:tbl>
      <w:tblPr>
        <w:tblStyle w:val="Tablaconcuadrcula"/>
        <w:tblpPr w:leftFromText="141" w:rightFromText="141" w:vertAnchor="page" w:horzAnchor="margin" w:tblpY="664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646365" w14:paraId="4CA28361" w14:textId="77777777" w:rsidTr="00646365">
        <w:trPr>
          <w:cantSplit/>
          <w:trHeight w:val="1833"/>
        </w:trPr>
        <w:tc>
          <w:tcPr>
            <w:tcW w:w="846" w:type="dxa"/>
            <w:tcBorders>
              <w:top w:val="nil"/>
              <w:left w:val="nil"/>
              <w:bottom w:val="single" w:sz="4" w:space="0" w:color="auto"/>
              <w:right w:val="nil"/>
            </w:tcBorders>
            <w:vAlign w:val="bottom"/>
          </w:tcPr>
          <w:p w14:paraId="1CF40D01" w14:textId="77777777" w:rsidR="00646365" w:rsidRDefault="00646365" w:rsidP="00646365">
            <w:pPr>
              <w:ind w:firstLine="0"/>
              <w:jc w:val="center"/>
            </w:pPr>
            <w:r>
              <w:t>Tarea</w:t>
            </w:r>
          </w:p>
        </w:tc>
        <w:tc>
          <w:tcPr>
            <w:tcW w:w="2693" w:type="dxa"/>
            <w:tcBorders>
              <w:top w:val="nil"/>
              <w:left w:val="nil"/>
              <w:bottom w:val="single" w:sz="4" w:space="0" w:color="auto"/>
              <w:right w:val="nil"/>
            </w:tcBorders>
            <w:vAlign w:val="bottom"/>
          </w:tcPr>
          <w:p w14:paraId="59A39B28" w14:textId="77777777" w:rsidR="00646365" w:rsidRDefault="00646365" w:rsidP="00646365">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484256B" w14:textId="77777777" w:rsidR="00646365" w:rsidRDefault="00646365" w:rsidP="00646365">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C9C7C8D" w14:textId="77777777" w:rsidR="00646365" w:rsidRDefault="00646365" w:rsidP="00646365">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A62D84E" w14:textId="77777777" w:rsidR="00646365" w:rsidRDefault="00646365" w:rsidP="00646365">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6D11132E" w14:textId="77777777" w:rsidR="00646365" w:rsidRDefault="00646365" w:rsidP="00646365">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4319CCAA" w14:textId="77777777" w:rsidR="00646365" w:rsidRDefault="00646365" w:rsidP="00646365">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FCD6076" w14:textId="7C5A1F6E" w:rsidR="00646365" w:rsidRDefault="00646365" w:rsidP="00646365">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14FA6C61" w14:textId="77777777" w:rsidR="00646365" w:rsidRDefault="00646365" w:rsidP="00646365">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661C9316" w14:textId="77777777" w:rsidR="00646365" w:rsidRDefault="00646365" w:rsidP="00646365">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143A8A0" w14:textId="77777777" w:rsidR="00646365" w:rsidRDefault="00646365" w:rsidP="00646365">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4BA90912" w14:textId="77777777" w:rsidR="00646365" w:rsidRDefault="00646365" w:rsidP="00646365">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2ECDD6A0" w14:textId="77777777" w:rsidR="00646365" w:rsidRPr="00277378" w:rsidRDefault="00646365" w:rsidP="00646365">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29AF7EDC" w14:textId="77777777" w:rsidR="00646365" w:rsidRDefault="00646365" w:rsidP="00646365">
            <w:pPr>
              <w:ind w:left="113" w:right="113" w:firstLine="0"/>
            </w:pPr>
            <w:r>
              <w:t>Testeo</w:t>
            </w:r>
          </w:p>
        </w:tc>
      </w:tr>
      <w:tr w:rsidR="00646365" w14:paraId="33C1C1D6" w14:textId="77777777" w:rsidTr="00646365">
        <w:trPr>
          <w:trHeight w:val="274"/>
        </w:trPr>
        <w:tc>
          <w:tcPr>
            <w:tcW w:w="846" w:type="dxa"/>
            <w:tcBorders>
              <w:top w:val="single" w:sz="4" w:space="0" w:color="auto"/>
              <w:right w:val="nil"/>
            </w:tcBorders>
            <w:shd w:val="clear" w:color="auto" w:fill="F2F2F2" w:themeFill="background1" w:themeFillShade="F2"/>
          </w:tcPr>
          <w:p w14:paraId="119708B1" w14:textId="77777777" w:rsidR="00646365" w:rsidRDefault="00646365" w:rsidP="00646365">
            <w:pPr>
              <w:ind w:firstLine="0"/>
              <w:jc w:val="center"/>
            </w:pPr>
            <w:r>
              <w:t>#41</w:t>
            </w:r>
          </w:p>
        </w:tc>
        <w:tc>
          <w:tcPr>
            <w:tcW w:w="2693" w:type="dxa"/>
            <w:tcBorders>
              <w:top w:val="single" w:sz="4" w:space="0" w:color="auto"/>
              <w:left w:val="nil"/>
              <w:bottom w:val="single" w:sz="4" w:space="0" w:color="auto"/>
            </w:tcBorders>
            <w:shd w:val="clear" w:color="auto" w:fill="F2F2F2" w:themeFill="background1" w:themeFillShade="F2"/>
          </w:tcPr>
          <w:p w14:paraId="6A3529B7" w14:textId="77777777" w:rsidR="00646365" w:rsidRDefault="00646365" w:rsidP="00646365">
            <w:pPr>
              <w:ind w:firstLine="0"/>
              <w:jc w:val="center"/>
            </w:pPr>
            <w:r>
              <w:t>Implementar nuevos algortimos de detección de comunidades</w:t>
            </w:r>
          </w:p>
        </w:tc>
        <w:tc>
          <w:tcPr>
            <w:tcW w:w="425" w:type="dxa"/>
            <w:tcBorders>
              <w:top w:val="single" w:sz="4" w:space="0" w:color="auto"/>
            </w:tcBorders>
            <w:shd w:val="clear" w:color="auto" w:fill="F2F2F2" w:themeFill="background1" w:themeFillShade="F2"/>
          </w:tcPr>
          <w:p w14:paraId="148E5342"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331CD58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43891FA"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945204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BF41265"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4D7274EC"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AFC5F7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EE76159"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0D8E7C9C" w14:textId="77777777" w:rsidR="00646365" w:rsidRDefault="00646365" w:rsidP="00646365">
            <w:pPr>
              <w:ind w:firstLine="0"/>
            </w:pPr>
          </w:p>
        </w:tc>
        <w:tc>
          <w:tcPr>
            <w:tcW w:w="426" w:type="dxa"/>
            <w:tcBorders>
              <w:top w:val="single" w:sz="4" w:space="0" w:color="auto"/>
            </w:tcBorders>
            <w:shd w:val="clear" w:color="auto" w:fill="00B050"/>
          </w:tcPr>
          <w:p w14:paraId="2E4F281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DC1D5C5" w14:textId="77777777" w:rsidR="00646365" w:rsidRDefault="00646365" w:rsidP="00646365">
            <w:pPr>
              <w:ind w:firstLine="0"/>
            </w:pPr>
          </w:p>
        </w:tc>
        <w:tc>
          <w:tcPr>
            <w:tcW w:w="462" w:type="dxa"/>
            <w:tcBorders>
              <w:top w:val="single" w:sz="4" w:space="0" w:color="auto"/>
            </w:tcBorders>
            <w:shd w:val="clear" w:color="auto" w:fill="F2F2F2" w:themeFill="background1" w:themeFillShade="F2"/>
          </w:tcPr>
          <w:p w14:paraId="0032B120" w14:textId="77777777" w:rsidR="00646365" w:rsidRDefault="00646365" w:rsidP="00646365">
            <w:pPr>
              <w:ind w:firstLine="0"/>
            </w:pPr>
          </w:p>
        </w:tc>
      </w:tr>
      <w:tr w:rsidR="00646365" w14:paraId="78F8A981" w14:textId="77777777" w:rsidTr="00646365">
        <w:trPr>
          <w:trHeight w:val="291"/>
        </w:trPr>
        <w:tc>
          <w:tcPr>
            <w:tcW w:w="846" w:type="dxa"/>
            <w:tcBorders>
              <w:right w:val="nil"/>
            </w:tcBorders>
          </w:tcPr>
          <w:p w14:paraId="2B3604D6" w14:textId="77777777" w:rsidR="00646365" w:rsidRDefault="00646365" w:rsidP="00646365">
            <w:pPr>
              <w:ind w:firstLine="0"/>
              <w:jc w:val="center"/>
            </w:pPr>
            <w:r>
              <w:t>#43</w:t>
            </w:r>
          </w:p>
        </w:tc>
        <w:tc>
          <w:tcPr>
            <w:tcW w:w="2693" w:type="dxa"/>
            <w:tcBorders>
              <w:left w:val="nil"/>
              <w:bottom w:val="single" w:sz="4" w:space="0" w:color="auto"/>
            </w:tcBorders>
          </w:tcPr>
          <w:p w14:paraId="526462A7" w14:textId="77777777" w:rsidR="00646365" w:rsidRDefault="00646365" w:rsidP="00646365">
            <w:pPr>
              <w:ind w:firstLine="0"/>
              <w:jc w:val="center"/>
            </w:pPr>
            <w:r>
              <w:t>Investigar posibles servidores</w:t>
            </w:r>
          </w:p>
        </w:tc>
        <w:tc>
          <w:tcPr>
            <w:tcW w:w="425" w:type="dxa"/>
            <w:shd w:val="clear" w:color="auto" w:fill="FFFFFF" w:themeFill="background1"/>
          </w:tcPr>
          <w:p w14:paraId="7029837F" w14:textId="77777777" w:rsidR="00646365" w:rsidRDefault="00646365" w:rsidP="00646365">
            <w:pPr>
              <w:ind w:firstLine="0"/>
            </w:pPr>
          </w:p>
        </w:tc>
        <w:tc>
          <w:tcPr>
            <w:tcW w:w="426" w:type="dxa"/>
            <w:shd w:val="clear" w:color="auto" w:fill="FFFFFF" w:themeFill="background1"/>
          </w:tcPr>
          <w:p w14:paraId="03A68F62" w14:textId="77777777" w:rsidR="00646365" w:rsidRDefault="00646365" w:rsidP="00646365">
            <w:pPr>
              <w:ind w:firstLine="0"/>
            </w:pPr>
          </w:p>
        </w:tc>
        <w:tc>
          <w:tcPr>
            <w:tcW w:w="425" w:type="dxa"/>
            <w:shd w:val="clear" w:color="auto" w:fill="FFFFFF" w:themeFill="background1"/>
          </w:tcPr>
          <w:p w14:paraId="27D759FA" w14:textId="77777777" w:rsidR="00646365" w:rsidRDefault="00646365" w:rsidP="00646365">
            <w:pPr>
              <w:ind w:firstLine="0"/>
            </w:pPr>
          </w:p>
        </w:tc>
        <w:tc>
          <w:tcPr>
            <w:tcW w:w="425" w:type="dxa"/>
            <w:shd w:val="clear" w:color="auto" w:fill="FFFFFF" w:themeFill="background1"/>
          </w:tcPr>
          <w:p w14:paraId="0BA38837" w14:textId="77777777" w:rsidR="00646365" w:rsidRDefault="00646365" w:rsidP="00646365">
            <w:pPr>
              <w:ind w:firstLine="0"/>
            </w:pPr>
          </w:p>
        </w:tc>
        <w:tc>
          <w:tcPr>
            <w:tcW w:w="425" w:type="dxa"/>
            <w:shd w:val="clear" w:color="auto" w:fill="8EAADB" w:themeFill="accent1" w:themeFillTint="99"/>
          </w:tcPr>
          <w:p w14:paraId="1BAD68E5" w14:textId="77777777" w:rsidR="00646365" w:rsidRDefault="00646365" w:rsidP="00646365">
            <w:pPr>
              <w:ind w:firstLine="0"/>
            </w:pPr>
          </w:p>
        </w:tc>
        <w:tc>
          <w:tcPr>
            <w:tcW w:w="426" w:type="dxa"/>
            <w:shd w:val="clear" w:color="auto" w:fill="FFFFFF" w:themeFill="background1"/>
          </w:tcPr>
          <w:p w14:paraId="669DD488" w14:textId="77777777" w:rsidR="00646365" w:rsidRDefault="00646365" w:rsidP="00646365">
            <w:pPr>
              <w:ind w:firstLine="0"/>
            </w:pPr>
          </w:p>
        </w:tc>
        <w:tc>
          <w:tcPr>
            <w:tcW w:w="425" w:type="dxa"/>
            <w:shd w:val="clear" w:color="auto" w:fill="FFFFFF" w:themeFill="background1"/>
          </w:tcPr>
          <w:p w14:paraId="4FEF6037" w14:textId="77777777" w:rsidR="00646365" w:rsidRDefault="00646365" w:rsidP="00646365">
            <w:pPr>
              <w:ind w:firstLine="0"/>
            </w:pPr>
          </w:p>
        </w:tc>
        <w:tc>
          <w:tcPr>
            <w:tcW w:w="425" w:type="dxa"/>
            <w:shd w:val="clear" w:color="auto" w:fill="F4B083" w:themeFill="accent2" w:themeFillTint="99"/>
          </w:tcPr>
          <w:p w14:paraId="2D4AECA8" w14:textId="77777777" w:rsidR="00646365" w:rsidRDefault="00646365" w:rsidP="00646365">
            <w:pPr>
              <w:ind w:firstLine="0"/>
            </w:pPr>
          </w:p>
        </w:tc>
        <w:tc>
          <w:tcPr>
            <w:tcW w:w="425" w:type="dxa"/>
            <w:shd w:val="clear" w:color="auto" w:fill="FFFFFF" w:themeFill="background1"/>
          </w:tcPr>
          <w:p w14:paraId="2E65B83B" w14:textId="77777777" w:rsidR="00646365" w:rsidRDefault="00646365" w:rsidP="00646365">
            <w:pPr>
              <w:ind w:firstLine="0"/>
            </w:pPr>
          </w:p>
        </w:tc>
        <w:tc>
          <w:tcPr>
            <w:tcW w:w="426" w:type="dxa"/>
            <w:shd w:val="clear" w:color="auto" w:fill="FFFFFF" w:themeFill="background1"/>
          </w:tcPr>
          <w:p w14:paraId="0F59890D" w14:textId="77777777" w:rsidR="00646365" w:rsidRDefault="00646365" w:rsidP="00646365">
            <w:pPr>
              <w:ind w:firstLine="0"/>
            </w:pPr>
          </w:p>
        </w:tc>
        <w:tc>
          <w:tcPr>
            <w:tcW w:w="425" w:type="dxa"/>
            <w:shd w:val="clear" w:color="auto" w:fill="FFFFFF" w:themeFill="background1"/>
          </w:tcPr>
          <w:p w14:paraId="78EB747D" w14:textId="77777777" w:rsidR="00646365" w:rsidRDefault="00646365" w:rsidP="00646365">
            <w:pPr>
              <w:ind w:firstLine="0"/>
            </w:pPr>
          </w:p>
        </w:tc>
        <w:tc>
          <w:tcPr>
            <w:tcW w:w="462" w:type="dxa"/>
            <w:shd w:val="clear" w:color="auto" w:fill="FFFFFF" w:themeFill="background1"/>
          </w:tcPr>
          <w:p w14:paraId="7BE0C529" w14:textId="77777777" w:rsidR="00646365" w:rsidRDefault="00646365" w:rsidP="00646365">
            <w:pPr>
              <w:ind w:firstLine="0"/>
            </w:pPr>
          </w:p>
        </w:tc>
      </w:tr>
      <w:tr w:rsidR="00646365" w14:paraId="72FD2466" w14:textId="77777777" w:rsidTr="00646365">
        <w:trPr>
          <w:trHeight w:val="274"/>
        </w:trPr>
        <w:tc>
          <w:tcPr>
            <w:tcW w:w="846" w:type="dxa"/>
            <w:tcBorders>
              <w:right w:val="nil"/>
            </w:tcBorders>
            <w:shd w:val="clear" w:color="auto" w:fill="F2F2F2" w:themeFill="background1" w:themeFillShade="F2"/>
          </w:tcPr>
          <w:p w14:paraId="768BC48D" w14:textId="77777777" w:rsidR="00646365" w:rsidRDefault="00646365" w:rsidP="00646365">
            <w:pPr>
              <w:ind w:firstLine="0"/>
              <w:jc w:val="center"/>
            </w:pPr>
            <w:r>
              <w:t>#44</w:t>
            </w:r>
          </w:p>
        </w:tc>
        <w:tc>
          <w:tcPr>
            <w:tcW w:w="2693" w:type="dxa"/>
            <w:tcBorders>
              <w:left w:val="nil"/>
              <w:bottom w:val="single" w:sz="4" w:space="0" w:color="auto"/>
            </w:tcBorders>
            <w:shd w:val="clear" w:color="auto" w:fill="F2F2F2" w:themeFill="background1" w:themeFillShade="F2"/>
          </w:tcPr>
          <w:p w14:paraId="6B005DD1" w14:textId="77777777" w:rsidR="00646365" w:rsidRDefault="00646365" w:rsidP="00646365">
            <w:pPr>
              <w:ind w:firstLine="0"/>
              <w:jc w:val="center"/>
            </w:pPr>
            <w:r>
              <w:t>Documentar servidores investigados</w:t>
            </w:r>
          </w:p>
        </w:tc>
        <w:tc>
          <w:tcPr>
            <w:tcW w:w="425" w:type="dxa"/>
            <w:shd w:val="clear" w:color="auto" w:fill="F2F2F2" w:themeFill="background1" w:themeFillShade="F2"/>
          </w:tcPr>
          <w:p w14:paraId="081BF9DD" w14:textId="77777777" w:rsidR="00646365" w:rsidRDefault="00646365" w:rsidP="00646365">
            <w:pPr>
              <w:ind w:firstLine="0"/>
            </w:pPr>
          </w:p>
        </w:tc>
        <w:tc>
          <w:tcPr>
            <w:tcW w:w="426" w:type="dxa"/>
            <w:shd w:val="clear" w:color="auto" w:fill="F2F2F2" w:themeFill="background1" w:themeFillShade="F2"/>
          </w:tcPr>
          <w:p w14:paraId="344D4C28" w14:textId="77777777" w:rsidR="00646365" w:rsidRDefault="00646365" w:rsidP="00646365">
            <w:pPr>
              <w:ind w:firstLine="0"/>
            </w:pPr>
          </w:p>
        </w:tc>
        <w:tc>
          <w:tcPr>
            <w:tcW w:w="425" w:type="dxa"/>
            <w:shd w:val="clear" w:color="auto" w:fill="F2F2F2" w:themeFill="background1" w:themeFillShade="F2"/>
          </w:tcPr>
          <w:p w14:paraId="146F6F34" w14:textId="77777777" w:rsidR="00646365" w:rsidRDefault="00646365" w:rsidP="00646365">
            <w:pPr>
              <w:ind w:firstLine="0"/>
            </w:pPr>
          </w:p>
        </w:tc>
        <w:tc>
          <w:tcPr>
            <w:tcW w:w="425" w:type="dxa"/>
            <w:shd w:val="clear" w:color="auto" w:fill="F2F2F2" w:themeFill="background1" w:themeFillShade="F2"/>
          </w:tcPr>
          <w:p w14:paraId="1209DB1C" w14:textId="77777777" w:rsidR="00646365" w:rsidRDefault="00646365" w:rsidP="00646365">
            <w:pPr>
              <w:ind w:firstLine="0"/>
            </w:pPr>
          </w:p>
        </w:tc>
        <w:tc>
          <w:tcPr>
            <w:tcW w:w="425" w:type="dxa"/>
            <w:shd w:val="clear" w:color="auto" w:fill="8EAADB" w:themeFill="accent1" w:themeFillTint="99"/>
          </w:tcPr>
          <w:p w14:paraId="1F278403" w14:textId="77777777" w:rsidR="00646365" w:rsidRDefault="00646365" w:rsidP="00646365">
            <w:pPr>
              <w:ind w:firstLine="0"/>
            </w:pPr>
          </w:p>
        </w:tc>
        <w:tc>
          <w:tcPr>
            <w:tcW w:w="426" w:type="dxa"/>
            <w:shd w:val="clear" w:color="auto" w:fill="F2F2F2" w:themeFill="background1" w:themeFillShade="F2"/>
          </w:tcPr>
          <w:p w14:paraId="4A001B77" w14:textId="77777777" w:rsidR="00646365" w:rsidRDefault="00646365" w:rsidP="00646365">
            <w:pPr>
              <w:ind w:firstLine="0"/>
            </w:pPr>
          </w:p>
        </w:tc>
        <w:tc>
          <w:tcPr>
            <w:tcW w:w="425" w:type="dxa"/>
            <w:shd w:val="clear" w:color="auto" w:fill="F2F2F2" w:themeFill="background1" w:themeFillShade="F2"/>
          </w:tcPr>
          <w:p w14:paraId="012A7CCD" w14:textId="77777777" w:rsidR="00646365" w:rsidRDefault="00646365" w:rsidP="00646365">
            <w:pPr>
              <w:ind w:firstLine="0"/>
            </w:pPr>
          </w:p>
        </w:tc>
        <w:tc>
          <w:tcPr>
            <w:tcW w:w="425" w:type="dxa"/>
            <w:shd w:val="clear" w:color="auto" w:fill="F2F2F2" w:themeFill="background1" w:themeFillShade="F2"/>
          </w:tcPr>
          <w:p w14:paraId="56026C69" w14:textId="77777777" w:rsidR="00646365" w:rsidRDefault="00646365" w:rsidP="00646365">
            <w:pPr>
              <w:ind w:firstLine="0"/>
            </w:pPr>
          </w:p>
        </w:tc>
        <w:tc>
          <w:tcPr>
            <w:tcW w:w="425" w:type="dxa"/>
            <w:shd w:val="clear" w:color="auto" w:fill="F2F2F2" w:themeFill="background1" w:themeFillShade="F2"/>
          </w:tcPr>
          <w:p w14:paraId="3605CADE" w14:textId="77777777" w:rsidR="00646365" w:rsidRDefault="00646365" w:rsidP="00646365">
            <w:pPr>
              <w:ind w:firstLine="0"/>
            </w:pPr>
          </w:p>
        </w:tc>
        <w:tc>
          <w:tcPr>
            <w:tcW w:w="426" w:type="dxa"/>
            <w:shd w:val="clear" w:color="auto" w:fill="F2F2F2" w:themeFill="background1" w:themeFillShade="F2"/>
          </w:tcPr>
          <w:p w14:paraId="174479F9" w14:textId="77777777" w:rsidR="00646365" w:rsidRDefault="00646365" w:rsidP="00646365">
            <w:pPr>
              <w:ind w:firstLine="0"/>
            </w:pPr>
          </w:p>
        </w:tc>
        <w:tc>
          <w:tcPr>
            <w:tcW w:w="425" w:type="dxa"/>
            <w:shd w:val="clear" w:color="auto" w:fill="F2F2F2" w:themeFill="background1" w:themeFillShade="F2"/>
          </w:tcPr>
          <w:p w14:paraId="3907F856" w14:textId="77777777" w:rsidR="00646365" w:rsidRDefault="00646365" w:rsidP="00646365">
            <w:pPr>
              <w:ind w:firstLine="0"/>
            </w:pPr>
          </w:p>
        </w:tc>
        <w:tc>
          <w:tcPr>
            <w:tcW w:w="462" w:type="dxa"/>
            <w:shd w:val="clear" w:color="auto" w:fill="F2F2F2" w:themeFill="background1" w:themeFillShade="F2"/>
          </w:tcPr>
          <w:p w14:paraId="01CEBB89" w14:textId="77777777" w:rsidR="00646365" w:rsidRDefault="00646365" w:rsidP="00646365">
            <w:pPr>
              <w:ind w:firstLine="0"/>
            </w:pPr>
          </w:p>
        </w:tc>
      </w:tr>
      <w:tr w:rsidR="00646365" w14:paraId="46A6E5B0" w14:textId="77777777" w:rsidTr="00646365">
        <w:trPr>
          <w:trHeight w:val="291"/>
        </w:trPr>
        <w:tc>
          <w:tcPr>
            <w:tcW w:w="846" w:type="dxa"/>
            <w:tcBorders>
              <w:right w:val="nil"/>
            </w:tcBorders>
          </w:tcPr>
          <w:p w14:paraId="746A4EA5" w14:textId="77777777" w:rsidR="00646365" w:rsidRDefault="00646365" w:rsidP="00646365">
            <w:pPr>
              <w:ind w:firstLine="0"/>
              <w:jc w:val="center"/>
            </w:pPr>
            <w:r>
              <w:t>#45</w:t>
            </w:r>
          </w:p>
        </w:tc>
        <w:tc>
          <w:tcPr>
            <w:tcW w:w="2693" w:type="dxa"/>
            <w:tcBorders>
              <w:left w:val="nil"/>
            </w:tcBorders>
          </w:tcPr>
          <w:p w14:paraId="2D580EF2" w14:textId="77777777" w:rsidR="00646365" w:rsidRDefault="00646365" w:rsidP="00646365">
            <w:pPr>
              <w:ind w:firstLine="0"/>
              <w:jc w:val="center"/>
            </w:pPr>
            <w:r>
              <w:t>Elección de servidor de hosting</w:t>
            </w:r>
          </w:p>
        </w:tc>
        <w:tc>
          <w:tcPr>
            <w:tcW w:w="425" w:type="dxa"/>
            <w:shd w:val="clear" w:color="auto" w:fill="FFFFFF" w:themeFill="background1"/>
          </w:tcPr>
          <w:p w14:paraId="26422F42" w14:textId="77777777" w:rsidR="00646365" w:rsidRDefault="00646365" w:rsidP="00646365">
            <w:pPr>
              <w:ind w:firstLine="0"/>
            </w:pPr>
          </w:p>
        </w:tc>
        <w:tc>
          <w:tcPr>
            <w:tcW w:w="426" w:type="dxa"/>
            <w:shd w:val="clear" w:color="auto" w:fill="FF5050"/>
          </w:tcPr>
          <w:p w14:paraId="541BCC8B" w14:textId="77777777" w:rsidR="00646365" w:rsidRDefault="00646365" w:rsidP="00646365">
            <w:pPr>
              <w:ind w:firstLine="0"/>
            </w:pPr>
          </w:p>
        </w:tc>
        <w:tc>
          <w:tcPr>
            <w:tcW w:w="425" w:type="dxa"/>
            <w:shd w:val="clear" w:color="auto" w:fill="FFFFFF" w:themeFill="background1"/>
          </w:tcPr>
          <w:p w14:paraId="4982DAF8" w14:textId="77777777" w:rsidR="00646365" w:rsidRDefault="00646365" w:rsidP="00646365">
            <w:pPr>
              <w:ind w:firstLine="0"/>
            </w:pPr>
          </w:p>
        </w:tc>
        <w:tc>
          <w:tcPr>
            <w:tcW w:w="425" w:type="dxa"/>
            <w:shd w:val="clear" w:color="auto" w:fill="FFFFFF" w:themeFill="background1"/>
          </w:tcPr>
          <w:p w14:paraId="3C173A34" w14:textId="77777777" w:rsidR="00646365" w:rsidRDefault="00646365" w:rsidP="00646365">
            <w:pPr>
              <w:ind w:firstLine="0"/>
            </w:pPr>
          </w:p>
        </w:tc>
        <w:tc>
          <w:tcPr>
            <w:tcW w:w="425" w:type="dxa"/>
            <w:shd w:val="clear" w:color="auto" w:fill="FFFFFF" w:themeFill="background1"/>
          </w:tcPr>
          <w:p w14:paraId="6220BC1F" w14:textId="77777777" w:rsidR="00646365" w:rsidRDefault="00646365" w:rsidP="00646365">
            <w:pPr>
              <w:ind w:firstLine="0"/>
            </w:pPr>
          </w:p>
        </w:tc>
        <w:tc>
          <w:tcPr>
            <w:tcW w:w="426" w:type="dxa"/>
            <w:shd w:val="clear" w:color="auto" w:fill="FFFFFF" w:themeFill="background1"/>
          </w:tcPr>
          <w:p w14:paraId="1CDDEC4C" w14:textId="77777777" w:rsidR="00646365" w:rsidRDefault="00646365" w:rsidP="00646365">
            <w:pPr>
              <w:ind w:firstLine="0"/>
            </w:pPr>
          </w:p>
        </w:tc>
        <w:tc>
          <w:tcPr>
            <w:tcW w:w="425" w:type="dxa"/>
            <w:shd w:val="clear" w:color="auto" w:fill="FFFFFF" w:themeFill="background1"/>
          </w:tcPr>
          <w:p w14:paraId="08BEDCD4" w14:textId="77777777" w:rsidR="00646365" w:rsidRDefault="00646365" w:rsidP="00646365">
            <w:pPr>
              <w:ind w:firstLine="0"/>
            </w:pPr>
          </w:p>
        </w:tc>
        <w:tc>
          <w:tcPr>
            <w:tcW w:w="425" w:type="dxa"/>
            <w:shd w:val="clear" w:color="auto" w:fill="FFFFFF" w:themeFill="background1"/>
          </w:tcPr>
          <w:p w14:paraId="1D2A73DB" w14:textId="77777777" w:rsidR="00646365" w:rsidRDefault="00646365" w:rsidP="00646365">
            <w:pPr>
              <w:ind w:firstLine="0"/>
            </w:pPr>
          </w:p>
        </w:tc>
        <w:tc>
          <w:tcPr>
            <w:tcW w:w="425" w:type="dxa"/>
          </w:tcPr>
          <w:p w14:paraId="00AB4CF0" w14:textId="77777777" w:rsidR="00646365" w:rsidRDefault="00646365" w:rsidP="00646365">
            <w:pPr>
              <w:ind w:firstLine="0"/>
            </w:pPr>
          </w:p>
        </w:tc>
        <w:tc>
          <w:tcPr>
            <w:tcW w:w="426" w:type="dxa"/>
          </w:tcPr>
          <w:p w14:paraId="46B34564" w14:textId="77777777" w:rsidR="00646365" w:rsidRDefault="00646365" w:rsidP="00646365">
            <w:pPr>
              <w:ind w:firstLine="0"/>
            </w:pPr>
          </w:p>
        </w:tc>
        <w:tc>
          <w:tcPr>
            <w:tcW w:w="425" w:type="dxa"/>
          </w:tcPr>
          <w:p w14:paraId="6679DBA1" w14:textId="77777777" w:rsidR="00646365" w:rsidRDefault="00646365" w:rsidP="00646365">
            <w:pPr>
              <w:ind w:firstLine="0"/>
            </w:pPr>
          </w:p>
        </w:tc>
        <w:tc>
          <w:tcPr>
            <w:tcW w:w="462" w:type="dxa"/>
          </w:tcPr>
          <w:p w14:paraId="6BEB8DAC" w14:textId="77777777" w:rsidR="00646365" w:rsidRDefault="00646365" w:rsidP="00646365">
            <w:pPr>
              <w:keepNext/>
              <w:ind w:firstLine="0"/>
            </w:pPr>
          </w:p>
        </w:tc>
      </w:tr>
      <w:tr w:rsidR="00646365" w14:paraId="51D1B844" w14:textId="77777777" w:rsidTr="00646365">
        <w:trPr>
          <w:trHeight w:val="291"/>
        </w:trPr>
        <w:tc>
          <w:tcPr>
            <w:tcW w:w="846" w:type="dxa"/>
            <w:tcBorders>
              <w:right w:val="nil"/>
            </w:tcBorders>
            <w:shd w:val="clear" w:color="auto" w:fill="F2F2F2" w:themeFill="background1" w:themeFillShade="F2"/>
          </w:tcPr>
          <w:p w14:paraId="0BC6617D" w14:textId="77777777" w:rsidR="00646365" w:rsidRDefault="00646365" w:rsidP="00646365">
            <w:pPr>
              <w:ind w:firstLine="0"/>
              <w:jc w:val="center"/>
            </w:pPr>
            <w:r>
              <w:t>#46</w:t>
            </w:r>
          </w:p>
        </w:tc>
        <w:tc>
          <w:tcPr>
            <w:tcW w:w="2693" w:type="dxa"/>
            <w:tcBorders>
              <w:left w:val="nil"/>
            </w:tcBorders>
            <w:shd w:val="clear" w:color="auto" w:fill="F2F2F2" w:themeFill="background1" w:themeFillShade="F2"/>
          </w:tcPr>
          <w:p w14:paraId="5496B600" w14:textId="77777777" w:rsidR="00646365" w:rsidRDefault="00646365" w:rsidP="00646365">
            <w:pPr>
              <w:ind w:firstLine="0"/>
              <w:jc w:val="center"/>
            </w:pPr>
            <w:r>
              <w:t>Intento de despliegue de la aplicación en el servidor elegido</w:t>
            </w:r>
          </w:p>
        </w:tc>
        <w:tc>
          <w:tcPr>
            <w:tcW w:w="425" w:type="dxa"/>
            <w:shd w:val="clear" w:color="auto" w:fill="F2F2F2" w:themeFill="background1" w:themeFillShade="F2"/>
          </w:tcPr>
          <w:p w14:paraId="34D103AE" w14:textId="77777777" w:rsidR="00646365" w:rsidRDefault="00646365" w:rsidP="00646365">
            <w:pPr>
              <w:ind w:firstLine="0"/>
            </w:pPr>
          </w:p>
        </w:tc>
        <w:tc>
          <w:tcPr>
            <w:tcW w:w="426" w:type="dxa"/>
            <w:shd w:val="clear" w:color="auto" w:fill="F2F2F2" w:themeFill="background1" w:themeFillShade="F2"/>
          </w:tcPr>
          <w:p w14:paraId="5186F058" w14:textId="77777777" w:rsidR="00646365" w:rsidRDefault="00646365" w:rsidP="00646365">
            <w:pPr>
              <w:ind w:firstLine="0"/>
            </w:pPr>
          </w:p>
        </w:tc>
        <w:tc>
          <w:tcPr>
            <w:tcW w:w="425" w:type="dxa"/>
            <w:shd w:val="clear" w:color="auto" w:fill="00CC99"/>
          </w:tcPr>
          <w:p w14:paraId="40BF3A68" w14:textId="77777777" w:rsidR="00646365" w:rsidRDefault="00646365" w:rsidP="00646365">
            <w:pPr>
              <w:ind w:firstLine="0"/>
            </w:pPr>
          </w:p>
        </w:tc>
        <w:tc>
          <w:tcPr>
            <w:tcW w:w="425" w:type="dxa"/>
            <w:shd w:val="clear" w:color="auto" w:fill="F2F2F2" w:themeFill="background1" w:themeFillShade="F2"/>
          </w:tcPr>
          <w:p w14:paraId="03308AD7" w14:textId="77777777" w:rsidR="00646365" w:rsidRDefault="00646365" w:rsidP="00646365">
            <w:pPr>
              <w:ind w:firstLine="0"/>
            </w:pPr>
          </w:p>
        </w:tc>
        <w:tc>
          <w:tcPr>
            <w:tcW w:w="425" w:type="dxa"/>
            <w:shd w:val="clear" w:color="auto" w:fill="F2F2F2" w:themeFill="background1" w:themeFillShade="F2"/>
          </w:tcPr>
          <w:p w14:paraId="784B1286" w14:textId="77777777" w:rsidR="00646365" w:rsidRDefault="00646365" w:rsidP="00646365">
            <w:pPr>
              <w:ind w:firstLine="0"/>
            </w:pPr>
          </w:p>
        </w:tc>
        <w:tc>
          <w:tcPr>
            <w:tcW w:w="426" w:type="dxa"/>
            <w:shd w:val="clear" w:color="auto" w:fill="F2F2F2" w:themeFill="background1" w:themeFillShade="F2"/>
          </w:tcPr>
          <w:p w14:paraId="73129644" w14:textId="77777777" w:rsidR="00646365" w:rsidRDefault="00646365" w:rsidP="00646365">
            <w:pPr>
              <w:ind w:firstLine="0"/>
            </w:pPr>
          </w:p>
        </w:tc>
        <w:tc>
          <w:tcPr>
            <w:tcW w:w="425" w:type="dxa"/>
            <w:shd w:val="clear" w:color="auto" w:fill="F2F2F2" w:themeFill="background1" w:themeFillShade="F2"/>
          </w:tcPr>
          <w:p w14:paraId="2B1B9BBA" w14:textId="77777777" w:rsidR="00646365" w:rsidRDefault="00646365" w:rsidP="00646365">
            <w:pPr>
              <w:ind w:firstLine="0"/>
            </w:pPr>
          </w:p>
        </w:tc>
        <w:tc>
          <w:tcPr>
            <w:tcW w:w="425" w:type="dxa"/>
            <w:shd w:val="clear" w:color="auto" w:fill="F2F2F2" w:themeFill="background1" w:themeFillShade="F2"/>
          </w:tcPr>
          <w:p w14:paraId="5D31ED22" w14:textId="77777777" w:rsidR="00646365" w:rsidRDefault="00646365" w:rsidP="00646365">
            <w:pPr>
              <w:ind w:firstLine="0"/>
            </w:pPr>
          </w:p>
        </w:tc>
        <w:tc>
          <w:tcPr>
            <w:tcW w:w="425" w:type="dxa"/>
            <w:shd w:val="clear" w:color="auto" w:fill="F2F2F2" w:themeFill="background1" w:themeFillShade="F2"/>
          </w:tcPr>
          <w:p w14:paraId="5F6324E4" w14:textId="77777777" w:rsidR="00646365" w:rsidRDefault="00646365" w:rsidP="00646365">
            <w:pPr>
              <w:ind w:firstLine="0"/>
            </w:pPr>
          </w:p>
        </w:tc>
        <w:tc>
          <w:tcPr>
            <w:tcW w:w="426" w:type="dxa"/>
            <w:shd w:val="clear" w:color="auto" w:fill="F2F2F2" w:themeFill="background1" w:themeFillShade="F2"/>
          </w:tcPr>
          <w:p w14:paraId="798B1C1C" w14:textId="77777777" w:rsidR="00646365" w:rsidRDefault="00646365" w:rsidP="00646365">
            <w:pPr>
              <w:ind w:firstLine="0"/>
            </w:pPr>
          </w:p>
        </w:tc>
        <w:tc>
          <w:tcPr>
            <w:tcW w:w="425" w:type="dxa"/>
            <w:shd w:val="clear" w:color="auto" w:fill="F2F2F2" w:themeFill="background1" w:themeFillShade="F2"/>
          </w:tcPr>
          <w:p w14:paraId="68C263D7" w14:textId="77777777" w:rsidR="00646365" w:rsidRDefault="00646365" w:rsidP="00646365">
            <w:pPr>
              <w:ind w:firstLine="0"/>
            </w:pPr>
          </w:p>
        </w:tc>
        <w:tc>
          <w:tcPr>
            <w:tcW w:w="462" w:type="dxa"/>
            <w:shd w:val="clear" w:color="auto" w:fill="538135" w:themeFill="accent6" w:themeFillShade="BF"/>
          </w:tcPr>
          <w:p w14:paraId="047D311C" w14:textId="77777777" w:rsidR="00646365" w:rsidRDefault="00646365" w:rsidP="00646365">
            <w:pPr>
              <w:keepNext/>
              <w:ind w:firstLine="0"/>
            </w:pPr>
          </w:p>
        </w:tc>
      </w:tr>
      <w:tr w:rsidR="00646365" w14:paraId="27540EB6" w14:textId="77777777" w:rsidTr="00646365">
        <w:trPr>
          <w:trHeight w:val="291"/>
        </w:trPr>
        <w:tc>
          <w:tcPr>
            <w:tcW w:w="846" w:type="dxa"/>
            <w:tcBorders>
              <w:right w:val="nil"/>
            </w:tcBorders>
            <w:shd w:val="clear" w:color="auto" w:fill="FFFFFF" w:themeFill="background1"/>
          </w:tcPr>
          <w:p w14:paraId="7596F246" w14:textId="77777777" w:rsidR="00646365" w:rsidRDefault="00646365" w:rsidP="00646365">
            <w:pPr>
              <w:ind w:firstLine="0"/>
              <w:jc w:val="center"/>
            </w:pPr>
            <w:r>
              <w:t>#47</w:t>
            </w:r>
          </w:p>
        </w:tc>
        <w:tc>
          <w:tcPr>
            <w:tcW w:w="2693" w:type="dxa"/>
            <w:tcBorders>
              <w:left w:val="nil"/>
            </w:tcBorders>
            <w:shd w:val="clear" w:color="auto" w:fill="FFFFFF" w:themeFill="background1"/>
          </w:tcPr>
          <w:p w14:paraId="3AD96503" w14:textId="77777777" w:rsidR="00646365" w:rsidRDefault="00646365" w:rsidP="00646365">
            <w:pPr>
              <w:ind w:firstLine="0"/>
              <w:jc w:val="center"/>
            </w:pPr>
            <w:r>
              <w:t>Elegir Wiki para la aplicación y comprobar validez en Heroku</w:t>
            </w:r>
          </w:p>
        </w:tc>
        <w:tc>
          <w:tcPr>
            <w:tcW w:w="425" w:type="dxa"/>
            <w:shd w:val="clear" w:color="auto" w:fill="FFFFFF" w:themeFill="background1"/>
          </w:tcPr>
          <w:p w14:paraId="4104E80D" w14:textId="77777777" w:rsidR="00646365" w:rsidRDefault="00646365" w:rsidP="00646365">
            <w:pPr>
              <w:ind w:firstLine="0"/>
            </w:pPr>
          </w:p>
        </w:tc>
        <w:tc>
          <w:tcPr>
            <w:tcW w:w="426" w:type="dxa"/>
            <w:shd w:val="clear" w:color="auto" w:fill="FF5050"/>
          </w:tcPr>
          <w:p w14:paraId="74470AE5" w14:textId="77777777" w:rsidR="00646365" w:rsidRDefault="00646365" w:rsidP="00646365">
            <w:pPr>
              <w:ind w:firstLine="0"/>
            </w:pPr>
          </w:p>
        </w:tc>
        <w:tc>
          <w:tcPr>
            <w:tcW w:w="425" w:type="dxa"/>
            <w:shd w:val="clear" w:color="auto" w:fill="FFFFFF" w:themeFill="background1"/>
          </w:tcPr>
          <w:p w14:paraId="6479DAAA" w14:textId="77777777" w:rsidR="00646365" w:rsidRDefault="00646365" w:rsidP="00646365">
            <w:pPr>
              <w:ind w:firstLine="0"/>
            </w:pPr>
          </w:p>
        </w:tc>
        <w:tc>
          <w:tcPr>
            <w:tcW w:w="425" w:type="dxa"/>
            <w:shd w:val="clear" w:color="auto" w:fill="FFFFFF" w:themeFill="background1"/>
          </w:tcPr>
          <w:p w14:paraId="31C6A61E" w14:textId="77777777" w:rsidR="00646365" w:rsidRDefault="00646365" w:rsidP="00646365">
            <w:pPr>
              <w:ind w:firstLine="0"/>
            </w:pPr>
          </w:p>
        </w:tc>
        <w:tc>
          <w:tcPr>
            <w:tcW w:w="425" w:type="dxa"/>
            <w:shd w:val="clear" w:color="auto" w:fill="FFFFFF" w:themeFill="background1"/>
          </w:tcPr>
          <w:p w14:paraId="2CDF9821" w14:textId="77777777" w:rsidR="00646365" w:rsidRDefault="00646365" w:rsidP="00646365">
            <w:pPr>
              <w:ind w:firstLine="0"/>
            </w:pPr>
          </w:p>
        </w:tc>
        <w:tc>
          <w:tcPr>
            <w:tcW w:w="426" w:type="dxa"/>
            <w:shd w:val="clear" w:color="auto" w:fill="FFFFFF" w:themeFill="background1"/>
          </w:tcPr>
          <w:p w14:paraId="18DBEB8E" w14:textId="77777777" w:rsidR="00646365" w:rsidRDefault="00646365" w:rsidP="00646365">
            <w:pPr>
              <w:ind w:firstLine="0"/>
            </w:pPr>
          </w:p>
        </w:tc>
        <w:tc>
          <w:tcPr>
            <w:tcW w:w="425" w:type="dxa"/>
            <w:shd w:val="clear" w:color="auto" w:fill="FFFFFF" w:themeFill="background1"/>
          </w:tcPr>
          <w:p w14:paraId="47E85797" w14:textId="77777777" w:rsidR="00646365" w:rsidRDefault="00646365" w:rsidP="00646365">
            <w:pPr>
              <w:ind w:firstLine="0"/>
            </w:pPr>
          </w:p>
        </w:tc>
        <w:tc>
          <w:tcPr>
            <w:tcW w:w="425" w:type="dxa"/>
            <w:shd w:val="clear" w:color="auto" w:fill="F4B083" w:themeFill="accent2" w:themeFillTint="99"/>
          </w:tcPr>
          <w:p w14:paraId="37750DC1" w14:textId="77777777" w:rsidR="00646365" w:rsidRDefault="00646365" w:rsidP="00646365">
            <w:pPr>
              <w:ind w:firstLine="0"/>
            </w:pPr>
          </w:p>
        </w:tc>
        <w:tc>
          <w:tcPr>
            <w:tcW w:w="425" w:type="dxa"/>
            <w:shd w:val="clear" w:color="auto" w:fill="FFFFFF" w:themeFill="background1"/>
          </w:tcPr>
          <w:p w14:paraId="209D6D0C" w14:textId="77777777" w:rsidR="00646365" w:rsidRDefault="00646365" w:rsidP="00646365">
            <w:pPr>
              <w:ind w:firstLine="0"/>
            </w:pPr>
          </w:p>
        </w:tc>
        <w:tc>
          <w:tcPr>
            <w:tcW w:w="426" w:type="dxa"/>
            <w:shd w:val="clear" w:color="auto" w:fill="FFFFFF" w:themeFill="background1"/>
          </w:tcPr>
          <w:p w14:paraId="526D2738" w14:textId="77777777" w:rsidR="00646365" w:rsidRDefault="00646365" w:rsidP="00646365">
            <w:pPr>
              <w:ind w:firstLine="0"/>
            </w:pPr>
          </w:p>
        </w:tc>
        <w:tc>
          <w:tcPr>
            <w:tcW w:w="425" w:type="dxa"/>
            <w:shd w:val="clear" w:color="auto" w:fill="FFFFFF" w:themeFill="background1"/>
          </w:tcPr>
          <w:p w14:paraId="40868295" w14:textId="77777777" w:rsidR="00646365" w:rsidRDefault="00646365" w:rsidP="00646365">
            <w:pPr>
              <w:ind w:firstLine="0"/>
            </w:pPr>
          </w:p>
        </w:tc>
        <w:tc>
          <w:tcPr>
            <w:tcW w:w="462" w:type="dxa"/>
            <w:shd w:val="clear" w:color="auto" w:fill="FFFFFF" w:themeFill="background1"/>
          </w:tcPr>
          <w:p w14:paraId="034C75E9" w14:textId="77777777" w:rsidR="00646365" w:rsidRDefault="00646365" w:rsidP="00646365">
            <w:pPr>
              <w:keepNext/>
              <w:ind w:firstLine="0"/>
            </w:pPr>
          </w:p>
        </w:tc>
      </w:tr>
      <w:tr w:rsidR="00646365" w14:paraId="1A55B755" w14:textId="77777777" w:rsidTr="00646365">
        <w:trPr>
          <w:trHeight w:val="291"/>
        </w:trPr>
        <w:tc>
          <w:tcPr>
            <w:tcW w:w="846" w:type="dxa"/>
            <w:tcBorders>
              <w:right w:val="nil"/>
            </w:tcBorders>
            <w:shd w:val="clear" w:color="auto" w:fill="F2F2F2" w:themeFill="background1" w:themeFillShade="F2"/>
          </w:tcPr>
          <w:p w14:paraId="5EC53642" w14:textId="77777777" w:rsidR="00646365" w:rsidRDefault="00646365" w:rsidP="00646365">
            <w:pPr>
              <w:ind w:firstLine="0"/>
              <w:jc w:val="center"/>
            </w:pPr>
            <w:r>
              <w:t>#48</w:t>
            </w:r>
          </w:p>
        </w:tc>
        <w:tc>
          <w:tcPr>
            <w:tcW w:w="2693" w:type="dxa"/>
            <w:tcBorders>
              <w:left w:val="nil"/>
            </w:tcBorders>
            <w:shd w:val="clear" w:color="auto" w:fill="F2F2F2" w:themeFill="background1" w:themeFillShade="F2"/>
          </w:tcPr>
          <w:p w14:paraId="4EBF6029" w14:textId="77777777" w:rsidR="00646365" w:rsidRDefault="00646365" w:rsidP="00646365">
            <w:pPr>
              <w:ind w:firstLine="0"/>
              <w:jc w:val="center"/>
            </w:pPr>
            <w:r>
              <w:t>Intento de despliegue MediaWiki en Heroku</w:t>
            </w:r>
          </w:p>
        </w:tc>
        <w:tc>
          <w:tcPr>
            <w:tcW w:w="425" w:type="dxa"/>
            <w:shd w:val="clear" w:color="auto" w:fill="F2F2F2" w:themeFill="background1" w:themeFillShade="F2"/>
          </w:tcPr>
          <w:p w14:paraId="1ED8EB19" w14:textId="77777777" w:rsidR="00646365" w:rsidRDefault="00646365" w:rsidP="00646365">
            <w:pPr>
              <w:ind w:firstLine="0"/>
            </w:pPr>
          </w:p>
        </w:tc>
        <w:tc>
          <w:tcPr>
            <w:tcW w:w="426" w:type="dxa"/>
            <w:shd w:val="clear" w:color="auto" w:fill="F2F2F2" w:themeFill="background1" w:themeFillShade="F2"/>
          </w:tcPr>
          <w:p w14:paraId="02BFEEA2" w14:textId="77777777" w:rsidR="00646365" w:rsidRDefault="00646365" w:rsidP="00646365">
            <w:pPr>
              <w:ind w:firstLine="0"/>
            </w:pPr>
          </w:p>
        </w:tc>
        <w:tc>
          <w:tcPr>
            <w:tcW w:w="425" w:type="dxa"/>
            <w:shd w:val="clear" w:color="auto" w:fill="00CC99"/>
          </w:tcPr>
          <w:p w14:paraId="18327A72" w14:textId="77777777" w:rsidR="00646365" w:rsidRDefault="00646365" w:rsidP="00646365">
            <w:pPr>
              <w:ind w:firstLine="0"/>
            </w:pPr>
          </w:p>
        </w:tc>
        <w:tc>
          <w:tcPr>
            <w:tcW w:w="425" w:type="dxa"/>
            <w:shd w:val="clear" w:color="auto" w:fill="F2F2F2" w:themeFill="background1" w:themeFillShade="F2"/>
          </w:tcPr>
          <w:p w14:paraId="639026BB" w14:textId="77777777" w:rsidR="00646365" w:rsidRDefault="00646365" w:rsidP="00646365">
            <w:pPr>
              <w:ind w:firstLine="0"/>
            </w:pPr>
          </w:p>
        </w:tc>
        <w:tc>
          <w:tcPr>
            <w:tcW w:w="425" w:type="dxa"/>
            <w:shd w:val="clear" w:color="auto" w:fill="F2F2F2" w:themeFill="background1" w:themeFillShade="F2"/>
          </w:tcPr>
          <w:p w14:paraId="2C2AB112" w14:textId="77777777" w:rsidR="00646365" w:rsidRDefault="00646365" w:rsidP="00646365">
            <w:pPr>
              <w:ind w:firstLine="0"/>
            </w:pPr>
          </w:p>
        </w:tc>
        <w:tc>
          <w:tcPr>
            <w:tcW w:w="426" w:type="dxa"/>
            <w:shd w:val="clear" w:color="auto" w:fill="F2F2F2" w:themeFill="background1" w:themeFillShade="F2"/>
          </w:tcPr>
          <w:p w14:paraId="7CD7D0E8" w14:textId="77777777" w:rsidR="00646365" w:rsidRDefault="00646365" w:rsidP="00646365">
            <w:pPr>
              <w:ind w:firstLine="0"/>
            </w:pPr>
          </w:p>
        </w:tc>
        <w:tc>
          <w:tcPr>
            <w:tcW w:w="425" w:type="dxa"/>
            <w:shd w:val="clear" w:color="auto" w:fill="F2F2F2" w:themeFill="background1" w:themeFillShade="F2"/>
          </w:tcPr>
          <w:p w14:paraId="7E765E85" w14:textId="77777777" w:rsidR="00646365" w:rsidRDefault="00646365" w:rsidP="00646365">
            <w:pPr>
              <w:ind w:firstLine="0"/>
            </w:pPr>
          </w:p>
        </w:tc>
        <w:tc>
          <w:tcPr>
            <w:tcW w:w="425" w:type="dxa"/>
            <w:shd w:val="clear" w:color="auto" w:fill="F2F2F2" w:themeFill="background1" w:themeFillShade="F2"/>
          </w:tcPr>
          <w:p w14:paraId="1E151977" w14:textId="77777777" w:rsidR="00646365" w:rsidRDefault="00646365" w:rsidP="00646365">
            <w:pPr>
              <w:ind w:firstLine="0"/>
            </w:pPr>
          </w:p>
        </w:tc>
        <w:tc>
          <w:tcPr>
            <w:tcW w:w="425" w:type="dxa"/>
            <w:shd w:val="clear" w:color="auto" w:fill="F2F2F2" w:themeFill="background1" w:themeFillShade="F2"/>
          </w:tcPr>
          <w:p w14:paraId="2A7EBB88" w14:textId="77777777" w:rsidR="00646365" w:rsidRDefault="00646365" w:rsidP="00646365">
            <w:pPr>
              <w:ind w:firstLine="0"/>
            </w:pPr>
          </w:p>
        </w:tc>
        <w:tc>
          <w:tcPr>
            <w:tcW w:w="426" w:type="dxa"/>
            <w:shd w:val="clear" w:color="auto" w:fill="F2F2F2" w:themeFill="background1" w:themeFillShade="F2"/>
          </w:tcPr>
          <w:p w14:paraId="5AED06F4" w14:textId="77777777" w:rsidR="00646365" w:rsidRDefault="00646365" w:rsidP="00646365">
            <w:pPr>
              <w:ind w:firstLine="0"/>
            </w:pPr>
          </w:p>
        </w:tc>
        <w:tc>
          <w:tcPr>
            <w:tcW w:w="425" w:type="dxa"/>
            <w:shd w:val="clear" w:color="auto" w:fill="F2F2F2" w:themeFill="background1" w:themeFillShade="F2"/>
          </w:tcPr>
          <w:p w14:paraId="5230A178" w14:textId="77777777" w:rsidR="00646365" w:rsidRDefault="00646365" w:rsidP="00646365">
            <w:pPr>
              <w:ind w:firstLine="0"/>
            </w:pPr>
          </w:p>
        </w:tc>
        <w:tc>
          <w:tcPr>
            <w:tcW w:w="462" w:type="dxa"/>
            <w:shd w:val="clear" w:color="auto" w:fill="F2F2F2" w:themeFill="background1" w:themeFillShade="F2"/>
          </w:tcPr>
          <w:p w14:paraId="2EAF68D6" w14:textId="77777777" w:rsidR="00646365" w:rsidRDefault="00646365" w:rsidP="00646365">
            <w:pPr>
              <w:keepNext/>
              <w:ind w:firstLine="0"/>
            </w:pPr>
          </w:p>
        </w:tc>
      </w:tr>
      <w:tr w:rsidR="00646365" w14:paraId="629A0B9B" w14:textId="77777777" w:rsidTr="00646365">
        <w:trPr>
          <w:trHeight w:val="291"/>
        </w:trPr>
        <w:tc>
          <w:tcPr>
            <w:tcW w:w="846" w:type="dxa"/>
            <w:tcBorders>
              <w:right w:val="nil"/>
            </w:tcBorders>
            <w:shd w:val="clear" w:color="auto" w:fill="FFFFFF" w:themeFill="background1"/>
          </w:tcPr>
          <w:p w14:paraId="6566E655" w14:textId="77777777" w:rsidR="00646365" w:rsidRDefault="00646365" w:rsidP="00646365">
            <w:pPr>
              <w:ind w:firstLine="0"/>
              <w:jc w:val="center"/>
            </w:pPr>
            <w:r>
              <w:t>#49</w:t>
            </w:r>
          </w:p>
        </w:tc>
        <w:tc>
          <w:tcPr>
            <w:tcW w:w="2693" w:type="dxa"/>
            <w:tcBorders>
              <w:left w:val="nil"/>
            </w:tcBorders>
            <w:shd w:val="clear" w:color="auto" w:fill="FFFFFF" w:themeFill="background1"/>
          </w:tcPr>
          <w:p w14:paraId="379F3C65" w14:textId="77777777" w:rsidR="00646365" w:rsidRDefault="00646365" w:rsidP="00646365">
            <w:pPr>
              <w:ind w:firstLine="0"/>
              <w:jc w:val="center"/>
            </w:pPr>
            <w:r>
              <w:t>Migración a Ubuntu</w:t>
            </w:r>
          </w:p>
        </w:tc>
        <w:tc>
          <w:tcPr>
            <w:tcW w:w="425" w:type="dxa"/>
            <w:shd w:val="clear" w:color="auto" w:fill="FFFFFF" w:themeFill="background1"/>
          </w:tcPr>
          <w:p w14:paraId="72DCCFA5" w14:textId="77777777" w:rsidR="00646365" w:rsidRDefault="00646365" w:rsidP="00646365">
            <w:pPr>
              <w:ind w:firstLine="0"/>
            </w:pPr>
          </w:p>
        </w:tc>
        <w:tc>
          <w:tcPr>
            <w:tcW w:w="426" w:type="dxa"/>
            <w:shd w:val="clear" w:color="auto" w:fill="FFFFFF" w:themeFill="background1"/>
          </w:tcPr>
          <w:p w14:paraId="1C16EECB" w14:textId="77777777" w:rsidR="00646365" w:rsidRDefault="00646365" w:rsidP="00646365">
            <w:pPr>
              <w:ind w:firstLine="0"/>
            </w:pPr>
          </w:p>
        </w:tc>
        <w:tc>
          <w:tcPr>
            <w:tcW w:w="425" w:type="dxa"/>
            <w:shd w:val="clear" w:color="auto" w:fill="FFFFFF" w:themeFill="background1"/>
          </w:tcPr>
          <w:p w14:paraId="36D3B358" w14:textId="77777777" w:rsidR="00646365" w:rsidRDefault="00646365" w:rsidP="00646365">
            <w:pPr>
              <w:ind w:firstLine="0"/>
            </w:pPr>
          </w:p>
        </w:tc>
        <w:tc>
          <w:tcPr>
            <w:tcW w:w="425" w:type="dxa"/>
            <w:shd w:val="clear" w:color="auto" w:fill="FFFFFF" w:themeFill="background1"/>
          </w:tcPr>
          <w:p w14:paraId="72940963" w14:textId="77777777" w:rsidR="00646365" w:rsidRDefault="00646365" w:rsidP="00646365">
            <w:pPr>
              <w:ind w:firstLine="0"/>
            </w:pPr>
          </w:p>
        </w:tc>
        <w:tc>
          <w:tcPr>
            <w:tcW w:w="425" w:type="dxa"/>
            <w:shd w:val="clear" w:color="auto" w:fill="FFFFFF" w:themeFill="background1"/>
          </w:tcPr>
          <w:p w14:paraId="343913AD" w14:textId="77777777" w:rsidR="00646365" w:rsidRDefault="00646365" w:rsidP="00646365">
            <w:pPr>
              <w:ind w:firstLine="0"/>
            </w:pPr>
          </w:p>
        </w:tc>
        <w:tc>
          <w:tcPr>
            <w:tcW w:w="426" w:type="dxa"/>
            <w:shd w:val="clear" w:color="auto" w:fill="FFCCCC"/>
          </w:tcPr>
          <w:p w14:paraId="0CB49F4E" w14:textId="77777777" w:rsidR="00646365" w:rsidRDefault="00646365" w:rsidP="00646365">
            <w:pPr>
              <w:ind w:firstLine="0"/>
            </w:pPr>
          </w:p>
        </w:tc>
        <w:tc>
          <w:tcPr>
            <w:tcW w:w="425" w:type="dxa"/>
            <w:shd w:val="clear" w:color="auto" w:fill="FFFFFF" w:themeFill="background1"/>
          </w:tcPr>
          <w:p w14:paraId="08502372" w14:textId="77777777" w:rsidR="00646365" w:rsidRDefault="00646365" w:rsidP="00646365">
            <w:pPr>
              <w:ind w:firstLine="0"/>
            </w:pPr>
          </w:p>
        </w:tc>
        <w:tc>
          <w:tcPr>
            <w:tcW w:w="425" w:type="dxa"/>
            <w:shd w:val="clear" w:color="auto" w:fill="FFFFFF" w:themeFill="background1"/>
          </w:tcPr>
          <w:p w14:paraId="056C710F" w14:textId="77777777" w:rsidR="00646365" w:rsidRDefault="00646365" w:rsidP="00646365">
            <w:pPr>
              <w:ind w:firstLine="0"/>
            </w:pPr>
          </w:p>
        </w:tc>
        <w:tc>
          <w:tcPr>
            <w:tcW w:w="425" w:type="dxa"/>
            <w:shd w:val="clear" w:color="auto" w:fill="FFFFFF" w:themeFill="background1"/>
          </w:tcPr>
          <w:p w14:paraId="2C39F91C" w14:textId="77777777" w:rsidR="00646365" w:rsidRDefault="00646365" w:rsidP="00646365">
            <w:pPr>
              <w:ind w:firstLine="0"/>
            </w:pPr>
          </w:p>
        </w:tc>
        <w:tc>
          <w:tcPr>
            <w:tcW w:w="426" w:type="dxa"/>
            <w:shd w:val="clear" w:color="auto" w:fill="FFFFFF" w:themeFill="background1"/>
          </w:tcPr>
          <w:p w14:paraId="4716648A" w14:textId="77777777" w:rsidR="00646365" w:rsidRDefault="00646365" w:rsidP="00646365">
            <w:pPr>
              <w:ind w:firstLine="0"/>
            </w:pPr>
          </w:p>
        </w:tc>
        <w:tc>
          <w:tcPr>
            <w:tcW w:w="425" w:type="dxa"/>
            <w:shd w:val="clear" w:color="auto" w:fill="FFFFFF" w:themeFill="background1"/>
          </w:tcPr>
          <w:p w14:paraId="411BD2E8" w14:textId="77777777" w:rsidR="00646365" w:rsidRDefault="00646365" w:rsidP="00646365">
            <w:pPr>
              <w:ind w:firstLine="0"/>
            </w:pPr>
          </w:p>
        </w:tc>
        <w:tc>
          <w:tcPr>
            <w:tcW w:w="462" w:type="dxa"/>
            <w:shd w:val="clear" w:color="auto" w:fill="FFFFFF" w:themeFill="background1"/>
          </w:tcPr>
          <w:p w14:paraId="6376E0C7" w14:textId="77777777" w:rsidR="00646365" w:rsidRDefault="00646365" w:rsidP="00646365">
            <w:pPr>
              <w:keepNext/>
              <w:ind w:firstLine="0"/>
            </w:pPr>
          </w:p>
        </w:tc>
      </w:tr>
      <w:tr w:rsidR="00646365" w14:paraId="3EFE297F" w14:textId="77777777" w:rsidTr="00646365">
        <w:trPr>
          <w:trHeight w:val="291"/>
        </w:trPr>
        <w:tc>
          <w:tcPr>
            <w:tcW w:w="846" w:type="dxa"/>
            <w:tcBorders>
              <w:right w:val="nil"/>
            </w:tcBorders>
            <w:shd w:val="clear" w:color="auto" w:fill="F2F2F2" w:themeFill="background1" w:themeFillShade="F2"/>
          </w:tcPr>
          <w:p w14:paraId="4ABC26EE" w14:textId="77777777" w:rsidR="00646365" w:rsidRDefault="00646365" w:rsidP="00646365">
            <w:pPr>
              <w:ind w:firstLine="0"/>
              <w:jc w:val="center"/>
            </w:pPr>
            <w:r>
              <w:t>#50</w:t>
            </w:r>
          </w:p>
        </w:tc>
        <w:tc>
          <w:tcPr>
            <w:tcW w:w="2693" w:type="dxa"/>
            <w:tcBorders>
              <w:left w:val="nil"/>
            </w:tcBorders>
            <w:shd w:val="clear" w:color="auto" w:fill="F2F2F2" w:themeFill="background1" w:themeFillShade="F2"/>
          </w:tcPr>
          <w:p w14:paraId="2F2E4856" w14:textId="77777777" w:rsidR="00646365" w:rsidRDefault="00646365" w:rsidP="00646365">
            <w:pPr>
              <w:ind w:firstLine="0"/>
              <w:jc w:val="center"/>
            </w:pPr>
            <w:r>
              <w:t>Creación de MediaWiki</w:t>
            </w:r>
          </w:p>
        </w:tc>
        <w:tc>
          <w:tcPr>
            <w:tcW w:w="425" w:type="dxa"/>
            <w:shd w:val="clear" w:color="auto" w:fill="F2F2F2" w:themeFill="background1" w:themeFillShade="F2"/>
          </w:tcPr>
          <w:p w14:paraId="1D99D6D9" w14:textId="77777777" w:rsidR="00646365" w:rsidRDefault="00646365" w:rsidP="00646365">
            <w:pPr>
              <w:ind w:firstLine="0"/>
            </w:pPr>
          </w:p>
        </w:tc>
        <w:tc>
          <w:tcPr>
            <w:tcW w:w="426" w:type="dxa"/>
            <w:shd w:val="clear" w:color="auto" w:fill="F2F2F2" w:themeFill="background1" w:themeFillShade="F2"/>
          </w:tcPr>
          <w:p w14:paraId="31D400E0" w14:textId="77777777" w:rsidR="00646365" w:rsidRDefault="00646365" w:rsidP="00646365">
            <w:pPr>
              <w:ind w:firstLine="0"/>
            </w:pPr>
          </w:p>
        </w:tc>
        <w:tc>
          <w:tcPr>
            <w:tcW w:w="425" w:type="dxa"/>
            <w:shd w:val="clear" w:color="auto" w:fill="F2F2F2" w:themeFill="background1" w:themeFillShade="F2"/>
          </w:tcPr>
          <w:p w14:paraId="2D325423" w14:textId="77777777" w:rsidR="00646365" w:rsidRDefault="00646365" w:rsidP="00646365">
            <w:pPr>
              <w:ind w:firstLine="0"/>
            </w:pPr>
          </w:p>
        </w:tc>
        <w:tc>
          <w:tcPr>
            <w:tcW w:w="425" w:type="dxa"/>
            <w:shd w:val="clear" w:color="auto" w:fill="F2F2F2" w:themeFill="background1" w:themeFillShade="F2"/>
          </w:tcPr>
          <w:p w14:paraId="7ED2967B" w14:textId="77777777" w:rsidR="00646365" w:rsidRDefault="00646365" w:rsidP="00646365">
            <w:pPr>
              <w:ind w:firstLine="0"/>
            </w:pPr>
          </w:p>
        </w:tc>
        <w:tc>
          <w:tcPr>
            <w:tcW w:w="425" w:type="dxa"/>
            <w:shd w:val="clear" w:color="auto" w:fill="8EAADB" w:themeFill="accent1" w:themeFillTint="99"/>
          </w:tcPr>
          <w:p w14:paraId="6FE3EFBB" w14:textId="77777777" w:rsidR="00646365" w:rsidRDefault="00646365" w:rsidP="00646365">
            <w:pPr>
              <w:ind w:firstLine="0"/>
            </w:pPr>
          </w:p>
        </w:tc>
        <w:tc>
          <w:tcPr>
            <w:tcW w:w="426" w:type="dxa"/>
            <w:shd w:val="clear" w:color="auto" w:fill="F2F2F2" w:themeFill="background1" w:themeFillShade="F2"/>
          </w:tcPr>
          <w:p w14:paraId="1670CD4D" w14:textId="77777777" w:rsidR="00646365" w:rsidRDefault="00646365" w:rsidP="00646365">
            <w:pPr>
              <w:ind w:firstLine="0"/>
            </w:pPr>
          </w:p>
        </w:tc>
        <w:tc>
          <w:tcPr>
            <w:tcW w:w="425" w:type="dxa"/>
            <w:shd w:val="clear" w:color="auto" w:fill="F2F2F2" w:themeFill="background1" w:themeFillShade="F2"/>
          </w:tcPr>
          <w:p w14:paraId="0080B9E6" w14:textId="77777777" w:rsidR="00646365" w:rsidRDefault="00646365" w:rsidP="00646365">
            <w:pPr>
              <w:ind w:firstLine="0"/>
            </w:pPr>
          </w:p>
        </w:tc>
        <w:tc>
          <w:tcPr>
            <w:tcW w:w="425" w:type="dxa"/>
            <w:shd w:val="clear" w:color="auto" w:fill="F2F2F2" w:themeFill="background1" w:themeFillShade="F2"/>
          </w:tcPr>
          <w:p w14:paraId="65686580" w14:textId="77777777" w:rsidR="00646365" w:rsidRDefault="00646365" w:rsidP="00646365">
            <w:pPr>
              <w:ind w:firstLine="0"/>
            </w:pPr>
          </w:p>
        </w:tc>
        <w:tc>
          <w:tcPr>
            <w:tcW w:w="425" w:type="dxa"/>
            <w:shd w:val="clear" w:color="auto" w:fill="F2F2F2" w:themeFill="background1" w:themeFillShade="F2"/>
          </w:tcPr>
          <w:p w14:paraId="710ABB23" w14:textId="77777777" w:rsidR="00646365" w:rsidRDefault="00646365" w:rsidP="00646365">
            <w:pPr>
              <w:ind w:firstLine="0"/>
            </w:pPr>
          </w:p>
        </w:tc>
        <w:tc>
          <w:tcPr>
            <w:tcW w:w="426" w:type="dxa"/>
            <w:shd w:val="clear" w:color="auto" w:fill="F2F2F2" w:themeFill="background1" w:themeFillShade="F2"/>
          </w:tcPr>
          <w:p w14:paraId="43BA18A3" w14:textId="77777777" w:rsidR="00646365" w:rsidRDefault="00646365" w:rsidP="00646365">
            <w:pPr>
              <w:ind w:firstLine="0"/>
            </w:pPr>
          </w:p>
        </w:tc>
        <w:tc>
          <w:tcPr>
            <w:tcW w:w="425" w:type="dxa"/>
            <w:shd w:val="clear" w:color="auto" w:fill="F2F2F2" w:themeFill="background1" w:themeFillShade="F2"/>
          </w:tcPr>
          <w:p w14:paraId="555006D8" w14:textId="77777777" w:rsidR="00646365" w:rsidRDefault="00646365" w:rsidP="00646365">
            <w:pPr>
              <w:ind w:firstLine="0"/>
            </w:pPr>
          </w:p>
        </w:tc>
        <w:tc>
          <w:tcPr>
            <w:tcW w:w="462" w:type="dxa"/>
            <w:shd w:val="clear" w:color="auto" w:fill="F2F2F2" w:themeFill="background1" w:themeFillShade="F2"/>
          </w:tcPr>
          <w:p w14:paraId="7A23804E" w14:textId="77777777" w:rsidR="00646365" w:rsidRDefault="00646365" w:rsidP="00646365">
            <w:pPr>
              <w:keepNext/>
              <w:ind w:firstLine="0"/>
            </w:pPr>
          </w:p>
        </w:tc>
      </w:tr>
    </w:tbl>
    <w:p w14:paraId="378ABC09" w14:textId="77777777" w:rsidR="00646365" w:rsidRDefault="00646365" w:rsidP="00DF6B12"/>
    <w:p w14:paraId="605C895F" w14:textId="77777777" w:rsidR="00646365" w:rsidRDefault="00646365" w:rsidP="00DF6B12">
      <w:r>
        <w:t xml:space="preserve">Como se puede ver en este sprint falta la tarea 42 ya que </w:t>
      </w:r>
      <w:r w:rsidR="00A26B76">
        <w:t xml:space="preserve">no se llegó a realizar en este sprint, sino que se movió al siguiente. </w:t>
      </w:r>
      <w:r>
        <w:t>También podemos observar la tarea de migración a Ubuntu, lo que consistía en mover el proyecto a una imagen de Ubuntu por problemas de compatibilidad con algunas funciones que luego al final fueron resueltas y no hubo que migrar nada.</w:t>
      </w:r>
    </w:p>
    <w:p w14:paraId="590EF520" w14:textId="77777777" w:rsidR="00646365" w:rsidRDefault="00646365" w:rsidP="00646365">
      <w:pPr>
        <w:pStyle w:val="Ttulo3"/>
      </w:pPr>
      <w:r>
        <w:lastRenderedPageBreak/>
        <w:t xml:space="preserve">Sprint </w:t>
      </w:r>
      <w:r w:rsidR="00B94F27">
        <w:t>8 (12/01/2020 – 26/01/2020)</w:t>
      </w:r>
    </w:p>
    <w:p w14:paraId="2DDEB0E1" w14:textId="77777777" w:rsidR="00B94F27" w:rsidRDefault="00A26B76" w:rsidP="00B94F27">
      <w:r>
        <w:t>En el sprint 8 se van a implementar nuevas funcionalidades para el informe en los apartados de roles y comunidades y se va a implementar un sistema para predecir cuál va a ser el sexo y la etnia del personaje en cuestión. Además, surge un problema con MediaWiki ya mencionado en la memoria con las subidas de imágenes por tanto se decide que se usará wikidot.</w:t>
      </w:r>
    </w:p>
    <w:p w14:paraId="533482ED" w14:textId="77777777" w:rsidR="00A26B76" w:rsidRDefault="00A26B76" w:rsidP="00B94F27">
      <w:r>
        <w:t xml:space="preserve">El enlace al octavo sprint del proyecto: </w:t>
      </w:r>
      <w:hyperlink r:id="rId23" w:history="1">
        <w:r w:rsidRPr="00A26B76">
          <w:rPr>
            <w:rStyle w:val="Hipervnculo"/>
          </w:rPr>
          <w:t>Sprint 8</w:t>
        </w:r>
      </w:hyperlink>
      <w:r>
        <w:t>.</w:t>
      </w:r>
    </w:p>
    <w:p w14:paraId="208F9A1D" w14:textId="77777777" w:rsidR="00A26B76" w:rsidRDefault="00A26B76" w:rsidP="00B94F27">
      <w:r>
        <w:rPr>
          <w:noProof/>
        </w:rPr>
        <mc:AlternateContent>
          <mc:Choice Requires="wps">
            <w:drawing>
              <wp:anchor distT="0" distB="0" distL="114300" distR="114300" simplePos="0" relativeHeight="251715584" behindDoc="1" locked="0" layoutInCell="1" allowOverlap="1" wp14:anchorId="21EDEA64" wp14:editId="3F45B57A">
                <wp:simplePos x="0" y="0"/>
                <wp:positionH relativeFrom="margin">
                  <wp:align>right</wp:align>
                </wp:positionH>
                <wp:positionV relativeFrom="paragraph">
                  <wp:posOffset>2503805</wp:posOffset>
                </wp:positionV>
                <wp:extent cx="5400040" cy="152400"/>
                <wp:effectExtent l="0" t="0" r="0" b="0"/>
                <wp:wrapTight wrapText="bothSides">
                  <wp:wrapPolygon edited="0">
                    <wp:start x="0" y="0"/>
                    <wp:lineTo x="0" y="18900"/>
                    <wp:lineTo x="21488" y="18900"/>
                    <wp:lineTo x="21488"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6209F6E8" w14:textId="42C0CF23" w:rsidR="0013615A" w:rsidRPr="006F797B" w:rsidRDefault="0013615A" w:rsidP="00A26B76">
                            <w:pPr>
                              <w:pStyle w:val="Descripcin"/>
                              <w:jc w:val="center"/>
                              <w:rPr>
                                <w:noProof/>
                              </w:rPr>
                            </w:pPr>
                            <w:r>
                              <w:t xml:space="preserve">Ilustración </w:t>
                            </w:r>
                            <w:fldSimple w:instr=" SEQ Ilustración \* ARABIC ">
                              <w:r>
                                <w:rPr>
                                  <w:noProof/>
                                </w:rPr>
                                <w:t>8</w:t>
                              </w:r>
                            </w:fldSimple>
                            <w:r>
                              <w:t xml:space="preserve"> Burndown sprint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DEA64" id="Cuadro de texto 32" o:spid="_x0000_s1033" type="#_x0000_t202" style="position:absolute;left:0;text-align:left;margin-left:374pt;margin-top:197.15pt;width:425.2pt;height:12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" stroked="f">
                <v:textbox inset="0,0,0,0">
                  <w:txbxContent>
                    <w:p w14:paraId="6209F6E8" w14:textId="42C0CF23" w:rsidR="0013615A" w:rsidRPr="006F797B" w:rsidRDefault="0013615A" w:rsidP="00A26B76">
                      <w:pPr>
                        <w:pStyle w:val="Descripcin"/>
                        <w:jc w:val="center"/>
                        <w:rPr>
                          <w:noProof/>
                        </w:rPr>
                      </w:pPr>
                      <w:r>
                        <w:t xml:space="preserve">Ilustración </w:t>
                      </w:r>
                      <w:fldSimple w:instr=" SEQ Ilustración \* ARABIC ">
                        <w:r>
                          <w:rPr>
                            <w:noProof/>
                          </w:rPr>
                          <w:t>8</w:t>
                        </w:r>
                      </w:fldSimple>
                      <w:r>
                        <w:t xml:space="preserve"> Burndown sprint 8</w:t>
                      </w:r>
                    </w:p>
                  </w:txbxContent>
                </v:textbox>
                <w10:wrap type="tight" anchorx="margin"/>
              </v:shape>
            </w:pict>
          </mc:Fallback>
        </mc:AlternateContent>
      </w:r>
      <w:r>
        <w:rPr>
          <w:noProof/>
        </w:rPr>
        <w:drawing>
          <wp:anchor distT="0" distB="0" distL="114300" distR="114300" simplePos="0" relativeHeight="251713536" behindDoc="1" locked="0" layoutInCell="1" allowOverlap="1" wp14:anchorId="704FD72B" wp14:editId="41FE8242">
            <wp:simplePos x="0" y="0"/>
            <wp:positionH relativeFrom="margin">
              <wp:align>right</wp:align>
            </wp:positionH>
            <wp:positionV relativeFrom="paragraph">
              <wp:posOffset>227965</wp:posOffset>
            </wp:positionV>
            <wp:extent cx="5400040" cy="2275840"/>
            <wp:effectExtent l="0" t="0" r="0" b="0"/>
            <wp:wrapTight wrapText="bothSides">
              <wp:wrapPolygon edited="0">
                <wp:start x="0" y="0"/>
                <wp:lineTo x="0" y="21335"/>
                <wp:lineTo x="21488" y="21335"/>
                <wp:lineTo x="21488" y="0"/>
                <wp:lineTo x="0" y="0"/>
              </wp:wrapPolygon>
            </wp:wrapTight>
            <wp:docPr id="31" name="Imagen 31" descr="Imagen que contiene texto, estacionado, blanc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rndown8.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anchor>
        </w:drawing>
      </w:r>
      <w:r>
        <w:t>Este es el gráfico burndown que se ha obtenido de las tareas del sprint 8.</w:t>
      </w:r>
    </w:p>
    <w:p w14:paraId="4018001C" w14:textId="77777777" w:rsidR="00A26B76" w:rsidRDefault="00A26B76" w:rsidP="00B94F27">
      <w:r>
        <w:t>A continuación, se muestra la distribución de tareas a lo largo de este sprint, ya que es un sprint basado en nuevas implementaciones, la mayor parte de las tareas van a tener la etiqueta “programación”.</w:t>
      </w:r>
    </w:p>
    <w:tbl>
      <w:tblPr>
        <w:tblStyle w:val="Tablaconcuadrcula"/>
        <w:tblpPr w:leftFromText="141" w:rightFromText="141" w:vertAnchor="page" w:horzAnchor="margin" w:tblpY="15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A26B76" w14:paraId="7168C578" w14:textId="77777777" w:rsidTr="00A26B76">
        <w:trPr>
          <w:cantSplit/>
          <w:trHeight w:val="1833"/>
        </w:trPr>
        <w:tc>
          <w:tcPr>
            <w:tcW w:w="846" w:type="dxa"/>
            <w:tcBorders>
              <w:top w:val="nil"/>
              <w:left w:val="nil"/>
              <w:bottom w:val="single" w:sz="4" w:space="0" w:color="auto"/>
              <w:right w:val="nil"/>
            </w:tcBorders>
            <w:vAlign w:val="bottom"/>
          </w:tcPr>
          <w:p w14:paraId="73C90723" w14:textId="77777777" w:rsidR="00A26B76" w:rsidRDefault="00A26B76" w:rsidP="00A26B76">
            <w:pPr>
              <w:ind w:firstLine="0"/>
              <w:jc w:val="center"/>
            </w:pPr>
            <w:r>
              <w:lastRenderedPageBreak/>
              <w:t>Tarea</w:t>
            </w:r>
          </w:p>
        </w:tc>
        <w:tc>
          <w:tcPr>
            <w:tcW w:w="2693" w:type="dxa"/>
            <w:tcBorders>
              <w:top w:val="nil"/>
              <w:left w:val="nil"/>
              <w:bottom w:val="single" w:sz="4" w:space="0" w:color="auto"/>
              <w:right w:val="nil"/>
            </w:tcBorders>
            <w:vAlign w:val="bottom"/>
          </w:tcPr>
          <w:p w14:paraId="0223C92C" w14:textId="77777777" w:rsidR="00A26B76" w:rsidRDefault="00A26B76" w:rsidP="00A26B76">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31E94F6A" w14:textId="77777777" w:rsidR="00A26B76" w:rsidRDefault="00A26B76" w:rsidP="00A26B76">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5E98525A" w14:textId="77777777" w:rsidR="00A26B76" w:rsidRDefault="00A26B76" w:rsidP="00A26B76">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49C240F" w14:textId="77777777" w:rsidR="00A26B76" w:rsidRDefault="00A26B76" w:rsidP="00A26B76">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20135D" w14:textId="77777777" w:rsidR="00A26B76" w:rsidRDefault="00A26B76" w:rsidP="00A26B76">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7A93AE4C" w14:textId="77777777" w:rsidR="00A26B76" w:rsidRDefault="00A26B76" w:rsidP="00A26B76">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0E929FCF" w14:textId="02600807" w:rsidR="00A26B76" w:rsidRDefault="00A26B76" w:rsidP="00A26B76">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2A0987F7" w14:textId="77777777" w:rsidR="00A26B76" w:rsidRDefault="00A26B76" w:rsidP="00A26B76">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4AB1D84F" w14:textId="77777777" w:rsidR="00A26B76" w:rsidRDefault="00A26B76" w:rsidP="00A26B76">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23C436C7" w14:textId="77777777" w:rsidR="00A26B76" w:rsidRDefault="00A26B76" w:rsidP="00A26B76">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9762F3C" w14:textId="77777777" w:rsidR="00A26B76" w:rsidRDefault="00A26B76" w:rsidP="00A26B76">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5FEDA75" w14:textId="77777777" w:rsidR="00A26B76" w:rsidRPr="00277378" w:rsidRDefault="00A26B76" w:rsidP="00A26B76">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D0F5CD3" w14:textId="77777777" w:rsidR="00A26B76" w:rsidRDefault="00A26B76" w:rsidP="00A26B76">
            <w:pPr>
              <w:ind w:left="113" w:right="113" w:firstLine="0"/>
            </w:pPr>
            <w:r>
              <w:t>Testeo</w:t>
            </w:r>
          </w:p>
        </w:tc>
      </w:tr>
      <w:tr w:rsidR="00A26B76" w14:paraId="3268F94A" w14:textId="77777777" w:rsidTr="00A26B76">
        <w:trPr>
          <w:trHeight w:val="274"/>
        </w:trPr>
        <w:tc>
          <w:tcPr>
            <w:tcW w:w="846" w:type="dxa"/>
            <w:tcBorders>
              <w:top w:val="single" w:sz="4" w:space="0" w:color="auto"/>
              <w:right w:val="nil"/>
            </w:tcBorders>
            <w:shd w:val="clear" w:color="auto" w:fill="F2F2F2" w:themeFill="background1" w:themeFillShade="F2"/>
          </w:tcPr>
          <w:p w14:paraId="5B6C7CFC" w14:textId="77777777" w:rsidR="00A26B76" w:rsidRDefault="00A26B76" w:rsidP="00A26B76">
            <w:pPr>
              <w:ind w:firstLine="0"/>
              <w:jc w:val="center"/>
            </w:pPr>
            <w:r>
              <w:t>#42</w:t>
            </w:r>
          </w:p>
        </w:tc>
        <w:tc>
          <w:tcPr>
            <w:tcW w:w="2693" w:type="dxa"/>
            <w:tcBorders>
              <w:top w:val="single" w:sz="4" w:space="0" w:color="auto"/>
              <w:left w:val="nil"/>
              <w:bottom w:val="single" w:sz="4" w:space="0" w:color="auto"/>
            </w:tcBorders>
            <w:shd w:val="clear" w:color="auto" w:fill="F2F2F2" w:themeFill="background1" w:themeFillShade="F2"/>
          </w:tcPr>
          <w:p w14:paraId="6C03BB11" w14:textId="77777777" w:rsidR="00A26B76" w:rsidRDefault="00A26B76" w:rsidP="00A26B76">
            <w:pPr>
              <w:ind w:firstLine="0"/>
              <w:jc w:val="center"/>
            </w:pPr>
            <w:r>
              <w:t>Implementar gráfico de detección de roles</w:t>
            </w:r>
          </w:p>
        </w:tc>
        <w:tc>
          <w:tcPr>
            <w:tcW w:w="425" w:type="dxa"/>
            <w:tcBorders>
              <w:top w:val="single" w:sz="4" w:space="0" w:color="auto"/>
            </w:tcBorders>
            <w:shd w:val="clear" w:color="auto" w:fill="F2F2F2" w:themeFill="background1" w:themeFillShade="F2"/>
          </w:tcPr>
          <w:p w14:paraId="662C6E1D"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518940F3"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8D9221"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672BCC6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64CC7FC"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1AA0D61B"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27428F3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3F7C2C48"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BBAC10" w14:textId="77777777" w:rsidR="00A26B76" w:rsidRDefault="00A26B76" w:rsidP="00A26B76">
            <w:pPr>
              <w:ind w:firstLine="0"/>
            </w:pPr>
          </w:p>
        </w:tc>
        <w:tc>
          <w:tcPr>
            <w:tcW w:w="426" w:type="dxa"/>
            <w:tcBorders>
              <w:top w:val="single" w:sz="4" w:space="0" w:color="auto"/>
            </w:tcBorders>
            <w:shd w:val="clear" w:color="auto" w:fill="00B050"/>
          </w:tcPr>
          <w:p w14:paraId="4FC4967D"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43CE077C" w14:textId="77777777" w:rsidR="00A26B76" w:rsidRDefault="00A26B76" w:rsidP="00A26B76">
            <w:pPr>
              <w:ind w:firstLine="0"/>
            </w:pPr>
          </w:p>
        </w:tc>
        <w:tc>
          <w:tcPr>
            <w:tcW w:w="462" w:type="dxa"/>
            <w:tcBorders>
              <w:top w:val="single" w:sz="4" w:space="0" w:color="auto"/>
            </w:tcBorders>
            <w:shd w:val="clear" w:color="auto" w:fill="F2F2F2" w:themeFill="background1" w:themeFillShade="F2"/>
          </w:tcPr>
          <w:p w14:paraId="5202043A" w14:textId="77777777" w:rsidR="00A26B76" w:rsidRDefault="00A26B76" w:rsidP="00A26B76">
            <w:pPr>
              <w:ind w:firstLine="0"/>
            </w:pPr>
          </w:p>
        </w:tc>
      </w:tr>
      <w:tr w:rsidR="00A26B76" w14:paraId="554207BC" w14:textId="77777777" w:rsidTr="0029363C">
        <w:trPr>
          <w:trHeight w:val="291"/>
        </w:trPr>
        <w:tc>
          <w:tcPr>
            <w:tcW w:w="846" w:type="dxa"/>
            <w:tcBorders>
              <w:right w:val="nil"/>
            </w:tcBorders>
          </w:tcPr>
          <w:p w14:paraId="00306C05" w14:textId="77777777" w:rsidR="00A26B76" w:rsidRDefault="00A26B76" w:rsidP="00A26B76">
            <w:pPr>
              <w:ind w:firstLine="0"/>
              <w:jc w:val="center"/>
            </w:pPr>
            <w:r>
              <w:t>#51</w:t>
            </w:r>
          </w:p>
        </w:tc>
        <w:tc>
          <w:tcPr>
            <w:tcW w:w="2693" w:type="dxa"/>
            <w:tcBorders>
              <w:left w:val="nil"/>
              <w:bottom w:val="single" w:sz="4" w:space="0" w:color="auto"/>
            </w:tcBorders>
          </w:tcPr>
          <w:p w14:paraId="5CACB104" w14:textId="77777777" w:rsidR="00A26B76" w:rsidRDefault="00A26B76" w:rsidP="00A26B76">
            <w:pPr>
              <w:ind w:firstLine="0"/>
              <w:jc w:val="center"/>
            </w:pPr>
            <w:r>
              <w:t>Implementación de Louvain</w:t>
            </w:r>
          </w:p>
        </w:tc>
        <w:tc>
          <w:tcPr>
            <w:tcW w:w="425" w:type="dxa"/>
            <w:shd w:val="clear" w:color="auto" w:fill="FFFFFF" w:themeFill="background1"/>
          </w:tcPr>
          <w:p w14:paraId="680FBEF1" w14:textId="77777777" w:rsidR="00A26B76" w:rsidRDefault="00A26B76" w:rsidP="00A26B76">
            <w:pPr>
              <w:ind w:firstLine="0"/>
            </w:pPr>
          </w:p>
        </w:tc>
        <w:tc>
          <w:tcPr>
            <w:tcW w:w="426" w:type="dxa"/>
            <w:shd w:val="clear" w:color="auto" w:fill="FFFFFF" w:themeFill="background1"/>
          </w:tcPr>
          <w:p w14:paraId="3F1D1FA2" w14:textId="77777777" w:rsidR="00A26B76" w:rsidRDefault="00A26B76" w:rsidP="00A26B76">
            <w:pPr>
              <w:ind w:firstLine="0"/>
            </w:pPr>
          </w:p>
        </w:tc>
        <w:tc>
          <w:tcPr>
            <w:tcW w:w="425" w:type="dxa"/>
            <w:shd w:val="clear" w:color="auto" w:fill="FFFFFF" w:themeFill="background1"/>
          </w:tcPr>
          <w:p w14:paraId="5B535BE6" w14:textId="77777777" w:rsidR="00A26B76" w:rsidRDefault="00A26B76" w:rsidP="00A26B76">
            <w:pPr>
              <w:ind w:firstLine="0"/>
            </w:pPr>
          </w:p>
        </w:tc>
        <w:tc>
          <w:tcPr>
            <w:tcW w:w="425" w:type="dxa"/>
            <w:shd w:val="clear" w:color="auto" w:fill="FFFFFF" w:themeFill="background1"/>
          </w:tcPr>
          <w:p w14:paraId="27F95C6D" w14:textId="77777777" w:rsidR="00A26B76" w:rsidRDefault="00A26B76" w:rsidP="00A26B76">
            <w:pPr>
              <w:ind w:firstLine="0"/>
            </w:pPr>
          </w:p>
        </w:tc>
        <w:tc>
          <w:tcPr>
            <w:tcW w:w="425" w:type="dxa"/>
            <w:shd w:val="clear" w:color="auto" w:fill="FFFFFF" w:themeFill="background1"/>
          </w:tcPr>
          <w:p w14:paraId="245B7B38" w14:textId="77777777" w:rsidR="00A26B76" w:rsidRDefault="00A26B76" w:rsidP="00A26B76">
            <w:pPr>
              <w:ind w:firstLine="0"/>
            </w:pPr>
          </w:p>
        </w:tc>
        <w:tc>
          <w:tcPr>
            <w:tcW w:w="426" w:type="dxa"/>
            <w:shd w:val="clear" w:color="auto" w:fill="FFFFFF" w:themeFill="background1"/>
          </w:tcPr>
          <w:p w14:paraId="6492E0F8" w14:textId="77777777" w:rsidR="00A26B76" w:rsidRDefault="00A26B76" w:rsidP="00A26B76">
            <w:pPr>
              <w:ind w:firstLine="0"/>
            </w:pPr>
          </w:p>
        </w:tc>
        <w:tc>
          <w:tcPr>
            <w:tcW w:w="425" w:type="dxa"/>
            <w:shd w:val="clear" w:color="auto" w:fill="FFFFFF" w:themeFill="background1"/>
          </w:tcPr>
          <w:p w14:paraId="71CD6AD3" w14:textId="77777777" w:rsidR="00A26B76" w:rsidRDefault="00A26B76" w:rsidP="00A26B76">
            <w:pPr>
              <w:ind w:firstLine="0"/>
            </w:pPr>
          </w:p>
        </w:tc>
        <w:tc>
          <w:tcPr>
            <w:tcW w:w="425" w:type="dxa"/>
            <w:shd w:val="clear" w:color="auto" w:fill="FFFFFF" w:themeFill="background1"/>
          </w:tcPr>
          <w:p w14:paraId="70880D98" w14:textId="77777777" w:rsidR="00A26B76" w:rsidRDefault="00A26B76" w:rsidP="00A26B76">
            <w:pPr>
              <w:ind w:firstLine="0"/>
            </w:pPr>
          </w:p>
        </w:tc>
        <w:tc>
          <w:tcPr>
            <w:tcW w:w="425" w:type="dxa"/>
            <w:shd w:val="clear" w:color="auto" w:fill="FFFFFF" w:themeFill="background1"/>
          </w:tcPr>
          <w:p w14:paraId="2E7E849E" w14:textId="77777777" w:rsidR="00A26B76" w:rsidRDefault="00A26B76" w:rsidP="00A26B76">
            <w:pPr>
              <w:ind w:firstLine="0"/>
            </w:pPr>
          </w:p>
        </w:tc>
        <w:tc>
          <w:tcPr>
            <w:tcW w:w="426" w:type="dxa"/>
            <w:shd w:val="clear" w:color="auto" w:fill="00B050"/>
          </w:tcPr>
          <w:p w14:paraId="46B279BD" w14:textId="77777777" w:rsidR="00A26B76" w:rsidRDefault="00A26B76" w:rsidP="00A26B76">
            <w:pPr>
              <w:ind w:firstLine="0"/>
            </w:pPr>
          </w:p>
        </w:tc>
        <w:tc>
          <w:tcPr>
            <w:tcW w:w="425" w:type="dxa"/>
            <w:shd w:val="clear" w:color="auto" w:fill="FFFFFF" w:themeFill="background1"/>
          </w:tcPr>
          <w:p w14:paraId="47F5276B" w14:textId="77777777" w:rsidR="00A26B76" w:rsidRDefault="00A26B76" w:rsidP="00A26B76">
            <w:pPr>
              <w:ind w:firstLine="0"/>
            </w:pPr>
          </w:p>
        </w:tc>
        <w:tc>
          <w:tcPr>
            <w:tcW w:w="462" w:type="dxa"/>
            <w:shd w:val="clear" w:color="auto" w:fill="FFFFFF" w:themeFill="background1"/>
          </w:tcPr>
          <w:p w14:paraId="22F612F5" w14:textId="77777777" w:rsidR="00A26B76" w:rsidRDefault="00A26B76" w:rsidP="00A26B76">
            <w:pPr>
              <w:ind w:firstLine="0"/>
            </w:pPr>
          </w:p>
        </w:tc>
      </w:tr>
      <w:tr w:rsidR="00A26B76" w14:paraId="5961AB9E" w14:textId="77777777" w:rsidTr="0029363C">
        <w:trPr>
          <w:trHeight w:val="274"/>
        </w:trPr>
        <w:tc>
          <w:tcPr>
            <w:tcW w:w="846" w:type="dxa"/>
            <w:tcBorders>
              <w:right w:val="nil"/>
            </w:tcBorders>
            <w:shd w:val="clear" w:color="auto" w:fill="F2F2F2" w:themeFill="background1" w:themeFillShade="F2"/>
          </w:tcPr>
          <w:p w14:paraId="612FA31E" w14:textId="77777777" w:rsidR="00A26B76" w:rsidRDefault="00A26B76" w:rsidP="00A26B76">
            <w:pPr>
              <w:ind w:firstLine="0"/>
              <w:jc w:val="center"/>
            </w:pPr>
            <w:r>
              <w:t>#52</w:t>
            </w:r>
          </w:p>
        </w:tc>
        <w:tc>
          <w:tcPr>
            <w:tcW w:w="2693" w:type="dxa"/>
            <w:tcBorders>
              <w:left w:val="nil"/>
              <w:bottom w:val="single" w:sz="4" w:space="0" w:color="auto"/>
            </w:tcBorders>
            <w:shd w:val="clear" w:color="auto" w:fill="F2F2F2" w:themeFill="background1" w:themeFillShade="F2"/>
          </w:tcPr>
          <w:p w14:paraId="7B919E58" w14:textId="77777777" w:rsidR="00A26B76" w:rsidRDefault="0029363C" w:rsidP="00A26B76">
            <w:pPr>
              <w:ind w:firstLine="0"/>
              <w:jc w:val="center"/>
            </w:pPr>
            <w:r>
              <w:t>Implementar de Ethnea&amp;Genni</w:t>
            </w:r>
          </w:p>
        </w:tc>
        <w:tc>
          <w:tcPr>
            <w:tcW w:w="425" w:type="dxa"/>
            <w:shd w:val="clear" w:color="auto" w:fill="F2F2F2" w:themeFill="background1" w:themeFillShade="F2"/>
          </w:tcPr>
          <w:p w14:paraId="1C749E1E" w14:textId="77777777" w:rsidR="00A26B76" w:rsidRDefault="00A26B76" w:rsidP="00A26B76">
            <w:pPr>
              <w:ind w:firstLine="0"/>
            </w:pPr>
          </w:p>
        </w:tc>
        <w:tc>
          <w:tcPr>
            <w:tcW w:w="426" w:type="dxa"/>
            <w:shd w:val="clear" w:color="auto" w:fill="F2F2F2" w:themeFill="background1" w:themeFillShade="F2"/>
          </w:tcPr>
          <w:p w14:paraId="40E29A06" w14:textId="77777777" w:rsidR="00A26B76" w:rsidRDefault="00A26B76" w:rsidP="00A26B76">
            <w:pPr>
              <w:ind w:firstLine="0"/>
            </w:pPr>
          </w:p>
        </w:tc>
        <w:tc>
          <w:tcPr>
            <w:tcW w:w="425" w:type="dxa"/>
            <w:shd w:val="clear" w:color="auto" w:fill="F2F2F2" w:themeFill="background1" w:themeFillShade="F2"/>
          </w:tcPr>
          <w:p w14:paraId="503BA9B3" w14:textId="77777777" w:rsidR="00A26B76" w:rsidRDefault="00A26B76" w:rsidP="00A26B76">
            <w:pPr>
              <w:ind w:firstLine="0"/>
            </w:pPr>
          </w:p>
        </w:tc>
        <w:tc>
          <w:tcPr>
            <w:tcW w:w="425" w:type="dxa"/>
            <w:shd w:val="clear" w:color="auto" w:fill="F2F2F2" w:themeFill="background1" w:themeFillShade="F2"/>
          </w:tcPr>
          <w:p w14:paraId="1BEA29D9" w14:textId="77777777" w:rsidR="00A26B76" w:rsidRDefault="00A26B76" w:rsidP="00A26B76">
            <w:pPr>
              <w:ind w:firstLine="0"/>
            </w:pPr>
          </w:p>
        </w:tc>
        <w:tc>
          <w:tcPr>
            <w:tcW w:w="425" w:type="dxa"/>
            <w:shd w:val="clear" w:color="auto" w:fill="F2F2F2" w:themeFill="background1" w:themeFillShade="F2"/>
          </w:tcPr>
          <w:p w14:paraId="015419F1" w14:textId="77777777" w:rsidR="00A26B76" w:rsidRDefault="00A26B76" w:rsidP="00A26B76">
            <w:pPr>
              <w:ind w:firstLine="0"/>
            </w:pPr>
          </w:p>
        </w:tc>
        <w:tc>
          <w:tcPr>
            <w:tcW w:w="426" w:type="dxa"/>
            <w:shd w:val="clear" w:color="auto" w:fill="F2F2F2" w:themeFill="background1" w:themeFillShade="F2"/>
          </w:tcPr>
          <w:p w14:paraId="1273D732" w14:textId="77777777" w:rsidR="00A26B76" w:rsidRDefault="00A26B76" w:rsidP="00A26B76">
            <w:pPr>
              <w:ind w:firstLine="0"/>
            </w:pPr>
          </w:p>
        </w:tc>
        <w:tc>
          <w:tcPr>
            <w:tcW w:w="425" w:type="dxa"/>
            <w:shd w:val="clear" w:color="auto" w:fill="F2F2F2" w:themeFill="background1" w:themeFillShade="F2"/>
          </w:tcPr>
          <w:p w14:paraId="011345D4" w14:textId="77777777" w:rsidR="00A26B76" w:rsidRDefault="00A26B76" w:rsidP="00A26B76">
            <w:pPr>
              <w:ind w:firstLine="0"/>
            </w:pPr>
          </w:p>
        </w:tc>
        <w:tc>
          <w:tcPr>
            <w:tcW w:w="425" w:type="dxa"/>
            <w:shd w:val="clear" w:color="auto" w:fill="F2F2F2" w:themeFill="background1" w:themeFillShade="F2"/>
          </w:tcPr>
          <w:p w14:paraId="5B6A7885" w14:textId="77777777" w:rsidR="00A26B76" w:rsidRDefault="00A26B76" w:rsidP="00A26B76">
            <w:pPr>
              <w:ind w:firstLine="0"/>
            </w:pPr>
          </w:p>
        </w:tc>
        <w:tc>
          <w:tcPr>
            <w:tcW w:w="425" w:type="dxa"/>
            <w:shd w:val="clear" w:color="auto" w:fill="F2F2F2" w:themeFill="background1" w:themeFillShade="F2"/>
          </w:tcPr>
          <w:p w14:paraId="1E9E65BE" w14:textId="77777777" w:rsidR="00A26B76" w:rsidRDefault="00A26B76" w:rsidP="00A26B76">
            <w:pPr>
              <w:ind w:firstLine="0"/>
            </w:pPr>
          </w:p>
        </w:tc>
        <w:tc>
          <w:tcPr>
            <w:tcW w:w="426" w:type="dxa"/>
            <w:shd w:val="clear" w:color="auto" w:fill="00B050"/>
          </w:tcPr>
          <w:p w14:paraId="3DB1E212" w14:textId="77777777" w:rsidR="00A26B76" w:rsidRDefault="00A26B76" w:rsidP="00A26B76">
            <w:pPr>
              <w:ind w:firstLine="0"/>
            </w:pPr>
          </w:p>
        </w:tc>
        <w:tc>
          <w:tcPr>
            <w:tcW w:w="425" w:type="dxa"/>
            <w:shd w:val="clear" w:color="auto" w:fill="F2F2F2" w:themeFill="background1" w:themeFillShade="F2"/>
          </w:tcPr>
          <w:p w14:paraId="6C3AA148" w14:textId="77777777" w:rsidR="00A26B76" w:rsidRDefault="00A26B76" w:rsidP="00A26B76">
            <w:pPr>
              <w:ind w:firstLine="0"/>
            </w:pPr>
          </w:p>
        </w:tc>
        <w:tc>
          <w:tcPr>
            <w:tcW w:w="462" w:type="dxa"/>
            <w:shd w:val="clear" w:color="auto" w:fill="F2F2F2" w:themeFill="background1" w:themeFillShade="F2"/>
          </w:tcPr>
          <w:p w14:paraId="204A31B5" w14:textId="77777777" w:rsidR="00A26B76" w:rsidRDefault="00A26B76" w:rsidP="00A26B76">
            <w:pPr>
              <w:ind w:firstLine="0"/>
            </w:pPr>
          </w:p>
        </w:tc>
      </w:tr>
      <w:tr w:rsidR="00A26B76" w14:paraId="5F22BF62" w14:textId="77777777" w:rsidTr="0029363C">
        <w:trPr>
          <w:trHeight w:val="291"/>
        </w:trPr>
        <w:tc>
          <w:tcPr>
            <w:tcW w:w="846" w:type="dxa"/>
            <w:tcBorders>
              <w:right w:val="nil"/>
            </w:tcBorders>
          </w:tcPr>
          <w:p w14:paraId="1301B573" w14:textId="77777777" w:rsidR="00A26B76" w:rsidRDefault="00A26B76" w:rsidP="00A26B76">
            <w:pPr>
              <w:ind w:firstLine="0"/>
              <w:jc w:val="center"/>
            </w:pPr>
            <w:r>
              <w:t>#53</w:t>
            </w:r>
          </w:p>
        </w:tc>
        <w:tc>
          <w:tcPr>
            <w:tcW w:w="2693" w:type="dxa"/>
            <w:tcBorders>
              <w:left w:val="nil"/>
            </w:tcBorders>
          </w:tcPr>
          <w:p w14:paraId="439AC994" w14:textId="77777777" w:rsidR="00A26B76" w:rsidRDefault="0029363C" w:rsidP="00A26B76">
            <w:pPr>
              <w:ind w:firstLine="0"/>
              <w:jc w:val="center"/>
            </w:pPr>
            <w:r>
              <w:t>Implementar Genni</w:t>
            </w:r>
          </w:p>
        </w:tc>
        <w:tc>
          <w:tcPr>
            <w:tcW w:w="425" w:type="dxa"/>
            <w:shd w:val="clear" w:color="auto" w:fill="FFFFFF" w:themeFill="background1"/>
          </w:tcPr>
          <w:p w14:paraId="24341393" w14:textId="77777777" w:rsidR="00A26B76" w:rsidRDefault="00A26B76" w:rsidP="00A26B76">
            <w:pPr>
              <w:ind w:firstLine="0"/>
            </w:pPr>
          </w:p>
        </w:tc>
        <w:tc>
          <w:tcPr>
            <w:tcW w:w="426" w:type="dxa"/>
            <w:shd w:val="clear" w:color="auto" w:fill="FFFFFF" w:themeFill="background1"/>
          </w:tcPr>
          <w:p w14:paraId="7CDFBBF3" w14:textId="77777777" w:rsidR="00A26B76" w:rsidRDefault="00A26B76" w:rsidP="00A26B76">
            <w:pPr>
              <w:ind w:firstLine="0"/>
            </w:pPr>
          </w:p>
        </w:tc>
        <w:tc>
          <w:tcPr>
            <w:tcW w:w="425" w:type="dxa"/>
            <w:shd w:val="clear" w:color="auto" w:fill="FFFFFF" w:themeFill="background1"/>
          </w:tcPr>
          <w:p w14:paraId="2E3A5968" w14:textId="77777777" w:rsidR="00A26B76" w:rsidRDefault="00A26B76" w:rsidP="00A26B76">
            <w:pPr>
              <w:ind w:firstLine="0"/>
            </w:pPr>
          </w:p>
        </w:tc>
        <w:tc>
          <w:tcPr>
            <w:tcW w:w="425" w:type="dxa"/>
            <w:shd w:val="clear" w:color="auto" w:fill="FFFFFF" w:themeFill="background1"/>
          </w:tcPr>
          <w:p w14:paraId="0F84B5A3" w14:textId="77777777" w:rsidR="00A26B76" w:rsidRDefault="00A26B76" w:rsidP="00A26B76">
            <w:pPr>
              <w:ind w:firstLine="0"/>
            </w:pPr>
          </w:p>
        </w:tc>
        <w:tc>
          <w:tcPr>
            <w:tcW w:w="425" w:type="dxa"/>
            <w:shd w:val="clear" w:color="auto" w:fill="FFFFFF" w:themeFill="background1"/>
          </w:tcPr>
          <w:p w14:paraId="7138F34C" w14:textId="77777777" w:rsidR="00A26B76" w:rsidRDefault="00A26B76" w:rsidP="00A26B76">
            <w:pPr>
              <w:ind w:firstLine="0"/>
            </w:pPr>
          </w:p>
        </w:tc>
        <w:tc>
          <w:tcPr>
            <w:tcW w:w="426" w:type="dxa"/>
            <w:shd w:val="clear" w:color="auto" w:fill="FFFFFF" w:themeFill="background1"/>
          </w:tcPr>
          <w:p w14:paraId="30DA9695" w14:textId="77777777" w:rsidR="00A26B76" w:rsidRDefault="00A26B76" w:rsidP="00A26B76">
            <w:pPr>
              <w:ind w:firstLine="0"/>
            </w:pPr>
          </w:p>
        </w:tc>
        <w:tc>
          <w:tcPr>
            <w:tcW w:w="425" w:type="dxa"/>
            <w:shd w:val="clear" w:color="auto" w:fill="FFE599" w:themeFill="accent4" w:themeFillTint="66"/>
          </w:tcPr>
          <w:p w14:paraId="4CCFA23A" w14:textId="77777777" w:rsidR="00A26B76" w:rsidRDefault="00A26B76" w:rsidP="00A26B76">
            <w:pPr>
              <w:ind w:firstLine="0"/>
            </w:pPr>
          </w:p>
        </w:tc>
        <w:tc>
          <w:tcPr>
            <w:tcW w:w="425" w:type="dxa"/>
            <w:shd w:val="clear" w:color="auto" w:fill="FFFFFF" w:themeFill="background1"/>
          </w:tcPr>
          <w:p w14:paraId="548F6B94" w14:textId="77777777" w:rsidR="00A26B76" w:rsidRDefault="00A26B76" w:rsidP="00A26B76">
            <w:pPr>
              <w:ind w:firstLine="0"/>
            </w:pPr>
          </w:p>
        </w:tc>
        <w:tc>
          <w:tcPr>
            <w:tcW w:w="425" w:type="dxa"/>
          </w:tcPr>
          <w:p w14:paraId="1D1EE4CF" w14:textId="77777777" w:rsidR="00A26B76" w:rsidRDefault="00A26B76" w:rsidP="00A26B76">
            <w:pPr>
              <w:ind w:firstLine="0"/>
            </w:pPr>
          </w:p>
        </w:tc>
        <w:tc>
          <w:tcPr>
            <w:tcW w:w="426" w:type="dxa"/>
          </w:tcPr>
          <w:p w14:paraId="453C9D16" w14:textId="77777777" w:rsidR="00A26B76" w:rsidRDefault="00A26B76" w:rsidP="00A26B76">
            <w:pPr>
              <w:ind w:firstLine="0"/>
            </w:pPr>
          </w:p>
        </w:tc>
        <w:tc>
          <w:tcPr>
            <w:tcW w:w="425" w:type="dxa"/>
          </w:tcPr>
          <w:p w14:paraId="41631E33" w14:textId="77777777" w:rsidR="00A26B76" w:rsidRDefault="00A26B76" w:rsidP="00A26B76">
            <w:pPr>
              <w:ind w:firstLine="0"/>
            </w:pPr>
          </w:p>
        </w:tc>
        <w:tc>
          <w:tcPr>
            <w:tcW w:w="462" w:type="dxa"/>
          </w:tcPr>
          <w:p w14:paraId="128A4FC4" w14:textId="77777777" w:rsidR="00A26B76" w:rsidRDefault="00A26B76" w:rsidP="00A26B76">
            <w:pPr>
              <w:keepNext/>
              <w:ind w:firstLine="0"/>
            </w:pPr>
          </w:p>
        </w:tc>
      </w:tr>
      <w:tr w:rsidR="00A26B76" w14:paraId="4202DA0D" w14:textId="77777777" w:rsidTr="0029363C">
        <w:trPr>
          <w:trHeight w:val="291"/>
        </w:trPr>
        <w:tc>
          <w:tcPr>
            <w:tcW w:w="846" w:type="dxa"/>
            <w:tcBorders>
              <w:right w:val="nil"/>
            </w:tcBorders>
            <w:shd w:val="clear" w:color="auto" w:fill="F2F2F2" w:themeFill="background1" w:themeFillShade="F2"/>
          </w:tcPr>
          <w:p w14:paraId="531500BF" w14:textId="77777777" w:rsidR="00A26B76" w:rsidRDefault="00A26B76" w:rsidP="00A26B76">
            <w:pPr>
              <w:ind w:firstLine="0"/>
              <w:jc w:val="center"/>
            </w:pPr>
            <w:r>
              <w:t>#54</w:t>
            </w:r>
          </w:p>
        </w:tc>
        <w:tc>
          <w:tcPr>
            <w:tcW w:w="2693" w:type="dxa"/>
            <w:tcBorders>
              <w:left w:val="nil"/>
            </w:tcBorders>
            <w:shd w:val="clear" w:color="auto" w:fill="F2F2F2" w:themeFill="background1" w:themeFillShade="F2"/>
          </w:tcPr>
          <w:p w14:paraId="67CA79AC" w14:textId="77777777" w:rsidR="00A26B76" w:rsidRDefault="0029363C" w:rsidP="00A26B76">
            <w:pPr>
              <w:ind w:firstLine="0"/>
              <w:jc w:val="center"/>
            </w:pPr>
            <w:r>
              <w:t>Problema mediawiki usar wikidot</w:t>
            </w:r>
          </w:p>
        </w:tc>
        <w:tc>
          <w:tcPr>
            <w:tcW w:w="425" w:type="dxa"/>
            <w:shd w:val="clear" w:color="auto" w:fill="F2F2F2" w:themeFill="background1" w:themeFillShade="F2"/>
          </w:tcPr>
          <w:p w14:paraId="5DAAB6F7" w14:textId="77777777" w:rsidR="00A26B76" w:rsidRDefault="00A26B76" w:rsidP="00A26B76">
            <w:pPr>
              <w:ind w:firstLine="0"/>
            </w:pPr>
          </w:p>
        </w:tc>
        <w:tc>
          <w:tcPr>
            <w:tcW w:w="426" w:type="dxa"/>
            <w:shd w:val="clear" w:color="auto" w:fill="F2F2F2" w:themeFill="background1" w:themeFillShade="F2"/>
          </w:tcPr>
          <w:p w14:paraId="793A08C1" w14:textId="77777777" w:rsidR="00A26B76" w:rsidRDefault="00A26B76" w:rsidP="00A26B76">
            <w:pPr>
              <w:ind w:firstLine="0"/>
            </w:pPr>
          </w:p>
        </w:tc>
        <w:tc>
          <w:tcPr>
            <w:tcW w:w="425" w:type="dxa"/>
            <w:shd w:val="clear" w:color="auto" w:fill="FFFFFF" w:themeFill="background1"/>
          </w:tcPr>
          <w:p w14:paraId="426ECAF3" w14:textId="77777777" w:rsidR="00A26B76" w:rsidRDefault="00A26B76" w:rsidP="00A26B76">
            <w:pPr>
              <w:ind w:firstLine="0"/>
            </w:pPr>
          </w:p>
        </w:tc>
        <w:tc>
          <w:tcPr>
            <w:tcW w:w="425" w:type="dxa"/>
            <w:shd w:val="clear" w:color="auto" w:fill="F2F2F2" w:themeFill="background1" w:themeFillShade="F2"/>
          </w:tcPr>
          <w:p w14:paraId="2F6CA96A" w14:textId="77777777" w:rsidR="00A26B76" w:rsidRDefault="00A26B76" w:rsidP="00A26B76">
            <w:pPr>
              <w:ind w:firstLine="0"/>
            </w:pPr>
          </w:p>
        </w:tc>
        <w:tc>
          <w:tcPr>
            <w:tcW w:w="425" w:type="dxa"/>
            <w:shd w:val="clear" w:color="auto" w:fill="8EAADB" w:themeFill="accent1" w:themeFillTint="99"/>
          </w:tcPr>
          <w:p w14:paraId="76AC18E0" w14:textId="77777777" w:rsidR="00A26B76" w:rsidRDefault="00A26B76" w:rsidP="00A26B76">
            <w:pPr>
              <w:ind w:firstLine="0"/>
            </w:pPr>
          </w:p>
        </w:tc>
        <w:tc>
          <w:tcPr>
            <w:tcW w:w="426" w:type="dxa"/>
            <w:shd w:val="clear" w:color="auto" w:fill="F2F2F2" w:themeFill="background1" w:themeFillShade="F2"/>
          </w:tcPr>
          <w:p w14:paraId="4343539E" w14:textId="77777777" w:rsidR="00A26B76" w:rsidRDefault="00A26B76" w:rsidP="00A26B76">
            <w:pPr>
              <w:ind w:firstLine="0"/>
            </w:pPr>
          </w:p>
        </w:tc>
        <w:tc>
          <w:tcPr>
            <w:tcW w:w="425" w:type="dxa"/>
            <w:shd w:val="clear" w:color="auto" w:fill="F2F2F2" w:themeFill="background1" w:themeFillShade="F2"/>
          </w:tcPr>
          <w:p w14:paraId="08EBB330" w14:textId="77777777" w:rsidR="00A26B76" w:rsidRDefault="00A26B76" w:rsidP="00A26B76">
            <w:pPr>
              <w:ind w:firstLine="0"/>
            </w:pPr>
          </w:p>
        </w:tc>
        <w:tc>
          <w:tcPr>
            <w:tcW w:w="425" w:type="dxa"/>
            <w:shd w:val="clear" w:color="auto" w:fill="F2F2F2" w:themeFill="background1" w:themeFillShade="F2"/>
          </w:tcPr>
          <w:p w14:paraId="5545E34C" w14:textId="77777777" w:rsidR="00A26B76" w:rsidRDefault="00A26B76" w:rsidP="00A26B76">
            <w:pPr>
              <w:ind w:firstLine="0"/>
            </w:pPr>
          </w:p>
        </w:tc>
        <w:tc>
          <w:tcPr>
            <w:tcW w:w="425" w:type="dxa"/>
            <w:shd w:val="clear" w:color="auto" w:fill="F2F2F2" w:themeFill="background1" w:themeFillShade="F2"/>
          </w:tcPr>
          <w:p w14:paraId="752DB08D" w14:textId="77777777" w:rsidR="00A26B76" w:rsidRDefault="00A26B76" w:rsidP="00A26B76">
            <w:pPr>
              <w:ind w:firstLine="0"/>
            </w:pPr>
          </w:p>
        </w:tc>
        <w:tc>
          <w:tcPr>
            <w:tcW w:w="426" w:type="dxa"/>
            <w:shd w:val="clear" w:color="auto" w:fill="F2F2F2" w:themeFill="background1" w:themeFillShade="F2"/>
          </w:tcPr>
          <w:p w14:paraId="74DAF82C" w14:textId="77777777" w:rsidR="00A26B76" w:rsidRDefault="00A26B76" w:rsidP="00A26B76">
            <w:pPr>
              <w:ind w:firstLine="0"/>
            </w:pPr>
          </w:p>
        </w:tc>
        <w:tc>
          <w:tcPr>
            <w:tcW w:w="425" w:type="dxa"/>
            <w:shd w:val="clear" w:color="auto" w:fill="F2F2F2" w:themeFill="background1" w:themeFillShade="F2"/>
          </w:tcPr>
          <w:p w14:paraId="0F6FA001" w14:textId="77777777" w:rsidR="00A26B76" w:rsidRDefault="00A26B76" w:rsidP="00A26B76">
            <w:pPr>
              <w:ind w:firstLine="0"/>
            </w:pPr>
          </w:p>
        </w:tc>
        <w:tc>
          <w:tcPr>
            <w:tcW w:w="462" w:type="dxa"/>
            <w:shd w:val="clear" w:color="auto" w:fill="F2F2F2" w:themeFill="background1" w:themeFillShade="F2"/>
          </w:tcPr>
          <w:p w14:paraId="485A0F1E" w14:textId="77777777" w:rsidR="00A26B76" w:rsidRDefault="00A26B76" w:rsidP="00A26B76">
            <w:pPr>
              <w:keepNext/>
              <w:ind w:firstLine="0"/>
            </w:pPr>
          </w:p>
        </w:tc>
      </w:tr>
      <w:tr w:rsidR="00A26B76" w14:paraId="5DAE770F" w14:textId="77777777" w:rsidTr="0029363C">
        <w:trPr>
          <w:trHeight w:val="291"/>
        </w:trPr>
        <w:tc>
          <w:tcPr>
            <w:tcW w:w="846" w:type="dxa"/>
            <w:tcBorders>
              <w:right w:val="nil"/>
            </w:tcBorders>
            <w:shd w:val="clear" w:color="auto" w:fill="FFFFFF" w:themeFill="background1"/>
          </w:tcPr>
          <w:p w14:paraId="0273EAA3" w14:textId="77777777" w:rsidR="00A26B76" w:rsidRDefault="00A26B76" w:rsidP="00A26B76">
            <w:pPr>
              <w:ind w:firstLine="0"/>
              <w:jc w:val="center"/>
            </w:pPr>
            <w:r>
              <w:t>#55</w:t>
            </w:r>
          </w:p>
        </w:tc>
        <w:tc>
          <w:tcPr>
            <w:tcW w:w="2693" w:type="dxa"/>
            <w:tcBorders>
              <w:left w:val="nil"/>
            </w:tcBorders>
            <w:shd w:val="clear" w:color="auto" w:fill="FFFFFF" w:themeFill="background1"/>
          </w:tcPr>
          <w:p w14:paraId="33FD0E63" w14:textId="77777777" w:rsidR="00A26B76" w:rsidRDefault="0029363C" w:rsidP="00A26B76">
            <w:pPr>
              <w:ind w:firstLine="0"/>
              <w:jc w:val="center"/>
            </w:pPr>
            <w:r>
              <w:t>Implementar detección de roles para cada una de las detecciones de comunidades</w:t>
            </w:r>
          </w:p>
        </w:tc>
        <w:tc>
          <w:tcPr>
            <w:tcW w:w="425" w:type="dxa"/>
            <w:shd w:val="clear" w:color="auto" w:fill="FFFFFF" w:themeFill="background1"/>
          </w:tcPr>
          <w:p w14:paraId="0E1DB507" w14:textId="77777777" w:rsidR="00A26B76" w:rsidRDefault="00A26B76" w:rsidP="00A26B76">
            <w:pPr>
              <w:ind w:firstLine="0"/>
            </w:pPr>
          </w:p>
        </w:tc>
        <w:tc>
          <w:tcPr>
            <w:tcW w:w="426" w:type="dxa"/>
            <w:shd w:val="clear" w:color="auto" w:fill="FFFFFF" w:themeFill="background1"/>
          </w:tcPr>
          <w:p w14:paraId="24B6757B" w14:textId="77777777" w:rsidR="00A26B76" w:rsidRDefault="00A26B76" w:rsidP="00A26B76">
            <w:pPr>
              <w:ind w:firstLine="0"/>
            </w:pPr>
          </w:p>
        </w:tc>
        <w:tc>
          <w:tcPr>
            <w:tcW w:w="425" w:type="dxa"/>
            <w:shd w:val="clear" w:color="auto" w:fill="FFFFFF" w:themeFill="background1"/>
          </w:tcPr>
          <w:p w14:paraId="06C5C269" w14:textId="77777777" w:rsidR="00A26B76" w:rsidRDefault="00A26B76" w:rsidP="00A26B76">
            <w:pPr>
              <w:ind w:firstLine="0"/>
            </w:pPr>
          </w:p>
        </w:tc>
        <w:tc>
          <w:tcPr>
            <w:tcW w:w="425" w:type="dxa"/>
            <w:shd w:val="clear" w:color="auto" w:fill="FFFFFF" w:themeFill="background1"/>
          </w:tcPr>
          <w:p w14:paraId="6BBFD7A3" w14:textId="77777777" w:rsidR="00A26B76" w:rsidRDefault="00A26B76" w:rsidP="00A26B76">
            <w:pPr>
              <w:ind w:firstLine="0"/>
            </w:pPr>
          </w:p>
        </w:tc>
        <w:tc>
          <w:tcPr>
            <w:tcW w:w="425" w:type="dxa"/>
            <w:shd w:val="clear" w:color="auto" w:fill="FFFFFF" w:themeFill="background1"/>
          </w:tcPr>
          <w:p w14:paraId="39C06979" w14:textId="77777777" w:rsidR="00A26B76" w:rsidRDefault="00A26B76" w:rsidP="00A26B76">
            <w:pPr>
              <w:ind w:firstLine="0"/>
            </w:pPr>
          </w:p>
        </w:tc>
        <w:tc>
          <w:tcPr>
            <w:tcW w:w="426" w:type="dxa"/>
            <w:shd w:val="clear" w:color="auto" w:fill="FFFFFF" w:themeFill="background1"/>
          </w:tcPr>
          <w:p w14:paraId="259B181B" w14:textId="77777777" w:rsidR="00A26B76" w:rsidRDefault="00A26B76" w:rsidP="00A26B76">
            <w:pPr>
              <w:ind w:firstLine="0"/>
            </w:pPr>
          </w:p>
        </w:tc>
        <w:tc>
          <w:tcPr>
            <w:tcW w:w="425" w:type="dxa"/>
            <w:shd w:val="clear" w:color="auto" w:fill="FFFFFF" w:themeFill="background1"/>
          </w:tcPr>
          <w:p w14:paraId="49F892C8" w14:textId="77777777" w:rsidR="00A26B76" w:rsidRDefault="00A26B76" w:rsidP="00A26B76">
            <w:pPr>
              <w:ind w:firstLine="0"/>
            </w:pPr>
          </w:p>
        </w:tc>
        <w:tc>
          <w:tcPr>
            <w:tcW w:w="425" w:type="dxa"/>
            <w:shd w:val="clear" w:color="auto" w:fill="FFFFFF" w:themeFill="background1"/>
          </w:tcPr>
          <w:p w14:paraId="6023EDBA" w14:textId="77777777" w:rsidR="00A26B76" w:rsidRDefault="00A26B76" w:rsidP="00A26B76">
            <w:pPr>
              <w:ind w:firstLine="0"/>
            </w:pPr>
          </w:p>
        </w:tc>
        <w:tc>
          <w:tcPr>
            <w:tcW w:w="425" w:type="dxa"/>
            <w:shd w:val="clear" w:color="auto" w:fill="FFFFFF" w:themeFill="background1"/>
          </w:tcPr>
          <w:p w14:paraId="5D63E810" w14:textId="77777777" w:rsidR="00A26B76" w:rsidRDefault="00A26B76" w:rsidP="00A26B76">
            <w:pPr>
              <w:ind w:firstLine="0"/>
            </w:pPr>
          </w:p>
        </w:tc>
        <w:tc>
          <w:tcPr>
            <w:tcW w:w="426" w:type="dxa"/>
            <w:shd w:val="clear" w:color="auto" w:fill="00B050"/>
          </w:tcPr>
          <w:p w14:paraId="5CCA9271" w14:textId="77777777" w:rsidR="00A26B76" w:rsidRDefault="00A26B76" w:rsidP="00A26B76">
            <w:pPr>
              <w:ind w:firstLine="0"/>
            </w:pPr>
          </w:p>
        </w:tc>
        <w:tc>
          <w:tcPr>
            <w:tcW w:w="425" w:type="dxa"/>
            <w:shd w:val="clear" w:color="auto" w:fill="FFFFFF" w:themeFill="background1"/>
          </w:tcPr>
          <w:p w14:paraId="6260D0B7" w14:textId="77777777" w:rsidR="00A26B76" w:rsidRDefault="00A26B76" w:rsidP="00A26B76">
            <w:pPr>
              <w:ind w:firstLine="0"/>
            </w:pPr>
          </w:p>
        </w:tc>
        <w:tc>
          <w:tcPr>
            <w:tcW w:w="462" w:type="dxa"/>
            <w:shd w:val="clear" w:color="auto" w:fill="FFFFFF" w:themeFill="background1"/>
          </w:tcPr>
          <w:p w14:paraId="3733EA40" w14:textId="77777777" w:rsidR="00A26B76" w:rsidRDefault="00A26B76" w:rsidP="00A26B76">
            <w:pPr>
              <w:keepNext/>
              <w:ind w:firstLine="0"/>
            </w:pPr>
          </w:p>
        </w:tc>
      </w:tr>
      <w:tr w:rsidR="00A26B76" w14:paraId="08ED76B8" w14:textId="77777777" w:rsidTr="0029363C">
        <w:trPr>
          <w:trHeight w:val="291"/>
        </w:trPr>
        <w:tc>
          <w:tcPr>
            <w:tcW w:w="846" w:type="dxa"/>
            <w:tcBorders>
              <w:right w:val="nil"/>
            </w:tcBorders>
            <w:shd w:val="clear" w:color="auto" w:fill="F2F2F2" w:themeFill="background1" w:themeFillShade="F2"/>
          </w:tcPr>
          <w:p w14:paraId="091A642D" w14:textId="77777777" w:rsidR="00A26B76" w:rsidRDefault="00A26B76" w:rsidP="00A26B76">
            <w:pPr>
              <w:ind w:firstLine="0"/>
              <w:jc w:val="center"/>
            </w:pPr>
            <w:r>
              <w:t>#56</w:t>
            </w:r>
          </w:p>
        </w:tc>
        <w:tc>
          <w:tcPr>
            <w:tcW w:w="2693" w:type="dxa"/>
            <w:tcBorders>
              <w:left w:val="nil"/>
            </w:tcBorders>
            <w:shd w:val="clear" w:color="auto" w:fill="F2F2F2" w:themeFill="background1" w:themeFillShade="F2"/>
          </w:tcPr>
          <w:p w14:paraId="5481D123" w14:textId="77777777" w:rsidR="00A26B76" w:rsidRDefault="0029363C" w:rsidP="00A26B76">
            <w:pPr>
              <w:ind w:firstLine="0"/>
              <w:jc w:val="center"/>
            </w:pPr>
            <w:r>
              <w:t>Separar obtención de posiciones de etnia y sexo</w:t>
            </w:r>
          </w:p>
        </w:tc>
        <w:tc>
          <w:tcPr>
            <w:tcW w:w="425" w:type="dxa"/>
            <w:shd w:val="clear" w:color="auto" w:fill="F2F2F2" w:themeFill="background1" w:themeFillShade="F2"/>
          </w:tcPr>
          <w:p w14:paraId="13410DCD" w14:textId="77777777" w:rsidR="00A26B76" w:rsidRDefault="00A26B76" w:rsidP="00A26B76">
            <w:pPr>
              <w:ind w:firstLine="0"/>
            </w:pPr>
          </w:p>
        </w:tc>
        <w:tc>
          <w:tcPr>
            <w:tcW w:w="426" w:type="dxa"/>
            <w:shd w:val="clear" w:color="auto" w:fill="F2F2F2" w:themeFill="background1" w:themeFillShade="F2"/>
          </w:tcPr>
          <w:p w14:paraId="41BB1C08" w14:textId="77777777" w:rsidR="00A26B76" w:rsidRDefault="00A26B76" w:rsidP="00A26B76">
            <w:pPr>
              <w:ind w:firstLine="0"/>
            </w:pPr>
          </w:p>
        </w:tc>
        <w:tc>
          <w:tcPr>
            <w:tcW w:w="425" w:type="dxa"/>
            <w:shd w:val="clear" w:color="auto" w:fill="F2F2F2" w:themeFill="background1" w:themeFillShade="F2"/>
          </w:tcPr>
          <w:p w14:paraId="422F3F57" w14:textId="77777777" w:rsidR="00A26B76" w:rsidRDefault="00A26B76" w:rsidP="00A26B76">
            <w:pPr>
              <w:ind w:firstLine="0"/>
            </w:pPr>
          </w:p>
        </w:tc>
        <w:tc>
          <w:tcPr>
            <w:tcW w:w="425" w:type="dxa"/>
            <w:shd w:val="clear" w:color="auto" w:fill="F2F2F2" w:themeFill="background1" w:themeFillShade="F2"/>
          </w:tcPr>
          <w:p w14:paraId="299DBDAE" w14:textId="77777777" w:rsidR="00A26B76" w:rsidRDefault="00A26B76" w:rsidP="00A26B76">
            <w:pPr>
              <w:ind w:firstLine="0"/>
            </w:pPr>
          </w:p>
        </w:tc>
        <w:tc>
          <w:tcPr>
            <w:tcW w:w="425" w:type="dxa"/>
            <w:shd w:val="clear" w:color="auto" w:fill="F2F2F2" w:themeFill="background1" w:themeFillShade="F2"/>
          </w:tcPr>
          <w:p w14:paraId="23828438" w14:textId="77777777" w:rsidR="00A26B76" w:rsidRDefault="00A26B76" w:rsidP="00A26B76">
            <w:pPr>
              <w:ind w:firstLine="0"/>
            </w:pPr>
          </w:p>
        </w:tc>
        <w:tc>
          <w:tcPr>
            <w:tcW w:w="426" w:type="dxa"/>
            <w:shd w:val="clear" w:color="auto" w:fill="F2F2F2" w:themeFill="background1" w:themeFillShade="F2"/>
          </w:tcPr>
          <w:p w14:paraId="6117212C" w14:textId="77777777" w:rsidR="00A26B76" w:rsidRDefault="00A26B76" w:rsidP="00A26B76">
            <w:pPr>
              <w:ind w:firstLine="0"/>
            </w:pPr>
          </w:p>
        </w:tc>
        <w:tc>
          <w:tcPr>
            <w:tcW w:w="425" w:type="dxa"/>
            <w:shd w:val="clear" w:color="auto" w:fill="F2F2F2" w:themeFill="background1" w:themeFillShade="F2"/>
          </w:tcPr>
          <w:p w14:paraId="4F60841A" w14:textId="77777777" w:rsidR="00A26B76" w:rsidRDefault="00A26B76" w:rsidP="00A26B76">
            <w:pPr>
              <w:ind w:firstLine="0"/>
            </w:pPr>
          </w:p>
        </w:tc>
        <w:tc>
          <w:tcPr>
            <w:tcW w:w="425" w:type="dxa"/>
            <w:shd w:val="clear" w:color="auto" w:fill="F2F2F2" w:themeFill="background1" w:themeFillShade="F2"/>
          </w:tcPr>
          <w:p w14:paraId="44B8C198" w14:textId="77777777" w:rsidR="00A26B76" w:rsidRDefault="00A26B76" w:rsidP="00A26B76">
            <w:pPr>
              <w:ind w:firstLine="0"/>
            </w:pPr>
          </w:p>
        </w:tc>
        <w:tc>
          <w:tcPr>
            <w:tcW w:w="425" w:type="dxa"/>
            <w:shd w:val="clear" w:color="auto" w:fill="F2F2F2" w:themeFill="background1" w:themeFillShade="F2"/>
          </w:tcPr>
          <w:p w14:paraId="7EE7D07D" w14:textId="77777777" w:rsidR="00A26B76" w:rsidRDefault="00A26B76" w:rsidP="00A26B76">
            <w:pPr>
              <w:ind w:firstLine="0"/>
            </w:pPr>
          </w:p>
        </w:tc>
        <w:tc>
          <w:tcPr>
            <w:tcW w:w="426" w:type="dxa"/>
            <w:shd w:val="clear" w:color="auto" w:fill="00B050"/>
          </w:tcPr>
          <w:p w14:paraId="1E36374F" w14:textId="77777777" w:rsidR="00A26B76" w:rsidRDefault="00A26B76" w:rsidP="00A26B76">
            <w:pPr>
              <w:ind w:firstLine="0"/>
            </w:pPr>
          </w:p>
        </w:tc>
        <w:tc>
          <w:tcPr>
            <w:tcW w:w="425" w:type="dxa"/>
            <w:shd w:val="clear" w:color="auto" w:fill="F2F2F2" w:themeFill="background1" w:themeFillShade="F2"/>
          </w:tcPr>
          <w:p w14:paraId="20F49AC2" w14:textId="77777777" w:rsidR="00A26B76" w:rsidRDefault="00A26B76" w:rsidP="00A26B76">
            <w:pPr>
              <w:ind w:firstLine="0"/>
            </w:pPr>
          </w:p>
        </w:tc>
        <w:tc>
          <w:tcPr>
            <w:tcW w:w="462" w:type="dxa"/>
            <w:shd w:val="clear" w:color="auto" w:fill="F2F2F2" w:themeFill="background1" w:themeFillShade="F2"/>
          </w:tcPr>
          <w:p w14:paraId="62E1BBC6" w14:textId="77777777" w:rsidR="00A26B76" w:rsidRDefault="00A26B76" w:rsidP="00A26B76">
            <w:pPr>
              <w:keepNext/>
              <w:ind w:firstLine="0"/>
            </w:pPr>
          </w:p>
        </w:tc>
      </w:tr>
      <w:tr w:rsidR="00A26B76" w14:paraId="56E16BC6" w14:textId="77777777" w:rsidTr="0029363C">
        <w:trPr>
          <w:trHeight w:val="291"/>
        </w:trPr>
        <w:tc>
          <w:tcPr>
            <w:tcW w:w="846" w:type="dxa"/>
            <w:tcBorders>
              <w:right w:val="nil"/>
            </w:tcBorders>
            <w:shd w:val="clear" w:color="auto" w:fill="FFFFFF" w:themeFill="background1"/>
          </w:tcPr>
          <w:p w14:paraId="18F037E1" w14:textId="77777777" w:rsidR="00A26B76" w:rsidRDefault="00A26B76" w:rsidP="00A26B76">
            <w:pPr>
              <w:ind w:firstLine="0"/>
              <w:jc w:val="center"/>
            </w:pPr>
            <w:r>
              <w:t>#57</w:t>
            </w:r>
          </w:p>
        </w:tc>
        <w:tc>
          <w:tcPr>
            <w:tcW w:w="2693" w:type="dxa"/>
            <w:tcBorders>
              <w:left w:val="nil"/>
            </w:tcBorders>
            <w:shd w:val="clear" w:color="auto" w:fill="FFFFFF" w:themeFill="background1"/>
          </w:tcPr>
          <w:p w14:paraId="529C6DB5" w14:textId="77777777" w:rsidR="00A26B76" w:rsidRDefault="0029363C" w:rsidP="00A26B76">
            <w:pPr>
              <w:ind w:firstLine="0"/>
              <w:jc w:val="center"/>
            </w:pPr>
            <w:r>
              <w:t>Crear dos redes</w:t>
            </w:r>
          </w:p>
        </w:tc>
        <w:tc>
          <w:tcPr>
            <w:tcW w:w="425" w:type="dxa"/>
            <w:shd w:val="clear" w:color="auto" w:fill="FFFFFF" w:themeFill="background1"/>
          </w:tcPr>
          <w:p w14:paraId="562990B8" w14:textId="77777777" w:rsidR="00A26B76" w:rsidRDefault="00A26B76" w:rsidP="00A26B76">
            <w:pPr>
              <w:ind w:firstLine="0"/>
            </w:pPr>
          </w:p>
        </w:tc>
        <w:tc>
          <w:tcPr>
            <w:tcW w:w="426" w:type="dxa"/>
            <w:shd w:val="clear" w:color="auto" w:fill="FFFFFF" w:themeFill="background1"/>
          </w:tcPr>
          <w:p w14:paraId="13A1C620" w14:textId="77777777" w:rsidR="00A26B76" w:rsidRDefault="00A26B76" w:rsidP="00A26B76">
            <w:pPr>
              <w:ind w:firstLine="0"/>
            </w:pPr>
          </w:p>
        </w:tc>
        <w:tc>
          <w:tcPr>
            <w:tcW w:w="425" w:type="dxa"/>
            <w:shd w:val="clear" w:color="auto" w:fill="FFFFFF" w:themeFill="background1"/>
          </w:tcPr>
          <w:p w14:paraId="403A86F4" w14:textId="77777777" w:rsidR="00A26B76" w:rsidRDefault="00A26B76" w:rsidP="00A26B76">
            <w:pPr>
              <w:ind w:firstLine="0"/>
            </w:pPr>
          </w:p>
        </w:tc>
        <w:tc>
          <w:tcPr>
            <w:tcW w:w="425" w:type="dxa"/>
            <w:shd w:val="clear" w:color="auto" w:fill="FFFFFF" w:themeFill="background1"/>
          </w:tcPr>
          <w:p w14:paraId="20580381" w14:textId="77777777" w:rsidR="00A26B76" w:rsidRDefault="00A26B76" w:rsidP="00A26B76">
            <w:pPr>
              <w:ind w:firstLine="0"/>
            </w:pPr>
          </w:p>
        </w:tc>
        <w:tc>
          <w:tcPr>
            <w:tcW w:w="425" w:type="dxa"/>
            <w:shd w:val="clear" w:color="auto" w:fill="FFFFFF" w:themeFill="background1"/>
          </w:tcPr>
          <w:p w14:paraId="6B8B1C90" w14:textId="77777777" w:rsidR="00A26B76" w:rsidRDefault="00A26B76" w:rsidP="00A26B76">
            <w:pPr>
              <w:ind w:firstLine="0"/>
            </w:pPr>
          </w:p>
        </w:tc>
        <w:tc>
          <w:tcPr>
            <w:tcW w:w="426" w:type="dxa"/>
            <w:shd w:val="clear" w:color="auto" w:fill="F2F2F2" w:themeFill="background1" w:themeFillShade="F2"/>
          </w:tcPr>
          <w:p w14:paraId="52D3C310" w14:textId="77777777" w:rsidR="00A26B76" w:rsidRDefault="00A26B76" w:rsidP="00A26B76">
            <w:pPr>
              <w:ind w:firstLine="0"/>
            </w:pPr>
          </w:p>
        </w:tc>
        <w:tc>
          <w:tcPr>
            <w:tcW w:w="425" w:type="dxa"/>
            <w:shd w:val="clear" w:color="auto" w:fill="FFFFFF" w:themeFill="background1"/>
          </w:tcPr>
          <w:p w14:paraId="20EF154E" w14:textId="77777777" w:rsidR="00A26B76" w:rsidRDefault="00A26B76" w:rsidP="00A26B76">
            <w:pPr>
              <w:ind w:firstLine="0"/>
            </w:pPr>
          </w:p>
        </w:tc>
        <w:tc>
          <w:tcPr>
            <w:tcW w:w="425" w:type="dxa"/>
            <w:shd w:val="clear" w:color="auto" w:fill="FFFFFF" w:themeFill="background1"/>
          </w:tcPr>
          <w:p w14:paraId="0F1118AC" w14:textId="77777777" w:rsidR="00A26B76" w:rsidRDefault="00A26B76" w:rsidP="00A26B76">
            <w:pPr>
              <w:ind w:firstLine="0"/>
            </w:pPr>
          </w:p>
        </w:tc>
        <w:tc>
          <w:tcPr>
            <w:tcW w:w="425" w:type="dxa"/>
            <w:shd w:val="clear" w:color="auto" w:fill="FFFFFF" w:themeFill="background1"/>
          </w:tcPr>
          <w:p w14:paraId="1DEC2EF7" w14:textId="77777777" w:rsidR="00A26B76" w:rsidRDefault="00A26B76" w:rsidP="00A26B76">
            <w:pPr>
              <w:ind w:firstLine="0"/>
            </w:pPr>
          </w:p>
        </w:tc>
        <w:tc>
          <w:tcPr>
            <w:tcW w:w="426" w:type="dxa"/>
            <w:shd w:val="clear" w:color="auto" w:fill="00B050"/>
          </w:tcPr>
          <w:p w14:paraId="08D28137" w14:textId="77777777" w:rsidR="00A26B76" w:rsidRDefault="00A26B76" w:rsidP="00A26B76">
            <w:pPr>
              <w:ind w:firstLine="0"/>
            </w:pPr>
          </w:p>
        </w:tc>
        <w:tc>
          <w:tcPr>
            <w:tcW w:w="425" w:type="dxa"/>
            <w:shd w:val="clear" w:color="auto" w:fill="FFFFFF" w:themeFill="background1"/>
          </w:tcPr>
          <w:p w14:paraId="0EB3D966" w14:textId="77777777" w:rsidR="00A26B76" w:rsidRDefault="00A26B76" w:rsidP="00A26B76">
            <w:pPr>
              <w:ind w:firstLine="0"/>
            </w:pPr>
          </w:p>
        </w:tc>
        <w:tc>
          <w:tcPr>
            <w:tcW w:w="462" w:type="dxa"/>
            <w:shd w:val="clear" w:color="auto" w:fill="FFFFFF" w:themeFill="background1"/>
          </w:tcPr>
          <w:p w14:paraId="24A7DD4C" w14:textId="77777777" w:rsidR="00A26B76" w:rsidRDefault="00A26B76" w:rsidP="00A26B76">
            <w:pPr>
              <w:keepNext/>
              <w:ind w:firstLine="0"/>
            </w:pPr>
          </w:p>
        </w:tc>
      </w:tr>
      <w:tr w:rsidR="00A26B76" w14:paraId="1DD09E9B" w14:textId="77777777" w:rsidTr="0029363C">
        <w:trPr>
          <w:trHeight w:val="291"/>
        </w:trPr>
        <w:tc>
          <w:tcPr>
            <w:tcW w:w="846" w:type="dxa"/>
            <w:tcBorders>
              <w:right w:val="nil"/>
            </w:tcBorders>
            <w:shd w:val="clear" w:color="auto" w:fill="F2F2F2" w:themeFill="background1" w:themeFillShade="F2"/>
          </w:tcPr>
          <w:p w14:paraId="20F0697E" w14:textId="77777777" w:rsidR="00A26B76" w:rsidRDefault="00A26B76" w:rsidP="00A26B76">
            <w:pPr>
              <w:ind w:firstLine="0"/>
              <w:jc w:val="center"/>
            </w:pPr>
            <w:r>
              <w:t>#58</w:t>
            </w:r>
          </w:p>
        </w:tc>
        <w:tc>
          <w:tcPr>
            <w:tcW w:w="2693" w:type="dxa"/>
            <w:tcBorders>
              <w:left w:val="nil"/>
            </w:tcBorders>
            <w:shd w:val="clear" w:color="auto" w:fill="F2F2F2" w:themeFill="background1" w:themeFillShade="F2"/>
          </w:tcPr>
          <w:p w14:paraId="420BC317" w14:textId="77777777" w:rsidR="00A26B76" w:rsidRDefault="0029363C" w:rsidP="00A26B76">
            <w:pPr>
              <w:ind w:firstLine="0"/>
              <w:jc w:val="center"/>
            </w:pPr>
            <w:r>
              <w:t>Mensaje de carga cuando se va a generar informe o obtener posiciones, etnia o sexo</w:t>
            </w:r>
          </w:p>
        </w:tc>
        <w:tc>
          <w:tcPr>
            <w:tcW w:w="425" w:type="dxa"/>
            <w:shd w:val="clear" w:color="auto" w:fill="F2F2F2" w:themeFill="background1" w:themeFillShade="F2"/>
          </w:tcPr>
          <w:p w14:paraId="58482BA9" w14:textId="77777777" w:rsidR="00A26B76" w:rsidRDefault="00A26B76" w:rsidP="00A26B76">
            <w:pPr>
              <w:ind w:firstLine="0"/>
            </w:pPr>
          </w:p>
        </w:tc>
        <w:tc>
          <w:tcPr>
            <w:tcW w:w="426" w:type="dxa"/>
            <w:shd w:val="clear" w:color="auto" w:fill="F2F2F2" w:themeFill="background1" w:themeFillShade="F2"/>
          </w:tcPr>
          <w:p w14:paraId="63BFD838" w14:textId="77777777" w:rsidR="00A26B76" w:rsidRDefault="00A26B76" w:rsidP="00A26B76">
            <w:pPr>
              <w:ind w:firstLine="0"/>
            </w:pPr>
          </w:p>
        </w:tc>
        <w:tc>
          <w:tcPr>
            <w:tcW w:w="425" w:type="dxa"/>
            <w:shd w:val="clear" w:color="auto" w:fill="F2F2F2" w:themeFill="background1" w:themeFillShade="F2"/>
          </w:tcPr>
          <w:p w14:paraId="51D6D6C7" w14:textId="77777777" w:rsidR="00A26B76" w:rsidRDefault="00A26B76" w:rsidP="00A26B76">
            <w:pPr>
              <w:ind w:firstLine="0"/>
            </w:pPr>
          </w:p>
        </w:tc>
        <w:tc>
          <w:tcPr>
            <w:tcW w:w="425" w:type="dxa"/>
            <w:shd w:val="clear" w:color="auto" w:fill="F2F2F2" w:themeFill="background1" w:themeFillShade="F2"/>
          </w:tcPr>
          <w:p w14:paraId="39FA627D" w14:textId="77777777" w:rsidR="00A26B76" w:rsidRDefault="00A26B76" w:rsidP="00A26B76">
            <w:pPr>
              <w:ind w:firstLine="0"/>
            </w:pPr>
          </w:p>
        </w:tc>
        <w:tc>
          <w:tcPr>
            <w:tcW w:w="425" w:type="dxa"/>
            <w:shd w:val="clear" w:color="auto" w:fill="F2F2F2" w:themeFill="background1" w:themeFillShade="F2"/>
          </w:tcPr>
          <w:p w14:paraId="55A13937" w14:textId="77777777" w:rsidR="00A26B76" w:rsidRDefault="00A26B76" w:rsidP="00A26B76">
            <w:pPr>
              <w:ind w:firstLine="0"/>
            </w:pPr>
          </w:p>
        </w:tc>
        <w:tc>
          <w:tcPr>
            <w:tcW w:w="426" w:type="dxa"/>
            <w:shd w:val="clear" w:color="auto" w:fill="F2F2F2" w:themeFill="background1" w:themeFillShade="F2"/>
          </w:tcPr>
          <w:p w14:paraId="251CCAB9" w14:textId="77777777" w:rsidR="00A26B76" w:rsidRDefault="00A26B76" w:rsidP="00A26B76">
            <w:pPr>
              <w:ind w:firstLine="0"/>
            </w:pPr>
          </w:p>
        </w:tc>
        <w:tc>
          <w:tcPr>
            <w:tcW w:w="425" w:type="dxa"/>
            <w:shd w:val="clear" w:color="auto" w:fill="F2F2F2" w:themeFill="background1" w:themeFillShade="F2"/>
          </w:tcPr>
          <w:p w14:paraId="5C99E995" w14:textId="77777777" w:rsidR="00A26B76" w:rsidRDefault="00A26B76" w:rsidP="00A26B76">
            <w:pPr>
              <w:ind w:firstLine="0"/>
            </w:pPr>
          </w:p>
        </w:tc>
        <w:tc>
          <w:tcPr>
            <w:tcW w:w="425" w:type="dxa"/>
            <w:shd w:val="clear" w:color="auto" w:fill="F2F2F2" w:themeFill="background1" w:themeFillShade="F2"/>
          </w:tcPr>
          <w:p w14:paraId="17A2D2D2" w14:textId="77777777" w:rsidR="00A26B76" w:rsidRDefault="00A26B76" w:rsidP="00A26B76">
            <w:pPr>
              <w:ind w:firstLine="0"/>
            </w:pPr>
          </w:p>
        </w:tc>
        <w:tc>
          <w:tcPr>
            <w:tcW w:w="425" w:type="dxa"/>
            <w:shd w:val="clear" w:color="auto" w:fill="F2F2F2" w:themeFill="background1" w:themeFillShade="F2"/>
          </w:tcPr>
          <w:p w14:paraId="5C7E8606" w14:textId="77777777" w:rsidR="00A26B76" w:rsidRDefault="00A26B76" w:rsidP="00A26B76">
            <w:pPr>
              <w:ind w:firstLine="0"/>
            </w:pPr>
          </w:p>
        </w:tc>
        <w:tc>
          <w:tcPr>
            <w:tcW w:w="426" w:type="dxa"/>
            <w:shd w:val="clear" w:color="auto" w:fill="00B050"/>
          </w:tcPr>
          <w:p w14:paraId="7CE875CF" w14:textId="77777777" w:rsidR="00A26B76" w:rsidRDefault="00A26B76" w:rsidP="00A26B76">
            <w:pPr>
              <w:ind w:firstLine="0"/>
            </w:pPr>
          </w:p>
        </w:tc>
        <w:tc>
          <w:tcPr>
            <w:tcW w:w="425" w:type="dxa"/>
            <w:shd w:val="clear" w:color="auto" w:fill="F2F2F2" w:themeFill="background1" w:themeFillShade="F2"/>
          </w:tcPr>
          <w:p w14:paraId="7CFC7A09" w14:textId="77777777" w:rsidR="00A26B76" w:rsidRDefault="00A26B76" w:rsidP="00A26B76">
            <w:pPr>
              <w:ind w:firstLine="0"/>
            </w:pPr>
          </w:p>
        </w:tc>
        <w:tc>
          <w:tcPr>
            <w:tcW w:w="462" w:type="dxa"/>
            <w:shd w:val="clear" w:color="auto" w:fill="F2F2F2" w:themeFill="background1" w:themeFillShade="F2"/>
          </w:tcPr>
          <w:p w14:paraId="7CE2A493" w14:textId="77777777" w:rsidR="00A26B76" w:rsidRDefault="00A26B76" w:rsidP="00A26B76">
            <w:pPr>
              <w:keepNext/>
              <w:ind w:firstLine="0"/>
            </w:pPr>
          </w:p>
        </w:tc>
      </w:tr>
      <w:tr w:rsidR="00A26B76" w14:paraId="6D429222" w14:textId="77777777" w:rsidTr="0029363C">
        <w:trPr>
          <w:trHeight w:val="291"/>
        </w:trPr>
        <w:tc>
          <w:tcPr>
            <w:tcW w:w="846" w:type="dxa"/>
            <w:tcBorders>
              <w:right w:val="nil"/>
            </w:tcBorders>
            <w:shd w:val="clear" w:color="auto" w:fill="FFFFFF" w:themeFill="background1"/>
          </w:tcPr>
          <w:p w14:paraId="676155E1" w14:textId="77777777" w:rsidR="00A26B76" w:rsidRDefault="00A26B76" w:rsidP="00A26B76">
            <w:pPr>
              <w:ind w:firstLine="0"/>
              <w:jc w:val="center"/>
            </w:pPr>
            <w:r>
              <w:t>#59</w:t>
            </w:r>
          </w:p>
        </w:tc>
        <w:tc>
          <w:tcPr>
            <w:tcW w:w="2693" w:type="dxa"/>
            <w:tcBorders>
              <w:left w:val="nil"/>
            </w:tcBorders>
            <w:shd w:val="clear" w:color="auto" w:fill="FFFFFF" w:themeFill="background1"/>
          </w:tcPr>
          <w:p w14:paraId="1C289413" w14:textId="77777777" w:rsidR="00A26B76" w:rsidRDefault="0029363C" w:rsidP="00A26B76">
            <w:pPr>
              <w:ind w:firstLine="0"/>
              <w:jc w:val="center"/>
            </w:pPr>
            <w:r>
              <w:t>Desplegar la aplicación completa</w:t>
            </w:r>
          </w:p>
        </w:tc>
        <w:tc>
          <w:tcPr>
            <w:tcW w:w="425" w:type="dxa"/>
            <w:shd w:val="clear" w:color="auto" w:fill="FFFFFF" w:themeFill="background1"/>
          </w:tcPr>
          <w:p w14:paraId="5BC54FA1" w14:textId="77777777" w:rsidR="00A26B76" w:rsidRDefault="00A26B76" w:rsidP="00A26B76">
            <w:pPr>
              <w:ind w:firstLine="0"/>
            </w:pPr>
          </w:p>
        </w:tc>
        <w:tc>
          <w:tcPr>
            <w:tcW w:w="426" w:type="dxa"/>
            <w:shd w:val="clear" w:color="auto" w:fill="FFFFFF" w:themeFill="background1"/>
          </w:tcPr>
          <w:p w14:paraId="3B8CAC34" w14:textId="77777777" w:rsidR="00A26B76" w:rsidRDefault="00A26B76" w:rsidP="00A26B76">
            <w:pPr>
              <w:ind w:firstLine="0"/>
            </w:pPr>
          </w:p>
        </w:tc>
        <w:tc>
          <w:tcPr>
            <w:tcW w:w="425" w:type="dxa"/>
            <w:shd w:val="clear" w:color="auto" w:fill="00CC99"/>
          </w:tcPr>
          <w:p w14:paraId="1EB72321" w14:textId="77777777" w:rsidR="00A26B76" w:rsidRDefault="00A26B76" w:rsidP="00A26B76">
            <w:pPr>
              <w:ind w:firstLine="0"/>
            </w:pPr>
          </w:p>
        </w:tc>
        <w:tc>
          <w:tcPr>
            <w:tcW w:w="425" w:type="dxa"/>
            <w:shd w:val="clear" w:color="auto" w:fill="FFFFFF" w:themeFill="background1"/>
          </w:tcPr>
          <w:p w14:paraId="72CB7377" w14:textId="77777777" w:rsidR="00A26B76" w:rsidRDefault="00A26B76" w:rsidP="00A26B76">
            <w:pPr>
              <w:ind w:firstLine="0"/>
            </w:pPr>
          </w:p>
        </w:tc>
        <w:tc>
          <w:tcPr>
            <w:tcW w:w="425" w:type="dxa"/>
            <w:shd w:val="clear" w:color="auto" w:fill="FFFFFF" w:themeFill="background1"/>
          </w:tcPr>
          <w:p w14:paraId="02198B34" w14:textId="77777777" w:rsidR="00A26B76" w:rsidRDefault="00A26B76" w:rsidP="00A26B76">
            <w:pPr>
              <w:ind w:firstLine="0"/>
            </w:pPr>
          </w:p>
        </w:tc>
        <w:tc>
          <w:tcPr>
            <w:tcW w:w="426" w:type="dxa"/>
            <w:shd w:val="clear" w:color="auto" w:fill="FFFFFF" w:themeFill="background1"/>
          </w:tcPr>
          <w:p w14:paraId="28FDFDD1" w14:textId="77777777" w:rsidR="00A26B76" w:rsidRDefault="00A26B76" w:rsidP="00A26B76">
            <w:pPr>
              <w:ind w:firstLine="0"/>
            </w:pPr>
          </w:p>
        </w:tc>
        <w:tc>
          <w:tcPr>
            <w:tcW w:w="425" w:type="dxa"/>
            <w:shd w:val="clear" w:color="auto" w:fill="FFFFFF" w:themeFill="background1"/>
          </w:tcPr>
          <w:p w14:paraId="32FF100C" w14:textId="77777777" w:rsidR="00A26B76" w:rsidRDefault="00A26B76" w:rsidP="00A26B76">
            <w:pPr>
              <w:ind w:firstLine="0"/>
            </w:pPr>
          </w:p>
        </w:tc>
        <w:tc>
          <w:tcPr>
            <w:tcW w:w="425" w:type="dxa"/>
            <w:shd w:val="clear" w:color="auto" w:fill="FFFFFF" w:themeFill="background1"/>
          </w:tcPr>
          <w:p w14:paraId="7E177406" w14:textId="77777777" w:rsidR="00A26B76" w:rsidRDefault="00A26B76" w:rsidP="00A26B76">
            <w:pPr>
              <w:ind w:firstLine="0"/>
            </w:pPr>
          </w:p>
        </w:tc>
        <w:tc>
          <w:tcPr>
            <w:tcW w:w="425" w:type="dxa"/>
            <w:shd w:val="clear" w:color="auto" w:fill="FFFFFF" w:themeFill="background1"/>
          </w:tcPr>
          <w:p w14:paraId="64CAF7F3" w14:textId="77777777" w:rsidR="00A26B76" w:rsidRDefault="00A26B76" w:rsidP="00A26B76">
            <w:pPr>
              <w:ind w:firstLine="0"/>
            </w:pPr>
          </w:p>
        </w:tc>
        <w:tc>
          <w:tcPr>
            <w:tcW w:w="426" w:type="dxa"/>
            <w:shd w:val="clear" w:color="auto" w:fill="FFFFFF" w:themeFill="background1"/>
          </w:tcPr>
          <w:p w14:paraId="59970329" w14:textId="77777777" w:rsidR="00A26B76" w:rsidRDefault="00A26B76" w:rsidP="00A26B76">
            <w:pPr>
              <w:ind w:firstLine="0"/>
            </w:pPr>
          </w:p>
        </w:tc>
        <w:tc>
          <w:tcPr>
            <w:tcW w:w="425" w:type="dxa"/>
            <w:shd w:val="clear" w:color="auto" w:fill="FFFFFF" w:themeFill="background1"/>
          </w:tcPr>
          <w:p w14:paraId="11612C97" w14:textId="77777777" w:rsidR="00A26B76" w:rsidRDefault="00A26B76" w:rsidP="00A26B76">
            <w:pPr>
              <w:ind w:firstLine="0"/>
            </w:pPr>
          </w:p>
        </w:tc>
        <w:tc>
          <w:tcPr>
            <w:tcW w:w="462" w:type="dxa"/>
            <w:shd w:val="clear" w:color="auto" w:fill="FFFFFF" w:themeFill="background1"/>
          </w:tcPr>
          <w:p w14:paraId="57F85786" w14:textId="77777777" w:rsidR="00A26B76" w:rsidRDefault="00A26B76" w:rsidP="008F7152">
            <w:pPr>
              <w:keepNext/>
              <w:ind w:firstLine="0"/>
            </w:pPr>
          </w:p>
        </w:tc>
      </w:tr>
    </w:tbl>
    <w:p w14:paraId="2DED161E" w14:textId="5581B1A4" w:rsidR="008F7152" w:rsidRDefault="008F7152" w:rsidP="008F7152">
      <w:pPr>
        <w:pStyle w:val="Descripcin"/>
        <w:framePr w:h="226" w:hRule="exact" w:hSpace="141" w:wrap="around" w:vAnchor="page" w:hAnchor="page" w:x="4630" w:y="9136"/>
      </w:pPr>
      <w:r>
        <w:t xml:space="preserve">Tabla </w:t>
      </w:r>
      <w:fldSimple w:instr=" SEQ Tabla \* ARABIC ">
        <w:r w:rsidR="00D820EB">
          <w:rPr>
            <w:noProof/>
          </w:rPr>
          <w:t>9</w:t>
        </w:r>
      </w:fldSimple>
      <w:r>
        <w:t xml:space="preserve"> Distribución tareas sprint 8</w:t>
      </w:r>
    </w:p>
    <w:p w14:paraId="7B7648CC" w14:textId="77777777" w:rsidR="00A26B76" w:rsidRDefault="00A26B76" w:rsidP="00A26B76">
      <w:pPr>
        <w:ind w:firstLine="0"/>
      </w:pPr>
    </w:p>
    <w:p w14:paraId="03D3BA64" w14:textId="77777777" w:rsidR="0029363C" w:rsidRDefault="0029363C" w:rsidP="00543E0C">
      <w:pPr>
        <w:pStyle w:val="Ttulo2"/>
        <w:numPr>
          <w:ilvl w:val="0"/>
          <w:numId w:val="2"/>
        </w:numPr>
      </w:pPr>
      <w:r>
        <w:t>Estudio de viabilidad</w:t>
      </w:r>
      <w:r w:rsidR="00D8494A">
        <w:t xml:space="preserve"> económica</w:t>
      </w:r>
    </w:p>
    <w:p w14:paraId="6CA2409A" w14:textId="77777777" w:rsidR="0029363C" w:rsidRDefault="008F7152" w:rsidP="0029363C">
      <w:r>
        <w:t>En este apartado se van a calcular los costes y beneficios que se podría obtener con la aplicación en caso de que fuera desarrollada en un marco empresarial real.</w:t>
      </w:r>
    </w:p>
    <w:p w14:paraId="27954F94" w14:textId="77777777" w:rsidR="008F7152" w:rsidRDefault="008F7152" w:rsidP="008F7152">
      <w:pPr>
        <w:pStyle w:val="Ttulo3"/>
      </w:pPr>
      <w:r>
        <w:t>Costes</w:t>
      </w:r>
    </w:p>
    <w:p w14:paraId="261AAF84" w14:textId="77777777" w:rsidR="008F7152" w:rsidRDefault="008F7152" w:rsidP="0029363C">
      <w:r>
        <w:t>Primero se van a detallar todos los costes:</w:t>
      </w:r>
    </w:p>
    <w:p w14:paraId="68CC311E" w14:textId="69A25C72" w:rsidR="008F7152" w:rsidRDefault="008F7152" w:rsidP="00543E0C">
      <w:pPr>
        <w:pStyle w:val="Prrafodelista"/>
        <w:numPr>
          <w:ilvl w:val="0"/>
          <w:numId w:val="3"/>
        </w:numPr>
      </w:pPr>
      <w:r>
        <w:t>Empleado</w:t>
      </w:r>
      <w:r w:rsidR="0013615A">
        <w:t>s</w:t>
      </w:r>
      <w:r>
        <w:t>.</w:t>
      </w:r>
    </w:p>
    <w:p w14:paraId="7C8547C0" w14:textId="77777777" w:rsidR="008F7152" w:rsidRDefault="008F7152" w:rsidP="00543E0C">
      <w:pPr>
        <w:pStyle w:val="Prrafodelista"/>
        <w:numPr>
          <w:ilvl w:val="0"/>
          <w:numId w:val="3"/>
        </w:numPr>
      </w:pPr>
      <w:r>
        <w:t>Hardware.</w:t>
      </w:r>
    </w:p>
    <w:p w14:paraId="201E9A9F" w14:textId="1196CE9D" w:rsidR="008F7152" w:rsidRDefault="00F6343B" w:rsidP="00543E0C">
      <w:pPr>
        <w:pStyle w:val="Prrafodelista"/>
        <w:numPr>
          <w:ilvl w:val="0"/>
          <w:numId w:val="3"/>
        </w:numPr>
      </w:pPr>
      <w:r>
        <w:t>Software</w:t>
      </w:r>
      <w:r w:rsidR="008F7152">
        <w:t>.</w:t>
      </w:r>
    </w:p>
    <w:p w14:paraId="1A5FDC5A" w14:textId="7F5850A8" w:rsidR="008F7152" w:rsidRPr="008F7152" w:rsidRDefault="008F7152" w:rsidP="00B65FAD">
      <w:pPr>
        <w:pStyle w:val="Ttulo4"/>
      </w:pPr>
      <w:r w:rsidRPr="008F7152">
        <w:t>Empleado</w:t>
      </w:r>
      <w:r w:rsidR="0013615A">
        <w:t>s</w:t>
      </w:r>
    </w:p>
    <w:p w14:paraId="6A951A85" w14:textId="537DE017" w:rsidR="008F7152" w:rsidRDefault="00AD65C5" w:rsidP="008F7152">
      <w:r>
        <w:t xml:space="preserve">En este apartado se van a calcular los costes de recursos humanos que supondría este proyecto. Se calcula que se han invertido 300 hora de trabajo repartidas en 6 meses. Esto supone un trabajo de 12,5 horas semanales que redondearemos a 13 horas. Se hace una estimación del salario que va a recibir el alumno de 20€/hora, esto supone que el salario bruto del alumno será el siguiente: </w:t>
      </w:r>
    </w:p>
    <w:p w14:paraId="1F0ABF3B" w14:textId="5F077BA4" w:rsidR="00AD65C5" w:rsidRPr="00AD65C5" w:rsidRDefault="00AD65C5" w:rsidP="008F7152">
      <w:pPr>
        <w:rPr>
          <w:rFonts w:eastAsiaTheme="minorEastAsia"/>
        </w:rPr>
      </w:pPr>
      <m:oMathPara>
        <m:oMath>
          <m:r>
            <w:rPr>
              <w:rFonts w:ascii="Cambria Math" w:hAnsi="Cambria Math"/>
            </w:rPr>
            <m:t>13</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×20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=1040€ al mes</m:t>
          </m:r>
        </m:oMath>
      </m:oMathPara>
    </w:p>
    <w:p w14:paraId="3D1F39F0" w14:textId="4F3DE246" w:rsidR="00AD65C5" w:rsidRDefault="00AD65C5" w:rsidP="008F7152">
      <w:pPr>
        <w:rPr>
          <w:rFonts w:eastAsiaTheme="minorEastAsia"/>
        </w:rPr>
      </w:pPr>
      <w:r>
        <w:rPr>
          <w:rFonts w:eastAsiaTheme="minorEastAsia"/>
        </w:rPr>
        <w:lastRenderedPageBreak/>
        <w:t xml:space="preserve">Esto se corresponde con el salario bruto del empleado, a esto se le añaden los impuestos que tiene que pagar la empresa y que pueden ser consultados pulsando </w:t>
      </w:r>
      <w:hyperlink r:id="rId25" w:history="1">
        <w:r w:rsidRPr="00AD65C5">
          <w:rPr>
            <w:rStyle w:val="Hipervnculo"/>
            <w:rFonts w:eastAsiaTheme="minorEastAsia"/>
          </w:rPr>
          <w:t>aquí</w:t>
        </w:r>
      </w:hyperlink>
      <w:r w:rsidR="00B2507B">
        <w:rPr>
          <w:rFonts w:eastAsiaTheme="minorEastAsia"/>
        </w:rPr>
        <w:fldChar w:fldCharType="begin"/>
      </w:r>
      <w:r w:rsidR="00693A99">
        <w:rPr>
          <w:rFonts w:eastAsiaTheme="minorEastAsia"/>
        </w:rPr>
        <w:instrText xml:space="preserve"> ADDIN ZOTERO_ITEM CSL_CITATION {"citationID":"DUyiKb47","properties":{"formattedCitation":"(1)","plainCitation":"(1)","noteIndex":0},"citationItems":[{"id":165,"uris":["http://zotero.org/users/local/7KpN74TT/items/MSM4E88J"],"uri":["http://zotero.org/users/local/7KpN74TT/items/MSM4E88J"],"itemData":{"id":165,"type":"webpage","title":"Seguridad Social: Cotización / Recaudación de Trabajadores","URL":"http://www.seg-social.es/wps/portal/wss/internet/Trabajadores/CotizacionRecaudacionTrabajadores/36537?changeLanguage=es","accessed":{"date-parts":[["2020",2,5]]}}}],"schema":"https://github.com/citation-style-language/schema/raw/master/csl-citation.json"} </w:instrText>
      </w:r>
      <w:r w:rsidR="00B2507B">
        <w:rPr>
          <w:rFonts w:eastAsiaTheme="minorEastAsia"/>
        </w:rPr>
        <w:fldChar w:fldCharType="separate"/>
      </w:r>
      <w:r w:rsidR="00693A99" w:rsidRPr="00693A99">
        <w:rPr>
          <w:rFonts w:cs="Liberation Serif"/>
        </w:rPr>
        <w:t>(1)</w:t>
      </w:r>
      <w:r w:rsidR="00B2507B">
        <w:rPr>
          <w:rFonts w:eastAsiaTheme="minorEastAsia"/>
        </w:rPr>
        <w:fldChar w:fldCharType="end"/>
      </w:r>
      <w:r>
        <w:rPr>
          <w:rFonts w:eastAsiaTheme="minorEastAsia"/>
        </w:rPr>
        <w:t>.</w:t>
      </w:r>
      <w:r w:rsidR="00B2507B">
        <w:rPr>
          <w:rFonts w:eastAsiaTheme="minorEastAsia"/>
        </w:rPr>
        <w:t xml:space="preserve"> Estos impuestos se corresponden con:</w:t>
      </w:r>
    </w:p>
    <w:p w14:paraId="2831782B" w14:textId="0C5EF48B" w:rsidR="00B2507B" w:rsidRDefault="00B2507B" w:rsidP="00B2507B">
      <w:pPr>
        <w:pStyle w:val="Prrafodelista"/>
        <w:numPr>
          <w:ilvl w:val="0"/>
          <w:numId w:val="58"/>
        </w:numPr>
      </w:pPr>
      <w:r>
        <w:t>26,3% de contingencias.</w:t>
      </w:r>
    </w:p>
    <w:p w14:paraId="31D81E7C" w14:textId="68331B09" w:rsidR="00B2507B" w:rsidRDefault="00B2507B" w:rsidP="00B2507B">
      <w:pPr>
        <w:pStyle w:val="Prrafodelista"/>
        <w:numPr>
          <w:ilvl w:val="0"/>
          <w:numId w:val="58"/>
        </w:numPr>
      </w:pPr>
      <w:r>
        <w:t>5,5% de desempleo.</w:t>
      </w:r>
    </w:p>
    <w:p w14:paraId="0BA10F39" w14:textId="08B1B017" w:rsidR="00B2507B" w:rsidRDefault="00B2507B" w:rsidP="00B2507B">
      <w:pPr>
        <w:pStyle w:val="Prrafodelista"/>
        <w:numPr>
          <w:ilvl w:val="0"/>
          <w:numId w:val="58"/>
        </w:numPr>
      </w:pPr>
      <w:r>
        <w:t>0.20% de FOGASA.</w:t>
      </w:r>
    </w:p>
    <w:p w14:paraId="23BD06C6" w14:textId="2F33ED86" w:rsidR="00B2507B" w:rsidRDefault="00B2507B" w:rsidP="00B2507B">
      <w:pPr>
        <w:pStyle w:val="Prrafodelista"/>
        <w:numPr>
          <w:ilvl w:val="0"/>
          <w:numId w:val="58"/>
        </w:numPr>
      </w:pPr>
      <w:r>
        <w:rPr>
          <w:noProof/>
        </w:rPr>
        <mc:AlternateContent>
          <mc:Choice Requires="wps">
            <w:drawing>
              <wp:anchor distT="0" distB="0" distL="114300" distR="114300" simplePos="0" relativeHeight="251913216" behindDoc="1" locked="0" layoutInCell="1" allowOverlap="1" wp14:anchorId="762BFA7A" wp14:editId="7B1A9312">
                <wp:simplePos x="0" y="0"/>
                <wp:positionH relativeFrom="column">
                  <wp:posOffset>0</wp:posOffset>
                </wp:positionH>
                <wp:positionV relativeFrom="paragraph">
                  <wp:posOffset>4594225</wp:posOffset>
                </wp:positionV>
                <wp:extent cx="5400040" cy="635"/>
                <wp:effectExtent l="0" t="0" r="0" b="0"/>
                <wp:wrapTight wrapText="bothSides">
                  <wp:wrapPolygon edited="0">
                    <wp:start x="0" y="0"/>
                    <wp:lineTo x="0" y="21600"/>
                    <wp:lineTo x="21600" y="21600"/>
                    <wp:lineTo x="21600" y="0"/>
                  </wp:wrapPolygon>
                </wp:wrapTight>
                <wp:docPr id="93" name="Cuadro de texto 9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42A93A" w14:textId="78021EEB" w:rsidR="0013615A" w:rsidRPr="00896208" w:rsidRDefault="0013615A" w:rsidP="00B2507B">
                            <w:pPr>
                              <w:pStyle w:val="Descripcin"/>
                              <w:jc w:val="center"/>
                              <w:rPr>
                                <w:noProof/>
                              </w:rPr>
                            </w:pPr>
                            <w:r>
                              <w:t xml:space="preserve">Ilustración </w:t>
                            </w:r>
                            <w:fldSimple w:instr=" SEQ Ilustración \* ARABIC ">
                              <w:r>
                                <w:rPr>
                                  <w:noProof/>
                                </w:rPr>
                                <w:t>9</w:t>
                              </w:r>
                            </w:fldSimple>
                            <w:r>
                              <w:t xml:space="preserve"> Impuestos salario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FA7A" id="Cuadro de texto 93" o:spid="_x0000_s1034" type="#_x0000_t202" style="position:absolute;left:0;text-align:left;margin-left:0;margin-top:361.75pt;width:425.2pt;height:.0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" stroked="f">
                <v:textbox style="mso-fit-shape-to-text:t" inset="0,0,0,0">
                  <w:txbxContent>
                    <w:p w14:paraId="1E42A93A" w14:textId="78021EEB" w:rsidR="0013615A" w:rsidRPr="00896208" w:rsidRDefault="0013615A" w:rsidP="00B2507B">
                      <w:pPr>
                        <w:pStyle w:val="Descripcin"/>
                        <w:jc w:val="center"/>
                        <w:rPr>
                          <w:noProof/>
                        </w:rPr>
                      </w:pPr>
                      <w:r>
                        <w:t xml:space="preserve">Ilustración </w:t>
                      </w:r>
                      <w:fldSimple w:instr=" SEQ Ilustración \* ARABIC ">
                        <w:r>
                          <w:rPr>
                            <w:noProof/>
                          </w:rPr>
                          <w:t>9</w:t>
                        </w:r>
                      </w:fldSimple>
                      <w:r>
                        <w:t xml:space="preserve"> Impuestos salario</w:t>
                      </w:r>
                    </w:p>
                  </w:txbxContent>
                </v:textbox>
                <w10:wrap type="tight"/>
              </v:shape>
            </w:pict>
          </mc:Fallback>
        </mc:AlternateContent>
      </w:r>
      <w:r>
        <w:rPr>
          <w:noProof/>
        </w:rPr>
        <w:drawing>
          <wp:anchor distT="0" distB="0" distL="114300" distR="114300" simplePos="0" relativeHeight="251911168" behindDoc="1" locked="0" layoutInCell="1" allowOverlap="1" wp14:anchorId="3D870B8D" wp14:editId="2F98ACF1">
            <wp:simplePos x="0" y="0"/>
            <wp:positionH relativeFrom="margin">
              <wp:align>right</wp:align>
            </wp:positionH>
            <wp:positionV relativeFrom="paragraph">
              <wp:posOffset>248920</wp:posOffset>
            </wp:positionV>
            <wp:extent cx="5400040" cy="4288155"/>
            <wp:effectExtent l="0" t="0" r="0" b="0"/>
            <wp:wrapTight wrapText="bothSides">
              <wp:wrapPolygon edited="0">
                <wp:start x="0" y="0"/>
                <wp:lineTo x="0" y="21494"/>
                <wp:lineTo x="21488" y="21494"/>
                <wp:lineTo x="21488" y="0"/>
                <wp:lineTo x="0" y="0"/>
              </wp:wrapPolygon>
            </wp:wrapTight>
            <wp:docPr id="92" name="Imagen 9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puest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288155"/>
                    </a:xfrm>
                    <a:prstGeom prst="rect">
                      <a:avLst/>
                    </a:prstGeom>
                  </pic:spPr>
                </pic:pic>
              </a:graphicData>
            </a:graphic>
          </wp:anchor>
        </w:drawing>
      </w:r>
      <w:r>
        <w:t>0.60% de formación profesional.</w:t>
      </w:r>
    </w:p>
    <w:p w14:paraId="6C9F552D" w14:textId="40EDAFB8" w:rsidR="00B2507B" w:rsidRDefault="00B2507B" w:rsidP="00B2507B">
      <w:r>
        <w:t>Por tanto, teniendo en cuenta dichos impuestos, nos sale que la empresa tiene que pagar por este empleado:</w:t>
      </w:r>
    </w:p>
    <w:p w14:paraId="797AEC7F" w14:textId="2721FBBF" w:rsidR="00B2507B" w:rsidRPr="00B2507B" w:rsidRDefault="006B12D5" w:rsidP="00B2507B">
      <w:pPr>
        <w:rPr>
          <w:rFonts w:eastAsiaTheme="minorEastAsia"/>
        </w:rPr>
      </w:pPr>
      <m:oMathPara>
        <m:oMath>
          <m:f>
            <m:fPr>
              <m:ctrlPr>
                <w:rPr>
                  <w:rFonts w:ascii="Cambria Math" w:hAnsi="Cambria Math"/>
                  <w:i/>
                </w:rPr>
              </m:ctrlPr>
            </m:fPr>
            <m:num>
              <m:r>
                <w:rPr>
                  <w:rFonts w:ascii="Cambria Math" w:hAnsi="Cambria Math"/>
                </w:rPr>
                <m:t>1040</m:t>
              </m:r>
              <m:f>
                <m:fPr>
                  <m:ctrlPr>
                    <w:rPr>
                      <w:rFonts w:ascii="Cambria Math" w:hAnsi="Cambria Math"/>
                      <w:i/>
                    </w:rPr>
                  </m:ctrlPr>
                </m:fPr>
                <m:num>
                  <m:r>
                    <w:rPr>
                      <w:rFonts w:ascii="Cambria Math" w:hAnsi="Cambria Math"/>
                    </w:rPr>
                    <m:t>€</m:t>
                  </m:r>
                </m:num>
                <m:den>
                  <m:r>
                    <w:rPr>
                      <w:rFonts w:ascii="Cambria Math" w:hAnsi="Cambria Math"/>
                    </w:rPr>
                    <m:t>mes</m:t>
                  </m:r>
                </m:den>
              </m:f>
            </m:num>
            <m:den>
              <m:r>
                <w:rPr>
                  <w:rFonts w:ascii="Cambria Math" w:hAnsi="Cambria Math"/>
                </w:rPr>
                <m:t>1-(0,236+0,055+0,002+0,006)</m:t>
              </m:r>
            </m:den>
          </m:f>
          <m:r>
            <w:rPr>
              <w:rFonts w:ascii="Cambria Math" w:hAnsi="Cambria Math"/>
            </w:rPr>
            <m:t>=1484€/mes</m:t>
          </m:r>
        </m:oMath>
      </m:oMathPara>
    </w:p>
    <w:p w14:paraId="72B45205" w14:textId="06011ACE" w:rsidR="00B2507B" w:rsidRDefault="00B2507B" w:rsidP="00B2507B">
      <w:pPr>
        <w:rPr>
          <w:rFonts w:eastAsiaTheme="minorEastAsia"/>
        </w:rPr>
      </w:pPr>
      <w:r>
        <w:rPr>
          <w:rFonts w:eastAsiaTheme="minorEastAsia"/>
        </w:rPr>
        <w:t>Además, se dispone de dos profesores tutelando al alumno, con amplios conocimientos en el tema, por tanto, es lógico que el pago por sus servicios sea mayor (40€/hora). Los tutores, van a guiar al alumno a lo largo del proyecto trabajando un total de 2 horas/semana. Por tanto:</w:t>
      </w:r>
    </w:p>
    <w:p w14:paraId="736E03C9" w14:textId="155A12C7" w:rsidR="00B2507B" w:rsidRPr="00AB6732" w:rsidRDefault="00B2507B" w:rsidP="00B2507B">
      <w:pPr>
        <w:rPr>
          <w:rFonts w:eastAsiaTheme="minorEastAsia"/>
        </w:rPr>
      </w:pPr>
      <m:oMathPara>
        <m:oMath>
          <m:r>
            <w:rPr>
              <w:rFonts w:ascii="Cambria Math" w:hAnsi="Cambria Math"/>
            </w:rPr>
            <m:t>2</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×40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=320€ al mes por profesor</m:t>
          </m:r>
        </m:oMath>
      </m:oMathPara>
    </w:p>
    <w:p w14:paraId="3B8F1BAF" w14:textId="485DD9BB" w:rsidR="00AB6732" w:rsidRDefault="00AB6732" w:rsidP="00B2507B">
      <w:pPr>
        <w:rPr>
          <w:rFonts w:eastAsiaTheme="minorEastAsia"/>
        </w:rPr>
      </w:pPr>
      <w:r>
        <w:rPr>
          <w:rFonts w:eastAsiaTheme="minorEastAsia"/>
        </w:rPr>
        <w:t>Son entonces, 640€ brutos entre los dos profesores que habrá que sumar los impuestos que ello conlleva:</w:t>
      </w:r>
    </w:p>
    <w:p w14:paraId="5376C70E" w14:textId="45E574F3" w:rsidR="00AB6732" w:rsidRPr="00AB6732" w:rsidRDefault="006B12D5" w:rsidP="00B2507B">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640€</m:t>
                  </m:r>
                </m:num>
                <m:den>
                  <m:r>
                    <w:rPr>
                      <w:rFonts w:ascii="Cambria Math" w:hAnsi="Cambria Math"/>
                    </w:rPr>
                    <m:t>mes</m:t>
                  </m:r>
                </m:den>
              </m:f>
            </m:num>
            <m:den>
              <m:r>
                <w:rPr>
                  <w:rFonts w:ascii="Cambria Math" w:hAnsi="Cambria Math"/>
                </w:rPr>
                <m:t>1-(0.236+0.055+0.002+0.006)</m:t>
              </m:r>
            </m:den>
          </m:f>
          <m:r>
            <w:rPr>
              <w:rFonts w:ascii="Cambria Math" w:hAnsi="Cambria Math"/>
            </w:rPr>
            <m:t>=913€ al mes entre los dos profesores</m:t>
          </m:r>
        </m:oMath>
      </m:oMathPara>
    </w:p>
    <w:p w14:paraId="0EC45B75" w14:textId="6E3B9B0D" w:rsidR="00AB6732" w:rsidRDefault="00AB6732" w:rsidP="00B2507B">
      <w:r>
        <w:rPr>
          <w:rFonts w:eastAsiaTheme="minorEastAsia"/>
        </w:rPr>
        <w:t>Con lo cual, finalmente, la empresa tendrá que pagar un coste mensual de 2397€. El proyecto ha sido realizado a lo largo de seis meses, por tanto, el coste total que la empresa va a tener que pagar será: 14382€</w:t>
      </w:r>
    </w:p>
    <w:p w14:paraId="75275880" w14:textId="77777777" w:rsidR="008F7152" w:rsidRPr="008F7152" w:rsidRDefault="008F7152" w:rsidP="00B65FAD">
      <w:pPr>
        <w:pStyle w:val="Ttulo4"/>
      </w:pPr>
      <w:r w:rsidRPr="008F7152">
        <w:t>Hardware</w:t>
      </w:r>
    </w:p>
    <w:p w14:paraId="017B0DD5" w14:textId="77777777" w:rsidR="008F7152" w:rsidRDefault="008F7152" w:rsidP="008F7152">
      <w:r>
        <w:t>Para realizar el proyecto ha hecho falta un ordenador portátil para todo el desarrollo y pruebas en ordenador, y un dispositivo móvil para hacer las pruebas en móvil con el fin de comprobar la compatibilidad con diferentes dispositivos.</w:t>
      </w:r>
    </w:p>
    <w:p w14:paraId="68CE4412" w14:textId="306AD0CE" w:rsidR="008F7152" w:rsidRDefault="00AB6732" w:rsidP="008F7152">
      <w:r>
        <w:t>El ordenador ha costado un total de 1000€ que se van a amortizar en 4 años, por tanto:</w:t>
      </w:r>
    </w:p>
    <w:p w14:paraId="0CD93978" w14:textId="466A4CFD" w:rsidR="00AB6732" w:rsidRPr="00AB6732" w:rsidRDefault="006B12D5" w:rsidP="008F7152">
      <w:pPr>
        <w:rPr>
          <w:rFonts w:eastAsiaTheme="minorEastAsia"/>
        </w:rPr>
      </w:pPr>
      <m:oMathPara>
        <m:oMath>
          <m:f>
            <m:fPr>
              <m:ctrlPr>
                <w:rPr>
                  <w:rFonts w:ascii="Cambria Math" w:hAnsi="Cambria Math"/>
                  <w:i/>
                </w:rPr>
              </m:ctrlPr>
            </m:fPr>
            <m:num>
              <m:r>
                <w:rPr>
                  <w:rFonts w:ascii="Cambria Math" w:hAnsi="Cambria Math"/>
                </w:rPr>
                <m:t>1000€</m:t>
              </m:r>
            </m:num>
            <m:den>
              <m:r>
                <w:rPr>
                  <w:rFonts w:ascii="Cambria Math" w:hAnsi="Cambria Math"/>
                </w:rPr>
                <m:t>4 años</m:t>
              </m:r>
            </m:den>
          </m:f>
          <m:r>
            <w:rPr>
              <w:rFonts w:ascii="Cambria Math" w:hAnsi="Cambria Math"/>
            </w:rPr>
            <m:t>=250€ por año</m:t>
          </m:r>
        </m:oMath>
      </m:oMathPara>
    </w:p>
    <w:p w14:paraId="77185D33" w14:textId="00446410" w:rsidR="00AB6732" w:rsidRDefault="00AB6732" w:rsidP="008F7152">
      <w:pPr>
        <w:rPr>
          <w:rFonts w:eastAsiaTheme="minorEastAsia"/>
        </w:rPr>
      </w:pPr>
      <w:r>
        <w:rPr>
          <w:rFonts w:eastAsiaTheme="minorEastAsia"/>
        </w:rPr>
        <w:t>Como el proyecto no ha durado un año, sino que ha supuesto 6 meses, medio año, el coste de la amortización será de 125€.</w:t>
      </w:r>
    </w:p>
    <w:p w14:paraId="2835A07D" w14:textId="2AC94525" w:rsidR="00AB6732" w:rsidRDefault="00AB6732" w:rsidP="008F7152">
      <w:pPr>
        <w:rPr>
          <w:rFonts w:eastAsiaTheme="minorEastAsia"/>
        </w:rPr>
      </w:pPr>
      <w:r>
        <w:rPr>
          <w:rFonts w:eastAsiaTheme="minorEastAsia"/>
        </w:rPr>
        <w:t>Además, como se ha mencionado, también se dispone de un dispositivo móvil para la realización de pruebas que ha costado 200€</w:t>
      </w:r>
      <w:r w:rsidR="00727232">
        <w:rPr>
          <w:rFonts w:eastAsiaTheme="minorEastAsia"/>
        </w:rPr>
        <w:t xml:space="preserve"> y se amortizará también en 4 años, de tal forma que serán:</w:t>
      </w:r>
    </w:p>
    <w:p w14:paraId="066E6CFE" w14:textId="23411EE7" w:rsidR="00727232" w:rsidRPr="00727232" w:rsidRDefault="006B12D5" w:rsidP="008F7152">
      <w:pPr>
        <w:rPr>
          <w:rFonts w:eastAsiaTheme="minorEastAsia"/>
        </w:rPr>
      </w:pPr>
      <m:oMathPara>
        <m:oMath>
          <m:f>
            <m:fPr>
              <m:ctrlPr>
                <w:rPr>
                  <w:rFonts w:ascii="Cambria Math" w:hAnsi="Cambria Math"/>
                  <w:i/>
                </w:rPr>
              </m:ctrlPr>
            </m:fPr>
            <m:num>
              <m:r>
                <w:rPr>
                  <w:rFonts w:ascii="Cambria Math" w:hAnsi="Cambria Math"/>
                </w:rPr>
                <m:t>200€</m:t>
              </m:r>
            </m:num>
            <m:den>
              <m:r>
                <w:rPr>
                  <w:rFonts w:ascii="Cambria Math" w:hAnsi="Cambria Math"/>
                </w:rPr>
                <m:t>4años</m:t>
              </m:r>
            </m:den>
          </m:f>
          <m:r>
            <w:rPr>
              <w:rFonts w:ascii="Cambria Math" w:hAnsi="Cambria Math"/>
            </w:rPr>
            <m:t>=50€ por año</m:t>
          </m:r>
        </m:oMath>
      </m:oMathPara>
    </w:p>
    <w:p w14:paraId="144B415D" w14:textId="01D79A87" w:rsidR="00727232" w:rsidRDefault="00727232" w:rsidP="008F7152">
      <w:pPr>
        <w:rPr>
          <w:rFonts w:eastAsiaTheme="minorEastAsia"/>
        </w:rPr>
      </w:pPr>
      <w:r>
        <w:rPr>
          <w:rFonts w:eastAsiaTheme="minorEastAsia"/>
        </w:rPr>
        <w:t>Al igual que antes, se ha trabajado durante 6 meses en el proyecto, por tanto, el coste de amortización va a ser de 25€.</w:t>
      </w:r>
    </w:p>
    <w:p w14:paraId="6599991D" w14:textId="14CC63F7" w:rsidR="00727232" w:rsidRDefault="00727232" w:rsidP="008F7152">
      <w:r>
        <w:rPr>
          <w:rFonts w:eastAsiaTheme="minorEastAsia"/>
        </w:rPr>
        <w:t>Con esto sale un total de 250€ + 25€ = 275€ de costes de hardware.</w:t>
      </w:r>
    </w:p>
    <w:p w14:paraId="4C166060" w14:textId="77777777" w:rsidR="008F7152" w:rsidRPr="008F7152" w:rsidRDefault="008F7152" w:rsidP="00B65FAD">
      <w:pPr>
        <w:pStyle w:val="Ttulo4"/>
      </w:pPr>
      <w:r w:rsidRPr="008F7152">
        <w:t>Software</w:t>
      </w:r>
    </w:p>
    <w:p w14:paraId="117C0F28" w14:textId="7A422DD6" w:rsidR="008F7152" w:rsidRDefault="008F7152" w:rsidP="008F7152">
      <w:r>
        <w:t>Para este proyecto todas las herramientas software han sido gratuitas excepto el sistema operativo empleado para ello. Dicho sistema ha sido el Windows 10 Home, valorado en 145</w:t>
      </w:r>
      <w:r w:rsidR="0013615A">
        <w:t>,</w:t>
      </w:r>
      <w:r>
        <w:t>00€</w:t>
      </w:r>
      <w:r w:rsidR="00727232">
        <w:t>.</w:t>
      </w:r>
    </w:p>
    <w:p w14:paraId="3C78FCC1" w14:textId="7945297F" w:rsidR="00727232" w:rsidRDefault="00727232" w:rsidP="008F7152">
      <w:r>
        <w:t xml:space="preserve">También se ha empleado el paquete de Office para la realización de la documentación. Este paquete para empresas </w:t>
      </w:r>
      <w:r w:rsidR="0013615A">
        <w:t>está</w:t>
      </w:r>
      <w:r>
        <w:t xml:space="preserve"> valorado en 8</w:t>
      </w:r>
      <w:r w:rsidR="0013615A">
        <w:t>,</w:t>
      </w:r>
      <w:r>
        <w:t>80€ al mes. Ambos productos tienen una amortización de 4 años, por tanto:</w:t>
      </w:r>
    </w:p>
    <w:p w14:paraId="0E302D09" w14:textId="70C3E3EB" w:rsidR="00727232" w:rsidRDefault="00727232" w:rsidP="00727232">
      <w:pPr>
        <w:pStyle w:val="Prrafodelista"/>
        <w:numPr>
          <w:ilvl w:val="0"/>
          <w:numId w:val="59"/>
        </w:numPr>
      </w:pPr>
      <w:r>
        <w:t>Costes Windows 10 Home:</w:t>
      </w:r>
    </w:p>
    <w:p w14:paraId="4A154044" w14:textId="31A1C152" w:rsidR="00727232" w:rsidRPr="00727232" w:rsidRDefault="006B12D5" w:rsidP="00727232">
      <w:pPr>
        <w:rPr>
          <w:rFonts w:eastAsiaTheme="minorEastAsia"/>
          <w:bCs/>
        </w:rPr>
      </w:pPr>
      <m:oMathPara>
        <m:oMath>
          <m:f>
            <m:fPr>
              <m:ctrlPr>
                <w:rPr>
                  <w:rFonts w:ascii="Cambria Math" w:hAnsi="Cambria Math"/>
                  <w:bCs/>
                </w:rPr>
              </m:ctrlPr>
            </m:fPr>
            <m:num>
              <m:r>
                <m:rPr>
                  <m:sty m:val="p"/>
                </m:rPr>
                <w:rPr>
                  <w:rFonts w:ascii="Cambria Math" w:hAnsi="Cambria Math"/>
                </w:rPr>
                <m:t>145€</m:t>
              </m:r>
            </m:num>
            <m:den>
              <m:r>
                <m:rPr>
                  <m:sty m:val="p"/>
                </m:rPr>
                <w:rPr>
                  <w:rFonts w:ascii="Cambria Math" w:hAnsi="Cambria Math"/>
                </w:rPr>
                <m:t>4 años</m:t>
              </m:r>
            </m:den>
          </m:f>
          <m:r>
            <w:rPr>
              <w:rFonts w:ascii="Cambria Math" w:hAnsi="Cambria Math"/>
            </w:rPr>
            <m:t>=36,25€ al año</m:t>
          </m:r>
        </m:oMath>
      </m:oMathPara>
    </w:p>
    <w:p w14:paraId="0347543D" w14:textId="4EF14142" w:rsidR="00727232" w:rsidRDefault="00727232" w:rsidP="00727232">
      <w:pPr>
        <w:pStyle w:val="Prrafodelista"/>
        <w:numPr>
          <w:ilvl w:val="0"/>
          <w:numId w:val="59"/>
        </w:numPr>
        <w:rPr>
          <w:bCs/>
        </w:rPr>
      </w:pPr>
      <w:r>
        <w:rPr>
          <w:bCs/>
        </w:rPr>
        <w:t>Costes Office: el paquete cuesta 8.80€</w:t>
      </w:r>
      <w:r w:rsidR="0013615A">
        <w:rPr>
          <w:bCs/>
        </w:rPr>
        <w:t xml:space="preserve"> al mes, el proyecto ha durado 6 meses por tanto ha costado un total de 52.8€:</w:t>
      </w:r>
    </w:p>
    <w:p w14:paraId="186150A1" w14:textId="78F600E8" w:rsidR="0013615A" w:rsidRPr="0013615A" w:rsidRDefault="006B12D5" w:rsidP="0013615A">
      <w:pPr>
        <w:rPr>
          <w:rFonts w:eastAsiaTheme="minorEastAsia"/>
          <w:bCs/>
        </w:rPr>
      </w:pPr>
      <m:oMathPara>
        <m:oMath>
          <m:f>
            <m:fPr>
              <m:ctrlPr>
                <w:rPr>
                  <w:rFonts w:ascii="Cambria Math" w:hAnsi="Cambria Math"/>
                  <w:bCs/>
                  <w:i/>
                </w:rPr>
              </m:ctrlPr>
            </m:fPr>
            <m:num>
              <m:r>
                <w:rPr>
                  <w:rFonts w:ascii="Cambria Math" w:hAnsi="Cambria Math"/>
                </w:rPr>
                <m:t>52.8€</m:t>
              </m:r>
            </m:num>
            <m:den>
              <m:r>
                <w:rPr>
                  <w:rFonts w:ascii="Cambria Math" w:hAnsi="Cambria Math"/>
                </w:rPr>
                <m:t>4 años</m:t>
              </m:r>
            </m:den>
          </m:f>
          <m:r>
            <w:rPr>
              <w:rFonts w:ascii="Cambria Math" w:hAnsi="Cambria Math"/>
            </w:rPr>
            <m:t>=13,2€ al año</m:t>
          </m:r>
        </m:oMath>
      </m:oMathPara>
    </w:p>
    <w:p w14:paraId="22C7307A" w14:textId="78820F14" w:rsidR="0013615A" w:rsidRDefault="0013615A" w:rsidP="0013615A">
      <w:pPr>
        <w:rPr>
          <w:rFonts w:eastAsiaTheme="minorEastAsia"/>
          <w:bCs/>
        </w:rPr>
      </w:pPr>
      <w:r>
        <w:rPr>
          <w:rFonts w:eastAsiaTheme="minorEastAsia"/>
          <w:bCs/>
        </w:rPr>
        <w:t>Por tanto, como el proyecto ha durado 6 meses, se dividen estos costes por dos, lo que hace un total de 18,125€ al año el sistema operativo y 6,6€ el paquete Office.</w:t>
      </w:r>
    </w:p>
    <w:p w14:paraId="2D84C4CC" w14:textId="01170BBD" w:rsidR="0013615A" w:rsidRPr="0013615A" w:rsidRDefault="0013615A" w:rsidP="0013615A">
      <w:pPr>
        <w:rPr>
          <w:bCs/>
        </w:rPr>
      </w:pPr>
      <w:r>
        <w:rPr>
          <w:rFonts w:eastAsiaTheme="minorEastAsia"/>
          <w:bCs/>
        </w:rPr>
        <w:t>Todo esto junto suponen unos costes de software de 24,725€.</w:t>
      </w:r>
    </w:p>
    <w:p w14:paraId="7D6DA05A" w14:textId="41E35A8A" w:rsidR="008F7152" w:rsidRPr="008F7152" w:rsidRDefault="008F7152" w:rsidP="00B65FAD">
      <w:pPr>
        <w:pStyle w:val="Ttulo4"/>
      </w:pPr>
      <w:r w:rsidRPr="008F7152">
        <w:lastRenderedPageBreak/>
        <w:t>Total</w:t>
      </w:r>
    </w:p>
    <w:p w14:paraId="6A4F53C2" w14:textId="7DDD46F4" w:rsidR="00B65FAD" w:rsidRDefault="00B65FAD" w:rsidP="008F7152">
      <w:r>
        <w:t>Para calcular los costes totales que va a tener el proyecto, se estima que además hay una serie de costes indirectos, que son los que pertenecen a la luz, internet, infraestructura… Se establece este valor como el 15% de los gastos totales.</w:t>
      </w:r>
    </w:p>
    <w:p w14:paraId="71ADAA28" w14:textId="523F87F3" w:rsidR="008F7152" w:rsidRDefault="008F7152" w:rsidP="008F7152">
      <w:r>
        <w:t>De esta forma podemos calculas los costes totales del proyecto como un total de:</w:t>
      </w:r>
    </w:p>
    <w:tbl>
      <w:tblPr>
        <w:tblStyle w:val="Tablaconcuadrcula"/>
        <w:tblW w:w="0" w:type="auto"/>
        <w:tblInd w:w="2164" w:type="dxa"/>
        <w:tblBorders>
          <w:insideH w:val="none" w:sz="0" w:space="0" w:color="auto"/>
          <w:insideV w:val="none" w:sz="0" w:space="0" w:color="auto"/>
        </w:tblBorders>
        <w:tblLook w:val="04A0" w:firstRow="1" w:lastRow="0" w:firstColumn="1" w:lastColumn="0" w:noHBand="0" w:noVBand="1"/>
      </w:tblPr>
      <w:tblGrid>
        <w:gridCol w:w="2172"/>
        <w:gridCol w:w="2172"/>
      </w:tblGrid>
      <w:tr w:rsidR="0013615A" w14:paraId="6E82C30C" w14:textId="77777777" w:rsidTr="0013615A">
        <w:trPr>
          <w:trHeight w:val="266"/>
        </w:trPr>
        <w:tc>
          <w:tcPr>
            <w:tcW w:w="2172" w:type="dxa"/>
            <w:tcBorders>
              <w:top w:val="single" w:sz="4" w:space="0" w:color="auto"/>
              <w:bottom w:val="single" w:sz="4" w:space="0" w:color="auto"/>
              <w:right w:val="single" w:sz="4" w:space="0" w:color="auto"/>
            </w:tcBorders>
          </w:tcPr>
          <w:p w14:paraId="03775311" w14:textId="2BDF1084" w:rsidR="0013615A" w:rsidRPr="0013615A" w:rsidRDefault="0013615A" w:rsidP="0013615A">
            <w:pPr>
              <w:ind w:firstLine="0"/>
              <w:jc w:val="center"/>
              <w:rPr>
                <w:b/>
                <w:bCs/>
              </w:rPr>
            </w:pPr>
            <w:r w:rsidRPr="0013615A">
              <w:rPr>
                <w:b/>
                <w:bCs/>
              </w:rPr>
              <w:t>Tipos de costes</w:t>
            </w:r>
          </w:p>
        </w:tc>
        <w:tc>
          <w:tcPr>
            <w:tcW w:w="2172" w:type="dxa"/>
            <w:tcBorders>
              <w:top w:val="single" w:sz="4" w:space="0" w:color="auto"/>
              <w:left w:val="single" w:sz="4" w:space="0" w:color="auto"/>
              <w:bottom w:val="single" w:sz="4" w:space="0" w:color="auto"/>
            </w:tcBorders>
          </w:tcPr>
          <w:p w14:paraId="13BA5605" w14:textId="03EBB95F" w:rsidR="0013615A" w:rsidRPr="0013615A" w:rsidRDefault="0013615A" w:rsidP="0013615A">
            <w:pPr>
              <w:ind w:firstLine="0"/>
              <w:jc w:val="center"/>
              <w:rPr>
                <w:b/>
                <w:bCs/>
              </w:rPr>
            </w:pPr>
            <w:r w:rsidRPr="0013615A">
              <w:rPr>
                <w:b/>
                <w:bCs/>
              </w:rPr>
              <w:t>Total €</w:t>
            </w:r>
          </w:p>
        </w:tc>
      </w:tr>
      <w:tr w:rsidR="0013615A" w14:paraId="4BB769FE" w14:textId="77777777" w:rsidTr="0013615A">
        <w:trPr>
          <w:trHeight w:val="250"/>
        </w:trPr>
        <w:tc>
          <w:tcPr>
            <w:tcW w:w="2172" w:type="dxa"/>
            <w:tcBorders>
              <w:top w:val="single" w:sz="4" w:space="0" w:color="auto"/>
              <w:bottom w:val="nil"/>
              <w:right w:val="single" w:sz="4" w:space="0" w:color="auto"/>
            </w:tcBorders>
          </w:tcPr>
          <w:p w14:paraId="29819D45" w14:textId="1ECCA05A" w:rsidR="0013615A" w:rsidRDefault="0013615A" w:rsidP="0013615A">
            <w:pPr>
              <w:ind w:firstLine="0"/>
              <w:jc w:val="center"/>
            </w:pPr>
            <w:r>
              <w:t>Costes de empleados</w:t>
            </w:r>
          </w:p>
        </w:tc>
        <w:tc>
          <w:tcPr>
            <w:tcW w:w="2172" w:type="dxa"/>
            <w:tcBorders>
              <w:top w:val="single" w:sz="4" w:space="0" w:color="auto"/>
              <w:left w:val="single" w:sz="4" w:space="0" w:color="auto"/>
            </w:tcBorders>
          </w:tcPr>
          <w:p w14:paraId="6C7B27EC" w14:textId="536114C9" w:rsidR="0013615A" w:rsidRDefault="0013615A" w:rsidP="0013615A">
            <w:pPr>
              <w:ind w:firstLine="0"/>
              <w:jc w:val="center"/>
            </w:pPr>
            <w:r>
              <w:t>14382€</w:t>
            </w:r>
          </w:p>
        </w:tc>
      </w:tr>
      <w:tr w:rsidR="0013615A" w14:paraId="5BFDD853" w14:textId="77777777" w:rsidTr="0013615A">
        <w:trPr>
          <w:trHeight w:val="266"/>
        </w:trPr>
        <w:tc>
          <w:tcPr>
            <w:tcW w:w="2172" w:type="dxa"/>
            <w:tcBorders>
              <w:top w:val="nil"/>
              <w:bottom w:val="nil"/>
              <w:right w:val="single" w:sz="4" w:space="0" w:color="auto"/>
            </w:tcBorders>
          </w:tcPr>
          <w:p w14:paraId="566A066B" w14:textId="4AEAA8CA" w:rsidR="0013615A" w:rsidRDefault="0013615A" w:rsidP="0013615A">
            <w:pPr>
              <w:ind w:firstLine="0"/>
              <w:jc w:val="center"/>
            </w:pPr>
            <w:r>
              <w:t>Costes de hardware</w:t>
            </w:r>
          </w:p>
        </w:tc>
        <w:tc>
          <w:tcPr>
            <w:tcW w:w="2172" w:type="dxa"/>
            <w:tcBorders>
              <w:left w:val="single" w:sz="4" w:space="0" w:color="auto"/>
            </w:tcBorders>
          </w:tcPr>
          <w:p w14:paraId="3C852C36" w14:textId="24FF3303" w:rsidR="0013615A" w:rsidRDefault="0013615A" w:rsidP="0013615A">
            <w:pPr>
              <w:ind w:firstLine="0"/>
              <w:jc w:val="center"/>
            </w:pPr>
            <w:r>
              <w:t>275€</w:t>
            </w:r>
          </w:p>
        </w:tc>
      </w:tr>
      <w:tr w:rsidR="0013615A" w14:paraId="1504EDB5" w14:textId="77777777" w:rsidTr="00B65FAD">
        <w:trPr>
          <w:trHeight w:val="266"/>
        </w:trPr>
        <w:tc>
          <w:tcPr>
            <w:tcW w:w="2172" w:type="dxa"/>
            <w:tcBorders>
              <w:top w:val="nil"/>
              <w:bottom w:val="nil"/>
              <w:right w:val="single" w:sz="4" w:space="0" w:color="auto"/>
            </w:tcBorders>
          </w:tcPr>
          <w:p w14:paraId="3460D7A6" w14:textId="59585941" w:rsidR="00B65FAD" w:rsidRDefault="0013615A" w:rsidP="00B65FAD">
            <w:pPr>
              <w:ind w:firstLine="0"/>
              <w:jc w:val="center"/>
            </w:pPr>
            <w:r>
              <w:t>Costes de software</w:t>
            </w:r>
          </w:p>
        </w:tc>
        <w:tc>
          <w:tcPr>
            <w:tcW w:w="2172" w:type="dxa"/>
            <w:tcBorders>
              <w:left w:val="single" w:sz="4" w:space="0" w:color="auto"/>
              <w:bottom w:val="nil"/>
            </w:tcBorders>
          </w:tcPr>
          <w:p w14:paraId="023DB993" w14:textId="6DFA501E" w:rsidR="00B65FAD" w:rsidRPr="00B65FAD" w:rsidRDefault="0013615A" w:rsidP="00B65FAD">
            <w:pPr>
              <w:ind w:firstLine="0"/>
              <w:jc w:val="center"/>
            </w:pPr>
            <w:r>
              <w:t>24,725€</w:t>
            </w:r>
          </w:p>
        </w:tc>
      </w:tr>
      <w:tr w:rsidR="00B65FAD" w14:paraId="3AB80D34" w14:textId="77777777" w:rsidTr="00B65FAD">
        <w:trPr>
          <w:trHeight w:val="266"/>
        </w:trPr>
        <w:tc>
          <w:tcPr>
            <w:tcW w:w="2172" w:type="dxa"/>
            <w:tcBorders>
              <w:top w:val="nil"/>
              <w:bottom w:val="single" w:sz="4" w:space="0" w:color="auto"/>
              <w:right w:val="single" w:sz="4" w:space="0" w:color="auto"/>
            </w:tcBorders>
          </w:tcPr>
          <w:p w14:paraId="394E7B35" w14:textId="1D6B0FC2" w:rsidR="00B65FAD" w:rsidRDefault="00B65FAD" w:rsidP="00B65FAD">
            <w:pPr>
              <w:ind w:firstLine="0"/>
              <w:jc w:val="center"/>
            </w:pPr>
            <w:r>
              <w:t>Costes indirectos</w:t>
            </w:r>
          </w:p>
        </w:tc>
        <w:tc>
          <w:tcPr>
            <w:tcW w:w="2172" w:type="dxa"/>
            <w:tcBorders>
              <w:top w:val="nil"/>
              <w:left w:val="single" w:sz="4" w:space="0" w:color="auto"/>
              <w:bottom w:val="single" w:sz="4" w:space="0" w:color="auto"/>
            </w:tcBorders>
            <w:vAlign w:val="center"/>
          </w:tcPr>
          <w:p w14:paraId="12D9705B" w14:textId="4804CDA3" w:rsidR="00B65FAD" w:rsidRDefault="001C51FF" w:rsidP="00B65FAD">
            <w:pPr>
              <w:ind w:firstLine="0"/>
              <w:jc w:val="center"/>
            </w:pPr>
            <w:r>
              <w:t>2202,25€</w:t>
            </w:r>
          </w:p>
        </w:tc>
      </w:tr>
      <w:tr w:rsidR="0013615A" w14:paraId="620B8535" w14:textId="77777777" w:rsidTr="0013615A">
        <w:trPr>
          <w:trHeight w:val="250"/>
        </w:trPr>
        <w:tc>
          <w:tcPr>
            <w:tcW w:w="2172" w:type="dxa"/>
            <w:tcBorders>
              <w:top w:val="single" w:sz="4" w:space="0" w:color="auto"/>
              <w:bottom w:val="single" w:sz="4" w:space="0" w:color="auto"/>
              <w:right w:val="single" w:sz="4" w:space="0" w:color="auto"/>
            </w:tcBorders>
          </w:tcPr>
          <w:p w14:paraId="4843443F" w14:textId="0C494AC6" w:rsidR="0013615A" w:rsidRDefault="0013615A" w:rsidP="0013615A">
            <w:pPr>
              <w:ind w:firstLine="0"/>
              <w:jc w:val="center"/>
            </w:pPr>
            <w:r w:rsidRPr="0013615A">
              <w:rPr>
                <w:b/>
                <w:bCs/>
              </w:rPr>
              <w:t>Total</w:t>
            </w:r>
          </w:p>
        </w:tc>
        <w:tc>
          <w:tcPr>
            <w:tcW w:w="2172" w:type="dxa"/>
            <w:tcBorders>
              <w:top w:val="single" w:sz="4" w:space="0" w:color="auto"/>
              <w:left w:val="single" w:sz="4" w:space="0" w:color="auto"/>
              <w:bottom w:val="single" w:sz="4" w:space="0" w:color="auto"/>
            </w:tcBorders>
          </w:tcPr>
          <w:p w14:paraId="579DF6A2" w14:textId="4C0B2016" w:rsidR="0013615A" w:rsidRPr="0013615A" w:rsidRDefault="00B65FAD" w:rsidP="00D820EB">
            <w:pPr>
              <w:keepNext/>
              <w:ind w:firstLine="0"/>
              <w:jc w:val="center"/>
              <w:rPr>
                <w:b/>
                <w:bCs/>
              </w:rPr>
            </w:pPr>
            <w:r>
              <w:rPr>
                <w:b/>
                <w:bCs/>
              </w:rPr>
              <w:t>16</w:t>
            </w:r>
            <w:r w:rsidR="001C51FF">
              <w:rPr>
                <w:b/>
                <w:bCs/>
              </w:rPr>
              <w:t>884</w:t>
            </w:r>
            <w:r>
              <w:rPr>
                <w:b/>
                <w:bCs/>
              </w:rPr>
              <w:t>€</w:t>
            </w:r>
          </w:p>
        </w:tc>
      </w:tr>
    </w:tbl>
    <w:p w14:paraId="4FD9651F" w14:textId="00DC8867" w:rsidR="00D820EB" w:rsidRDefault="00D820EB" w:rsidP="00D820EB">
      <w:pPr>
        <w:pStyle w:val="Descripcin"/>
        <w:ind w:left="2831"/>
      </w:pPr>
      <w:r>
        <w:t xml:space="preserve">Tabla </w:t>
      </w:r>
      <w:fldSimple w:instr=" SEQ Tabla \* ARABIC ">
        <w:r>
          <w:rPr>
            <w:noProof/>
          </w:rPr>
          <w:t>10</w:t>
        </w:r>
      </w:fldSimple>
      <w:r>
        <w:t xml:space="preserve"> Costes totales</w:t>
      </w:r>
    </w:p>
    <w:p w14:paraId="1043C22F" w14:textId="0A12ADBF" w:rsidR="008F7152" w:rsidRDefault="008F7152" w:rsidP="008F7152">
      <w:pPr>
        <w:pStyle w:val="Ttulo3"/>
      </w:pPr>
      <w:r>
        <w:t>Beneficios</w:t>
      </w:r>
    </w:p>
    <w:p w14:paraId="127D4FDB" w14:textId="77777777" w:rsidR="008F7152" w:rsidRDefault="008F7152" w:rsidP="008F7152">
      <w:r>
        <w:t xml:space="preserve">En este apartado van a ser calculados los beneficios que podrían sacarse con la aplicación. Es cierto que la aplicación se ha diseñado </w:t>
      </w:r>
      <w:r w:rsidR="00D8494A">
        <w:t>de carácter educativo y, por tanto, no se obtiene ningún tipo de beneficio del uso que le den los clientes.</w:t>
      </w:r>
    </w:p>
    <w:p w14:paraId="36A3B094" w14:textId="77777777" w:rsidR="00D8494A" w:rsidRDefault="00D8494A" w:rsidP="00543E0C">
      <w:pPr>
        <w:pStyle w:val="Ttulo2"/>
        <w:numPr>
          <w:ilvl w:val="0"/>
          <w:numId w:val="2"/>
        </w:numPr>
      </w:pPr>
      <w:r>
        <w:t>Estudio de la viabilidad legal</w:t>
      </w:r>
    </w:p>
    <w:p w14:paraId="40B9ED6A" w14:textId="77777777" w:rsidR="00D8494A" w:rsidRDefault="00D8494A" w:rsidP="00D8494A">
      <w:r>
        <w:t>Para este apartado se va a proceder al estudio de las licencias que poseen las librerías y herramientas utilizadas para el desarrollo del proyecto, así como la propia licencia que se establecerá para el proyecto en sí.</w:t>
      </w:r>
    </w:p>
    <w:p w14:paraId="37D5D892" w14:textId="77777777" w:rsidR="00D8494A" w:rsidRDefault="00D8494A" w:rsidP="00D8494A">
      <w:r>
        <w:t>Para este proyecto se han utilizado las siguientes herramientas y/o librerías:</w:t>
      </w:r>
    </w:p>
    <w:tbl>
      <w:tblPr>
        <w:tblStyle w:val="Tablaconcuadrcula"/>
        <w:tblW w:w="0" w:type="auto"/>
        <w:tblInd w:w="-5" w:type="dxa"/>
        <w:tblLook w:val="04A0" w:firstRow="1" w:lastRow="0" w:firstColumn="1" w:lastColumn="0" w:noHBand="0" w:noVBand="1"/>
      </w:tblPr>
      <w:tblGrid>
        <w:gridCol w:w="2478"/>
        <w:gridCol w:w="924"/>
        <w:gridCol w:w="3637"/>
        <w:gridCol w:w="1460"/>
      </w:tblGrid>
      <w:tr w:rsidR="00D8494A" w14:paraId="5BADF13F" w14:textId="77777777" w:rsidTr="00212D1E">
        <w:tc>
          <w:tcPr>
            <w:tcW w:w="2478" w:type="dxa"/>
            <w:vAlign w:val="center"/>
          </w:tcPr>
          <w:p w14:paraId="21E22372" w14:textId="77777777" w:rsidR="00D8494A" w:rsidRDefault="00D8494A" w:rsidP="00D8494A">
            <w:pPr>
              <w:ind w:firstLine="0"/>
              <w:jc w:val="center"/>
            </w:pPr>
            <w:r>
              <w:t>Herramienta y/o librería</w:t>
            </w:r>
          </w:p>
        </w:tc>
        <w:tc>
          <w:tcPr>
            <w:tcW w:w="924" w:type="dxa"/>
            <w:vAlign w:val="center"/>
          </w:tcPr>
          <w:p w14:paraId="7B768E0C" w14:textId="77777777" w:rsidR="00D8494A" w:rsidRDefault="00D8494A" w:rsidP="00D8494A">
            <w:pPr>
              <w:ind w:firstLine="0"/>
              <w:jc w:val="center"/>
            </w:pPr>
            <w:r>
              <w:t>Versión</w:t>
            </w:r>
          </w:p>
        </w:tc>
        <w:tc>
          <w:tcPr>
            <w:tcW w:w="3637" w:type="dxa"/>
            <w:vAlign w:val="center"/>
          </w:tcPr>
          <w:p w14:paraId="0E346710" w14:textId="77777777" w:rsidR="00D8494A" w:rsidRDefault="00D8494A" w:rsidP="00D8494A">
            <w:pPr>
              <w:ind w:firstLine="0"/>
              <w:jc w:val="center"/>
            </w:pPr>
            <w:r>
              <w:t>Descripción</w:t>
            </w:r>
          </w:p>
        </w:tc>
        <w:tc>
          <w:tcPr>
            <w:tcW w:w="1460" w:type="dxa"/>
            <w:vAlign w:val="center"/>
          </w:tcPr>
          <w:p w14:paraId="0B62784E" w14:textId="77777777" w:rsidR="00D8494A" w:rsidRDefault="00D8494A" w:rsidP="00D8494A">
            <w:pPr>
              <w:ind w:firstLine="0"/>
              <w:jc w:val="center"/>
            </w:pPr>
            <w:r>
              <w:t>Licencia</w:t>
            </w:r>
          </w:p>
        </w:tc>
      </w:tr>
      <w:tr w:rsidR="00D8494A" w14:paraId="196ADAA2" w14:textId="77777777" w:rsidTr="00212D1E">
        <w:tc>
          <w:tcPr>
            <w:tcW w:w="2478" w:type="dxa"/>
            <w:vAlign w:val="center"/>
          </w:tcPr>
          <w:p w14:paraId="3B0CDE78" w14:textId="77777777" w:rsidR="00D8494A" w:rsidRDefault="00D8494A" w:rsidP="00D8494A">
            <w:pPr>
              <w:ind w:firstLine="0"/>
              <w:jc w:val="center"/>
            </w:pPr>
            <w:r>
              <w:t>Flask</w:t>
            </w:r>
          </w:p>
        </w:tc>
        <w:tc>
          <w:tcPr>
            <w:tcW w:w="924" w:type="dxa"/>
            <w:vAlign w:val="center"/>
          </w:tcPr>
          <w:p w14:paraId="77BF809A" w14:textId="77777777" w:rsidR="00D8494A" w:rsidRDefault="00212D1E" w:rsidP="00D8494A">
            <w:pPr>
              <w:ind w:firstLine="0"/>
              <w:jc w:val="center"/>
            </w:pPr>
            <w:r>
              <w:t>1.0.2</w:t>
            </w:r>
          </w:p>
        </w:tc>
        <w:tc>
          <w:tcPr>
            <w:tcW w:w="3637" w:type="dxa"/>
            <w:vAlign w:val="center"/>
          </w:tcPr>
          <w:p w14:paraId="08B57A14" w14:textId="0E0B213A" w:rsidR="00D8494A" w:rsidRDefault="00212D1E" w:rsidP="00D8494A">
            <w:pPr>
              <w:ind w:firstLine="0"/>
              <w:jc w:val="center"/>
            </w:pPr>
            <w:r>
              <w:t xml:space="preserve">Framework de </w:t>
            </w:r>
            <w:r w:rsidR="00F21352">
              <w:t>P</w:t>
            </w:r>
            <w:r>
              <w:t>ython para crear aplicaciones web de forma rápida y sencilla.</w:t>
            </w:r>
          </w:p>
        </w:tc>
        <w:tc>
          <w:tcPr>
            <w:tcW w:w="1460" w:type="dxa"/>
            <w:vAlign w:val="center"/>
          </w:tcPr>
          <w:p w14:paraId="3518F48F" w14:textId="77777777" w:rsidR="00D8494A" w:rsidRDefault="00212D1E" w:rsidP="00D8494A">
            <w:pPr>
              <w:ind w:firstLine="0"/>
              <w:jc w:val="center"/>
            </w:pPr>
            <w:r>
              <w:t>BSD</w:t>
            </w:r>
          </w:p>
        </w:tc>
      </w:tr>
      <w:tr w:rsidR="00D8494A" w14:paraId="34559D4F" w14:textId="77777777" w:rsidTr="00212D1E">
        <w:tc>
          <w:tcPr>
            <w:tcW w:w="2478" w:type="dxa"/>
            <w:vAlign w:val="center"/>
          </w:tcPr>
          <w:p w14:paraId="335233AC" w14:textId="77777777" w:rsidR="00D8494A" w:rsidRDefault="00D8494A" w:rsidP="00D8494A">
            <w:pPr>
              <w:ind w:firstLine="0"/>
              <w:jc w:val="center"/>
            </w:pPr>
            <w:r>
              <w:t>Flask-babel</w:t>
            </w:r>
          </w:p>
        </w:tc>
        <w:tc>
          <w:tcPr>
            <w:tcW w:w="924" w:type="dxa"/>
            <w:vAlign w:val="center"/>
          </w:tcPr>
          <w:p w14:paraId="73951783" w14:textId="77777777" w:rsidR="00D8494A" w:rsidRDefault="00212D1E" w:rsidP="00D8494A">
            <w:pPr>
              <w:ind w:firstLine="0"/>
              <w:jc w:val="center"/>
            </w:pPr>
            <w:r>
              <w:t>0.12.2</w:t>
            </w:r>
          </w:p>
        </w:tc>
        <w:tc>
          <w:tcPr>
            <w:tcW w:w="3637" w:type="dxa"/>
            <w:vAlign w:val="center"/>
          </w:tcPr>
          <w:p w14:paraId="39B3E81D" w14:textId="58EF08C6" w:rsidR="00D8494A" w:rsidRDefault="00212D1E" w:rsidP="00D8494A">
            <w:pPr>
              <w:ind w:firstLine="0"/>
              <w:jc w:val="center"/>
            </w:pPr>
            <w:r>
              <w:t xml:space="preserve">Extensión de </w:t>
            </w:r>
            <w:r w:rsidR="00F21352">
              <w:t>F</w:t>
            </w:r>
            <w:r>
              <w:t>lask que permite la internacionalización.</w:t>
            </w:r>
          </w:p>
        </w:tc>
        <w:tc>
          <w:tcPr>
            <w:tcW w:w="1460" w:type="dxa"/>
            <w:vAlign w:val="center"/>
          </w:tcPr>
          <w:p w14:paraId="45DC6D30" w14:textId="77777777" w:rsidR="00D8494A" w:rsidRDefault="00212D1E" w:rsidP="00D8494A">
            <w:pPr>
              <w:ind w:firstLine="0"/>
              <w:jc w:val="center"/>
            </w:pPr>
            <w:r>
              <w:t>BSD</w:t>
            </w:r>
          </w:p>
        </w:tc>
      </w:tr>
      <w:tr w:rsidR="00D8494A" w14:paraId="1764E070" w14:textId="77777777" w:rsidTr="00212D1E">
        <w:tc>
          <w:tcPr>
            <w:tcW w:w="2478" w:type="dxa"/>
            <w:vAlign w:val="center"/>
          </w:tcPr>
          <w:p w14:paraId="5380B57E" w14:textId="77777777" w:rsidR="00D8494A" w:rsidRDefault="00212D1E" w:rsidP="00D8494A">
            <w:pPr>
              <w:ind w:firstLine="0"/>
              <w:jc w:val="center"/>
            </w:pPr>
            <w:r>
              <w:t>Ethnea &amp; Genni</w:t>
            </w:r>
          </w:p>
        </w:tc>
        <w:tc>
          <w:tcPr>
            <w:tcW w:w="924" w:type="dxa"/>
            <w:vAlign w:val="center"/>
          </w:tcPr>
          <w:p w14:paraId="0BBF7BCB" w14:textId="77777777" w:rsidR="00D8494A" w:rsidRDefault="00212D1E" w:rsidP="00D8494A">
            <w:pPr>
              <w:ind w:firstLine="0"/>
              <w:jc w:val="center"/>
            </w:pPr>
            <w:r>
              <w:t>-</w:t>
            </w:r>
          </w:p>
        </w:tc>
        <w:tc>
          <w:tcPr>
            <w:tcW w:w="3637" w:type="dxa"/>
            <w:vAlign w:val="center"/>
          </w:tcPr>
          <w:p w14:paraId="4BFCC621" w14:textId="77777777" w:rsidR="00D8494A" w:rsidRDefault="00212D1E" w:rsidP="00D8494A">
            <w:pPr>
              <w:ind w:firstLine="0"/>
              <w:jc w:val="center"/>
            </w:pPr>
            <w:r>
              <w:t>Librería que permite predecir el sexo y etnia dado un nombre.</w:t>
            </w:r>
          </w:p>
        </w:tc>
        <w:tc>
          <w:tcPr>
            <w:tcW w:w="1460" w:type="dxa"/>
            <w:vAlign w:val="center"/>
          </w:tcPr>
          <w:p w14:paraId="3B49C059" w14:textId="77777777" w:rsidR="00D8494A" w:rsidRDefault="00A94F3A" w:rsidP="00D8494A">
            <w:pPr>
              <w:ind w:firstLine="0"/>
              <w:jc w:val="center"/>
            </w:pPr>
            <w:commentRangeStart w:id="5"/>
            <w:commentRangeStart w:id="6"/>
            <w:r>
              <w:t>¿?</w:t>
            </w:r>
            <w:commentRangeEnd w:id="5"/>
            <w:r w:rsidR="00C34228">
              <w:rPr>
                <w:rStyle w:val="Refdecomentario"/>
              </w:rPr>
              <w:commentReference w:id="5"/>
            </w:r>
            <w:commentRangeEnd w:id="6"/>
            <w:r w:rsidR="00D820EB">
              <w:rPr>
                <w:rStyle w:val="Refdecomentario"/>
              </w:rPr>
              <w:commentReference w:id="6"/>
            </w:r>
          </w:p>
        </w:tc>
      </w:tr>
      <w:tr w:rsidR="00D8494A" w14:paraId="2C33BB77" w14:textId="77777777" w:rsidTr="00212D1E">
        <w:tc>
          <w:tcPr>
            <w:tcW w:w="2478" w:type="dxa"/>
            <w:vAlign w:val="center"/>
          </w:tcPr>
          <w:p w14:paraId="1402F4D1" w14:textId="77777777" w:rsidR="00D8494A" w:rsidRDefault="00D8494A" w:rsidP="00D8494A">
            <w:pPr>
              <w:ind w:firstLine="0"/>
              <w:jc w:val="center"/>
            </w:pPr>
            <w:r>
              <w:t>BeautifulSoup4</w:t>
            </w:r>
          </w:p>
        </w:tc>
        <w:tc>
          <w:tcPr>
            <w:tcW w:w="924" w:type="dxa"/>
            <w:vAlign w:val="center"/>
          </w:tcPr>
          <w:p w14:paraId="5076BE61" w14:textId="77777777" w:rsidR="00D8494A" w:rsidRDefault="00212D1E" w:rsidP="00D8494A">
            <w:pPr>
              <w:ind w:firstLine="0"/>
              <w:jc w:val="center"/>
            </w:pPr>
            <w:r>
              <w:t>4.7.1</w:t>
            </w:r>
          </w:p>
        </w:tc>
        <w:tc>
          <w:tcPr>
            <w:tcW w:w="3637" w:type="dxa"/>
            <w:vAlign w:val="center"/>
          </w:tcPr>
          <w:p w14:paraId="767281E0" w14:textId="40FD1FAF" w:rsidR="00D8494A" w:rsidRDefault="00212D1E" w:rsidP="00D8494A">
            <w:pPr>
              <w:ind w:firstLine="0"/>
              <w:jc w:val="center"/>
            </w:pPr>
            <w:r>
              <w:t xml:space="preserve">Librería que facilita el </w:t>
            </w:r>
            <w:r w:rsidR="00F6343B" w:rsidRPr="00693A99">
              <w:rPr>
                <w:i/>
                <w:iCs/>
              </w:rPr>
              <w:t>scraping</w:t>
            </w:r>
            <w:r w:rsidR="00F6343B">
              <w:t xml:space="preserve"> </w:t>
            </w:r>
            <w:r>
              <w:t>web.</w:t>
            </w:r>
          </w:p>
        </w:tc>
        <w:tc>
          <w:tcPr>
            <w:tcW w:w="1460" w:type="dxa"/>
            <w:vAlign w:val="center"/>
          </w:tcPr>
          <w:p w14:paraId="21ED6B22" w14:textId="77777777" w:rsidR="00D8494A" w:rsidRDefault="00212D1E" w:rsidP="00D8494A">
            <w:pPr>
              <w:ind w:firstLine="0"/>
              <w:jc w:val="center"/>
            </w:pPr>
            <w:r>
              <w:t>MIT</w:t>
            </w:r>
          </w:p>
        </w:tc>
      </w:tr>
      <w:tr w:rsidR="00D8494A" w14:paraId="736AD07F" w14:textId="77777777" w:rsidTr="00212D1E">
        <w:tc>
          <w:tcPr>
            <w:tcW w:w="2478" w:type="dxa"/>
            <w:vAlign w:val="center"/>
          </w:tcPr>
          <w:p w14:paraId="57AB7BFA" w14:textId="77777777" w:rsidR="00D8494A" w:rsidRDefault="00D8494A" w:rsidP="00D8494A">
            <w:pPr>
              <w:ind w:firstLine="0"/>
              <w:jc w:val="center"/>
            </w:pPr>
            <w:r>
              <w:t>Matplotlib</w:t>
            </w:r>
          </w:p>
        </w:tc>
        <w:tc>
          <w:tcPr>
            <w:tcW w:w="924" w:type="dxa"/>
            <w:vAlign w:val="center"/>
          </w:tcPr>
          <w:p w14:paraId="68C0050D" w14:textId="77777777" w:rsidR="00D8494A" w:rsidRDefault="00212D1E" w:rsidP="00D8494A">
            <w:pPr>
              <w:ind w:firstLine="0"/>
              <w:jc w:val="center"/>
            </w:pPr>
            <w:r>
              <w:t>3.0.2</w:t>
            </w:r>
          </w:p>
        </w:tc>
        <w:tc>
          <w:tcPr>
            <w:tcW w:w="3637" w:type="dxa"/>
            <w:vAlign w:val="center"/>
          </w:tcPr>
          <w:p w14:paraId="298EBEC2" w14:textId="77777777" w:rsidR="00D8494A" w:rsidRDefault="00212D1E" w:rsidP="00D8494A">
            <w:pPr>
              <w:ind w:firstLine="0"/>
              <w:jc w:val="center"/>
            </w:pPr>
            <w:r>
              <w:t>Librería de Python para poder generar gráficos.</w:t>
            </w:r>
          </w:p>
        </w:tc>
        <w:tc>
          <w:tcPr>
            <w:tcW w:w="1460" w:type="dxa"/>
            <w:vAlign w:val="center"/>
          </w:tcPr>
          <w:p w14:paraId="6438D5B1" w14:textId="77777777" w:rsidR="00D8494A" w:rsidRDefault="00212D1E" w:rsidP="00D8494A">
            <w:pPr>
              <w:ind w:firstLine="0"/>
              <w:jc w:val="center"/>
            </w:pPr>
            <w:r>
              <w:t>PSF</w:t>
            </w:r>
          </w:p>
        </w:tc>
      </w:tr>
      <w:tr w:rsidR="00D8494A" w14:paraId="04AF175D" w14:textId="77777777" w:rsidTr="00212D1E">
        <w:tc>
          <w:tcPr>
            <w:tcW w:w="2478" w:type="dxa"/>
            <w:vAlign w:val="center"/>
          </w:tcPr>
          <w:p w14:paraId="63CD993C" w14:textId="77777777" w:rsidR="00D8494A" w:rsidRDefault="00D8494A" w:rsidP="00D8494A">
            <w:pPr>
              <w:ind w:firstLine="0"/>
              <w:jc w:val="center"/>
            </w:pPr>
            <w:r>
              <w:t>Networkx</w:t>
            </w:r>
          </w:p>
        </w:tc>
        <w:tc>
          <w:tcPr>
            <w:tcW w:w="924" w:type="dxa"/>
            <w:vAlign w:val="center"/>
          </w:tcPr>
          <w:p w14:paraId="617C91CC" w14:textId="77777777" w:rsidR="00D8494A" w:rsidRDefault="00212D1E" w:rsidP="00D8494A">
            <w:pPr>
              <w:ind w:firstLine="0"/>
              <w:jc w:val="center"/>
            </w:pPr>
            <w:r>
              <w:t>2.2</w:t>
            </w:r>
          </w:p>
        </w:tc>
        <w:tc>
          <w:tcPr>
            <w:tcW w:w="3637" w:type="dxa"/>
            <w:vAlign w:val="center"/>
          </w:tcPr>
          <w:p w14:paraId="02F23ABF" w14:textId="77777777" w:rsidR="00D8494A" w:rsidRDefault="00212D1E" w:rsidP="00D8494A">
            <w:pPr>
              <w:ind w:firstLine="0"/>
              <w:jc w:val="center"/>
            </w:pPr>
            <w:r>
              <w:t>Paquete de Python para</w:t>
            </w:r>
            <w:r w:rsidR="00A94F3A">
              <w:t xml:space="preserve"> la creación, manipulación y estudio de redes.</w:t>
            </w:r>
          </w:p>
        </w:tc>
        <w:tc>
          <w:tcPr>
            <w:tcW w:w="1460" w:type="dxa"/>
            <w:vAlign w:val="center"/>
          </w:tcPr>
          <w:p w14:paraId="21C459A0" w14:textId="77777777" w:rsidR="00D8494A" w:rsidRDefault="00212D1E" w:rsidP="00D8494A">
            <w:pPr>
              <w:ind w:firstLine="0"/>
              <w:jc w:val="center"/>
            </w:pPr>
            <w:r>
              <w:t>BSD</w:t>
            </w:r>
          </w:p>
        </w:tc>
      </w:tr>
      <w:tr w:rsidR="00D8494A" w14:paraId="617F2C67" w14:textId="77777777" w:rsidTr="00212D1E">
        <w:tc>
          <w:tcPr>
            <w:tcW w:w="2478" w:type="dxa"/>
            <w:vAlign w:val="center"/>
          </w:tcPr>
          <w:p w14:paraId="4C1FF2CC" w14:textId="77777777" w:rsidR="00D8494A" w:rsidRDefault="00D8494A" w:rsidP="00D8494A">
            <w:pPr>
              <w:ind w:firstLine="0"/>
              <w:jc w:val="center"/>
            </w:pPr>
            <w:r>
              <w:t>Scipy</w:t>
            </w:r>
          </w:p>
        </w:tc>
        <w:tc>
          <w:tcPr>
            <w:tcW w:w="924" w:type="dxa"/>
            <w:vAlign w:val="center"/>
          </w:tcPr>
          <w:p w14:paraId="00B255CD" w14:textId="77777777" w:rsidR="00D8494A" w:rsidRDefault="00212D1E" w:rsidP="00D8494A">
            <w:pPr>
              <w:ind w:firstLine="0"/>
              <w:jc w:val="center"/>
            </w:pPr>
            <w:r>
              <w:t>1.1.0</w:t>
            </w:r>
          </w:p>
        </w:tc>
        <w:tc>
          <w:tcPr>
            <w:tcW w:w="3637" w:type="dxa"/>
            <w:vAlign w:val="center"/>
          </w:tcPr>
          <w:p w14:paraId="54925D35" w14:textId="77777777" w:rsidR="00D8494A" w:rsidRDefault="00A94F3A" w:rsidP="00D8494A">
            <w:pPr>
              <w:ind w:firstLine="0"/>
              <w:jc w:val="center"/>
            </w:pPr>
            <w:r>
              <w:t>Biblioteca de Python para implementar herramientas y algoritmos matemáticos.</w:t>
            </w:r>
          </w:p>
        </w:tc>
        <w:tc>
          <w:tcPr>
            <w:tcW w:w="1460" w:type="dxa"/>
            <w:vAlign w:val="center"/>
          </w:tcPr>
          <w:p w14:paraId="0E0E9BE4" w14:textId="77777777" w:rsidR="00D8494A" w:rsidRDefault="00212D1E" w:rsidP="00D8494A">
            <w:pPr>
              <w:ind w:firstLine="0"/>
              <w:jc w:val="center"/>
            </w:pPr>
            <w:r>
              <w:t>BSD</w:t>
            </w:r>
          </w:p>
        </w:tc>
      </w:tr>
      <w:tr w:rsidR="00D8494A" w14:paraId="39970B6A" w14:textId="77777777" w:rsidTr="00212D1E">
        <w:tc>
          <w:tcPr>
            <w:tcW w:w="2478" w:type="dxa"/>
            <w:vAlign w:val="center"/>
          </w:tcPr>
          <w:p w14:paraId="66D75C8F" w14:textId="77777777" w:rsidR="00D8494A" w:rsidRDefault="00D8494A" w:rsidP="00D8494A">
            <w:pPr>
              <w:ind w:firstLine="0"/>
              <w:jc w:val="center"/>
            </w:pPr>
            <w:r>
              <w:t>Numpy</w:t>
            </w:r>
          </w:p>
        </w:tc>
        <w:tc>
          <w:tcPr>
            <w:tcW w:w="924" w:type="dxa"/>
            <w:vAlign w:val="center"/>
          </w:tcPr>
          <w:p w14:paraId="6F06BE6D" w14:textId="77777777" w:rsidR="00D8494A" w:rsidRDefault="00212D1E" w:rsidP="00D8494A">
            <w:pPr>
              <w:ind w:firstLine="0"/>
              <w:jc w:val="center"/>
            </w:pPr>
            <w:r>
              <w:t>1.14.3</w:t>
            </w:r>
          </w:p>
        </w:tc>
        <w:tc>
          <w:tcPr>
            <w:tcW w:w="3637" w:type="dxa"/>
            <w:vAlign w:val="center"/>
          </w:tcPr>
          <w:p w14:paraId="70C44BB0" w14:textId="77777777" w:rsidR="00D8494A" w:rsidRPr="00A94F3A" w:rsidRDefault="00A94F3A" w:rsidP="00D8494A">
            <w:pPr>
              <w:ind w:firstLine="0"/>
              <w:jc w:val="center"/>
              <w:rPr>
                <w:rFonts w:cs="Liberation Serif"/>
              </w:rPr>
            </w:pPr>
            <w:r>
              <w:rPr>
                <w:rFonts w:cs="Liberation Serif"/>
                <w:color w:val="222222"/>
                <w:shd w:val="clear" w:color="auto" w:fill="FFFFFF"/>
              </w:rPr>
              <w:t>Extensión de Python, para dar soporte a vectores y matrices, posee funciones matemáticas de alto nivel.</w:t>
            </w:r>
          </w:p>
        </w:tc>
        <w:tc>
          <w:tcPr>
            <w:tcW w:w="1460" w:type="dxa"/>
            <w:vAlign w:val="center"/>
          </w:tcPr>
          <w:p w14:paraId="359894F3" w14:textId="77777777" w:rsidR="00D8494A" w:rsidRDefault="00212D1E" w:rsidP="00D8494A">
            <w:pPr>
              <w:ind w:firstLine="0"/>
              <w:jc w:val="center"/>
            </w:pPr>
            <w:r>
              <w:t>BSD</w:t>
            </w:r>
          </w:p>
        </w:tc>
      </w:tr>
      <w:tr w:rsidR="00D8494A" w14:paraId="1A626A8E" w14:textId="77777777" w:rsidTr="00212D1E">
        <w:tc>
          <w:tcPr>
            <w:tcW w:w="2478" w:type="dxa"/>
            <w:vAlign w:val="center"/>
          </w:tcPr>
          <w:p w14:paraId="729DB2E1" w14:textId="77777777" w:rsidR="00D8494A" w:rsidRDefault="00D8494A" w:rsidP="00D8494A">
            <w:pPr>
              <w:ind w:firstLine="0"/>
              <w:jc w:val="center"/>
            </w:pPr>
            <w:r>
              <w:t>Ply</w:t>
            </w:r>
          </w:p>
        </w:tc>
        <w:tc>
          <w:tcPr>
            <w:tcW w:w="924" w:type="dxa"/>
            <w:vAlign w:val="center"/>
          </w:tcPr>
          <w:p w14:paraId="26E4459F" w14:textId="77777777" w:rsidR="00D8494A" w:rsidRDefault="00212D1E" w:rsidP="00D8494A">
            <w:pPr>
              <w:ind w:firstLine="0"/>
              <w:jc w:val="center"/>
            </w:pPr>
            <w:r>
              <w:t>3.11</w:t>
            </w:r>
          </w:p>
        </w:tc>
        <w:tc>
          <w:tcPr>
            <w:tcW w:w="3637" w:type="dxa"/>
            <w:vAlign w:val="center"/>
          </w:tcPr>
          <w:p w14:paraId="1E4F9D2F" w14:textId="77777777" w:rsidR="00D8494A" w:rsidRDefault="00A94F3A" w:rsidP="00D8494A">
            <w:pPr>
              <w:ind w:firstLine="0"/>
              <w:jc w:val="center"/>
            </w:pPr>
            <w:r>
              <w:t>Reimplementación de Lex y Yacc para Python</w:t>
            </w:r>
          </w:p>
        </w:tc>
        <w:tc>
          <w:tcPr>
            <w:tcW w:w="1460" w:type="dxa"/>
            <w:vAlign w:val="center"/>
          </w:tcPr>
          <w:p w14:paraId="6F4DE54B" w14:textId="77777777" w:rsidR="00D8494A" w:rsidRDefault="00212D1E" w:rsidP="00D8494A">
            <w:pPr>
              <w:ind w:firstLine="0"/>
              <w:jc w:val="center"/>
            </w:pPr>
            <w:r>
              <w:t>BSD</w:t>
            </w:r>
          </w:p>
        </w:tc>
      </w:tr>
      <w:tr w:rsidR="00D8494A" w14:paraId="2AA0C9A7" w14:textId="77777777" w:rsidTr="00212D1E">
        <w:tc>
          <w:tcPr>
            <w:tcW w:w="2478" w:type="dxa"/>
            <w:vAlign w:val="center"/>
          </w:tcPr>
          <w:p w14:paraId="4C9E8A40" w14:textId="77777777" w:rsidR="00D8494A" w:rsidRDefault="00D8494A" w:rsidP="00D8494A">
            <w:pPr>
              <w:ind w:firstLine="0"/>
              <w:jc w:val="center"/>
            </w:pPr>
            <w:r>
              <w:t>Html5lib</w:t>
            </w:r>
          </w:p>
        </w:tc>
        <w:tc>
          <w:tcPr>
            <w:tcW w:w="924" w:type="dxa"/>
            <w:vAlign w:val="center"/>
          </w:tcPr>
          <w:p w14:paraId="792A89B8" w14:textId="77777777" w:rsidR="00D8494A" w:rsidRDefault="00212D1E" w:rsidP="00D8494A">
            <w:pPr>
              <w:ind w:firstLine="0"/>
              <w:jc w:val="center"/>
            </w:pPr>
            <w:r>
              <w:t>1.0.1</w:t>
            </w:r>
          </w:p>
        </w:tc>
        <w:tc>
          <w:tcPr>
            <w:tcW w:w="3637" w:type="dxa"/>
            <w:vAlign w:val="center"/>
          </w:tcPr>
          <w:p w14:paraId="6FF25B31" w14:textId="77777777" w:rsidR="00D8494A" w:rsidRDefault="00A94F3A" w:rsidP="00D8494A">
            <w:pPr>
              <w:ind w:firstLine="0"/>
              <w:jc w:val="center"/>
            </w:pPr>
            <w:r>
              <w:t>Biblioteca de Python con el fin de parsear documentos HTML.</w:t>
            </w:r>
          </w:p>
        </w:tc>
        <w:tc>
          <w:tcPr>
            <w:tcW w:w="1460" w:type="dxa"/>
            <w:vAlign w:val="center"/>
          </w:tcPr>
          <w:p w14:paraId="3FA150AD" w14:textId="77777777" w:rsidR="00D8494A" w:rsidRDefault="00212D1E" w:rsidP="00D8494A">
            <w:pPr>
              <w:ind w:firstLine="0"/>
              <w:jc w:val="center"/>
            </w:pPr>
            <w:r>
              <w:t>MIT</w:t>
            </w:r>
          </w:p>
        </w:tc>
      </w:tr>
      <w:tr w:rsidR="00D8494A" w14:paraId="4650E61D" w14:textId="77777777" w:rsidTr="00212D1E">
        <w:tc>
          <w:tcPr>
            <w:tcW w:w="2478" w:type="dxa"/>
            <w:vAlign w:val="center"/>
          </w:tcPr>
          <w:p w14:paraId="7564C61C" w14:textId="77777777" w:rsidR="00D8494A" w:rsidRDefault="00D8494A" w:rsidP="00D8494A">
            <w:pPr>
              <w:ind w:firstLine="0"/>
              <w:jc w:val="center"/>
            </w:pPr>
            <w:r>
              <w:t>Lxml</w:t>
            </w:r>
          </w:p>
        </w:tc>
        <w:tc>
          <w:tcPr>
            <w:tcW w:w="924" w:type="dxa"/>
            <w:vAlign w:val="center"/>
          </w:tcPr>
          <w:p w14:paraId="36111416" w14:textId="77777777" w:rsidR="00D8494A" w:rsidRDefault="00212D1E" w:rsidP="00D8494A">
            <w:pPr>
              <w:ind w:firstLine="0"/>
              <w:jc w:val="center"/>
            </w:pPr>
            <w:r>
              <w:t>4.3.1</w:t>
            </w:r>
          </w:p>
        </w:tc>
        <w:tc>
          <w:tcPr>
            <w:tcW w:w="3637" w:type="dxa"/>
            <w:vAlign w:val="center"/>
          </w:tcPr>
          <w:p w14:paraId="483C69D5" w14:textId="77777777" w:rsidR="00D8494A" w:rsidRDefault="00A94F3A" w:rsidP="00D8494A">
            <w:pPr>
              <w:ind w:firstLine="0"/>
              <w:jc w:val="center"/>
            </w:pPr>
            <w:r>
              <w:t>Librería de Python para poder procesar documentos XML y HTML.</w:t>
            </w:r>
          </w:p>
        </w:tc>
        <w:tc>
          <w:tcPr>
            <w:tcW w:w="1460" w:type="dxa"/>
            <w:vAlign w:val="center"/>
          </w:tcPr>
          <w:p w14:paraId="50B4E20D" w14:textId="77777777" w:rsidR="00D8494A" w:rsidRDefault="00212D1E" w:rsidP="00D8494A">
            <w:pPr>
              <w:ind w:firstLine="0"/>
              <w:jc w:val="center"/>
            </w:pPr>
            <w:r>
              <w:t>BSD</w:t>
            </w:r>
          </w:p>
        </w:tc>
      </w:tr>
      <w:tr w:rsidR="00212D1E" w14:paraId="730D96E0" w14:textId="77777777" w:rsidTr="00212D1E">
        <w:tc>
          <w:tcPr>
            <w:tcW w:w="2478" w:type="dxa"/>
            <w:vAlign w:val="center"/>
          </w:tcPr>
          <w:p w14:paraId="2898B4C3" w14:textId="77777777" w:rsidR="00212D1E" w:rsidRDefault="00212D1E" w:rsidP="00D8494A">
            <w:pPr>
              <w:ind w:firstLine="0"/>
              <w:jc w:val="center"/>
            </w:pPr>
            <w:r w:rsidRPr="003D0E9F">
              <w:lastRenderedPageBreak/>
              <w:t>network_styling_with_d3</w:t>
            </w:r>
          </w:p>
        </w:tc>
        <w:tc>
          <w:tcPr>
            <w:tcW w:w="924" w:type="dxa"/>
            <w:vAlign w:val="center"/>
          </w:tcPr>
          <w:p w14:paraId="055B6899" w14:textId="77777777" w:rsidR="00212D1E" w:rsidRDefault="00212D1E" w:rsidP="00D8494A">
            <w:pPr>
              <w:ind w:firstLine="0"/>
              <w:jc w:val="center"/>
            </w:pPr>
            <w:r>
              <w:t>-</w:t>
            </w:r>
          </w:p>
        </w:tc>
        <w:tc>
          <w:tcPr>
            <w:tcW w:w="3637" w:type="dxa"/>
            <w:vAlign w:val="center"/>
          </w:tcPr>
          <w:p w14:paraId="1EC85B33" w14:textId="77777777" w:rsidR="00212D1E" w:rsidRDefault="00A94F3A" w:rsidP="00D8494A">
            <w:pPr>
              <w:ind w:firstLine="0"/>
              <w:jc w:val="center"/>
            </w:pPr>
            <w:r>
              <w:t>Herramienta que nos permite visualizar redes de una forma más vistosa.</w:t>
            </w:r>
          </w:p>
        </w:tc>
        <w:tc>
          <w:tcPr>
            <w:tcW w:w="1460" w:type="dxa"/>
            <w:vAlign w:val="center"/>
          </w:tcPr>
          <w:p w14:paraId="075F6E0D" w14:textId="77777777" w:rsidR="00212D1E" w:rsidRDefault="00212D1E" w:rsidP="00D8494A">
            <w:pPr>
              <w:ind w:firstLine="0"/>
              <w:jc w:val="center"/>
            </w:pPr>
            <w:r>
              <w:t>MIT</w:t>
            </w:r>
          </w:p>
        </w:tc>
      </w:tr>
      <w:tr w:rsidR="00212D1E" w14:paraId="5A8B301B" w14:textId="77777777" w:rsidTr="00212D1E">
        <w:tc>
          <w:tcPr>
            <w:tcW w:w="2478" w:type="dxa"/>
            <w:vAlign w:val="center"/>
          </w:tcPr>
          <w:p w14:paraId="6B620B61" w14:textId="77777777" w:rsidR="00212D1E" w:rsidRPr="003D0E9F" w:rsidRDefault="00212D1E" w:rsidP="00D8494A">
            <w:pPr>
              <w:ind w:firstLine="0"/>
              <w:jc w:val="center"/>
            </w:pPr>
            <w:r>
              <w:t>Pyhon-louvain</w:t>
            </w:r>
          </w:p>
        </w:tc>
        <w:tc>
          <w:tcPr>
            <w:tcW w:w="924" w:type="dxa"/>
            <w:vAlign w:val="center"/>
          </w:tcPr>
          <w:p w14:paraId="2B5B79C2" w14:textId="77777777" w:rsidR="00212D1E" w:rsidRDefault="00212D1E" w:rsidP="00D8494A">
            <w:pPr>
              <w:ind w:firstLine="0"/>
              <w:jc w:val="center"/>
            </w:pPr>
            <w:r>
              <w:t>latest</w:t>
            </w:r>
          </w:p>
        </w:tc>
        <w:tc>
          <w:tcPr>
            <w:tcW w:w="3637" w:type="dxa"/>
            <w:vAlign w:val="center"/>
          </w:tcPr>
          <w:p w14:paraId="6F5AC225" w14:textId="77777777" w:rsidR="00212D1E" w:rsidRDefault="00A94F3A" w:rsidP="00D8494A">
            <w:pPr>
              <w:ind w:firstLine="0"/>
              <w:jc w:val="center"/>
            </w:pPr>
            <w:r>
              <w:t xml:space="preserve">Librería que nos permite implementar el algoritmo de Louvain en </w:t>
            </w:r>
            <w:commentRangeStart w:id="7"/>
            <w:commentRangeStart w:id="8"/>
            <w:r>
              <w:t>Python</w:t>
            </w:r>
            <w:commentRangeEnd w:id="7"/>
            <w:r w:rsidR="0013615A">
              <w:rPr>
                <w:rStyle w:val="Refdecomentario"/>
              </w:rPr>
              <w:commentReference w:id="7"/>
            </w:r>
            <w:commentRangeEnd w:id="8"/>
            <w:r w:rsidR="0013615A">
              <w:rPr>
                <w:rStyle w:val="Refdecomentario"/>
              </w:rPr>
              <w:commentReference w:id="8"/>
            </w:r>
            <w:r>
              <w:t>.</w:t>
            </w:r>
          </w:p>
        </w:tc>
        <w:tc>
          <w:tcPr>
            <w:tcW w:w="1460" w:type="dxa"/>
            <w:vAlign w:val="center"/>
          </w:tcPr>
          <w:p w14:paraId="07D6E7E7" w14:textId="77777777" w:rsidR="00212D1E" w:rsidRDefault="00A94F3A" w:rsidP="00A94F3A">
            <w:pPr>
              <w:keepNext/>
              <w:ind w:firstLine="0"/>
              <w:jc w:val="center"/>
            </w:pPr>
            <w:r>
              <w:t>¿?</w:t>
            </w:r>
          </w:p>
        </w:tc>
      </w:tr>
    </w:tbl>
    <w:p w14:paraId="28C15593" w14:textId="38ECE014" w:rsidR="00D8494A" w:rsidRDefault="00A94F3A" w:rsidP="00A94F3A">
      <w:pPr>
        <w:pStyle w:val="Descripcin"/>
        <w:jc w:val="center"/>
      </w:pPr>
      <w:r>
        <w:t xml:space="preserve">Tabla </w:t>
      </w:r>
      <w:fldSimple w:instr=" SEQ Tabla \* ARABIC ">
        <w:r w:rsidR="00D820EB">
          <w:rPr>
            <w:noProof/>
          </w:rPr>
          <w:t>11</w:t>
        </w:r>
      </w:fldSimple>
      <w:r>
        <w:t xml:space="preserve"> Licencias de las herramientas utilizadas</w:t>
      </w:r>
    </w:p>
    <w:p w14:paraId="1BFCB31C" w14:textId="77777777" w:rsidR="00A94F3A" w:rsidRDefault="00A94F3A" w:rsidP="00A94F3A">
      <w:r>
        <w:t>Como podemos observar todas las herramientas empleadas para la realización del proyecto permiten su uso libre, por tanto, no tenemos ninguna clase de restricción por la cual necesitemos poner una licencia más restrictiva a nuestro proyecto.</w:t>
      </w:r>
    </w:p>
    <w:p w14:paraId="486FF052" w14:textId="0FAD9D6A" w:rsidR="00681815" w:rsidRDefault="00A94F3A" w:rsidP="00A94F3A">
      <w:r>
        <w:t xml:space="preserve">Es por esto </w:t>
      </w:r>
      <w:r w:rsidR="00F21352">
        <w:t>por lo que</w:t>
      </w:r>
      <w:r>
        <w:t xml:space="preserve"> se ha decidido que el proyecto va a tener una licencia MIT, de tal forma que se permite el uso de la aplicación en todos los sentidos, es decir, se permite el uso de la aplicación libremente, modificación, copia, publicación, venta o distribución.</w:t>
      </w:r>
    </w:p>
    <w:p w14:paraId="096347A5" w14:textId="77777777" w:rsidR="00681815" w:rsidRDefault="00681815" w:rsidP="00681815">
      <w:r>
        <w:br w:type="page"/>
      </w:r>
    </w:p>
    <w:p w14:paraId="40C02DDA" w14:textId="77777777" w:rsidR="00681815" w:rsidRDefault="00681815" w:rsidP="00681815">
      <w:pPr>
        <w:pStyle w:val="Ttulo1"/>
      </w:pPr>
      <w:r>
        <w:lastRenderedPageBreak/>
        <w:t>Apéndice B. Especificación de requisitos</w:t>
      </w:r>
    </w:p>
    <w:p w14:paraId="27ABE4C8" w14:textId="77777777" w:rsidR="00681815" w:rsidRDefault="00681815" w:rsidP="00681815">
      <w:pPr>
        <w:pStyle w:val="Ttulo2"/>
        <w:numPr>
          <w:ilvl w:val="0"/>
          <w:numId w:val="4"/>
        </w:numPr>
      </w:pPr>
      <w:r>
        <w:t>Introducción</w:t>
      </w:r>
    </w:p>
    <w:p w14:paraId="0874854E" w14:textId="77777777" w:rsidR="00681815" w:rsidRDefault="00681815" w:rsidP="00681815">
      <w:r>
        <w:t>En este apartado se van a definir tanto los objetivos que se han tenido en la realización de este proyecto como los requisitos que se han definido, casos de uso y en general el comportamiento que va a tener la aplicación.</w:t>
      </w:r>
    </w:p>
    <w:p w14:paraId="792AC119" w14:textId="77777777" w:rsidR="00681815" w:rsidRDefault="00681815" w:rsidP="00681815">
      <w:r>
        <w:t>La estructura que se va a seguir para este apartado va a ser la siguiente:</w:t>
      </w:r>
    </w:p>
    <w:p w14:paraId="783ECC06" w14:textId="77777777" w:rsidR="00681815" w:rsidRDefault="00681815" w:rsidP="00681815">
      <w:pPr>
        <w:pStyle w:val="Prrafodelista"/>
        <w:numPr>
          <w:ilvl w:val="0"/>
          <w:numId w:val="5"/>
        </w:numPr>
        <w:spacing w:line="256" w:lineRule="auto"/>
      </w:pPr>
      <w:r>
        <w:t>Introducción: breve descripción de lo que va a contener este apartado.</w:t>
      </w:r>
    </w:p>
    <w:p w14:paraId="1C25EA68" w14:textId="77777777" w:rsidR="00681815" w:rsidRDefault="00681815" w:rsidP="00681815">
      <w:pPr>
        <w:pStyle w:val="Prrafodelista"/>
        <w:numPr>
          <w:ilvl w:val="0"/>
          <w:numId w:val="5"/>
        </w:numPr>
        <w:spacing w:line="256" w:lineRule="auto"/>
      </w:pPr>
      <w:r>
        <w:t>Objetivos generales: los objetivos que se van a cumplir en este proyecto.</w:t>
      </w:r>
    </w:p>
    <w:p w14:paraId="759E64BB" w14:textId="77777777" w:rsidR="00681815" w:rsidRDefault="00681815" w:rsidP="00681815">
      <w:pPr>
        <w:pStyle w:val="Prrafodelista"/>
        <w:numPr>
          <w:ilvl w:val="0"/>
          <w:numId w:val="5"/>
        </w:numPr>
        <w:spacing w:line="256" w:lineRule="auto"/>
      </w:pPr>
      <w:r>
        <w:t>Catálogo de requisitos: donde se van a mencionar todos los requisitos que hemos planteado en el proyecto.</w:t>
      </w:r>
    </w:p>
    <w:p w14:paraId="588B48AD" w14:textId="77777777" w:rsidR="00681815" w:rsidRDefault="00681815" w:rsidP="00681815">
      <w:pPr>
        <w:pStyle w:val="Prrafodelista"/>
        <w:numPr>
          <w:ilvl w:val="0"/>
          <w:numId w:val="5"/>
        </w:numPr>
        <w:spacing w:line="256" w:lineRule="auto"/>
      </w:pPr>
      <w:r>
        <w:t>Especificación de requisitos: casos de uso y su definición.</w:t>
      </w:r>
    </w:p>
    <w:p w14:paraId="727000AB" w14:textId="77777777" w:rsidR="00681815" w:rsidRDefault="00681815" w:rsidP="00681815">
      <w:pPr>
        <w:pStyle w:val="Ttulo2"/>
        <w:numPr>
          <w:ilvl w:val="0"/>
          <w:numId w:val="4"/>
        </w:numPr>
      </w:pPr>
      <w:r>
        <w:t>Objetivos generales</w:t>
      </w:r>
    </w:p>
    <w:p w14:paraId="4DD68892" w14:textId="77777777" w:rsidR="00681815" w:rsidRDefault="00681815" w:rsidP="00681815">
      <w:r>
        <w:t>Los objetivos generales que se establecen a la hora de realizar este proyecto son los siguientes:</w:t>
      </w:r>
    </w:p>
    <w:p w14:paraId="3A422AF9" w14:textId="77777777" w:rsidR="00681815" w:rsidRDefault="00681815" w:rsidP="00681815">
      <w:pPr>
        <w:pStyle w:val="Prrafodelista"/>
        <w:numPr>
          <w:ilvl w:val="0"/>
          <w:numId w:val="6"/>
        </w:numPr>
        <w:spacing w:line="256" w:lineRule="auto"/>
      </w:pPr>
      <w:r>
        <w:t>Realizar una aplicación web que permita extraer características de una red introducida.</w:t>
      </w:r>
    </w:p>
    <w:p w14:paraId="17775572" w14:textId="77777777" w:rsidR="00681815" w:rsidRDefault="00681815" w:rsidP="00681815">
      <w:pPr>
        <w:pStyle w:val="Prrafodelista"/>
        <w:numPr>
          <w:ilvl w:val="0"/>
          <w:numId w:val="6"/>
        </w:numPr>
        <w:spacing w:line="256" w:lineRule="auto"/>
      </w:pPr>
      <w:r>
        <w:t>Poder elegir entre introducir una novela en formato EPUB o un guion extraído de una página en concreto.</w:t>
      </w:r>
    </w:p>
    <w:p w14:paraId="5815B8B9" w14:textId="77777777" w:rsidR="00681815" w:rsidRDefault="00681815" w:rsidP="00681815">
      <w:pPr>
        <w:pStyle w:val="Prrafodelista"/>
        <w:numPr>
          <w:ilvl w:val="0"/>
          <w:numId w:val="6"/>
        </w:numPr>
        <w:spacing w:line="256" w:lineRule="auto"/>
      </w:pPr>
      <w:r>
        <w:t>Realizar un informe estructurado y fácil de comprender por el usuario una vez extraídas las características deseadas.</w:t>
      </w:r>
    </w:p>
    <w:p w14:paraId="545C87E4" w14:textId="77777777" w:rsidR="00681815" w:rsidRDefault="00681815" w:rsidP="00681815">
      <w:pPr>
        <w:pStyle w:val="Prrafodelista"/>
        <w:numPr>
          <w:ilvl w:val="0"/>
          <w:numId w:val="6"/>
        </w:numPr>
        <w:spacing w:line="256" w:lineRule="auto"/>
      </w:pPr>
      <w:r>
        <w:t>Permitir que el usuario pueda modificar los diccionarios de personajes extraídos de tal forma que:</w:t>
      </w:r>
    </w:p>
    <w:p w14:paraId="7CD62B3D" w14:textId="77777777" w:rsidR="00681815" w:rsidRDefault="00681815" w:rsidP="00681815">
      <w:pPr>
        <w:pStyle w:val="Prrafodelista"/>
        <w:numPr>
          <w:ilvl w:val="1"/>
          <w:numId w:val="6"/>
        </w:numPr>
        <w:spacing w:line="256" w:lineRule="auto"/>
      </w:pPr>
      <w:r>
        <w:t>Pueda añadir nuevos personajes.</w:t>
      </w:r>
    </w:p>
    <w:p w14:paraId="3F45B534" w14:textId="77777777" w:rsidR="00681815" w:rsidRDefault="00681815" w:rsidP="00681815">
      <w:pPr>
        <w:pStyle w:val="Prrafodelista"/>
        <w:numPr>
          <w:ilvl w:val="1"/>
          <w:numId w:val="6"/>
        </w:numPr>
        <w:spacing w:line="256" w:lineRule="auto"/>
      </w:pPr>
      <w:r>
        <w:t>Pueda eliminar los personajes existentes.</w:t>
      </w:r>
    </w:p>
    <w:p w14:paraId="7045510C" w14:textId="77777777" w:rsidR="00681815" w:rsidRDefault="00681815" w:rsidP="00681815">
      <w:pPr>
        <w:pStyle w:val="Prrafodelista"/>
        <w:numPr>
          <w:ilvl w:val="1"/>
          <w:numId w:val="6"/>
        </w:numPr>
        <w:spacing w:line="256" w:lineRule="auto"/>
      </w:pPr>
      <w:r>
        <w:t>Pueda unir dos personajes en caso de que sean el mismo.</w:t>
      </w:r>
    </w:p>
    <w:p w14:paraId="2E432C4D" w14:textId="77777777" w:rsidR="00681815" w:rsidRDefault="00681815" w:rsidP="00681815">
      <w:pPr>
        <w:pStyle w:val="Prrafodelista"/>
        <w:numPr>
          <w:ilvl w:val="1"/>
          <w:numId w:val="6"/>
        </w:numPr>
        <w:spacing w:line="256" w:lineRule="auto"/>
      </w:pPr>
      <w:r>
        <w:t>Pueda modificar la id de un personaje.</w:t>
      </w:r>
    </w:p>
    <w:p w14:paraId="62075206" w14:textId="77777777" w:rsidR="00681815" w:rsidRDefault="00681815" w:rsidP="00681815">
      <w:pPr>
        <w:pStyle w:val="Prrafodelista"/>
        <w:numPr>
          <w:ilvl w:val="1"/>
          <w:numId w:val="6"/>
        </w:numPr>
        <w:spacing w:line="256" w:lineRule="auto"/>
      </w:pPr>
      <w:r>
        <w:t>Pueda modificar el nombre de un personaje.</w:t>
      </w:r>
    </w:p>
    <w:p w14:paraId="4DE29808" w14:textId="77777777" w:rsidR="00681815" w:rsidRDefault="00681815" w:rsidP="00681815">
      <w:pPr>
        <w:pStyle w:val="Prrafodelista"/>
        <w:numPr>
          <w:ilvl w:val="1"/>
          <w:numId w:val="6"/>
        </w:numPr>
        <w:spacing w:line="256" w:lineRule="auto"/>
      </w:pPr>
      <w:r>
        <w:t>Pueda borrar el nombre de un personaje.</w:t>
      </w:r>
    </w:p>
    <w:p w14:paraId="08EF3B4F" w14:textId="77777777" w:rsidR="00681815" w:rsidRDefault="00681815" w:rsidP="00681815">
      <w:pPr>
        <w:pStyle w:val="Prrafodelista"/>
        <w:numPr>
          <w:ilvl w:val="1"/>
          <w:numId w:val="6"/>
        </w:numPr>
        <w:spacing w:line="256" w:lineRule="auto"/>
      </w:pPr>
      <w:r>
        <w:t>Pueda modificar la etnia de un personaje.</w:t>
      </w:r>
    </w:p>
    <w:p w14:paraId="5CC2F55A" w14:textId="77777777" w:rsidR="00681815" w:rsidRDefault="00681815" w:rsidP="00681815">
      <w:pPr>
        <w:pStyle w:val="Prrafodelista"/>
        <w:numPr>
          <w:ilvl w:val="1"/>
          <w:numId w:val="6"/>
        </w:numPr>
        <w:spacing w:line="256" w:lineRule="auto"/>
      </w:pPr>
      <w:r>
        <w:t>Pueda modificar el sexo de un personaje.</w:t>
      </w:r>
    </w:p>
    <w:p w14:paraId="3E4B6B9E" w14:textId="77777777" w:rsidR="00681815" w:rsidRDefault="00681815" w:rsidP="00681815">
      <w:pPr>
        <w:pStyle w:val="Prrafodelista"/>
        <w:numPr>
          <w:ilvl w:val="0"/>
          <w:numId w:val="6"/>
        </w:numPr>
        <w:spacing w:line="256" w:lineRule="auto"/>
      </w:pPr>
      <w:r>
        <w:t>Permitir al usuario visualizar una red y cambiarla a gusto del usuario.</w:t>
      </w:r>
    </w:p>
    <w:p w14:paraId="6E6C51C8" w14:textId="77777777" w:rsidR="00681815" w:rsidRDefault="00681815" w:rsidP="00681815">
      <w:pPr>
        <w:pStyle w:val="Prrafodelista"/>
        <w:numPr>
          <w:ilvl w:val="0"/>
          <w:numId w:val="6"/>
        </w:numPr>
        <w:spacing w:line="256" w:lineRule="auto"/>
      </w:pPr>
      <w:r>
        <w:t>Permitir que un usuario pueda descargar la red en el formato deseado entre los posibles con el fin de que pueda importarla en otro</w:t>
      </w:r>
      <w:r w:rsidR="00E437D9">
        <w:t>s</w:t>
      </w:r>
      <w:r>
        <w:t xml:space="preserve"> programa</w:t>
      </w:r>
      <w:r w:rsidR="00E437D9">
        <w:t>s</w:t>
      </w:r>
      <w:r>
        <w:t xml:space="preserve"> como Gephi</w:t>
      </w:r>
      <w:r w:rsidR="00E437D9">
        <w:t>, Pajek, Cytoscape, etc</w:t>
      </w:r>
      <w:r>
        <w:t>.</w:t>
      </w:r>
    </w:p>
    <w:p w14:paraId="4C8A4723" w14:textId="77777777" w:rsidR="00681815" w:rsidRDefault="00681815" w:rsidP="00681815">
      <w:pPr>
        <w:pStyle w:val="Prrafodelista"/>
        <w:numPr>
          <w:ilvl w:val="0"/>
          <w:numId w:val="6"/>
        </w:numPr>
        <w:spacing w:line="256" w:lineRule="auto"/>
      </w:pPr>
      <w:r>
        <w:t>Permitir al usuario acceder a una wiki que le proporcione la información necesaria en cada pantalla.</w:t>
      </w:r>
    </w:p>
    <w:p w14:paraId="6FD7EFB1" w14:textId="77777777" w:rsidR="00681815" w:rsidRDefault="00681815" w:rsidP="00681815">
      <w:pPr>
        <w:pStyle w:val="Ttulo2"/>
        <w:numPr>
          <w:ilvl w:val="0"/>
          <w:numId w:val="4"/>
        </w:numPr>
      </w:pPr>
      <w:r>
        <w:t>Catálogo de requisitos</w:t>
      </w:r>
    </w:p>
    <w:p w14:paraId="4A133B4F" w14:textId="77777777" w:rsidR="00681815" w:rsidRDefault="00681815" w:rsidP="00681815">
      <w:r>
        <w:t>A continuación, se van a definir todos los requisitos derivados de los objetivos que se han marcado para el proyecto.</w:t>
      </w:r>
    </w:p>
    <w:p w14:paraId="5ED70FA7" w14:textId="77777777" w:rsidR="00681815" w:rsidRDefault="00681815" w:rsidP="00681815">
      <w:pPr>
        <w:pStyle w:val="Ttulo3"/>
      </w:pPr>
      <w:r>
        <w:lastRenderedPageBreak/>
        <w:t>Requisitos funcionales</w:t>
      </w:r>
    </w:p>
    <w:p w14:paraId="7B805E38" w14:textId="77777777" w:rsidR="00681815" w:rsidRDefault="00681815" w:rsidP="00681815">
      <w:pPr>
        <w:pStyle w:val="Prrafodelista"/>
        <w:numPr>
          <w:ilvl w:val="0"/>
          <w:numId w:val="7"/>
        </w:numPr>
        <w:spacing w:line="256" w:lineRule="auto"/>
      </w:pPr>
      <w:r>
        <w:rPr>
          <w:b/>
          <w:bCs/>
        </w:rPr>
        <w:t xml:space="preserve">R.F-1 Selección ePub o Película: </w:t>
      </w:r>
      <w:r>
        <w:t>La aplicación tiene que ser capaz de permitir al usuario elegir entre introducir el guion de una película o un libro en formato ePub.</w:t>
      </w:r>
    </w:p>
    <w:p w14:paraId="06AB8169" w14:textId="77777777" w:rsidR="00681815" w:rsidRDefault="00681815" w:rsidP="00681815">
      <w:pPr>
        <w:pStyle w:val="Prrafodelista"/>
        <w:numPr>
          <w:ilvl w:val="0"/>
          <w:numId w:val="7"/>
        </w:numPr>
        <w:spacing w:line="256" w:lineRule="auto"/>
      </w:pPr>
      <w:r>
        <w:rPr>
          <w:b/>
          <w:bCs/>
        </w:rPr>
        <w:t>R.F-2 Introducción de ePub:</w:t>
      </w:r>
      <w:r>
        <w:t xml:space="preserve"> La aplicación tiene que ser capaz de permitir que el usuario introduzca un libro en formato ePub, verifique que es correcto y de acceso a la siguiente pantalla.</w:t>
      </w:r>
    </w:p>
    <w:p w14:paraId="7C903E61" w14:textId="77777777" w:rsidR="00681815" w:rsidRDefault="00681815" w:rsidP="00EE08BC">
      <w:pPr>
        <w:pStyle w:val="Prrafodelista"/>
        <w:numPr>
          <w:ilvl w:val="0"/>
          <w:numId w:val="7"/>
        </w:numPr>
        <w:spacing w:line="256" w:lineRule="auto"/>
      </w:pPr>
      <w:r>
        <w:rPr>
          <w:b/>
          <w:bCs/>
        </w:rPr>
        <w:t>R.F-</w:t>
      </w:r>
      <w:r w:rsidR="00EE08BC">
        <w:rPr>
          <w:b/>
          <w:bCs/>
        </w:rPr>
        <w:t>3</w:t>
      </w:r>
      <w:r>
        <w:rPr>
          <w:b/>
          <w:bCs/>
        </w:rPr>
        <w:t xml:space="preserve"> Crear diccionario de forma automática: </w:t>
      </w:r>
      <w:r>
        <w:t>La aplicación debe permitir crear un diccionario de forma automática a partir del ePub introducido.</w:t>
      </w:r>
    </w:p>
    <w:p w14:paraId="44B61A01" w14:textId="77777777" w:rsidR="00681815" w:rsidRDefault="00681815" w:rsidP="00EE08BC">
      <w:pPr>
        <w:pStyle w:val="Prrafodelista"/>
        <w:numPr>
          <w:ilvl w:val="0"/>
          <w:numId w:val="7"/>
        </w:numPr>
        <w:spacing w:line="256" w:lineRule="auto"/>
      </w:pPr>
      <w:r>
        <w:rPr>
          <w:b/>
          <w:bCs/>
        </w:rPr>
        <w:t>R.F-</w:t>
      </w:r>
      <w:r w:rsidR="00EE08BC">
        <w:rPr>
          <w:b/>
          <w:bCs/>
        </w:rPr>
        <w:t>4</w:t>
      </w:r>
      <w:r>
        <w:rPr>
          <w:b/>
          <w:bCs/>
        </w:rPr>
        <w:t xml:space="preserve"> Vaciar diccionario: </w:t>
      </w:r>
      <w:r>
        <w:t>La aplicación debe permitir vaciar un diccionario ya existente.</w:t>
      </w:r>
    </w:p>
    <w:p w14:paraId="1910817E" w14:textId="77777777" w:rsidR="00681815" w:rsidRDefault="00681815" w:rsidP="00EE08BC">
      <w:pPr>
        <w:pStyle w:val="Prrafodelista"/>
        <w:numPr>
          <w:ilvl w:val="0"/>
          <w:numId w:val="7"/>
        </w:numPr>
        <w:spacing w:line="256" w:lineRule="auto"/>
      </w:pPr>
      <w:r>
        <w:rPr>
          <w:b/>
          <w:bCs/>
        </w:rPr>
        <w:t>R.F-</w:t>
      </w:r>
      <w:r w:rsidR="00EE08BC">
        <w:rPr>
          <w:b/>
          <w:bCs/>
        </w:rPr>
        <w:t>5</w:t>
      </w:r>
      <w:r>
        <w:rPr>
          <w:b/>
          <w:bCs/>
        </w:rPr>
        <w:t xml:space="preserve"> Importación de diccionario:</w:t>
      </w:r>
      <w:r>
        <w:t xml:space="preserve"> La aplicación debe permitir que el usuario importe un diccionario desde un fichero csv que será validado.</w:t>
      </w:r>
    </w:p>
    <w:p w14:paraId="29446C2F" w14:textId="77777777" w:rsidR="00681815" w:rsidRDefault="00681815" w:rsidP="00EE08BC">
      <w:pPr>
        <w:pStyle w:val="Prrafodelista"/>
        <w:numPr>
          <w:ilvl w:val="0"/>
          <w:numId w:val="7"/>
        </w:numPr>
        <w:spacing w:line="256" w:lineRule="auto"/>
      </w:pPr>
      <w:r>
        <w:rPr>
          <w:b/>
          <w:bCs/>
        </w:rPr>
        <w:t>R.F-</w:t>
      </w:r>
      <w:r w:rsidR="00EE08BC">
        <w:rPr>
          <w:b/>
          <w:bCs/>
        </w:rPr>
        <w:t>6</w:t>
      </w:r>
      <w:r>
        <w:rPr>
          <w:b/>
          <w:bCs/>
        </w:rPr>
        <w:t xml:space="preserve"> Obtención de diccionario: </w:t>
      </w:r>
      <w:r>
        <w:t>La aplicación debe permitir que el usuario obtenga un diccionario de una wiki de personajes.</w:t>
      </w:r>
    </w:p>
    <w:p w14:paraId="40F6FD66" w14:textId="77777777" w:rsidR="00681815" w:rsidRDefault="00681815" w:rsidP="00681815">
      <w:pPr>
        <w:pStyle w:val="Prrafodelista"/>
        <w:numPr>
          <w:ilvl w:val="0"/>
          <w:numId w:val="7"/>
        </w:numPr>
        <w:spacing w:line="256" w:lineRule="auto"/>
      </w:pPr>
      <w:r>
        <w:rPr>
          <w:b/>
          <w:bCs/>
        </w:rPr>
        <w:t>R.F-</w:t>
      </w:r>
      <w:r w:rsidR="00EE08BC">
        <w:rPr>
          <w:b/>
          <w:bCs/>
        </w:rPr>
        <w:t>7</w:t>
      </w:r>
      <w:r>
        <w:rPr>
          <w:b/>
          <w:bCs/>
        </w:rPr>
        <w:t xml:space="preserve"> Introducción de guion:</w:t>
      </w:r>
      <w:r>
        <w:t xml:space="preserve"> La aplicación debe permitir al usuario introducir una película en forma de enlace a una página preestablecida de forma que pueda leer dicha página y extraer sus personajes en un diccionario.</w:t>
      </w:r>
    </w:p>
    <w:p w14:paraId="5E63FFFB" w14:textId="77777777" w:rsidR="00681815" w:rsidRDefault="00681815" w:rsidP="00681815">
      <w:pPr>
        <w:pStyle w:val="Prrafodelista"/>
        <w:numPr>
          <w:ilvl w:val="0"/>
          <w:numId w:val="7"/>
        </w:numPr>
        <w:spacing w:line="256" w:lineRule="auto"/>
      </w:pPr>
      <w:r>
        <w:rPr>
          <w:b/>
          <w:bCs/>
        </w:rPr>
        <w:t>R.F-</w:t>
      </w:r>
      <w:r w:rsidR="00EE08BC">
        <w:rPr>
          <w:b/>
          <w:bCs/>
        </w:rPr>
        <w:t>8</w:t>
      </w:r>
      <w:r>
        <w:rPr>
          <w:b/>
          <w:bCs/>
        </w:rPr>
        <w:t xml:space="preserve"> Modificar personajes: </w:t>
      </w:r>
      <w:r>
        <w:t>La aplicación debe mostrar una lista con los personajes obtenidos y permitir al usuario modificarlos a su gusto.</w:t>
      </w:r>
    </w:p>
    <w:p w14:paraId="3D60166D"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 Añadir personaje: </w:t>
      </w:r>
      <w:r>
        <w:t>La aplicación debe permitir al usuario añadir los personajes que él quiera.</w:t>
      </w:r>
    </w:p>
    <w:p w14:paraId="2A49301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.2 Borrar personaje: </w:t>
      </w:r>
      <w:r>
        <w:t>La aplicación debe permitir al usuario borrar los personajes que a él le interese.</w:t>
      </w:r>
    </w:p>
    <w:p w14:paraId="54C58ED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.3 Juntar personajes: </w:t>
      </w:r>
      <w:r>
        <w:t>La aplicación debe permitir al usuario juntar los personajes como sea oportuno.</w:t>
      </w:r>
    </w:p>
    <w:p w14:paraId="3A0563F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.4 Añadir referencia a un personaje: </w:t>
      </w:r>
      <w:r>
        <w:t>La aplicación debe permitir añadir una referencia a la id del personaje que sea.</w:t>
      </w:r>
    </w:p>
    <w:p w14:paraId="7BD995E2"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.5 Eliminar referencia a un personaje: </w:t>
      </w:r>
      <w:r>
        <w:t>La aplicación debe permitir al usuario eliminar una referencia de una id aportada por el usuario.</w:t>
      </w:r>
    </w:p>
    <w:p w14:paraId="6557E90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.6 Modificar id personaje: </w:t>
      </w:r>
      <w:r>
        <w:t>La aplicación debe permitir modificar el id de un personaje dado.</w:t>
      </w:r>
    </w:p>
    <w:p w14:paraId="78946B9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.7 Modificar etnia: </w:t>
      </w:r>
      <w:r>
        <w:t>La aplicación debe permitir modificar la etnia de un personaje existente de la aplicación.</w:t>
      </w:r>
    </w:p>
    <w:p w14:paraId="70EF7D54" w14:textId="77777777" w:rsidR="00681815" w:rsidRDefault="00681815" w:rsidP="00681815">
      <w:pPr>
        <w:pStyle w:val="Prrafodelista"/>
        <w:numPr>
          <w:ilvl w:val="1"/>
          <w:numId w:val="7"/>
        </w:numPr>
        <w:spacing w:line="256" w:lineRule="auto"/>
      </w:pPr>
      <w:r>
        <w:rPr>
          <w:b/>
          <w:bCs/>
        </w:rPr>
        <w:t>R.F-</w:t>
      </w:r>
      <w:r w:rsidR="00EE08BC">
        <w:rPr>
          <w:b/>
          <w:bCs/>
        </w:rPr>
        <w:t>8</w:t>
      </w:r>
      <w:r>
        <w:rPr>
          <w:b/>
          <w:bCs/>
        </w:rPr>
        <w:t>.8</w:t>
      </w:r>
      <w:r>
        <w:t xml:space="preserve"> </w:t>
      </w:r>
      <w:r>
        <w:rPr>
          <w:b/>
          <w:bCs/>
        </w:rPr>
        <w:t xml:space="preserve">Modificar sexo: </w:t>
      </w:r>
      <w:r>
        <w:t>La aplicación debe permitir al usuario modificar el sexo del personaje deseado.</w:t>
      </w:r>
    </w:p>
    <w:p w14:paraId="2EA7EFD6"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.9 Exportar diccionario: </w:t>
      </w:r>
      <w:r>
        <w:t>La aplicación debe permitir al usuario exportar el diccionario de personajes que ha creado.</w:t>
      </w:r>
    </w:p>
    <w:p w14:paraId="7BA8A301"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.10 Obtener posiciones: </w:t>
      </w:r>
      <w:r>
        <w:t>La aplicación debe permitir obtener las posiciones en las que se encuentran los personajes dentro del catálogo de personajes.</w:t>
      </w:r>
    </w:p>
    <w:p w14:paraId="0F825B6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.11 Obtener etnia y sexo: </w:t>
      </w:r>
      <w:r>
        <w:t>La aplicación debe permitir obtener la etnia y el sexo de los personajes que se encuentran en el catálogo de personajes.</w:t>
      </w:r>
    </w:p>
    <w:p w14:paraId="16F8F940" w14:textId="77777777" w:rsidR="00681815" w:rsidRDefault="00681815" w:rsidP="00681815">
      <w:pPr>
        <w:pStyle w:val="Prrafodelista"/>
        <w:numPr>
          <w:ilvl w:val="0"/>
          <w:numId w:val="7"/>
        </w:numPr>
        <w:spacing w:line="256" w:lineRule="auto"/>
      </w:pPr>
      <w:r>
        <w:rPr>
          <w:b/>
          <w:bCs/>
        </w:rPr>
        <w:t>R.F-</w:t>
      </w:r>
      <w:r w:rsidR="00EE08BC">
        <w:rPr>
          <w:b/>
          <w:bCs/>
        </w:rPr>
        <w:t>9</w:t>
      </w:r>
      <w:r>
        <w:rPr>
          <w:b/>
          <w:bCs/>
        </w:rPr>
        <w:t xml:space="preserve"> Añadir parámetros </w:t>
      </w:r>
      <w:r w:rsidR="00FF7738">
        <w:rPr>
          <w:b/>
          <w:bCs/>
        </w:rPr>
        <w:t>ePub</w:t>
      </w:r>
      <w:r>
        <w:rPr>
          <w:b/>
          <w:bCs/>
        </w:rPr>
        <w:t xml:space="preserve">: </w:t>
      </w:r>
      <w:r>
        <w:t xml:space="preserve">La aplicación debe recoger parámetros </w:t>
      </w:r>
      <w:r w:rsidR="00FF7738">
        <w:t xml:space="preserve">correspondientes a </w:t>
      </w:r>
      <w:r>
        <w:t>número de apariciones, intervalo de aparición y si se tienen en cuenta los capítulo</w:t>
      </w:r>
      <w:r w:rsidR="00FF7738">
        <w:t>s</w:t>
      </w:r>
      <w:r>
        <w:t>.</w:t>
      </w:r>
    </w:p>
    <w:p w14:paraId="687ED1A2" w14:textId="77777777" w:rsidR="00FF7738" w:rsidRDefault="00FF7738" w:rsidP="00681815">
      <w:pPr>
        <w:pStyle w:val="Prrafodelista"/>
        <w:numPr>
          <w:ilvl w:val="0"/>
          <w:numId w:val="7"/>
        </w:numPr>
        <w:spacing w:line="256" w:lineRule="auto"/>
      </w:pPr>
      <w:r>
        <w:rPr>
          <w:b/>
          <w:bCs/>
        </w:rPr>
        <w:t xml:space="preserve">R.F-10 Añadir parámetros película: </w:t>
      </w:r>
      <w:r>
        <w:t>La aplicación debe recoger el parámetro correspondiente al número de apariciones.</w:t>
      </w:r>
    </w:p>
    <w:p w14:paraId="643D1555" w14:textId="77777777" w:rsidR="00681815" w:rsidRDefault="00681815" w:rsidP="00681815">
      <w:pPr>
        <w:pStyle w:val="Prrafodelista"/>
        <w:numPr>
          <w:ilvl w:val="0"/>
          <w:numId w:val="7"/>
        </w:numPr>
        <w:spacing w:line="256" w:lineRule="auto"/>
      </w:pPr>
      <w:r>
        <w:rPr>
          <w:b/>
          <w:bCs/>
        </w:rPr>
        <w:lastRenderedPageBreak/>
        <w:t>R.F-</w:t>
      </w:r>
      <w:r w:rsidR="00EE08BC">
        <w:rPr>
          <w:b/>
          <w:bCs/>
        </w:rPr>
        <w:t>1</w:t>
      </w:r>
      <w:r w:rsidR="00FF7738">
        <w:rPr>
          <w:b/>
          <w:bCs/>
        </w:rPr>
        <w:t>1</w:t>
      </w:r>
      <w:r>
        <w:rPr>
          <w:b/>
          <w:bCs/>
        </w:rPr>
        <w:t xml:space="preserve"> Visualización de la red: </w:t>
      </w:r>
      <w:r>
        <w:t>La aplicación debe permitir al usuario visualizar la red de forma que pueda cambiarla al gusto que el usuario quiera.</w:t>
      </w:r>
    </w:p>
    <w:p w14:paraId="166843C9" w14:textId="77777777" w:rsidR="00DE6162" w:rsidRDefault="00DE6162" w:rsidP="00DE6162">
      <w:pPr>
        <w:pStyle w:val="Prrafodelista"/>
        <w:numPr>
          <w:ilvl w:val="1"/>
          <w:numId w:val="7"/>
        </w:numPr>
        <w:spacing w:line="256" w:lineRule="auto"/>
      </w:pPr>
      <w:r>
        <w:rPr>
          <w:b/>
          <w:bCs/>
        </w:rPr>
        <w:t>R.F-1</w:t>
      </w:r>
      <w:r w:rsidR="00FF7738">
        <w:rPr>
          <w:b/>
          <w:bCs/>
        </w:rPr>
        <w:t>1</w:t>
      </w:r>
      <w:r>
        <w:rPr>
          <w:b/>
          <w:bCs/>
        </w:rPr>
        <w:t xml:space="preserve">.1 Exportación de la red: </w:t>
      </w:r>
      <w:r>
        <w:t>La aplicación debe permitir exportar la red en los distintos formatos aportados.</w:t>
      </w:r>
    </w:p>
    <w:p w14:paraId="38FD2AB2"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2</w:t>
      </w:r>
      <w:r>
        <w:rPr>
          <w:b/>
          <w:bCs/>
        </w:rPr>
        <w:t xml:space="preserve"> Selección de características: </w:t>
      </w:r>
      <w:r>
        <w:t>La aplicación debe permitir seleccionar al usuario las características deseadas con el fin de poder visualizarlas en el informe generado.</w:t>
      </w:r>
    </w:p>
    <w:p w14:paraId="635BBCBD"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3</w:t>
      </w:r>
      <w:r>
        <w:rPr>
          <w:b/>
          <w:bCs/>
        </w:rPr>
        <w:t xml:space="preserve"> Visualización del informe: </w:t>
      </w:r>
      <w:r>
        <w:t>La aplicación debe permitir al usuario visualizar el informe en el que estarán las características seleccionadas previamente</w:t>
      </w:r>
      <w:r w:rsidR="00216CC0">
        <w:t xml:space="preserve"> y navegar a través del informe</w:t>
      </w:r>
      <w:r>
        <w:t>.</w:t>
      </w:r>
    </w:p>
    <w:p w14:paraId="516482D7"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4</w:t>
      </w:r>
      <w:r>
        <w:rPr>
          <w:b/>
          <w:bCs/>
        </w:rPr>
        <w:t xml:space="preserve"> Botones de navegación: </w:t>
      </w:r>
      <w:r>
        <w:t>La aplicación debe permitir al usuario el uso de forma correcta de los botones de navegación aportados por la aplicación.</w:t>
      </w:r>
    </w:p>
    <w:p w14:paraId="17FC4654" w14:textId="77777777" w:rsidR="00681815" w:rsidRDefault="00681815" w:rsidP="00681815">
      <w:pPr>
        <w:pStyle w:val="Prrafodelista"/>
        <w:numPr>
          <w:ilvl w:val="0"/>
          <w:numId w:val="7"/>
        </w:numPr>
        <w:spacing w:line="256" w:lineRule="auto"/>
      </w:pPr>
      <w:r>
        <w:rPr>
          <w:b/>
          <w:bCs/>
        </w:rPr>
        <w:t>R.F-1</w:t>
      </w:r>
      <w:r w:rsidR="00FF7738">
        <w:rPr>
          <w:b/>
          <w:bCs/>
        </w:rPr>
        <w:t>5</w:t>
      </w:r>
      <w:r>
        <w:rPr>
          <w:b/>
          <w:bCs/>
        </w:rPr>
        <w:t xml:space="preserve"> Wiki: </w:t>
      </w:r>
      <w:r>
        <w:t>La aplicación debe permitir al usuario acceder a la wiki de ayuda que contiene la guía de usuario.</w:t>
      </w:r>
    </w:p>
    <w:p w14:paraId="4422BE49" w14:textId="77777777" w:rsidR="00681815" w:rsidRDefault="00681815" w:rsidP="00681815">
      <w:pPr>
        <w:pStyle w:val="Prrafodelista"/>
        <w:numPr>
          <w:ilvl w:val="0"/>
          <w:numId w:val="7"/>
        </w:numPr>
        <w:spacing w:line="256" w:lineRule="auto"/>
      </w:pPr>
      <w:r>
        <w:rPr>
          <w:b/>
          <w:bCs/>
        </w:rPr>
        <w:t>R.F-1</w:t>
      </w:r>
      <w:r w:rsidR="00FF7738">
        <w:rPr>
          <w:b/>
          <w:bCs/>
        </w:rPr>
        <w:t>6</w:t>
      </w:r>
      <w:r>
        <w:rPr>
          <w:b/>
          <w:bCs/>
        </w:rPr>
        <w:t xml:space="preserve"> Acerca de: </w:t>
      </w:r>
      <w:r>
        <w:t>La aplicación debe permitir al usuario moverse a la página de “acerca de” con el fin de consultar la información que allí aparece.</w:t>
      </w:r>
    </w:p>
    <w:p w14:paraId="03EAD216" w14:textId="77777777" w:rsidR="00681815" w:rsidRDefault="00681815" w:rsidP="00681815">
      <w:pPr>
        <w:pStyle w:val="Prrafodelista"/>
        <w:numPr>
          <w:ilvl w:val="0"/>
          <w:numId w:val="7"/>
        </w:numPr>
        <w:spacing w:line="256" w:lineRule="auto"/>
      </w:pPr>
      <w:r>
        <w:rPr>
          <w:b/>
          <w:bCs/>
        </w:rPr>
        <w:t>R.F-1</w:t>
      </w:r>
      <w:r w:rsidR="00FF7738">
        <w:rPr>
          <w:b/>
          <w:bCs/>
        </w:rPr>
        <w:t>7</w:t>
      </w:r>
      <w:r>
        <w:rPr>
          <w:b/>
          <w:bCs/>
        </w:rPr>
        <w:t xml:space="preserve"> Cambio de idioma: </w:t>
      </w:r>
      <w:r>
        <w:t>La aplicación debe permitir cambiar el idioma de la página por aquellos idiomas que se encuentren disponibles en la barra de navegación.</w:t>
      </w:r>
    </w:p>
    <w:p w14:paraId="628A481E" w14:textId="77777777" w:rsidR="00681815" w:rsidRDefault="00681815" w:rsidP="00681815">
      <w:pPr>
        <w:pStyle w:val="Ttulo3"/>
      </w:pPr>
      <w:r>
        <w:t>Requisitos no funcionales</w:t>
      </w:r>
    </w:p>
    <w:p w14:paraId="6DFD9497" w14:textId="77777777" w:rsidR="00681815" w:rsidRDefault="00681815" w:rsidP="00681815">
      <w:pPr>
        <w:pStyle w:val="Prrafodelista"/>
        <w:numPr>
          <w:ilvl w:val="0"/>
          <w:numId w:val="8"/>
        </w:numPr>
        <w:spacing w:line="256" w:lineRule="auto"/>
      </w:pPr>
      <w:r>
        <w:rPr>
          <w:b/>
          <w:bCs/>
        </w:rPr>
        <w:t xml:space="preserve">R.N.F-1 Usabilidad: </w:t>
      </w:r>
      <w:r>
        <w:t>La aplicación debe ser intuitiva y que permita su navegación y aprendizaje de una forma rápida.</w:t>
      </w:r>
    </w:p>
    <w:p w14:paraId="343A6210" w14:textId="77777777" w:rsidR="00681815" w:rsidRDefault="00681815" w:rsidP="00681815">
      <w:pPr>
        <w:pStyle w:val="Prrafodelista"/>
        <w:numPr>
          <w:ilvl w:val="0"/>
          <w:numId w:val="8"/>
        </w:numPr>
        <w:spacing w:line="256" w:lineRule="auto"/>
      </w:pPr>
      <w:r>
        <w:rPr>
          <w:b/>
          <w:bCs/>
        </w:rPr>
        <w:t>R.N.F-2 Escalabilidad:</w:t>
      </w:r>
      <w:r>
        <w:t xml:space="preserve"> La aplicación debe estar preparada para escalar, es decir, para que se puedan añadir nuevas funcionalidades de una forma rápida y sencilla.</w:t>
      </w:r>
    </w:p>
    <w:p w14:paraId="3ED0C75F" w14:textId="77777777" w:rsidR="00681815" w:rsidRDefault="00681815" w:rsidP="00681815">
      <w:pPr>
        <w:pStyle w:val="Prrafodelista"/>
        <w:numPr>
          <w:ilvl w:val="0"/>
          <w:numId w:val="8"/>
        </w:numPr>
        <w:spacing w:line="256" w:lineRule="auto"/>
      </w:pPr>
      <w:r>
        <w:rPr>
          <w:b/>
          <w:bCs/>
        </w:rPr>
        <w:t xml:space="preserve">R.N.F-3 Internacionalización: </w:t>
      </w:r>
      <w:r>
        <w:t>La aplicación debe estar preparada para cambiar a los idiomas establecidos.</w:t>
      </w:r>
    </w:p>
    <w:p w14:paraId="6A7D4CE5" w14:textId="77777777" w:rsidR="00681815" w:rsidRDefault="00681815" w:rsidP="00681815">
      <w:pPr>
        <w:pStyle w:val="Prrafodelista"/>
        <w:numPr>
          <w:ilvl w:val="0"/>
          <w:numId w:val="8"/>
        </w:numPr>
        <w:spacing w:line="256" w:lineRule="auto"/>
      </w:pPr>
      <w:r>
        <w:rPr>
          <w:b/>
          <w:bCs/>
        </w:rPr>
        <w:t xml:space="preserve">R.N.F-4 Seguridad: </w:t>
      </w:r>
      <w:r>
        <w:t>Se debe gestionar todos los datos de una forma adecuada y sin mantener información vulnerable de forma innecesaria.</w:t>
      </w:r>
    </w:p>
    <w:p w14:paraId="63FBCEAC" w14:textId="77777777" w:rsidR="00681815" w:rsidRDefault="00681815" w:rsidP="00681815">
      <w:pPr>
        <w:pStyle w:val="Prrafodelista"/>
        <w:numPr>
          <w:ilvl w:val="0"/>
          <w:numId w:val="8"/>
        </w:numPr>
        <w:spacing w:line="256" w:lineRule="auto"/>
      </w:pPr>
      <w:r>
        <w:rPr>
          <w:b/>
          <w:bCs/>
        </w:rPr>
        <w:t xml:space="preserve">R.N.F-5 Mantenibilidad: </w:t>
      </w:r>
      <w:r>
        <w:t xml:space="preserve"> Se debe asegurar que la aplicación va a ser mantenible con facilidad, facilitando la labor de escalado.</w:t>
      </w:r>
    </w:p>
    <w:p w14:paraId="4E348263" w14:textId="77777777" w:rsidR="00681815" w:rsidRDefault="00681815" w:rsidP="00681815">
      <w:pPr>
        <w:pStyle w:val="Prrafodelista"/>
        <w:numPr>
          <w:ilvl w:val="0"/>
          <w:numId w:val="8"/>
        </w:numPr>
        <w:spacing w:line="256" w:lineRule="auto"/>
      </w:pPr>
      <w:r>
        <w:rPr>
          <w:b/>
          <w:bCs/>
        </w:rPr>
        <w:t xml:space="preserve">R.N.F-6 Disponibilidad: </w:t>
      </w:r>
      <w:r>
        <w:t>La aplicación debe poder estar disponible siempre que el usuario la requiera y mantenga conexión a internet.</w:t>
      </w:r>
    </w:p>
    <w:p w14:paraId="4F7AEB01" w14:textId="77777777" w:rsidR="00681815" w:rsidRDefault="00681815" w:rsidP="00681815">
      <w:pPr>
        <w:pStyle w:val="Ttulo2"/>
        <w:numPr>
          <w:ilvl w:val="0"/>
          <w:numId w:val="4"/>
        </w:numPr>
      </w:pPr>
      <w:r>
        <w:t>Especificación de requisitos</w:t>
      </w:r>
    </w:p>
    <w:p w14:paraId="39965370" w14:textId="77777777" w:rsidR="00681815" w:rsidRDefault="00681815" w:rsidP="00E54175">
      <w:r>
        <w:t>En este apartado se va a describir un diagrama de caso de uso y se va a definir cada uno de los casos de uso que posee la aplicación.</w:t>
      </w:r>
      <w:r w:rsidR="00E54175">
        <w:t xml:space="preserve"> Se especifica que la frecuencia indicada en los casos de uso es la siguiente:</w:t>
      </w:r>
    </w:p>
    <w:p w14:paraId="570BD3DE" w14:textId="77777777" w:rsidR="00E54175" w:rsidRDefault="00E54175" w:rsidP="0001124E">
      <w:pPr>
        <w:pStyle w:val="Prrafodelista"/>
        <w:numPr>
          <w:ilvl w:val="0"/>
          <w:numId w:val="9"/>
        </w:numPr>
      </w:pPr>
      <w:r>
        <w:t>Baja: la frecuencia baja significa que se usa ese caso de uso menos de un 30% de las veces que se usa la aplicación.</w:t>
      </w:r>
    </w:p>
    <w:p w14:paraId="7BCBBFDD" w14:textId="77777777" w:rsidR="00E54175" w:rsidRDefault="00E54175" w:rsidP="0001124E">
      <w:pPr>
        <w:pStyle w:val="Prrafodelista"/>
        <w:numPr>
          <w:ilvl w:val="0"/>
          <w:numId w:val="9"/>
        </w:numPr>
      </w:pPr>
      <w:r>
        <w:t>Media: la frecuencia media significa que se usa ese caso de uso entre un 30-60% de las veces que se usa la aplicación.</w:t>
      </w:r>
    </w:p>
    <w:p w14:paraId="528C87C8" w14:textId="77777777" w:rsidR="00E54175" w:rsidRDefault="00E54175" w:rsidP="0001124E">
      <w:pPr>
        <w:pStyle w:val="Prrafodelista"/>
        <w:numPr>
          <w:ilvl w:val="0"/>
          <w:numId w:val="9"/>
        </w:numPr>
      </w:pPr>
      <w:r>
        <w:t>Alta: la frecuencia alta significa que se usa ese caso de uso entre un 60-90% de las veces que se usa la aplicación.</w:t>
      </w:r>
    </w:p>
    <w:p w14:paraId="7441DF4A" w14:textId="77777777" w:rsidR="00E54175" w:rsidRDefault="00E54175" w:rsidP="0001124E">
      <w:pPr>
        <w:pStyle w:val="Prrafodelista"/>
        <w:numPr>
          <w:ilvl w:val="0"/>
          <w:numId w:val="9"/>
        </w:numPr>
        <w:sectPr w:rsidR="00E54175" w:rsidSect="00681815">
          <w:headerReference w:type="default" r:id="rId30"/>
          <w:headerReference w:type="first" r:id="rId31"/>
          <w:pgSz w:w="11906" w:h="16838" w:code="9"/>
          <w:pgMar w:top="1418" w:right="1701" w:bottom="1418" w:left="1701" w:header="709" w:footer="709" w:gutter="0"/>
          <w:pgNumType w:start="1"/>
          <w:cols w:space="708"/>
          <w:titlePg/>
          <w:docGrid w:linePitch="360"/>
        </w:sectPr>
      </w:pPr>
      <w:r>
        <w:t>Muy alta: la frecuencia muy alta significa que se usa ese caso de uso más de un 90% de las veces.</w:t>
      </w:r>
    </w:p>
    <w:p w14:paraId="1E201FB5" w14:textId="77777777" w:rsidR="00681815" w:rsidRDefault="00681815" w:rsidP="00681815">
      <w:pPr>
        <w:pStyle w:val="Ttulo3"/>
      </w:pPr>
      <w:r>
        <w:rPr>
          <w:noProof/>
        </w:rPr>
        <w:lastRenderedPageBreak/>
        <mc:AlternateContent>
          <mc:Choice Requires="wps">
            <w:drawing>
              <wp:anchor distT="0" distB="0" distL="114300" distR="114300" simplePos="0" relativeHeight="251718656" behindDoc="0" locked="0" layoutInCell="1" allowOverlap="1" wp14:anchorId="5BD7FEB5" wp14:editId="085352B4">
                <wp:simplePos x="0" y="0"/>
                <wp:positionH relativeFrom="margin">
                  <wp:posOffset>3124863</wp:posOffset>
                </wp:positionH>
                <wp:positionV relativeFrom="paragraph">
                  <wp:posOffset>5423507</wp:posOffset>
                </wp:positionV>
                <wp:extent cx="2361538" cy="635"/>
                <wp:effectExtent l="0" t="0" r="1270" b="8255"/>
                <wp:wrapNone/>
                <wp:docPr id="3" name="Cuadro de texto 3"/>
                <wp:cNvGraphicFramePr/>
                <a:graphic xmlns:a="http://schemas.openxmlformats.org/drawingml/2006/main">
                  <a:graphicData uri="http://schemas.microsoft.com/office/word/2010/wordprocessingShape">
                    <wps:wsp>
                      <wps:cNvSpPr txBox="1"/>
                      <wps:spPr>
                        <a:xfrm>
                          <a:off x="0" y="0"/>
                          <a:ext cx="2361538" cy="635"/>
                        </a:xfrm>
                        <a:prstGeom prst="rect">
                          <a:avLst/>
                        </a:prstGeom>
                        <a:solidFill>
                          <a:prstClr val="white"/>
                        </a:solidFill>
                        <a:ln>
                          <a:noFill/>
                        </a:ln>
                      </wps:spPr>
                      <wps:txbx>
                        <w:txbxContent>
                          <w:p w14:paraId="6FA8D03C" w14:textId="2DE7B842" w:rsidR="0013615A" w:rsidRPr="00286B78" w:rsidRDefault="0013615A" w:rsidP="00681815">
                            <w:pPr>
                              <w:pStyle w:val="Descripcin"/>
                              <w:rPr>
                                <w:b/>
                                <w:noProof/>
                                <w:color w:val="000000" w:themeColor="text1"/>
                              </w:rPr>
                            </w:pPr>
                            <w:r>
                              <w:t xml:space="preserve">Ilustración </w:t>
                            </w:r>
                            <w:fldSimple w:instr=" SEQ Ilustración \* ARABIC ">
                              <w:r>
                                <w:rPr>
                                  <w:noProof/>
                                </w:rPr>
                                <w:t>10</w:t>
                              </w:r>
                            </w:fldSimple>
                            <w:r>
                              <w:t xml:space="preserve">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7FEB5" id="Cuadro de texto 3" o:spid="_x0000_s1035" type="#_x0000_t202" style="position:absolute;left:0;text-align:left;margin-left:246.05pt;margin-top:427.05pt;width:185.9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" stroked="f">
                <v:textbox style="mso-fit-shape-to-text:t" inset="0,0,0,0">
                  <w:txbxContent>
                    <w:p w14:paraId="6FA8D03C" w14:textId="2DE7B842" w:rsidR="0013615A" w:rsidRPr="00286B78" w:rsidRDefault="0013615A" w:rsidP="00681815">
                      <w:pPr>
                        <w:pStyle w:val="Descripcin"/>
                        <w:rPr>
                          <w:b/>
                          <w:noProof/>
                          <w:color w:val="000000" w:themeColor="text1"/>
                        </w:rPr>
                      </w:pPr>
                      <w:r>
                        <w:t xml:space="preserve">Ilustración </w:t>
                      </w:r>
                      <w:fldSimple w:instr=" SEQ Ilustración \* ARABIC ">
                        <w:r>
                          <w:rPr>
                            <w:noProof/>
                          </w:rPr>
                          <w:t>10</w:t>
                        </w:r>
                      </w:fldSimple>
                      <w:r>
                        <w:t xml:space="preserve"> Diagrama de casos de uso</w:t>
                      </w:r>
                    </w:p>
                  </w:txbxContent>
                </v:textbox>
                <w10:wrap anchorx="margin"/>
              </v:shape>
            </w:pict>
          </mc:Fallback>
        </mc:AlternateContent>
      </w:r>
      <w:r>
        <w:rPr>
          <w:noProof/>
        </w:rPr>
        <w:drawing>
          <wp:anchor distT="0" distB="0" distL="114300" distR="114300" simplePos="0" relativeHeight="251716608" behindDoc="0" locked="0" layoutInCell="1" allowOverlap="1" wp14:anchorId="7F987AE9" wp14:editId="17B02D57">
            <wp:simplePos x="0" y="0"/>
            <wp:positionH relativeFrom="margin">
              <wp:align>left</wp:align>
            </wp:positionH>
            <wp:positionV relativeFrom="paragraph">
              <wp:posOffset>294226</wp:posOffset>
            </wp:positionV>
            <wp:extent cx="8420432" cy="5091116"/>
            <wp:effectExtent l="0" t="0" r="0" b="0"/>
            <wp:wrapNone/>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png"/>
                    <pic:cNvPicPr/>
                  </pic:nvPicPr>
                  <pic:blipFill>
                    <a:blip r:embed="rId32">
                      <a:extLst>
                        <a:ext uri="{28A0092B-C50C-407E-A947-70E740481C1C}">
                          <a14:useLocalDpi xmlns:a14="http://schemas.microsoft.com/office/drawing/2010/main" val="0"/>
                        </a:ext>
                      </a:extLst>
                    </a:blip>
                    <a:stretch>
                      <a:fillRect/>
                    </a:stretch>
                  </pic:blipFill>
                  <pic:spPr>
                    <a:xfrm>
                      <a:off x="0" y="0"/>
                      <a:ext cx="8420432" cy="5091116"/>
                    </a:xfrm>
                    <a:prstGeom prst="rect">
                      <a:avLst/>
                    </a:prstGeom>
                  </pic:spPr>
                </pic:pic>
              </a:graphicData>
            </a:graphic>
            <wp14:sizeRelH relativeFrom="margin">
              <wp14:pctWidth>0</wp14:pctWidth>
            </wp14:sizeRelH>
            <wp14:sizeRelV relativeFrom="margin">
              <wp14:pctHeight>0</wp14:pctHeight>
            </wp14:sizeRelV>
          </wp:anchor>
        </w:drawing>
      </w:r>
      <w:r>
        <w:t>Diagrama de casos de uso</w:t>
      </w:r>
    </w:p>
    <w:p w14:paraId="516D261D" w14:textId="77777777" w:rsidR="00681815" w:rsidRDefault="00681815" w:rsidP="00681815">
      <w:pPr>
        <w:rPr>
          <w:rFonts w:eastAsiaTheme="majorEastAsia" w:cstheme="majorBidi"/>
          <w:color w:val="000000" w:themeColor="text1"/>
          <w:sz w:val="24"/>
          <w:szCs w:val="24"/>
        </w:rPr>
      </w:pPr>
      <w:r>
        <w:br w:type="page"/>
      </w:r>
    </w:p>
    <w:p w14:paraId="635C0BB0" w14:textId="77777777" w:rsidR="00681815" w:rsidRDefault="00681815" w:rsidP="00681815">
      <w:pPr>
        <w:pStyle w:val="Ttulo3"/>
        <w:sectPr w:rsidR="00681815" w:rsidSect="00681815">
          <w:pgSz w:w="16838" w:h="11906" w:orient="landscape" w:code="9"/>
          <w:pgMar w:top="1701" w:right="1418" w:bottom="1701" w:left="1418" w:header="709" w:footer="709" w:gutter="0"/>
          <w:cols w:space="708"/>
          <w:titlePg/>
          <w:docGrid w:linePitch="360"/>
        </w:sectPr>
      </w:pPr>
    </w:p>
    <w:p w14:paraId="5D394104" w14:textId="77777777" w:rsidR="00A94F3A" w:rsidRDefault="00681815" w:rsidP="00681815">
      <w:pPr>
        <w:pStyle w:val="Ttulo3"/>
      </w:pPr>
      <w:r>
        <w:lastRenderedPageBreak/>
        <w:t>Actores</w:t>
      </w:r>
    </w:p>
    <w:p w14:paraId="78802DBC" w14:textId="77777777" w:rsidR="00681815" w:rsidRDefault="00681815" w:rsidP="00681815">
      <w:r>
        <w:t>En esta aplicación vamos a tener un único actor, la diferencia es que cuando el actor introduzca un ePub o un guion, la aplicación creará una sesión temporal para ese actor mientras está navegando por la aplicación, por tanto, un actor que ya haya introducido una novela o un guion tendrá acceso a zonas donde si no has introducido nada no podrías entrar.</w:t>
      </w:r>
    </w:p>
    <w:p w14:paraId="68678C17" w14:textId="77777777" w:rsidR="00681815" w:rsidRDefault="00681815" w:rsidP="00681815">
      <w:pPr>
        <w:pStyle w:val="Ttulo3"/>
      </w:pPr>
      <w:r>
        <w:t>Casos de uso</w:t>
      </w:r>
    </w:p>
    <w:tbl>
      <w:tblPr>
        <w:tblStyle w:val="Tablaconcuadrcula"/>
        <w:tblpPr w:leftFromText="141" w:rightFromText="141" w:vertAnchor="text" w:tblpY="-23"/>
        <w:tblW w:w="0" w:type="auto"/>
        <w:tblLook w:val="04A0" w:firstRow="1" w:lastRow="0" w:firstColumn="1" w:lastColumn="0" w:noHBand="0" w:noVBand="1"/>
      </w:tblPr>
      <w:tblGrid>
        <w:gridCol w:w="2122"/>
        <w:gridCol w:w="992"/>
        <w:gridCol w:w="5380"/>
      </w:tblGrid>
      <w:tr w:rsidR="00E86282" w14:paraId="5980D2D5" w14:textId="77777777" w:rsidTr="00E86282">
        <w:tc>
          <w:tcPr>
            <w:tcW w:w="2122" w:type="dxa"/>
            <w:tcBorders>
              <w:bottom w:val="single" w:sz="4" w:space="0" w:color="auto"/>
            </w:tcBorders>
            <w:shd w:val="clear" w:color="auto" w:fill="F2F2F2" w:themeFill="background1" w:themeFillShade="F2"/>
          </w:tcPr>
          <w:p w14:paraId="677645DD" w14:textId="77777777" w:rsidR="00E86282" w:rsidRPr="00681815" w:rsidRDefault="00E86282" w:rsidP="00E86282">
            <w:pPr>
              <w:ind w:firstLine="0"/>
              <w:jc w:val="center"/>
              <w:rPr>
                <w:b/>
                <w:bCs/>
              </w:rPr>
            </w:pPr>
            <w:r>
              <w:rPr>
                <w:b/>
                <w:bCs/>
              </w:rPr>
              <w:t>Caso de uso 1</w:t>
            </w:r>
          </w:p>
        </w:tc>
        <w:tc>
          <w:tcPr>
            <w:tcW w:w="6372" w:type="dxa"/>
            <w:gridSpan w:val="2"/>
            <w:shd w:val="clear" w:color="auto" w:fill="F2F2F2" w:themeFill="background1" w:themeFillShade="F2"/>
          </w:tcPr>
          <w:p w14:paraId="3F6324A0" w14:textId="77777777" w:rsidR="00E86282" w:rsidRPr="00681815" w:rsidRDefault="00E86282" w:rsidP="00E86282">
            <w:pPr>
              <w:ind w:firstLine="0"/>
              <w:jc w:val="center"/>
              <w:rPr>
                <w:b/>
                <w:bCs/>
              </w:rPr>
            </w:pPr>
            <w:r>
              <w:rPr>
                <w:b/>
                <w:bCs/>
              </w:rPr>
              <w:t>Seleccionar ePub o Película</w:t>
            </w:r>
          </w:p>
        </w:tc>
      </w:tr>
      <w:tr w:rsidR="00E86282" w14:paraId="6D6F623E" w14:textId="77777777" w:rsidTr="00E86282">
        <w:tc>
          <w:tcPr>
            <w:tcW w:w="2122" w:type="dxa"/>
            <w:tcBorders>
              <w:bottom w:val="single" w:sz="4" w:space="0" w:color="auto"/>
              <w:right w:val="single" w:sz="4" w:space="0" w:color="auto"/>
            </w:tcBorders>
            <w:shd w:val="clear" w:color="auto" w:fill="F2F2F2" w:themeFill="background1" w:themeFillShade="F2"/>
          </w:tcPr>
          <w:p w14:paraId="3E2524DF" w14:textId="77777777" w:rsidR="00E86282" w:rsidRDefault="00E86282" w:rsidP="00E86282">
            <w:pPr>
              <w:ind w:firstLine="0"/>
              <w:jc w:val="left"/>
            </w:pPr>
            <w:r>
              <w:t>Requisitos asociados:</w:t>
            </w:r>
          </w:p>
        </w:tc>
        <w:tc>
          <w:tcPr>
            <w:tcW w:w="6372" w:type="dxa"/>
            <w:gridSpan w:val="2"/>
            <w:tcBorders>
              <w:left w:val="single" w:sz="4" w:space="0" w:color="auto"/>
            </w:tcBorders>
          </w:tcPr>
          <w:p w14:paraId="320463A4" w14:textId="77777777" w:rsidR="00E86282" w:rsidRDefault="00E86282" w:rsidP="00E86282">
            <w:pPr>
              <w:ind w:firstLine="0"/>
              <w:jc w:val="center"/>
            </w:pPr>
            <w:r>
              <w:t>R.F-1</w:t>
            </w:r>
          </w:p>
        </w:tc>
      </w:tr>
      <w:tr w:rsidR="00E86282" w14:paraId="685C93AE" w14:textId="77777777" w:rsidTr="00E86282">
        <w:tc>
          <w:tcPr>
            <w:tcW w:w="2122" w:type="dxa"/>
            <w:tcBorders>
              <w:right w:val="single" w:sz="4" w:space="0" w:color="auto"/>
            </w:tcBorders>
            <w:shd w:val="clear" w:color="auto" w:fill="F2F2F2" w:themeFill="background1" w:themeFillShade="F2"/>
          </w:tcPr>
          <w:p w14:paraId="6518D24B" w14:textId="77777777" w:rsidR="00E86282" w:rsidRDefault="00E86282" w:rsidP="00E86282">
            <w:pPr>
              <w:ind w:firstLine="0"/>
              <w:jc w:val="left"/>
            </w:pPr>
            <w:r>
              <w:t>Descripción:</w:t>
            </w:r>
          </w:p>
        </w:tc>
        <w:tc>
          <w:tcPr>
            <w:tcW w:w="6372" w:type="dxa"/>
            <w:gridSpan w:val="2"/>
            <w:tcBorders>
              <w:left w:val="single" w:sz="4" w:space="0" w:color="auto"/>
            </w:tcBorders>
            <w:shd w:val="clear" w:color="auto" w:fill="FFFFFF" w:themeFill="background1"/>
          </w:tcPr>
          <w:p w14:paraId="04486523" w14:textId="77777777" w:rsidR="00E86282" w:rsidRDefault="00E86282" w:rsidP="00E86282">
            <w:pPr>
              <w:ind w:firstLine="0"/>
              <w:jc w:val="left"/>
            </w:pPr>
            <w:r w:rsidRPr="00E86282">
              <w:rPr>
                <w:shd w:val="clear" w:color="auto" w:fill="FFFFFF" w:themeFill="background1"/>
              </w:rPr>
              <w:t>Permite al usuario, aún sin sesión creada, seleccionar qué va a introducir, ePub o guion de película.</w:t>
            </w:r>
          </w:p>
        </w:tc>
      </w:tr>
      <w:tr w:rsidR="00E86282" w14:paraId="6228D995" w14:textId="77777777" w:rsidTr="00E86282">
        <w:tc>
          <w:tcPr>
            <w:tcW w:w="2122" w:type="dxa"/>
            <w:tcBorders>
              <w:right w:val="single" w:sz="4" w:space="0" w:color="auto"/>
            </w:tcBorders>
            <w:shd w:val="clear" w:color="auto" w:fill="F2F2F2" w:themeFill="background1" w:themeFillShade="F2"/>
          </w:tcPr>
          <w:p w14:paraId="429A5B3E" w14:textId="77777777" w:rsidR="00E86282" w:rsidRDefault="00E86282" w:rsidP="00E86282">
            <w:pPr>
              <w:ind w:firstLine="0"/>
              <w:jc w:val="left"/>
            </w:pPr>
            <w:r>
              <w:t>Precondición:</w:t>
            </w:r>
          </w:p>
        </w:tc>
        <w:tc>
          <w:tcPr>
            <w:tcW w:w="6372" w:type="dxa"/>
            <w:gridSpan w:val="2"/>
            <w:tcBorders>
              <w:left w:val="single" w:sz="4" w:space="0" w:color="auto"/>
              <w:bottom w:val="single" w:sz="4" w:space="0" w:color="auto"/>
            </w:tcBorders>
          </w:tcPr>
          <w:p w14:paraId="36AB3BFB" w14:textId="77777777" w:rsidR="00E86282" w:rsidRDefault="00E86282" w:rsidP="00E86282">
            <w:pPr>
              <w:ind w:firstLine="0"/>
              <w:jc w:val="left"/>
            </w:pPr>
            <w:r>
              <w:t>Haber pulsado el botón de empezar en la pantalla principal.</w:t>
            </w:r>
          </w:p>
        </w:tc>
      </w:tr>
      <w:tr w:rsidR="00E86282" w14:paraId="3FB8DC58" w14:textId="77777777" w:rsidTr="00E86282">
        <w:tc>
          <w:tcPr>
            <w:tcW w:w="2122" w:type="dxa"/>
            <w:vMerge w:val="restart"/>
            <w:tcBorders>
              <w:right w:val="single" w:sz="4" w:space="0" w:color="auto"/>
            </w:tcBorders>
            <w:shd w:val="clear" w:color="auto" w:fill="F2F2F2" w:themeFill="background1" w:themeFillShade="F2"/>
          </w:tcPr>
          <w:p w14:paraId="54301B52" w14:textId="77777777" w:rsidR="00E86282" w:rsidRDefault="00E86282" w:rsidP="00E8628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494EBBC" w14:textId="77777777" w:rsidR="00E86282" w:rsidRDefault="00E86282" w:rsidP="00E8628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024680E" w14:textId="77777777" w:rsidR="00E86282" w:rsidRDefault="00E86282" w:rsidP="00E86282">
            <w:pPr>
              <w:ind w:firstLine="0"/>
              <w:jc w:val="left"/>
            </w:pPr>
            <w:r>
              <w:t>Acción</w:t>
            </w:r>
          </w:p>
        </w:tc>
      </w:tr>
      <w:tr w:rsidR="00E86282" w14:paraId="14FDCC0A" w14:textId="77777777" w:rsidTr="00E86282">
        <w:trPr>
          <w:trHeight w:val="213"/>
        </w:trPr>
        <w:tc>
          <w:tcPr>
            <w:tcW w:w="2122" w:type="dxa"/>
            <w:vMerge/>
            <w:tcBorders>
              <w:right w:val="single" w:sz="4" w:space="0" w:color="auto"/>
            </w:tcBorders>
            <w:shd w:val="clear" w:color="auto" w:fill="F2F2F2" w:themeFill="background1" w:themeFillShade="F2"/>
          </w:tcPr>
          <w:p w14:paraId="31E9EE2B"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62A50F" w14:textId="77777777" w:rsidR="00E86282" w:rsidRDefault="00E86282" w:rsidP="00E86282">
            <w:pPr>
              <w:ind w:firstLine="0"/>
              <w:jc w:val="center"/>
            </w:pPr>
            <w:r>
              <w:t>1-</w:t>
            </w:r>
          </w:p>
        </w:tc>
        <w:tc>
          <w:tcPr>
            <w:tcW w:w="5380" w:type="dxa"/>
            <w:tcBorders>
              <w:top w:val="single" w:sz="4" w:space="0" w:color="auto"/>
              <w:left w:val="single" w:sz="4" w:space="0" w:color="auto"/>
            </w:tcBorders>
            <w:shd w:val="clear" w:color="auto" w:fill="FFFFFF" w:themeFill="background1"/>
          </w:tcPr>
          <w:p w14:paraId="41632E8E" w14:textId="77777777" w:rsidR="00E86282" w:rsidRDefault="00E86282" w:rsidP="00E86282">
            <w:pPr>
              <w:ind w:firstLine="0"/>
              <w:jc w:val="left"/>
            </w:pPr>
            <w:r>
              <w:t xml:space="preserve">El usuario accede a la página de selección. </w:t>
            </w:r>
          </w:p>
        </w:tc>
      </w:tr>
      <w:tr w:rsidR="00E86282" w14:paraId="51DE2999" w14:textId="77777777" w:rsidTr="00E86282">
        <w:trPr>
          <w:trHeight w:val="213"/>
        </w:trPr>
        <w:tc>
          <w:tcPr>
            <w:tcW w:w="2122" w:type="dxa"/>
            <w:vMerge/>
            <w:tcBorders>
              <w:right w:val="single" w:sz="4" w:space="0" w:color="auto"/>
            </w:tcBorders>
            <w:shd w:val="clear" w:color="auto" w:fill="F2F2F2" w:themeFill="background1" w:themeFillShade="F2"/>
          </w:tcPr>
          <w:p w14:paraId="678955ED"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AB24B14" w14:textId="77777777" w:rsidR="00E86282" w:rsidRDefault="00E86282" w:rsidP="00E86282">
            <w:pPr>
              <w:ind w:firstLine="0"/>
              <w:jc w:val="center"/>
            </w:pPr>
            <w:r>
              <w:t>2-</w:t>
            </w:r>
          </w:p>
        </w:tc>
        <w:tc>
          <w:tcPr>
            <w:tcW w:w="5380" w:type="dxa"/>
            <w:tcBorders>
              <w:left w:val="single" w:sz="4" w:space="0" w:color="auto"/>
            </w:tcBorders>
            <w:shd w:val="clear" w:color="auto" w:fill="FFFFFF" w:themeFill="background1"/>
          </w:tcPr>
          <w:p w14:paraId="44F6F9E9" w14:textId="77777777" w:rsidR="00E86282" w:rsidRDefault="00E86282" w:rsidP="00E86282">
            <w:pPr>
              <w:ind w:firstLine="0"/>
              <w:jc w:val="left"/>
            </w:pPr>
            <w:r>
              <w:t>El usuario escoge una opción.</w:t>
            </w:r>
          </w:p>
        </w:tc>
      </w:tr>
      <w:tr w:rsidR="00E86282" w14:paraId="026ED00A" w14:textId="77777777" w:rsidTr="00E86282">
        <w:tc>
          <w:tcPr>
            <w:tcW w:w="2122" w:type="dxa"/>
            <w:tcBorders>
              <w:right w:val="single" w:sz="4" w:space="0" w:color="auto"/>
            </w:tcBorders>
            <w:shd w:val="clear" w:color="auto" w:fill="F2F2F2" w:themeFill="background1" w:themeFillShade="F2"/>
          </w:tcPr>
          <w:p w14:paraId="52EEB723" w14:textId="77777777" w:rsidR="00E86282" w:rsidRDefault="00E86282" w:rsidP="00E86282">
            <w:pPr>
              <w:ind w:firstLine="0"/>
              <w:jc w:val="left"/>
            </w:pPr>
            <w:r>
              <w:t>Postcondición:</w:t>
            </w:r>
          </w:p>
        </w:tc>
        <w:tc>
          <w:tcPr>
            <w:tcW w:w="6372" w:type="dxa"/>
            <w:gridSpan w:val="2"/>
            <w:tcBorders>
              <w:left w:val="single" w:sz="4" w:space="0" w:color="auto"/>
            </w:tcBorders>
          </w:tcPr>
          <w:p w14:paraId="2AF48A6A" w14:textId="77777777" w:rsidR="00E86282" w:rsidRDefault="00E86282" w:rsidP="00E86282">
            <w:pPr>
              <w:ind w:firstLine="0"/>
              <w:jc w:val="left"/>
            </w:pPr>
            <w:r>
              <w:t>Según la opción que se haya seleccionado, el usuario será dirigido al menú para introducir un ePub o un guion.</w:t>
            </w:r>
          </w:p>
        </w:tc>
      </w:tr>
      <w:tr w:rsidR="00E86282" w14:paraId="79785BAF" w14:textId="77777777" w:rsidTr="00E86282">
        <w:tc>
          <w:tcPr>
            <w:tcW w:w="2122" w:type="dxa"/>
            <w:tcBorders>
              <w:right w:val="single" w:sz="4" w:space="0" w:color="auto"/>
            </w:tcBorders>
            <w:shd w:val="clear" w:color="auto" w:fill="F2F2F2" w:themeFill="background1" w:themeFillShade="F2"/>
          </w:tcPr>
          <w:p w14:paraId="702FC6B4" w14:textId="77777777" w:rsidR="00E86282" w:rsidRDefault="00E86282" w:rsidP="00E86282">
            <w:pPr>
              <w:ind w:firstLine="0"/>
              <w:jc w:val="left"/>
            </w:pPr>
            <w:r>
              <w:t>Excepciones:</w:t>
            </w:r>
          </w:p>
        </w:tc>
        <w:tc>
          <w:tcPr>
            <w:tcW w:w="6372" w:type="dxa"/>
            <w:gridSpan w:val="2"/>
            <w:tcBorders>
              <w:left w:val="single" w:sz="4" w:space="0" w:color="auto"/>
            </w:tcBorders>
            <w:shd w:val="clear" w:color="auto" w:fill="FFFFFF" w:themeFill="background1"/>
          </w:tcPr>
          <w:p w14:paraId="73E6D4A3" w14:textId="77777777" w:rsidR="00E86282" w:rsidRDefault="00E86282" w:rsidP="00E86282">
            <w:pPr>
              <w:ind w:firstLine="0"/>
              <w:jc w:val="left"/>
            </w:pPr>
            <w:r>
              <w:t>Esta pantalla no tiene ninguna excepción.</w:t>
            </w:r>
          </w:p>
        </w:tc>
      </w:tr>
      <w:tr w:rsidR="00E86282" w14:paraId="7F2A79A5" w14:textId="77777777" w:rsidTr="00E86282">
        <w:tc>
          <w:tcPr>
            <w:tcW w:w="2122" w:type="dxa"/>
            <w:tcBorders>
              <w:right w:val="single" w:sz="4" w:space="0" w:color="auto"/>
            </w:tcBorders>
            <w:shd w:val="clear" w:color="auto" w:fill="F2F2F2" w:themeFill="background1" w:themeFillShade="F2"/>
          </w:tcPr>
          <w:p w14:paraId="19624D20" w14:textId="77777777" w:rsidR="00E86282" w:rsidRDefault="00E86282" w:rsidP="00E86282">
            <w:pPr>
              <w:ind w:firstLine="0"/>
              <w:jc w:val="left"/>
            </w:pPr>
            <w:r>
              <w:t>Importancia:</w:t>
            </w:r>
          </w:p>
        </w:tc>
        <w:tc>
          <w:tcPr>
            <w:tcW w:w="6372" w:type="dxa"/>
            <w:gridSpan w:val="2"/>
            <w:tcBorders>
              <w:left w:val="single" w:sz="4" w:space="0" w:color="auto"/>
            </w:tcBorders>
          </w:tcPr>
          <w:p w14:paraId="6B358489" w14:textId="77777777" w:rsidR="00E86282" w:rsidRDefault="00E86282" w:rsidP="00E86282">
            <w:pPr>
              <w:ind w:firstLine="0"/>
              <w:jc w:val="left"/>
            </w:pPr>
            <w:r>
              <w:t>Alta</w:t>
            </w:r>
          </w:p>
        </w:tc>
      </w:tr>
      <w:tr w:rsidR="00E86282" w14:paraId="76DC590C" w14:textId="77777777" w:rsidTr="00E86282">
        <w:tc>
          <w:tcPr>
            <w:tcW w:w="2122" w:type="dxa"/>
            <w:tcBorders>
              <w:right w:val="single" w:sz="4" w:space="0" w:color="auto"/>
            </w:tcBorders>
            <w:shd w:val="clear" w:color="auto" w:fill="F2F2F2" w:themeFill="background1" w:themeFillShade="F2"/>
          </w:tcPr>
          <w:p w14:paraId="1B89B524" w14:textId="77777777" w:rsidR="00E86282" w:rsidRDefault="00E86282" w:rsidP="00E86282">
            <w:pPr>
              <w:ind w:firstLine="0"/>
              <w:jc w:val="left"/>
            </w:pPr>
            <w:r>
              <w:t>Frecuencia:</w:t>
            </w:r>
          </w:p>
        </w:tc>
        <w:tc>
          <w:tcPr>
            <w:tcW w:w="6372" w:type="dxa"/>
            <w:gridSpan w:val="2"/>
            <w:tcBorders>
              <w:left w:val="single" w:sz="4" w:space="0" w:color="auto"/>
            </w:tcBorders>
          </w:tcPr>
          <w:p w14:paraId="0CF6E5D8" w14:textId="77777777" w:rsidR="00E86282" w:rsidRDefault="00E86282" w:rsidP="00E86282">
            <w:pPr>
              <w:ind w:firstLine="0"/>
              <w:jc w:val="left"/>
            </w:pPr>
            <w:r>
              <w:t>Muy alta</w:t>
            </w:r>
          </w:p>
        </w:tc>
      </w:tr>
    </w:tbl>
    <w:p w14:paraId="7E51096E" w14:textId="7CC0F4F7" w:rsidR="00E86282" w:rsidRDefault="00E86282" w:rsidP="00E86282">
      <w:pPr>
        <w:pStyle w:val="Descripcin"/>
        <w:keepNext/>
        <w:jc w:val="center"/>
      </w:pPr>
      <w:r>
        <w:t xml:space="preserve">Tabla </w:t>
      </w:r>
      <w:fldSimple w:instr=" SEQ Tabla \* ARABIC ">
        <w:r w:rsidR="00D820EB">
          <w:rPr>
            <w:noProof/>
          </w:rPr>
          <w:t>12</w:t>
        </w:r>
      </w:fldSimple>
      <w:r>
        <w:t xml:space="preserve"> Caso de uso 1</w:t>
      </w:r>
    </w:p>
    <w:tbl>
      <w:tblPr>
        <w:tblStyle w:val="Tablaconcuadrcula"/>
        <w:tblpPr w:leftFromText="141" w:rightFromText="141" w:vertAnchor="text" w:tblpY="-47"/>
        <w:tblW w:w="0" w:type="auto"/>
        <w:tblLook w:val="04A0" w:firstRow="1" w:lastRow="0" w:firstColumn="1" w:lastColumn="0" w:noHBand="0" w:noVBand="1"/>
      </w:tblPr>
      <w:tblGrid>
        <w:gridCol w:w="2122"/>
        <w:gridCol w:w="992"/>
        <w:gridCol w:w="5380"/>
      </w:tblGrid>
      <w:tr w:rsidR="00EE08BC" w:rsidRPr="00681815" w14:paraId="61F7CBE2" w14:textId="77777777" w:rsidTr="00EE08BC">
        <w:tc>
          <w:tcPr>
            <w:tcW w:w="2122" w:type="dxa"/>
            <w:tcBorders>
              <w:bottom w:val="single" w:sz="4" w:space="0" w:color="auto"/>
            </w:tcBorders>
            <w:shd w:val="clear" w:color="auto" w:fill="F2F2F2" w:themeFill="background1" w:themeFillShade="F2"/>
          </w:tcPr>
          <w:p w14:paraId="05E3CCB5" w14:textId="77777777" w:rsidR="00EE08BC" w:rsidRPr="00681815" w:rsidRDefault="00EE08BC" w:rsidP="00EE08BC">
            <w:pPr>
              <w:ind w:firstLine="0"/>
              <w:jc w:val="center"/>
              <w:rPr>
                <w:b/>
                <w:bCs/>
              </w:rPr>
            </w:pPr>
            <w:r>
              <w:rPr>
                <w:b/>
                <w:bCs/>
              </w:rPr>
              <w:t>Caso de uso 2</w:t>
            </w:r>
          </w:p>
        </w:tc>
        <w:tc>
          <w:tcPr>
            <w:tcW w:w="6372" w:type="dxa"/>
            <w:gridSpan w:val="2"/>
            <w:shd w:val="clear" w:color="auto" w:fill="F2F2F2" w:themeFill="background1" w:themeFillShade="F2"/>
          </w:tcPr>
          <w:p w14:paraId="0F30E617" w14:textId="77777777" w:rsidR="00EE08BC" w:rsidRPr="00681815" w:rsidRDefault="00EE08BC" w:rsidP="00EE08BC">
            <w:pPr>
              <w:ind w:firstLine="0"/>
              <w:jc w:val="center"/>
              <w:rPr>
                <w:b/>
                <w:bCs/>
              </w:rPr>
            </w:pPr>
            <w:r>
              <w:rPr>
                <w:b/>
                <w:bCs/>
              </w:rPr>
              <w:t>Introducción de ePub</w:t>
            </w:r>
          </w:p>
        </w:tc>
      </w:tr>
      <w:tr w:rsidR="00EE08BC" w14:paraId="1BC1B800" w14:textId="77777777" w:rsidTr="00EE08BC">
        <w:tc>
          <w:tcPr>
            <w:tcW w:w="2122" w:type="dxa"/>
            <w:tcBorders>
              <w:bottom w:val="single" w:sz="4" w:space="0" w:color="auto"/>
              <w:right w:val="single" w:sz="4" w:space="0" w:color="auto"/>
            </w:tcBorders>
            <w:shd w:val="clear" w:color="auto" w:fill="F2F2F2" w:themeFill="background1" w:themeFillShade="F2"/>
          </w:tcPr>
          <w:p w14:paraId="7A557A89" w14:textId="77777777" w:rsidR="00EE08BC" w:rsidRDefault="00EE08BC" w:rsidP="00EE08BC">
            <w:pPr>
              <w:ind w:firstLine="0"/>
              <w:jc w:val="left"/>
            </w:pPr>
            <w:r>
              <w:t>Requisitos asociados:</w:t>
            </w:r>
          </w:p>
        </w:tc>
        <w:tc>
          <w:tcPr>
            <w:tcW w:w="6372" w:type="dxa"/>
            <w:gridSpan w:val="2"/>
            <w:tcBorders>
              <w:left w:val="single" w:sz="4" w:space="0" w:color="auto"/>
            </w:tcBorders>
          </w:tcPr>
          <w:p w14:paraId="3C4AC704" w14:textId="77777777" w:rsidR="00EE08BC" w:rsidRDefault="00EE08BC" w:rsidP="00EE08BC">
            <w:pPr>
              <w:ind w:firstLine="0"/>
              <w:jc w:val="center"/>
            </w:pPr>
            <w:r>
              <w:t>R.F-2</w:t>
            </w:r>
          </w:p>
        </w:tc>
      </w:tr>
      <w:tr w:rsidR="00EE08BC" w14:paraId="04673A1D" w14:textId="77777777" w:rsidTr="00EE08BC">
        <w:tc>
          <w:tcPr>
            <w:tcW w:w="2122" w:type="dxa"/>
            <w:tcBorders>
              <w:right w:val="single" w:sz="4" w:space="0" w:color="auto"/>
            </w:tcBorders>
            <w:shd w:val="clear" w:color="auto" w:fill="F2F2F2" w:themeFill="background1" w:themeFillShade="F2"/>
          </w:tcPr>
          <w:p w14:paraId="71BC9FC7" w14:textId="77777777" w:rsidR="00EE08BC" w:rsidRDefault="00EE08BC" w:rsidP="00EE08BC">
            <w:pPr>
              <w:ind w:firstLine="0"/>
              <w:jc w:val="left"/>
            </w:pPr>
            <w:r>
              <w:t>Descripción:</w:t>
            </w:r>
          </w:p>
        </w:tc>
        <w:tc>
          <w:tcPr>
            <w:tcW w:w="6372" w:type="dxa"/>
            <w:gridSpan w:val="2"/>
            <w:tcBorders>
              <w:left w:val="single" w:sz="4" w:space="0" w:color="auto"/>
            </w:tcBorders>
            <w:shd w:val="clear" w:color="auto" w:fill="FFFFFF" w:themeFill="background1"/>
          </w:tcPr>
          <w:p w14:paraId="6C4A95F1" w14:textId="77777777" w:rsidR="00EE08BC" w:rsidRDefault="00EE08BC" w:rsidP="00EE08BC">
            <w:pPr>
              <w:ind w:firstLine="0"/>
              <w:jc w:val="left"/>
            </w:pPr>
            <w:r>
              <w:rPr>
                <w:shd w:val="clear" w:color="auto" w:fill="FFFFFF" w:themeFill="background1"/>
              </w:rPr>
              <w:t>Permite al usuario introducir un libro en formato ePub</w:t>
            </w:r>
            <w:r w:rsidR="00DC4496">
              <w:rPr>
                <w:shd w:val="clear" w:color="auto" w:fill="FFFFFF" w:themeFill="background1"/>
              </w:rPr>
              <w:t>.</w:t>
            </w:r>
          </w:p>
        </w:tc>
      </w:tr>
      <w:tr w:rsidR="00EE08BC" w14:paraId="7C163AAF" w14:textId="77777777" w:rsidTr="00EE08BC">
        <w:tc>
          <w:tcPr>
            <w:tcW w:w="2122" w:type="dxa"/>
            <w:tcBorders>
              <w:right w:val="single" w:sz="4" w:space="0" w:color="auto"/>
            </w:tcBorders>
            <w:shd w:val="clear" w:color="auto" w:fill="F2F2F2" w:themeFill="background1" w:themeFillShade="F2"/>
          </w:tcPr>
          <w:p w14:paraId="072D0BE2" w14:textId="77777777" w:rsidR="00EE08BC" w:rsidRDefault="00EE08BC" w:rsidP="00EE08BC">
            <w:pPr>
              <w:ind w:firstLine="0"/>
              <w:jc w:val="left"/>
            </w:pPr>
            <w:r>
              <w:t>Precondición:</w:t>
            </w:r>
          </w:p>
        </w:tc>
        <w:tc>
          <w:tcPr>
            <w:tcW w:w="6372" w:type="dxa"/>
            <w:gridSpan w:val="2"/>
            <w:tcBorders>
              <w:left w:val="single" w:sz="4" w:space="0" w:color="auto"/>
              <w:bottom w:val="single" w:sz="4" w:space="0" w:color="auto"/>
            </w:tcBorders>
          </w:tcPr>
          <w:p w14:paraId="662D8A0E" w14:textId="77777777" w:rsidR="00EE08BC" w:rsidRDefault="00EE08BC" w:rsidP="00EE08BC">
            <w:pPr>
              <w:ind w:firstLine="0"/>
              <w:jc w:val="left"/>
            </w:pPr>
            <w:r>
              <w:t>Haber seleccionado el botón de ePub de la pantalla anterior.</w:t>
            </w:r>
          </w:p>
        </w:tc>
      </w:tr>
      <w:tr w:rsidR="00EE08BC" w14:paraId="061E74D1" w14:textId="77777777" w:rsidTr="00EE08BC">
        <w:tc>
          <w:tcPr>
            <w:tcW w:w="2122" w:type="dxa"/>
            <w:vMerge w:val="restart"/>
            <w:tcBorders>
              <w:right w:val="single" w:sz="4" w:space="0" w:color="auto"/>
            </w:tcBorders>
            <w:shd w:val="clear" w:color="auto" w:fill="F2F2F2" w:themeFill="background1" w:themeFillShade="F2"/>
          </w:tcPr>
          <w:p w14:paraId="7BD65896" w14:textId="77777777" w:rsidR="00EE08BC" w:rsidRDefault="00EE08BC" w:rsidP="00EE08B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9116CFF" w14:textId="77777777" w:rsidR="00EE08BC" w:rsidRDefault="00EE08BC" w:rsidP="00EE08B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C8F723D" w14:textId="77777777" w:rsidR="00EE08BC" w:rsidRDefault="00EE08BC" w:rsidP="00EE08BC">
            <w:pPr>
              <w:ind w:firstLine="0"/>
              <w:jc w:val="left"/>
            </w:pPr>
            <w:r>
              <w:t>Acción</w:t>
            </w:r>
          </w:p>
        </w:tc>
      </w:tr>
      <w:tr w:rsidR="00EE08BC" w14:paraId="486F12CC" w14:textId="77777777" w:rsidTr="00EE08BC">
        <w:trPr>
          <w:trHeight w:val="213"/>
        </w:trPr>
        <w:tc>
          <w:tcPr>
            <w:tcW w:w="2122" w:type="dxa"/>
            <w:vMerge/>
            <w:tcBorders>
              <w:right w:val="single" w:sz="4" w:space="0" w:color="auto"/>
            </w:tcBorders>
            <w:shd w:val="clear" w:color="auto" w:fill="F2F2F2" w:themeFill="background1" w:themeFillShade="F2"/>
          </w:tcPr>
          <w:p w14:paraId="5974238E"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84F02D" w14:textId="77777777" w:rsidR="00EE08BC" w:rsidRDefault="00EE08BC" w:rsidP="00EE08BC">
            <w:pPr>
              <w:ind w:firstLine="0"/>
              <w:jc w:val="center"/>
            </w:pPr>
            <w:r>
              <w:t>1-</w:t>
            </w:r>
          </w:p>
        </w:tc>
        <w:tc>
          <w:tcPr>
            <w:tcW w:w="5380" w:type="dxa"/>
            <w:tcBorders>
              <w:top w:val="single" w:sz="4" w:space="0" w:color="auto"/>
              <w:left w:val="single" w:sz="4" w:space="0" w:color="auto"/>
            </w:tcBorders>
            <w:shd w:val="clear" w:color="auto" w:fill="FFFFFF" w:themeFill="background1"/>
          </w:tcPr>
          <w:p w14:paraId="21FED646" w14:textId="77777777" w:rsidR="00EE08BC" w:rsidRDefault="00EE08BC" w:rsidP="00EE08BC">
            <w:pPr>
              <w:ind w:firstLine="0"/>
              <w:jc w:val="left"/>
            </w:pPr>
            <w:r>
              <w:t>El usuario pulsa el botón de seleccionar archivo.</w:t>
            </w:r>
          </w:p>
        </w:tc>
      </w:tr>
      <w:tr w:rsidR="00EE08BC" w14:paraId="5CF7ABDA" w14:textId="77777777" w:rsidTr="00EE08BC">
        <w:trPr>
          <w:trHeight w:val="213"/>
        </w:trPr>
        <w:tc>
          <w:tcPr>
            <w:tcW w:w="2122" w:type="dxa"/>
            <w:vMerge/>
            <w:tcBorders>
              <w:right w:val="single" w:sz="4" w:space="0" w:color="auto"/>
            </w:tcBorders>
            <w:shd w:val="clear" w:color="auto" w:fill="F2F2F2" w:themeFill="background1" w:themeFillShade="F2"/>
          </w:tcPr>
          <w:p w14:paraId="6830EE01"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278AA9" w14:textId="77777777" w:rsidR="00EE08BC" w:rsidRDefault="00EE08BC" w:rsidP="00EE08BC">
            <w:pPr>
              <w:ind w:firstLine="0"/>
              <w:jc w:val="center"/>
            </w:pPr>
            <w:r>
              <w:t>2-</w:t>
            </w:r>
          </w:p>
        </w:tc>
        <w:tc>
          <w:tcPr>
            <w:tcW w:w="5380" w:type="dxa"/>
            <w:tcBorders>
              <w:left w:val="single" w:sz="4" w:space="0" w:color="auto"/>
            </w:tcBorders>
            <w:shd w:val="clear" w:color="auto" w:fill="FFFFFF" w:themeFill="background1"/>
          </w:tcPr>
          <w:p w14:paraId="5FFF3741" w14:textId="77777777" w:rsidR="00EE08BC" w:rsidRDefault="00EE08BC" w:rsidP="00EE08BC">
            <w:pPr>
              <w:ind w:firstLine="0"/>
              <w:jc w:val="left"/>
            </w:pPr>
            <w:r>
              <w:t>El usuario escoge el archivo de su explorador de archivos.</w:t>
            </w:r>
          </w:p>
        </w:tc>
      </w:tr>
      <w:tr w:rsidR="00EE08BC" w14:paraId="51DCBD7D" w14:textId="77777777" w:rsidTr="00EE08BC">
        <w:trPr>
          <w:trHeight w:val="213"/>
        </w:trPr>
        <w:tc>
          <w:tcPr>
            <w:tcW w:w="2122" w:type="dxa"/>
            <w:vMerge/>
            <w:tcBorders>
              <w:right w:val="single" w:sz="4" w:space="0" w:color="auto"/>
            </w:tcBorders>
            <w:shd w:val="clear" w:color="auto" w:fill="F2F2F2" w:themeFill="background1" w:themeFillShade="F2"/>
          </w:tcPr>
          <w:p w14:paraId="2488B1F9"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2066E3" w14:textId="77777777" w:rsidR="00EE08BC" w:rsidRDefault="00EE08BC" w:rsidP="00EE08BC">
            <w:pPr>
              <w:ind w:firstLine="0"/>
              <w:jc w:val="center"/>
            </w:pPr>
            <w:r>
              <w:t>3-</w:t>
            </w:r>
          </w:p>
        </w:tc>
        <w:tc>
          <w:tcPr>
            <w:tcW w:w="5380" w:type="dxa"/>
            <w:tcBorders>
              <w:left w:val="single" w:sz="4" w:space="0" w:color="auto"/>
            </w:tcBorders>
            <w:shd w:val="clear" w:color="auto" w:fill="FFFFFF" w:themeFill="background1"/>
          </w:tcPr>
          <w:p w14:paraId="1517EC9B" w14:textId="77777777" w:rsidR="00EE08BC" w:rsidRDefault="00EE08BC" w:rsidP="00EE08BC">
            <w:pPr>
              <w:ind w:firstLine="0"/>
              <w:jc w:val="left"/>
            </w:pPr>
            <w:r>
              <w:t>El usuario pulsa el botón de “Cargar”.</w:t>
            </w:r>
          </w:p>
        </w:tc>
      </w:tr>
      <w:tr w:rsidR="00EE08BC" w14:paraId="1432F9DB" w14:textId="77777777" w:rsidTr="00EE08BC">
        <w:tc>
          <w:tcPr>
            <w:tcW w:w="2122" w:type="dxa"/>
            <w:tcBorders>
              <w:right w:val="single" w:sz="4" w:space="0" w:color="auto"/>
            </w:tcBorders>
            <w:shd w:val="clear" w:color="auto" w:fill="F2F2F2" w:themeFill="background1" w:themeFillShade="F2"/>
          </w:tcPr>
          <w:p w14:paraId="1C5E53AE" w14:textId="77777777" w:rsidR="00EE08BC" w:rsidRDefault="00EE08BC" w:rsidP="00EE08BC">
            <w:pPr>
              <w:ind w:firstLine="0"/>
              <w:jc w:val="left"/>
            </w:pPr>
            <w:r>
              <w:t>Postcondición:</w:t>
            </w:r>
          </w:p>
        </w:tc>
        <w:tc>
          <w:tcPr>
            <w:tcW w:w="6372" w:type="dxa"/>
            <w:gridSpan w:val="2"/>
            <w:tcBorders>
              <w:left w:val="single" w:sz="4" w:space="0" w:color="auto"/>
            </w:tcBorders>
          </w:tcPr>
          <w:p w14:paraId="69BD09EF" w14:textId="77777777" w:rsidR="00EE08BC" w:rsidRDefault="00EE08BC" w:rsidP="00EE08BC">
            <w:pPr>
              <w:ind w:firstLine="0"/>
              <w:jc w:val="left"/>
            </w:pPr>
            <w:r>
              <w:t>El usuario es redirigido a la pantalla de creación de diccionarios.</w:t>
            </w:r>
          </w:p>
        </w:tc>
      </w:tr>
      <w:tr w:rsidR="00EE08BC" w14:paraId="5C09DFAA" w14:textId="77777777" w:rsidTr="00EE08BC">
        <w:trPr>
          <w:trHeight w:val="107"/>
        </w:trPr>
        <w:tc>
          <w:tcPr>
            <w:tcW w:w="2122" w:type="dxa"/>
            <w:vMerge w:val="restart"/>
            <w:tcBorders>
              <w:right w:val="single" w:sz="4" w:space="0" w:color="auto"/>
            </w:tcBorders>
            <w:shd w:val="clear" w:color="auto" w:fill="F2F2F2" w:themeFill="background1" w:themeFillShade="F2"/>
          </w:tcPr>
          <w:p w14:paraId="02A80CD8" w14:textId="77777777" w:rsidR="00EE08BC" w:rsidRDefault="00EE08BC" w:rsidP="00EE08BC">
            <w:pPr>
              <w:ind w:firstLine="0"/>
              <w:jc w:val="left"/>
            </w:pPr>
            <w:r>
              <w:t>Excepciones:</w:t>
            </w:r>
          </w:p>
        </w:tc>
        <w:tc>
          <w:tcPr>
            <w:tcW w:w="992" w:type="dxa"/>
            <w:tcBorders>
              <w:left w:val="single" w:sz="4" w:space="0" w:color="auto"/>
            </w:tcBorders>
            <w:shd w:val="clear" w:color="auto" w:fill="F2F2F2" w:themeFill="background1" w:themeFillShade="F2"/>
          </w:tcPr>
          <w:p w14:paraId="04017C7C" w14:textId="77777777" w:rsidR="00EE08BC" w:rsidRDefault="00EE08BC" w:rsidP="00EE08BC">
            <w:pPr>
              <w:ind w:firstLine="0"/>
              <w:jc w:val="center"/>
            </w:pPr>
            <w:r>
              <w:t>Número</w:t>
            </w:r>
          </w:p>
        </w:tc>
        <w:tc>
          <w:tcPr>
            <w:tcW w:w="5380" w:type="dxa"/>
            <w:tcBorders>
              <w:left w:val="single" w:sz="4" w:space="0" w:color="auto"/>
            </w:tcBorders>
            <w:shd w:val="clear" w:color="auto" w:fill="F2F2F2" w:themeFill="background1" w:themeFillShade="F2"/>
          </w:tcPr>
          <w:p w14:paraId="48115580" w14:textId="77777777" w:rsidR="00EE08BC" w:rsidRDefault="00EE08BC" w:rsidP="00EE08BC">
            <w:pPr>
              <w:ind w:firstLine="0"/>
              <w:jc w:val="left"/>
            </w:pPr>
            <w:r>
              <w:t>Excepción</w:t>
            </w:r>
          </w:p>
        </w:tc>
      </w:tr>
      <w:tr w:rsidR="00EE08BC" w14:paraId="1690A722" w14:textId="77777777" w:rsidTr="00EE08BC">
        <w:trPr>
          <w:trHeight w:val="107"/>
        </w:trPr>
        <w:tc>
          <w:tcPr>
            <w:tcW w:w="2122" w:type="dxa"/>
            <w:vMerge/>
            <w:tcBorders>
              <w:right w:val="single" w:sz="4" w:space="0" w:color="auto"/>
            </w:tcBorders>
            <w:shd w:val="clear" w:color="auto" w:fill="F2F2F2" w:themeFill="background1" w:themeFillShade="F2"/>
          </w:tcPr>
          <w:p w14:paraId="01D654F4"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1685C01A" w14:textId="77777777" w:rsidR="00EE08BC" w:rsidRDefault="00FF7738" w:rsidP="00EE08BC">
            <w:pPr>
              <w:ind w:firstLine="0"/>
              <w:jc w:val="center"/>
            </w:pPr>
            <w:r>
              <w:t>2</w:t>
            </w:r>
            <w:r w:rsidR="00EE08BC">
              <w:t>-</w:t>
            </w:r>
          </w:p>
        </w:tc>
        <w:tc>
          <w:tcPr>
            <w:tcW w:w="5380" w:type="dxa"/>
            <w:tcBorders>
              <w:left w:val="single" w:sz="4" w:space="0" w:color="auto"/>
            </w:tcBorders>
            <w:shd w:val="clear" w:color="auto" w:fill="FFFFFF" w:themeFill="background1"/>
          </w:tcPr>
          <w:p w14:paraId="2427666A" w14:textId="77777777" w:rsidR="00EE08BC" w:rsidRDefault="00EE08BC" w:rsidP="00EE08BC">
            <w:pPr>
              <w:ind w:firstLine="0"/>
              <w:jc w:val="left"/>
            </w:pPr>
            <w:r>
              <w:t>El fichero introducido no se corresponde con un ePub.</w:t>
            </w:r>
          </w:p>
        </w:tc>
      </w:tr>
      <w:tr w:rsidR="00EE08BC" w14:paraId="7247E8ED" w14:textId="77777777" w:rsidTr="00EE08BC">
        <w:trPr>
          <w:trHeight w:val="106"/>
        </w:trPr>
        <w:tc>
          <w:tcPr>
            <w:tcW w:w="2122" w:type="dxa"/>
            <w:vMerge/>
            <w:tcBorders>
              <w:right w:val="single" w:sz="4" w:space="0" w:color="auto"/>
            </w:tcBorders>
            <w:shd w:val="clear" w:color="auto" w:fill="F2F2F2" w:themeFill="background1" w:themeFillShade="F2"/>
          </w:tcPr>
          <w:p w14:paraId="466886C9"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3307B924" w14:textId="77777777" w:rsidR="00EE08BC" w:rsidRDefault="00FF7738" w:rsidP="00EE08BC">
            <w:pPr>
              <w:ind w:firstLine="0"/>
              <w:jc w:val="center"/>
            </w:pPr>
            <w:r>
              <w:t>3</w:t>
            </w:r>
            <w:r w:rsidR="00EE08BC">
              <w:t>-</w:t>
            </w:r>
          </w:p>
        </w:tc>
        <w:tc>
          <w:tcPr>
            <w:tcW w:w="5380" w:type="dxa"/>
            <w:tcBorders>
              <w:left w:val="single" w:sz="4" w:space="0" w:color="auto"/>
            </w:tcBorders>
            <w:shd w:val="clear" w:color="auto" w:fill="FFFFFF" w:themeFill="background1"/>
          </w:tcPr>
          <w:p w14:paraId="4A56780A" w14:textId="77777777" w:rsidR="00EE08BC" w:rsidRDefault="00EE08BC" w:rsidP="00EE08BC">
            <w:pPr>
              <w:ind w:firstLine="0"/>
              <w:jc w:val="left"/>
            </w:pPr>
            <w:r>
              <w:t>El fichero introducido no tiene una estructura válida.</w:t>
            </w:r>
          </w:p>
        </w:tc>
      </w:tr>
      <w:tr w:rsidR="00EE08BC" w14:paraId="00FAC3DA" w14:textId="77777777" w:rsidTr="00EE08BC">
        <w:tc>
          <w:tcPr>
            <w:tcW w:w="2122" w:type="dxa"/>
            <w:tcBorders>
              <w:right w:val="single" w:sz="4" w:space="0" w:color="auto"/>
            </w:tcBorders>
            <w:shd w:val="clear" w:color="auto" w:fill="F2F2F2" w:themeFill="background1" w:themeFillShade="F2"/>
          </w:tcPr>
          <w:p w14:paraId="4BBFCF5F" w14:textId="77777777" w:rsidR="00EE08BC" w:rsidRDefault="00EE08BC" w:rsidP="00EE08BC">
            <w:pPr>
              <w:ind w:firstLine="0"/>
              <w:jc w:val="left"/>
            </w:pPr>
            <w:r>
              <w:t>Importancia:</w:t>
            </w:r>
          </w:p>
        </w:tc>
        <w:tc>
          <w:tcPr>
            <w:tcW w:w="6372" w:type="dxa"/>
            <w:gridSpan w:val="2"/>
            <w:tcBorders>
              <w:left w:val="single" w:sz="4" w:space="0" w:color="auto"/>
            </w:tcBorders>
          </w:tcPr>
          <w:p w14:paraId="18835258" w14:textId="77777777" w:rsidR="00EE08BC" w:rsidRDefault="00EE08BC" w:rsidP="00EE08BC">
            <w:pPr>
              <w:ind w:firstLine="0"/>
              <w:jc w:val="left"/>
            </w:pPr>
            <w:r>
              <w:t>Alta</w:t>
            </w:r>
          </w:p>
        </w:tc>
      </w:tr>
      <w:tr w:rsidR="00EE08BC" w14:paraId="59AB66F4" w14:textId="77777777" w:rsidTr="00EE08BC">
        <w:tc>
          <w:tcPr>
            <w:tcW w:w="2122" w:type="dxa"/>
            <w:tcBorders>
              <w:right w:val="single" w:sz="4" w:space="0" w:color="auto"/>
            </w:tcBorders>
            <w:shd w:val="clear" w:color="auto" w:fill="F2F2F2" w:themeFill="background1" w:themeFillShade="F2"/>
          </w:tcPr>
          <w:p w14:paraId="2F38396B" w14:textId="77777777" w:rsidR="00EE08BC" w:rsidRDefault="00EE08BC" w:rsidP="00EE08BC">
            <w:pPr>
              <w:ind w:firstLine="0"/>
              <w:jc w:val="left"/>
            </w:pPr>
            <w:r>
              <w:t>Frecuencia:</w:t>
            </w:r>
          </w:p>
        </w:tc>
        <w:tc>
          <w:tcPr>
            <w:tcW w:w="6372" w:type="dxa"/>
            <w:gridSpan w:val="2"/>
            <w:tcBorders>
              <w:left w:val="single" w:sz="4" w:space="0" w:color="auto"/>
            </w:tcBorders>
          </w:tcPr>
          <w:p w14:paraId="1AFF92B2" w14:textId="77777777" w:rsidR="00EE08BC" w:rsidRDefault="00E54175" w:rsidP="00EE08BC">
            <w:pPr>
              <w:keepNext/>
              <w:ind w:firstLine="0"/>
              <w:jc w:val="left"/>
            </w:pPr>
            <w:r>
              <w:t>Media</w:t>
            </w:r>
          </w:p>
        </w:tc>
      </w:tr>
    </w:tbl>
    <w:p w14:paraId="1F998E40" w14:textId="21195DB0" w:rsidR="00DC4496" w:rsidRDefault="00EE08BC" w:rsidP="00EE08BC">
      <w:pPr>
        <w:pStyle w:val="Descripcin"/>
        <w:keepNext/>
        <w:jc w:val="center"/>
      </w:pPr>
      <w:r>
        <w:t xml:space="preserve">Tabla </w:t>
      </w:r>
      <w:fldSimple w:instr=" SEQ Tabla \* ARABIC ">
        <w:r w:rsidR="00D820EB">
          <w:rPr>
            <w:noProof/>
          </w:rPr>
          <w:t>13</w:t>
        </w:r>
      </w:fldSimple>
      <w:r>
        <w:t xml:space="preserve"> Caso de uso 2</w:t>
      </w:r>
    </w:p>
    <w:p w14:paraId="60F2E2BF" w14:textId="77777777" w:rsidR="00DC4496" w:rsidRDefault="00DC4496">
      <w:pPr>
        <w:ind w:firstLine="0"/>
        <w:jc w:val="left"/>
        <w:rPr>
          <w:i/>
          <w:iCs/>
          <w:color w:val="44546A" w:themeColor="text2"/>
          <w:sz w:val="18"/>
          <w:szCs w:val="18"/>
        </w:rPr>
      </w:pPr>
      <w:r>
        <w:br w:type="page"/>
      </w:r>
    </w:p>
    <w:tbl>
      <w:tblPr>
        <w:tblStyle w:val="Tablaconcuadrcula"/>
        <w:tblpPr w:leftFromText="141" w:rightFromText="141" w:vertAnchor="text" w:horzAnchor="margin" w:tblpY="-39"/>
        <w:tblW w:w="0" w:type="auto"/>
        <w:tblLook w:val="04A0" w:firstRow="1" w:lastRow="0" w:firstColumn="1" w:lastColumn="0" w:noHBand="0" w:noVBand="1"/>
      </w:tblPr>
      <w:tblGrid>
        <w:gridCol w:w="2122"/>
        <w:gridCol w:w="992"/>
        <w:gridCol w:w="5380"/>
      </w:tblGrid>
      <w:tr w:rsidR="00DC4496" w:rsidRPr="00681815" w14:paraId="44D764B5" w14:textId="77777777" w:rsidTr="00DC4496">
        <w:tc>
          <w:tcPr>
            <w:tcW w:w="2122" w:type="dxa"/>
            <w:tcBorders>
              <w:bottom w:val="single" w:sz="4" w:space="0" w:color="auto"/>
            </w:tcBorders>
            <w:shd w:val="clear" w:color="auto" w:fill="F2F2F2" w:themeFill="background1" w:themeFillShade="F2"/>
          </w:tcPr>
          <w:p w14:paraId="60F1ADC0" w14:textId="77777777" w:rsidR="00DC4496" w:rsidRPr="00681815" w:rsidRDefault="00DC4496" w:rsidP="00DC4496">
            <w:pPr>
              <w:ind w:firstLine="0"/>
              <w:jc w:val="center"/>
              <w:rPr>
                <w:b/>
                <w:bCs/>
              </w:rPr>
            </w:pPr>
            <w:r>
              <w:rPr>
                <w:b/>
                <w:bCs/>
              </w:rPr>
              <w:lastRenderedPageBreak/>
              <w:t>Caso de uso 3</w:t>
            </w:r>
          </w:p>
        </w:tc>
        <w:tc>
          <w:tcPr>
            <w:tcW w:w="6372" w:type="dxa"/>
            <w:gridSpan w:val="2"/>
            <w:shd w:val="clear" w:color="auto" w:fill="F2F2F2" w:themeFill="background1" w:themeFillShade="F2"/>
          </w:tcPr>
          <w:p w14:paraId="32A37BF6" w14:textId="77777777" w:rsidR="00DC4496" w:rsidRPr="00681815" w:rsidRDefault="00DC4496" w:rsidP="00DC4496">
            <w:pPr>
              <w:ind w:firstLine="0"/>
              <w:jc w:val="center"/>
              <w:rPr>
                <w:b/>
                <w:bCs/>
              </w:rPr>
            </w:pPr>
            <w:r>
              <w:rPr>
                <w:b/>
                <w:bCs/>
              </w:rPr>
              <w:t>Crear diccionario de forma automática</w:t>
            </w:r>
          </w:p>
        </w:tc>
      </w:tr>
      <w:tr w:rsidR="00DC4496" w14:paraId="6DF45E94" w14:textId="77777777" w:rsidTr="00DC4496">
        <w:tc>
          <w:tcPr>
            <w:tcW w:w="2122" w:type="dxa"/>
            <w:tcBorders>
              <w:bottom w:val="single" w:sz="4" w:space="0" w:color="auto"/>
              <w:right w:val="single" w:sz="4" w:space="0" w:color="auto"/>
            </w:tcBorders>
            <w:shd w:val="clear" w:color="auto" w:fill="F2F2F2" w:themeFill="background1" w:themeFillShade="F2"/>
          </w:tcPr>
          <w:p w14:paraId="163F5384" w14:textId="77777777" w:rsidR="00DC4496" w:rsidRDefault="00DC4496" w:rsidP="00DC4496">
            <w:pPr>
              <w:ind w:firstLine="0"/>
              <w:jc w:val="left"/>
            </w:pPr>
            <w:r>
              <w:t>Requisitos asociados:</w:t>
            </w:r>
          </w:p>
        </w:tc>
        <w:tc>
          <w:tcPr>
            <w:tcW w:w="6372" w:type="dxa"/>
            <w:gridSpan w:val="2"/>
            <w:tcBorders>
              <w:left w:val="single" w:sz="4" w:space="0" w:color="auto"/>
            </w:tcBorders>
          </w:tcPr>
          <w:p w14:paraId="1673A7AD" w14:textId="77777777" w:rsidR="00DC4496" w:rsidRDefault="00DC4496" w:rsidP="00DC4496">
            <w:pPr>
              <w:ind w:firstLine="0"/>
              <w:jc w:val="center"/>
            </w:pPr>
            <w:r>
              <w:t>R.F-3</w:t>
            </w:r>
          </w:p>
        </w:tc>
      </w:tr>
      <w:tr w:rsidR="00DC4496" w14:paraId="1FD3F035" w14:textId="77777777" w:rsidTr="00DC4496">
        <w:tc>
          <w:tcPr>
            <w:tcW w:w="2122" w:type="dxa"/>
            <w:tcBorders>
              <w:right w:val="single" w:sz="4" w:space="0" w:color="auto"/>
            </w:tcBorders>
            <w:shd w:val="clear" w:color="auto" w:fill="F2F2F2" w:themeFill="background1" w:themeFillShade="F2"/>
          </w:tcPr>
          <w:p w14:paraId="52DD3F96"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0CDD4605" w14:textId="77777777" w:rsidR="00DC4496" w:rsidRDefault="00DC4496" w:rsidP="00DC4496">
            <w:pPr>
              <w:ind w:firstLine="0"/>
              <w:jc w:val="left"/>
            </w:pPr>
            <w:r>
              <w:rPr>
                <w:shd w:val="clear" w:color="auto" w:fill="FFFFFF" w:themeFill="background1"/>
              </w:rPr>
              <w:t>Permite al usuario crear un diccionario de forma automática.</w:t>
            </w:r>
          </w:p>
        </w:tc>
      </w:tr>
      <w:tr w:rsidR="00DC4496" w14:paraId="4276926A" w14:textId="77777777" w:rsidTr="00DC4496">
        <w:tc>
          <w:tcPr>
            <w:tcW w:w="2122" w:type="dxa"/>
            <w:tcBorders>
              <w:right w:val="single" w:sz="4" w:space="0" w:color="auto"/>
            </w:tcBorders>
            <w:shd w:val="clear" w:color="auto" w:fill="F2F2F2" w:themeFill="background1" w:themeFillShade="F2"/>
          </w:tcPr>
          <w:p w14:paraId="20B2D22F"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07362002" w14:textId="77777777" w:rsidR="00DC4496" w:rsidRDefault="00DC4496" w:rsidP="00DC4496">
            <w:pPr>
              <w:ind w:firstLine="0"/>
              <w:jc w:val="left"/>
            </w:pPr>
            <w:r>
              <w:t>Haber introducido un ePub de forma correcta.</w:t>
            </w:r>
          </w:p>
        </w:tc>
      </w:tr>
      <w:tr w:rsidR="00DC4496" w14:paraId="5A873941" w14:textId="77777777" w:rsidTr="00DC4496">
        <w:tc>
          <w:tcPr>
            <w:tcW w:w="2122" w:type="dxa"/>
            <w:vMerge w:val="restart"/>
            <w:tcBorders>
              <w:right w:val="single" w:sz="4" w:space="0" w:color="auto"/>
            </w:tcBorders>
            <w:shd w:val="clear" w:color="auto" w:fill="F2F2F2" w:themeFill="background1" w:themeFillShade="F2"/>
          </w:tcPr>
          <w:p w14:paraId="59DBD45B"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16E9DD1"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BA9574E" w14:textId="77777777" w:rsidR="00DC4496" w:rsidRDefault="00DC4496" w:rsidP="00DC4496">
            <w:pPr>
              <w:ind w:firstLine="0"/>
              <w:jc w:val="left"/>
            </w:pPr>
            <w:r>
              <w:t>Acción</w:t>
            </w:r>
          </w:p>
        </w:tc>
      </w:tr>
      <w:tr w:rsidR="00DC4496" w14:paraId="506C8A87" w14:textId="77777777" w:rsidTr="00DC4496">
        <w:trPr>
          <w:trHeight w:val="213"/>
        </w:trPr>
        <w:tc>
          <w:tcPr>
            <w:tcW w:w="2122" w:type="dxa"/>
            <w:vMerge/>
            <w:tcBorders>
              <w:right w:val="single" w:sz="4" w:space="0" w:color="auto"/>
            </w:tcBorders>
            <w:shd w:val="clear" w:color="auto" w:fill="F2F2F2" w:themeFill="background1" w:themeFillShade="F2"/>
          </w:tcPr>
          <w:p w14:paraId="10AC5E70"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AFB0C6"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521D7DB6" w14:textId="77777777" w:rsidR="00DC4496" w:rsidRDefault="00DC4496" w:rsidP="00DC4496">
            <w:pPr>
              <w:ind w:firstLine="0"/>
              <w:jc w:val="left"/>
            </w:pPr>
            <w:r>
              <w:t>El usuario presiona el botón de “Crear diccionario”.</w:t>
            </w:r>
          </w:p>
        </w:tc>
      </w:tr>
      <w:tr w:rsidR="00DC4496" w14:paraId="10621C36" w14:textId="77777777" w:rsidTr="00DC4496">
        <w:trPr>
          <w:trHeight w:val="213"/>
        </w:trPr>
        <w:tc>
          <w:tcPr>
            <w:tcW w:w="2122" w:type="dxa"/>
            <w:vMerge/>
            <w:tcBorders>
              <w:right w:val="single" w:sz="4" w:space="0" w:color="auto"/>
            </w:tcBorders>
            <w:shd w:val="clear" w:color="auto" w:fill="F2F2F2" w:themeFill="background1" w:themeFillShade="F2"/>
          </w:tcPr>
          <w:p w14:paraId="6F0B4DF5"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BAA5F1"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567CE4CB" w14:textId="77777777" w:rsidR="00DC4496" w:rsidRDefault="00DC4496" w:rsidP="00DC4496">
            <w:pPr>
              <w:ind w:firstLine="0"/>
              <w:jc w:val="left"/>
            </w:pPr>
            <w:r>
              <w:t>Se obtienen los personajes y se crea el diccionario.</w:t>
            </w:r>
          </w:p>
        </w:tc>
      </w:tr>
      <w:tr w:rsidR="00DC4496" w14:paraId="6E73FE12" w14:textId="77777777" w:rsidTr="00DC4496">
        <w:trPr>
          <w:trHeight w:val="213"/>
        </w:trPr>
        <w:tc>
          <w:tcPr>
            <w:tcW w:w="2122" w:type="dxa"/>
            <w:vMerge/>
            <w:tcBorders>
              <w:right w:val="single" w:sz="4" w:space="0" w:color="auto"/>
            </w:tcBorders>
            <w:shd w:val="clear" w:color="auto" w:fill="F2F2F2" w:themeFill="background1" w:themeFillShade="F2"/>
          </w:tcPr>
          <w:p w14:paraId="1EE0FCA4"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48DBD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5E25E2A0" w14:textId="77777777" w:rsidR="00DC4496" w:rsidRDefault="00DC4496" w:rsidP="00DC4496">
            <w:pPr>
              <w:ind w:firstLine="0"/>
              <w:jc w:val="left"/>
            </w:pPr>
            <w:r>
              <w:t>Se muestra una alerta diciendo que se ha creado.</w:t>
            </w:r>
          </w:p>
        </w:tc>
      </w:tr>
      <w:tr w:rsidR="00DC4496" w14:paraId="0C0914F8" w14:textId="77777777" w:rsidTr="00DC4496">
        <w:tc>
          <w:tcPr>
            <w:tcW w:w="2122" w:type="dxa"/>
            <w:tcBorders>
              <w:right w:val="single" w:sz="4" w:space="0" w:color="auto"/>
            </w:tcBorders>
            <w:shd w:val="clear" w:color="auto" w:fill="F2F2F2" w:themeFill="background1" w:themeFillShade="F2"/>
          </w:tcPr>
          <w:p w14:paraId="72E6F298" w14:textId="77777777" w:rsidR="00DC4496" w:rsidRDefault="00DC4496" w:rsidP="00DC4496">
            <w:pPr>
              <w:ind w:firstLine="0"/>
              <w:jc w:val="left"/>
            </w:pPr>
            <w:r>
              <w:t>Postcondición:</w:t>
            </w:r>
          </w:p>
        </w:tc>
        <w:tc>
          <w:tcPr>
            <w:tcW w:w="6372" w:type="dxa"/>
            <w:gridSpan w:val="2"/>
            <w:tcBorders>
              <w:left w:val="single" w:sz="4" w:space="0" w:color="auto"/>
            </w:tcBorders>
          </w:tcPr>
          <w:p w14:paraId="20F5AD61" w14:textId="77777777" w:rsidR="00DC4496" w:rsidRDefault="00DC4496" w:rsidP="00DC4496">
            <w:pPr>
              <w:ind w:firstLine="0"/>
              <w:jc w:val="left"/>
            </w:pPr>
            <w:r>
              <w:t>Se crea el diccionario con los personajes, en caso de existir uno, se añaden al diccionario.</w:t>
            </w:r>
          </w:p>
        </w:tc>
      </w:tr>
      <w:tr w:rsidR="00DC4496" w14:paraId="042B7E27" w14:textId="77777777" w:rsidTr="00DC4496">
        <w:trPr>
          <w:trHeight w:val="107"/>
        </w:trPr>
        <w:tc>
          <w:tcPr>
            <w:tcW w:w="2122" w:type="dxa"/>
            <w:tcBorders>
              <w:right w:val="single" w:sz="4" w:space="0" w:color="auto"/>
            </w:tcBorders>
            <w:shd w:val="clear" w:color="auto" w:fill="F2F2F2" w:themeFill="background1" w:themeFillShade="F2"/>
          </w:tcPr>
          <w:p w14:paraId="53762072"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75C791A6" w14:textId="77777777" w:rsidR="00DC4496" w:rsidRDefault="00DC4496" w:rsidP="00DC4496">
            <w:pPr>
              <w:ind w:firstLine="0"/>
              <w:jc w:val="left"/>
            </w:pPr>
            <w:r>
              <w:t>Este caso de uso no tiene excepción.</w:t>
            </w:r>
          </w:p>
        </w:tc>
      </w:tr>
      <w:tr w:rsidR="00DC4496" w14:paraId="642B295A" w14:textId="77777777" w:rsidTr="00DC4496">
        <w:tc>
          <w:tcPr>
            <w:tcW w:w="2122" w:type="dxa"/>
            <w:tcBorders>
              <w:right w:val="single" w:sz="4" w:space="0" w:color="auto"/>
            </w:tcBorders>
            <w:shd w:val="clear" w:color="auto" w:fill="F2F2F2" w:themeFill="background1" w:themeFillShade="F2"/>
          </w:tcPr>
          <w:p w14:paraId="13934090" w14:textId="77777777" w:rsidR="00DC4496" w:rsidRDefault="00DC4496" w:rsidP="00DC4496">
            <w:pPr>
              <w:ind w:firstLine="0"/>
              <w:jc w:val="left"/>
            </w:pPr>
            <w:r>
              <w:t>Importancia:</w:t>
            </w:r>
          </w:p>
        </w:tc>
        <w:tc>
          <w:tcPr>
            <w:tcW w:w="6372" w:type="dxa"/>
            <w:gridSpan w:val="2"/>
            <w:tcBorders>
              <w:left w:val="single" w:sz="4" w:space="0" w:color="auto"/>
            </w:tcBorders>
          </w:tcPr>
          <w:p w14:paraId="1320961A" w14:textId="77777777" w:rsidR="00DC4496" w:rsidRDefault="00DC4496" w:rsidP="00DC4496">
            <w:pPr>
              <w:ind w:firstLine="0"/>
              <w:jc w:val="left"/>
            </w:pPr>
            <w:r>
              <w:t>Media</w:t>
            </w:r>
          </w:p>
        </w:tc>
      </w:tr>
      <w:tr w:rsidR="00DC4496" w14:paraId="14C62018" w14:textId="77777777" w:rsidTr="00DC4496">
        <w:trPr>
          <w:trHeight w:val="60"/>
        </w:trPr>
        <w:tc>
          <w:tcPr>
            <w:tcW w:w="2122" w:type="dxa"/>
            <w:tcBorders>
              <w:right w:val="single" w:sz="4" w:space="0" w:color="auto"/>
            </w:tcBorders>
            <w:shd w:val="clear" w:color="auto" w:fill="F2F2F2" w:themeFill="background1" w:themeFillShade="F2"/>
          </w:tcPr>
          <w:p w14:paraId="66DE4D97" w14:textId="77777777" w:rsidR="00DC4496" w:rsidRDefault="00DC4496" w:rsidP="00DC4496">
            <w:pPr>
              <w:ind w:firstLine="0"/>
              <w:jc w:val="left"/>
            </w:pPr>
            <w:r>
              <w:t>Frecuencia:</w:t>
            </w:r>
          </w:p>
        </w:tc>
        <w:tc>
          <w:tcPr>
            <w:tcW w:w="6372" w:type="dxa"/>
            <w:gridSpan w:val="2"/>
            <w:tcBorders>
              <w:left w:val="single" w:sz="4" w:space="0" w:color="auto"/>
            </w:tcBorders>
          </w:tcPr>
          <w:p w14:paraId="79538945" w14:textId="77777777" w:rsidR="00DC4496" w:rsidRDefault="00DC4496" w:rsidP="00DC4496">
            <w:pPr>
              <w:keepNext/>
              <w:ind w:firstLine="0"/>
              <w:jc w:val="left"/>
            </w:pPr>
            <w:r>
              <w:t>Baja</w:t>
            </w:r>
          </w:p>
        </w:tc>
      </w:tr>
    </w:tbl>
    <w:p w14:paraId="0FC9EE4C" w14:textId="09D3525F" w:rsidR="00DC4496" w:rsidRDefault="00DC4496" w:rsidP="00DC4496">
      <w:pPr>
        <w:pStyle w:val="Descripcin"/>
        <w:keepNext/>
        <w:jc w:val="center"/>
      </w:pPr>
      <w:r>
        <w:t xml:space="preserve">Tabla </w:t>
      </w:r>
      <w:fldSimple w:instr=" SEQ Tabla \* ARABIC ">
        <w:r w:rsidR="00D820EB">
          <w:rPr>
            <w:noProof/>
          </w:rPr>
          <w:t>14</w:t>
        </w:r>
      </w:fldSimple>
      <w:r>
        <w:t xml:space="preserve"> Caso de uso 3</w:t>
      </w:r>
    </w:p>
    <w:tbl>
      <w:tblPr>
        <w:tblStyle w:val="Tablaconcuadrcula"/>
        <w:tblpPr w:leftFromText="141" w:rightFromText="141" w:vertAnchor="text" w:horzAnchor="margin" w:tblpY="-45"/>
        <w:tblW w:w="0" w:type="auto"/>
        <w:tblLook w:val="04A0" w:firstRow="1" w:lastRow="0" w:firstColumn="1" w:lastColumn="0" w:noHBand="0" w:noVBand="1"/>
      </w:tblPr>
      <w:tblGrid>
        <w:gridCol w:w="2122"/>
        <w:gridCol w:w="992"/>
        <w:gridCol w:w="5380"/>
      </w:tblGrid>
      <w:tr w:rsidR="00DC4496" w:rsidRPr="00681815" w14:paraId="4734AE41" w14:textId="77777777" w:rsidTr="00DC4496">
        <w:tc>
          <w:tcPr>
            <w:tcW w:w="2122" w:type="dxa"/>
            <w:tcBorders>
              <w:bottom w:val="single" w:sz="4" w:space="0" w:color="auto"/>
            </w:tcBorders>
            <w:shd w:val="clear" w:color="auto" w:fill="F2F2F2" w:themeFill="background1" w:themeFillShade="F2"/>
          </w:tcPr>
          <w:p w14:paraId="50C78837" w14:textId="77777777" w:rsidR="00DC4496" w:rsidRPr="00681815" w:rsidRDefault="00DC4496" w:rsidP="00DC4496">
            <w:pPr>
              <w:ind w:firstLine="0"/>
              <w:jc w:val="center"/>
              <w:rPr>
                <w:b/>
                <w:bCs/>
              </w:rPr>
            </w:pPr>
            <w:r>
              <w:rPr>
                <w:b/>
                <w:bCs/>
              </w:rPr>
              <w:t>Caso de uso 4</w:t>
            </w:r>
          </w:p>
        </w:tc>
        <w:tc>
          <w:tcPr>
            <w:tcW w:w="6372" w:type="dxa"/>
            <w:gridSpan w:val="2"/>
            <w:shd w:val="clear" w:color="auto" w:fill="F2F2F2" w:themeFill="background1" w:themeFillShade="F2"/>
          </w:tcPr>
          <w:p w14:paraId="11C17F13" w14:textId="77777777" w:rsidR="00DC4496" w:rsidRPr="00681815" w:rsidRDefault="00DC4496" w:rsidP="00DC4496">
            <w:pPr>
              <w:ind w:firstLine="0"/>
              <w:jc w:val="center"/>
              <w:rPr>
                <w:b/>
                <w:bCs/>
              </w:rPr>
            </w:pPr>
            <w:r>
              <w:rPr>
                <w:b/>
                <w:bCs/>
              </w:rPr>
              <w:t>Vaciar diccionario</w:t>
            </w:r>
          </w:p>
        </w:tc>
      </w:tr>
      <w:tr w:rsidR="00DC4496" w14:paraId="4AB2BD74" w14:textId="77777777" w:rsidTr="00DC4496">
        <w:tc>
          <w:tcPr>
            <w:tcW w:w="2122" w:type="dxa"/>
            <w:tcBorders>
              <w:bottom w:val="single" w:sz="4" w:space="0" w:color="auto"/>
              <w:right w:val="single" w:sz="4" w:space="0" w:color="auto"/>
            </w:tcBorders>
            <w:shd w:val="clear" w:color="auto" w:fill="F2F2F2" w:themeFill="background1" w:themeFillShade="F2"/>
          </w:tcPr>
          <w:p w14:paraId="4B0DCFDA" w14:textId="77777777" w:rsidR="00DC4496" w:rsidRDefault="00DC4496" w:rsidP="00DC4496">
            <w:pPr>
              <w:ind w:firstLine="0"/>
              <w:jc w:val="left"/>
            </w:pPr>
            <w:r>
              <w:t>Requisitos asociados:</w:t>
            </w:r>
          </w:p>
        </w:tc>
        <w:tc>
          <w:tcPr>
            <w:tcW w:w="6372" w:type="dxa"/>
            <w:gridSpan w:val="2"/>
            <w:tcBorders>
              <w:left w:val="single" w:sz="4" w:space="0" w:color="auto"/>
            </w:tcBorders>
          </w:tcPr>
          <w:p w14:paraId="6BEBA8AC" w14:textId="77777777" w:rsidR="00DC4496" w:rsidRDefault="00DC4496" w:rsidP="00DC4496">
            <w:pPr>
              <w:ind w:firstLine="0"/>
              <w:jc w:val="center"/>
            </w:pPr>
            <w:r>
              <w:t>R.F-4</w:t>
            </w:r>
          </w:p>
        </w:tc>
      </w:tr>
      <w:tr w:rsidR="00DC4496" w14:paraId="0FEB204C" w14:textId="77777777" w:rsidTr="00DC4496">
        <w:tc>
          <w:tcPr>
            <w:tcW w:w="2122" w:type="dxa"/>
            <w:tcBorders>
              <w:right w:val="single" w:sz="4" w:space="0" w:color="auto"/>
            </w:tcBorders>
            <w:shd w:val="clear" w:color="auto" w:fill="F2F2F2" w:themeFill="background1" w:themeFillShade="F2"/>
          </w:tcPr>
          <w:p w14:paraId="461AE56E"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10E08215" w14:textId="77777777" w:rsidR="00DC4496" w:rsidRDefault="00DC4496" w:rsidP="00DC4496">
            <w:pPr>
              <w:ind w:firstLine="0"/>
              <w:jc w:val="left"/>
            </w:pPr>
            <w:r>
              <w:rPr>
                <w:shd w:val="clear" w:color="auto" w:fill="FFFFFF" w:themeFill="background1"/>
              </w:rPr>
              <w:t>Permite al usuario vaciar un diccionario existente.</w:t>
            </w:r>
          </w:p>
        </w:tc>
      </w:tr>
      <w:tr w:rsidR="00DC4496" w14:paraId="1469D6D1" w14:textId="77777777" w:rsidTr="00DC4496">
        <w:tc>
          <w:tcPr>
            <w:tcW w:w="2122" w:type="dxa"/>
            <w:tcBorders>
              <w:right w:val="single" w:sz="4" w:space="0" w:color="auto"/>
            </w:tcBorders>
            <w:shd w:val="clear" w:color="auto" w:fill="F2F2F2" w:themeFill="background1" w:themeFillShade="F2"/>
          </w:tcPr>
          <w:p w14:paraId="4A42ADB8"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7B0F48D4" w14:textId="77777777" w:rsidR="00DC4496" w:rsidRDefault="00DC4496" w:rsidP="00DC4496">
            <w:pPr>
              <w:ind w:firstLine="0"/>
              <w:jc w:val="left"/>
            </w:pPr>
            <w:r>
              <w:t>Haber introducido un ePub de forma correcta.</w:t>
            </w:r>
          </w:p>
        </w:tc>
      </w:tr>
      <w:tr w:rsidR="00DC4496" w14:paraId="2E64F617" w14:textId="77777777" w:rsidTr="00DC4496">
        <w:tc>
          <w:tcPr>
            <w:tcW w:w="2122" w:type="dxa"/>
            <w:vMerge w:val="restart"/>
            <w:tcBorders>
              <w:right w:val="single" w:sz="4" w:space="0" w:color="auto"/>
            </w:tcBorders>
            <w:shd w:val="clear" w:color="auto" w:fill="F2F2F2" w:themeFill="background1" w:themeFillShade="F2"/>
          </w:tcPr>
          <w:p w14:paraId="3B62D5AF"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9AC7888"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898F111" w14:textId="77777777" w:rsidR="00DC4496" w:rsidRDefault="00DC4496" w:rsidP="00DC4496">
            <w:pPr>
              <w:ind w:firstLine="0"/>
              <w:jc w:val="left"/>
            </w:pPr>
            <w:r>
              <w:t>Acción</w:t>
            </w:r>
          </w:p>
        </w:tc>
      </w:tr>
      <w:tr w:rsidR="00DC4496" w14:paraId="70CD8ED5" w14:textId="77777777" w:rsidTr="00DC4496">
        <w:trPr>
          <w:trHeight w:val="213"/>
        </w:trPr>
        <w:tc>
          <w:tcPr>
            <w:tcW w:w="2122" w:type="dxa"/>
            <w:vMerge/>
            <w:tcBorders>
              <w:right w:val="single" w:sz="4" w:space="0" w:color="auto"/>
            </w:tcBorders>
            <w:shd w:val="clear" w:color="auto" w:fill="F2F2F2" w:themeFill="background1" w:themeFillShade="F2"/>
          </w:tcPr>
          <w:p w14:paraId="72418CD2"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C44488"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1F85F325" w14:textId="77777777" w:rsidR="00DC4496" w:rsidRDefault="00DC4496" w:rsidP="00DC4496">
            <w:pPr>
              <w:ind w:firstLine="0"/>
              <w:jc w:val="left"/>
            </w:pPr>
            <w:r>
              <w:t>El usuario presiona el botón de “Vaciar diccionario”.</w:t>
            </w:r>
          </w:p>
        </w:tc>
      </w:tr>
      <w:tr w:rsidR="00DC4496" w14:paraId="26EAB75B" w14:textId="77777777" w:rsidTr="00DC4496">
        <w:trPr>
          <w:trHeight w:val="213"/>
        </w:trPr>
        <w:tc>
          <w:tcPr>
            <w:tcW w:w="2122" w:type="dxa"/>
            <w:vMerge/>
            <w:tcBorders>
              <w:right w:val="single" w:sz="4" w:space="0" w:color="auto"/>
            </w:tcBorders>
            <w:shd w:val="clear" w:color="auto" w:fill="F2F2F2" w:themeFill="background1" w:themeFillShade="F2"/>
          </w:tcPr>
          <w:p w14:paraId="18ED6AA8"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7216A73"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07FD9932" w14:textId="77777777" w:rsidR="00DC4496" w:rsidRDefault="00DC4496" w:rsidP="00DC4496">
            <w:pPr>
              <w:ind w:firstLine="0"/>
              <w:jc w:val="left"/>
            </w:pPr>
            <w:r>
              <w:t>Se vacía el diccionario.</w:t>
            </w:r>
          </w:p>
        </w:tc>
      </w:tr>
      <w:tr w:rsidR="00DC4496" w14:paraId="1A40D751" w14:textId="77777777" w:rsidTr="00DC4496">
        <w:trPr>
          <w:trHeight w:val="213"/>
        </w:trPr>
        <w:tc>
          <w:tcPr>
            <w:tcW w:w="2122" w:type="dxa"/>
            <w:vMerge/>
            <w:tcBorders>
              <w:right w:val="single" w:sz="4" w:space="0" w:color="auto"/>
            </w:tcBorders>
            <w:shd w:val="clear" w:color="auto" w:fill="F2F2F2" w:themeFill="background1" w:themeFillShade="F2"/>
          </w:tcPr>
          <w:p w14:paraId="1588EDA3"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1135F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4C4F5370" w14:textId="77777777" w:rsidR="00DC4496" w:rsidRDefault="00DC4496" w:rsidP="00DC4496">
            <w:pPr>
              <w:ind w:firstLine="0"/>
              <w:jc w:val="left"/>
            </w:pPr>
            <w:r>
              <w:t>Se muestra una alerta diciendo que se ha vaciado.</w:t>
            </w:r>
          </w:p>
        </w:tc>
      </w:tr>
      <w:tr w:rsidR="00DC4496" w14:paraId="4401488C" w14:textId="77777777" w:rsidTr="00DC4496">
        <w:tc>
          <w:tcPr>
            <w:tcW w:w="2122" w:type="dxa"/>
            <w:tcBorders>
              <w:right w:val="single" w:sz="4" w:space="0" w:color="auto"/>
            </w:tcBorders>
            <w:shd w:val="clear" w:color="auto" w:fill="F2F2F2" w:themeFill="background1" w:themeFillShade="F2"/>
          </w:tcPr>
          <w:p w14:paraId="4490F9EB" w14:textId="77777777" w:rsidR="00DC4496" w:rsidRDefault="00DC4496" w:rsidP="00DC4496">
            <w:pPr>
              <w:ind w:firstLine="0"/>
              <w:jc w:val="left"/>
            </w:pPr>
            <w:r>
              <w:t>Postcondición:</w:t>
            </w:r>
          </w:p>
        </w:tc>
        <w:tc>
          <w:tcPr>
            <w:tcW w:w="6372" w:type="dxa"/>
            <w:gridSpan w:val="2"/>
            <w:tcBorders>
              <w:left w:val="single" w:sz="4" w:space="0" w:color="auto"/>
            </w:tcBorders>
          </w:tcPr>
          <w:p w14:paraId="08D08EC1" w14:textId="77777777" w:rsidR="00DC4496" w:rsidRDefault="00DC4496" w:rsidP="00DC4496">
            <w:pPr>
              <w:ind w:firstLine="0"/>
              <w:jc w:val="left"/>
            </w:pPr>
            <w:r>
              <w:t>Vacía el diccionario de personajes actual.</w:t>
            </w:r>
          </w:p>
        </w:tc>
      </w:tr>
      <w:tr w:rsidR="00DC4496" w14:paraId="1DF182DA" w14:textId="77777777" w:rsidTr="00DC4496">
        <w:trPr>
          <w:trHeight w:val="107"/>
        </w:trPr>
        <w:tc>
          <w:tcPr>
            <w:tcW w:w="2122" w:type="dxa"/>
            <w:tcBorders>
              <w:right w:val="single" w:sz="4" w:space="0" w:color="auto"/>
            </w:tcBorders>
            <w:shd w:val="clear" w:color="auto" w:fill="F2F2F2" w:themeFill="background1" w:themeFillShade="F2"/>
          </w:tcPr>
          <w:p w14:paraId="0048F2D0"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0997C1C6" w14:textId="77777777" w:rsidR="00DC4496" w:rsidRDefault="00DC4496" w:rsidP="00DC4496">
            <w:pPr>
              <w:ind w:firstLine="0"/>
              <w:jc w:val="left"/>
            </w:pPr>
            <w:r>
              <w:t>Este caso de uso no tiene excepción.</w:t>
            </w:r>
          </w:p>
        </w:tc>
      </w:tr>
      <w:tr w:rsidR="00DC4496" w14:paraId="4177D4C9" w14:textId="77777777" w:rsidTr="00DC4496">
        <w:tc>
          <w:tcPr>
            <w:tcW w:w="2122" w:type="dxa"/>
            <w:tcBorders>
              <w:right w:val="single" w:sz="4" w:space="0" w:color="auto"/>
            </w:tcBorders>
            <w:shd w:val="clear" w:color="auto" w:fill="F2F2F2" w:themeFill="background1" w:themeFillShade="F2"/>
          </w:tcPr>
          <w:p w14:paraId="5535B6B5" w14:textId="77777777" w:rsidR="00DC4496" w:rsidRDefault="00DC4496" w:rsidP="00DC4496">
            <w:pPr>
              <w:ind w:firstLine="0"/>
              <w:jc w:val="left"/>
            </w:pPr>
            <w:r>
              <w:t>Importancia:</w:t>
            </w:r>
          </w:p>
        </w:tc>
        <w:tc>
          <w:tcPr>
            <w:tcW w:w="6372" w:type="dxa"/>
            <w:gridSpan w:val="2"/>
            <w:tcBorders>
              <w:left w:val="single" w:sz="4" w:space="0" w:color="auto"/>
            </w:tcBorders>
          </w:tcPr>
          <w:p w14:paraId="08AF2053" w14:textId="77777777" w:rsidR="00DC4496" w:rsidRDefault="00DC4496" w:rsidP="00DC4496">
            <w:pPr>
              <w:ind w:firstLine="0"/>
              <w:jc w:val="left"/>
            </w:pPr>
            <w:r>
              <w:t>Media</w:t>
            </w:r>
          </w:p>
        </w:tc>
      </w:tr>
      <w:tr w:rsidR="00DC4496" w14:paraId="6B50942D" w14:textId="77777777" w:rsidTr="00DC4496">
        <w:trPr>
          <w:trHeight w:val="60"/>
        </w:trPr>
        <w:tc>
          <w:tcPr>
            <w:tcW w:w="2122" w:type="dxa"/>
            <w:tcBorders>
              <w:right w:val="single" w:sz="4" w:space="0" w:color="auto"/>
            </w:tcBorders>
            <w:shd w:val="clear" w:color="auto" w:fill="F2F2F2" w:themeFill="background1" w:themeFillShade="F2"/>
          </w:tcPr>
          <w:p w14:paraId="2D2B0B8C" w14:textId="77777777" w:rsidR="00DC4496" w:rsidRDefault="00DC4496" w:rsidP="00DC4496">
            <w:pPr>
              <w:ind w:firstLine="0"/>
              <w:jc w:val="left"/>
            </w:pPr>
            <w:r>
              <w:t>Frecuencia:</w:t>
            </w:r>
          </w:p>
        </w:tc>
        <w:tc>
          <w:tcPr>
            <w:tcW w:w="6372" w:type="dxa"/>
            <w:gridSpan w:val="2"/>
            <w:tcBorders>
              <w:left w:val="single" w:sz="4" w:space="0" w:color="auto"/>
            </w:tcBorders>
          </w:tcPr>
          <w:p w14:paraId="6766BC3E" w14:textId="77777777" w:rsidR="00DC4496" w:rsidRDefault="00DC4496" w:rsidP="00DC4496">
            <w:pPr>
              <w:keepNext/>
              <w:ind w:firstLine="0"/>
              <w:jc w:val="left"/>
            </w:pPr>
            <w:r>
              <w:t>Baja</w:t>
            </w:r>
          </w:p>
        </w:tc>
      </w:tr>
    </w:tbl>
    <w:p w14:paraId="0D5173A5" w14:textId="14F79393" w:rsidR="00DC4496" w:rsidRDefault="00DC4496" w:rsidP="00DC4496">
      <w:pPr>
        <w:pStyle w:val="Descripcin"/>
        <w:keepNext/>
        <w:jc w:val="center"/>
      </w:pPr>
      <w:r>
        <w:t xml:space="preserve">Tabla </w:t>
      </w:r>
      <w:fldSimple w:instr=" SEQ Tabla \* ARABIC ">
        <w:r w:rsidR="00D820EB">
          <w:rPr>
            <w:noProof/>
          </w:rPr>
          <w:t>15</w:t>
        </w:r>
      </w:fldSimple>
      <w:r>
        <w:t xml:space="preserve"> Caso de uso 4</w:t>
      </w:r>
    </w:p>
    <w:tbl>
      <w:tblPr>
        <w:tblStyle w:val="Tablaconcuadrcula"/>
        <w:tblpPr w:leftFromText="141" w:rightFromText="141" w:vertAnchor="text" w:tblpY="-3"/>
        <w:tblW w:w="0" w:type="auto"/>
        <w:tblLook w:val="04A0" w:firstRow="1" w:lastRow="0" w:firstColumn="1" w:lastColumn="0" w:noHBand="0" w:noVBand="1"/>
      </w:tblPr>
      <w:tblGrid>
        <w:gridCol w:w="2122"/>
        <w:gridCol w:w="992"/>
        <w:gridCol w:w="5380"/>
      </w:tblGrid>
      <w:tr w:rsidR="00744F0E" w:rsidRPr="00681815" w14:paraId="6CA79800" w14:textId="77777777" w:rsidTr="00744F0E">
        <w:tc>
          <w:tcPr>
            <w:tcW w:w="2122" w:type="dxa"/>
            <w:tcBorders>
              <w:bottom w:val="single" w:sz="4" w:space="0" w:color="auto"/>
            </w:tcBorders>
            <w:shd w:val="clear" w:color="auto" w:fill="F2F2F2" w:themeFill="background1" w:themeFillShade="F2"/>
          </w:tcPr>
          <w:p w14:paraId="08CE26A2" w14:textId="77777777" w:rsidR="00744F0E" w:rsidRPr="00681815" w:rsidRDefault="00744F0E" w:rsidP="00744F0E">
            <w:pPr>
              <w:ind w:firstLine="0"/>
              <w:jc w:val="center"/>
              <w:rPr>
                <w:b/>
                <w:bCs/>
              </w:rPr>
            </w:pPr>
            <w:r>
              <w:rPr>
                <w:b/>
                <w:bCs/>
              </w:rPr>
              <w:t>Caso de uso 5</w:t>
            </w:r>
          </w:p>
        </w:tc>
        <w:tc>
          <w:tcPr>
            <w:tcW w:w="6372" w:type="dxa"/>
            <w:gridSpan w:val="2"/>
            <w:shd w:val="clear" w:color="auto" w:fill="F2F2F2" w:themeFill="background1" w:themeFillShade="F2"/>
          </w:tcPr>
          <w:p w14:paraId="67ACD656" w14:textId="77777777" w:rsidR="00744F0E" w:rsidRPr="00681815" w:rsidRDefault="00744F0E" w:rsidP="00744F0E">
            <w:pPr>
              <w:ind w:firstLine="0"/>
              <w:jc w:val="center"/>
              <w:rPr>
                <w:b/>
                <w:bCs/>
              </w:rPr>
            </w:pPr>
            <w:r>
              <w:rPr>
                <w:b/>
                <w:bCs/>
              </w:rPr>
              <w:t>Importación de diccionario</w:t>
            </w:r>
          </w:p>
        </w:tc>
      </w:tr>
      <w:tr w:rsidR="00744F0E" w14:paraId="34FAF95B" w14:textId="77777777" w:rsidTr="00744F0E">
        <w:tc>
          <w:tcPr>
            <w:tcW w:w="2122" w:type="dxa"/>
            <w:tcBorders>
              <w:bottom w:val="single" w:sz="4" w:space="0" w:color="auto"/>
              <w:right w:val="single" w:sz="4" w:space="0" w:color="auto"/>
            </w:tcBorders>
            <w:shd w:val="clear" w:color="auto" w:fill="F2F2F2" w:themeFill="background1" w:themeFillShade="F2"/>
          </w:tcPr>
          <w:p w14:paraId="747F3461" w14:textId="77777777" w:rsidR="00744F0E" w:rsidRDefault="00744F0E" w:rsidP="00744F0E">
            <w:pPr>
              <w:ind w:firstLine="0"/>
              <w:jc w:val="left"/>
            </w:pPr>
            <w:r>
              <w:t>Requisitos asociados:</w:t>
            </w:r>
          </w:p>
        </w:tc>
        <w:tc>
          <w:tcPr>
            <w:tcW w:w="6372" w:type="dxa"/>
            <w:gridSpan w:val="2"/>
            <w:tcBorders>
              <w:left w:val="single" w:sz="4" w:space="0" w:color="auto"/>
            </w:tcBorders>
          </w:tcPr>
          <w:p w14:paraId="4F095B28" w14:textId="77777777" w:rsidR="00744F0E" w:rsidRDefault="00744F0E" w:rsidP="00744F0E">
            <w:pPr>
              <w:ind w:firstLine="0"/>
              <w:jc w:val="center"/>
            </w:pPr>
            <w:r>
              <w:t>R.F-5</w:t>
            </w:r>
          </w:p>
        </w:tc>
      </w:tr>
      <w:tr w:rsidR="00744F0E" w14:paraId="22AE291F" w14:textId="77777777" w:rsidTr="00744F0E">
        <w:tc>
          <w:tcPr>
            <w:tcW w:w="2122" w:type="dxa"/>
            <w:tcBorders>
              <w:right w:val="single" w:sz="4" w:space="0" w:color="auto"/>
            </w:tcBorders>
            <w:shd w:val="clear" w:color="auto" w:fill="F2F2F2" w:themeFill="background1" w:themeFillShade="F2"/>
          </w:tcPr>
          <w:p w14:paraId="1B3CDA26"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08899F3A" w14:textId="77777777" w:rsidR="00744F0E" w:rsidRDefault="00744F0E" w:rsidP="00744F0E">
            <w:pPr>
              <w:ind w:firstLine="0"/>
              <w:jc w:val="left"/>
            </w:pPr>
            <w:r>
              <w:rPr>
                <w:shd w:val="clear" w:color="auto" w:fill="FFFFFF" w:themeFill="background1"/>
              </w:rPr>
              <w:t>Permite al usuario importar un diccionario de personajes.</w:t>
            </w:r>
          </w:p>
        </w:tc>
      </w:tr>
      <w:tr w:rsidR="00744F0E" w14:paraId="001FF599" w14:textId="77777777" w:rsidTr="00744F0E">
        <w:tc>
          <w:tcPr>
            <w:tcW w:w="2122" w:type="dxa"/>
            <w:tcBorders>
              <w:right w:val="single" w:sz="4" w:space="0" w:color="auto"/>
            </w:tcBorders>
            <w:shd w:val="clear" w:color="auto" w:fill="F2F2F2" w:themeFill="background1" w:themeFillShade="F2"/>
          </w:tcPr>
          <w:p w14:paraId="0E6C54D2"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6CFEA57F" w14:textId="77777777" w:rsidR="00744F0E" w:rsidRDefault="00744F0E" w:rsidP="00744F0E">
            <w:pPr>
              <w:ind w:firstLine="0"/>
              <w:jc w:val="left"/>
            </w:pPr>
            <w:r>
              <w:t>Haber introducido un ePub de manera correcta.</w:t>
            </w:r>
          </w:p>
        </w:tc>
      </w:tr>
      <w:tr w:rsidR="00744F0E" w14:paraId="502B06A6" w14:textId="77777777" w:rsidTr="00744F0E">
        <w:tc>
          <w:tcPr>
            <w:tcW w:w="2122" w:type="dxa"/>
            <w:vMerge w:val="restart"/>
            <w:tcBorders>
              <w:right w:val="single" w:sz="4" w:space="0" w:color="auto"/>
            </w:tcBorders>
            <w:shd w:val="clear" w:color="auto" w:fill="F2F2F2" w:themeFill="background1" w:themeFillShade="F2"/>
          </w:tcPr>
          <w:p w14:paraId="651D96D1"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B2FBE86"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1ACE070" w14:textId="77777777" w:rsidR="00744F0E" w:rsidRDefault="00744F0E" w:rsidP="00744F0E">
            <w:pPr>
              <w:ind w:firstLine="0"/>
              <w:jc w:val="left"/>
            </w:pPr>
            <w:r>
              <w:t>Acción</w:t>
            </w:r>
          </w:p>
        </w:tc>
      </w:tr>
      <w:tr w:rsidR="00744F0E" w14:paraId="0A63F536" w14:textId="77777777" w:rsidTr="00744F0E">
        <w:trPr>
          <w:trHeight w:val="213"/>
        </w:trPr>
        <w:tc>
          <w:tcPr>
            <w:tcW w:w="2122" w:type="dxa"/>
            <w:vMerge/>
            <w:tcBorders>
              <w:right w:val="single" w:sz="4" w:space="0" w:color="auto"/>
            </w:tcBorders>
            <w:shd w:val="clear" w:color="auto" w:fill="F2F2F2" w:themeFill="background1" w:themeFillShade="F2"/>
          </w:tcPr>
          <w:p w14:paraId="1DAADF9B"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50F3DB"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1FA7FB64" w14:textId="77777777" w:rsidR="00744F0E" w:rsidRDefault="00744F0E" w:rsidP="00744F0E">
            <w:pPr>
              <w:ind w:firstLine="0"/>
              <w:jc w:val="left"/>
            </w:pPr>
            <w:r>
              <w:t>El usuario pulsa el botón de “Importar diccionario”.</w:t>
            </w:r>
          </w:p>
        </w:tc>
      </w:tr>
      <w:tr w:rsidR="00744F0E" w14:paraId="191DA236" w14:textId="77777777" w:rsidTr="00744F0E">
        <w:trPr>
          <w:trHeight w:val="213"/>
        </w:trPr>
        <w:tc>
          <w:tcPr>
            <w:tcW w:w="2122" w:type="dxa"/>
            <w:vMerge/>
            <w:tcBorders>
              <w:right w:val="single" w:sz="4" w:space="0" w:color="auto"/>
            </w:tcBorders>
            <w:shd w:val="clear" w:color="auto" w:fill="F2F2F2" w:themeFill="background1" w:themeFillShade="F2"/>
          </w:tcPr>
          <w:p w14:paraId="37C2CFD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AC3FED"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361D3240" w14:textId="77777777" w:rsidR="00744F0E" w:rsidRDefault="00744F0E" w:rsidP="00744F0E">
            <w:pPr>
              <w:ind w:firstLine="0"/>
              <w:jc w:val="left"/>
            </w:pPr>
            <w:r>
              <w:t>El usuario pulsa el botón de seleccionar archivo.</w:t>
            </w:r>
          </w:p>
        </w:tc>
      </w:tr>
      <w:tr w:rsidR="00744F0E" w14:paraId="16F6199C" w14:textId="77777777" w:rsidTr="00744F0E">
        <w:trPr>
          <w:trHeight w:val="107"/>
        </w:trPr>
        <w:tc>
          <w:tcPr>
            <w:tcW w:w="2122" w:type="dxa"/>
            <w:vMerge/>
            <w:tcBorders>
              <w:right w:val="single" w:sz="4" w:space="0" w:color="auto"/>
            </w:tcBorders>
            <w:shd w:val="clear" w:color="auto" w:fill="F2F2F2" w:themeFill="background1" w:themeFillShade="F2"/>
          </w:tcPr>
          <w:p w14:paraId="20E4A6BE"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EDD988B"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1631FE51" w14:textId="77777777" w:rsidR="00744F0E" w:rsidRDefault="00744F0E" w:rsidP="00744F0E">
            <w:pPr>
              <w:ind w:firstLine="0"/>
              <w:jc w:val="left"/>
            </w:pPr>
            <w:r>
              <w:t>El usuario escoge el archivo desde su pc.</w:t>
            </w:r>
          </w:p>
        </w:tc>
      </w:tr>
      <w:tr w:rsidR="00744F0E" w14:paraId="79A0B3EB" w14:textId="77777777" w:rsidTr="00744F0E">
        <w:trPr>
          <w:trHeight w:val="107"/>
        </w:trPr>
        <w:tc>
          <w:tcPr>
            <w:tcW w:w="2122" w:type="dxa"/>
            <w:vMerge/>
            <w:tcBorders>
              <w:right w:val="single" w:sz="4" w:space="0" w:color="auto"/>
            </w:tcBorders>
            <w:shd w:val="clear" w:color="auto" w:fill="F2F2F2" w:themeFill="background1" w:themeFillShade="F2"/>
          </w:tcPr>
          <w:p w14:paraId="7A41214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FA6960F" w14:textId="77777777" w:rsidR="00744F0E" w:rsidRDefault="00744F0E" w:rsidP="00744F0E">
            <w:pPr>
              <w:ind w:firstLine="0"/>
              <w:jc w:val="center"/>
            </w:pPr>
            <w:r>
              <w:t>4-</w:t>
            </w:r>
          </w:p>
        </w:tc>
        <w:tc>
          <w:tcPr>
            <w:tcW w:w="5380" w:type="dxa"/>
            <w:tcBorders>
              <w:left w:val="single" w:sz="4" w:space="0" w:color="auto"/>
            </w:tcBorders>
            <w:shd w:val="clear" w:color="auto" w:fill="FFFFFF" w:themeFill="background1"/>
          </w:tcPr>
          <w:p w14:paraId="24D77B44" w14:textId="77777777" w:rsidR="00744F0E" w:rsidRDefault="00744F0E" w:rsidP="00744F0E">
            <w:pPr>
              <w:ind w:firstLine="0"/>
              <w:jc w:val="left"/>
            </w:pPr>
            <w:r>
              <w:t>El usuario pulsa el botón “Cargar”.</w:t>
            </w:r>
          </w:p>
        </w:tc>
      </w:tr>
      <w:tr w:rsidR="00744F0E" w14:paraId="133A0766" w14:textId="77777777" w:rsidTr="00744F0E">
        <w:trPr>
          <w:trHeight w:val="106"/>
        </w:trPr>
        <w:tc>
          <w:tcPr>
            <w:tcW w:w="2122" w:type="dxa"/>
            <w:vMerge/>
            <w:tcBorders>
              <w:right w:val="single" w:sz="4" w:space="0" w:color="auto"/>
            </w:tcBorders>
            <w:shd w:val="clear" w:color="auto" w:fill="F2F2F2" w:themeFill="background1" w:themeFillShade="F2"/>
          </w:tcPr>
          <w:p w14:paraId="252344DF"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515D449" w14:textId="77777777" w:rsidR="00744F0E" w:rsidRDefault="00744F0E" w:rsidP="00744F0E">
            <w:pPr>
              <w:ind w:firstLine="0"/>
              <w:jc w:val="center"/>
            </w:pPr>
            <w:r>
              <w:t>5-</w:t>
            </w:r>
          </w:p>
        </w:tc>
        <w:tc>
          <w:tcPr>
            <w:tcW w:w="5380" w:type="dxa"/>
            <w:tcBorders>
              <w:left w:val="single" w:sz="4" w:space="0" w:color="auto"/>
            </w:tcBorders>
            <w:shd w:val="clear" w:color="auto" w:fill="FFFFFF" w:themeFill="background1"/>
          </w:tcPr>
          <w:p w14:paraId="417DD3FA" w14:textId="77777777" w:rsidR="00744F0E" w:rsidRDefault="00744F0E" w:rsidP="00744F0E">
            <w:pPr>
              <w:ind w:firstLine="0"/>
              <w:jc w:val="left"/>
            </w:pPr>
            <w:r>
              <w:t>Se muestra una alerta diciendo que se ha importado.</w:t>
            </w:r>
          </w:p>
        </w:tc>
      </w:tr>
      <w:tr w:rsidR="00744F0E" w14:paraId="40AFE47B" w14:textId="77777777" w:rsidTr="00744F0E">
        <w:tc>
          <w:tcPr>
            <w:tcW w:w="2122" w:type="dxa"/>
            <w:tcBorders>
              <w:right w:val="single" w:sz="4" w:space="0" w:color="auto"/>
            </w:tcBorders>
            <w:shd w:val="clear" w:color="auto" w:fill="F2F2F2" w:themeFill="background1" w:themeFillShade="F2"/>
          </w:tcPr>
          <w:p w14:paraId="343A84E9" w14:textId="77777777" w:rsidR="00744F0E" w:rsidRDefault="00744F0E" w:rsidP="00744F0E">
            <w:pPr>
              <w:ind w:firstLine="0"/>
              <w:jc w:val="left"/>
            </w:pPr>
            <w:r>
              <w:t>Postcondición:</w:t>
            </w:r>
          </w:p>
        </w:tc>
        <w:tc>
          <w:tcPr>
            <w:tcW w:w="6372" w:type="dxa"/>
            <w:gridSpan w:val="2"/>
            <w:tcBorders>
              <w:left w:val="single" w:sz="4" w:space="0" w:color="auto"/>
            </w:tcBorders>
          </w:tcPr>
          <w:p w14:paraId="4409A29B" w14:textId="77777777" w:rsidR="00744F0E" w:rsidRDefault="008B2CA7" w:rsidP="00744F0E">
            <w:pPr>
              <w:ind w:firstLine="0"/>
              <w:jc w:val="left"/>
            </w:pPr>
            <w:r>
              <w:t>Se rellena el diccionario con los personajes importados.</w:t>
            </w:r>
          </w:p>
        </w:tc>
      </w:tr>
      <w:tr w:rsidR="00744F0E" w14:paraId="497A7F1F" w14:textId="77777777" w:rsidTr="00744F0E">
        <w:trPr>
          <w:trHeight w:val="107"/>
        </w:trPr>
        <w:tc>
          <w:tcPr>
            <w:tcW w:w="2122" w:type="dxa"/>
            <w:vMerge w:val="restart"/>
            <w:tcBorders>
              <w:right w:val="single" w:sz="4" w:space="0" w:color="auto"/>
            </w:tcBorders>
            <w:shd w:val="clear" w:color="auto" w:fill="F2F2F2" w:themeFill="background1" w:themeFillShade="F2"/>
          </w:tcPr>
          <w:p w14:paraId="36DD2A29"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5DA73AD0"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7388282F" w14:textId="77777777" w:rsidR="00744F0E" w:rsidRDefault="00744F0E" w:rsidP="00744F0E">
            <w:pPr>
              <w:ind w:firstLine="0"/>
              <w:jc w:val="left"/>
            </w:pPr>
            <w:r>
              <w:t>Excepción</w:t>
            </w:r>
          </w:p>
        </w:tc>
      </w:tr>
      <w:tr w:rsidR="00744F0E" w14:paraId="32A42EA0" w14:textId="77777777" w:rsidTr="00744F0E">
        <w:trPr>
          <w:trHeight w:val="107"/>
        </w:trPr>
        <w:tc>
          <w:tcPr>
            <w:tcW w:w="2122" w:type="dxa"/>
            <w:vMerge/>
            <w:tcBorders>
              <w:right w:val="single" w:sz="4" w:space="0" w:color="auto"/>
            </w:tcBorders>
            <w:shd w:val="clear" w:color="auto" w:fill="F2F2F2" w:themeFill="background1" w:themeFillShade="F2"/>
          </w:tcPr>
          <w:p w14:paraId="7B6B9F66"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6ACF15C5" w14:textId="77777777" w:rsidR="00744F0E" w:rsidRDefault="00FF7738" w:rsidP="00744F0E">
            <w:pPr>
              <w:ind w:firstLine="0"/>
              <w:jc w:val="center"/>
            </w:pPr>
            <w:r>
              <w:t>4</w:t>
            </w:r>
            <w:r w:rsidR="00744F0E">
              <w:t>-</w:t>
            </w:r>
          </w:p>
        </w:tc>
        <w:tc>
          <w:tcPr>
            <w:tcW w:w="5380" w:type="dxa"/>
            <w:tcBorders>
              <w:left w:val="single" w:sz="4" w:space="0" w:color="auto"/>
            </w:tcBorders>
            <w:shd w:val="clear" w:color="auto" w:fill="FFFFFF" w:themeFill="background1"/>
          </w:tcPr>
          <w:p w14:paraId="25832160" w14:textId="77777777" w:rsidR="00744F0E" w:rsidRDefault="00744F0E" w:rsidP="00744F0E">
            <w:pPr>
              <w:ind w:firstLine="0"/>
              <w:jc w:val="left"/>
            </w:pPr>
            <w:r>
              <w:t>El fichero introducido no tiene formato “.csv”</w:t>
            </w:r>
          </w:p>
        </w:tc>
      </w:tr>
      <w:tr w:rsidR="00744F0E" w14:paraId="5E2FF62A" w14:textId="77777777" w:rsidTr="00744F0E">
        <w:tc>
          <w:tcPr>
            <w:tcW w:w="2122" w:type="dxa"/>
            <w:tcBorders>
              <w:right w:val="single" w:sz="4" w:space="0" w:color="auto"/>
            </w:tcBorders>
            <w:shd w:val="clear" w:color="auto" w:fill="F2F2F2" w:themeFill="background1" w:themeFillShade="F2"/>
          </w:tcPr>
          <w:p w14:paraId="5F9D864A" w14:textId="77777777" w:rsidR="00744F0E" w:rsidRDefault="00744F0E" w:rsidP="00744F0E">
            <w:pPr>
              <w:ind w:firstLine="0"/>
              <w:jc w:val="left"/>
            </w:pPr>
            <w:r>
              <w:t>Importancia:</w:t>
            </w:r>
          </w:p>
        </w:tc>
        <w:tc>
          <w:tcPr>
            <w:tcW w:w="6372" w:type="dxa"/>
            <w:gridSpan w:val="2"/>
            <w:tcBorders>
              <w:left w:val="single" w:sz="4" w:space="0" w:color="auto"/>
            </w:tcBorders>
          </w:tcPr>
          <w:p w14:paraId="3935C0BD" w14:textId="77777777" w:rsidR="00744F0E" w:rsidRDefault="00744F0E" w:rsidP="00744F0E">
            <w:pPr>
              <w:ind w:firstLine="0"/>
              <w:jc w:val="left"/>
            </w:pPr>
            <w:r>
              <w:t>Alta</w:t>
            </w:r>
          </w:p>
        </w:tc>
      </w:tr>
      <w:tr w:rsidR="00744F0E" w14:paraId="34D54468" w14:textId="77777777" w:rsidTr="00744F0E">
        <w:tc>
          <w:tcPr>
            <w:tcW w:w="2122" w:type="dxa"/>
            <w:tcBorders>
              <w:right w:val="single" w:sz="4" w:space="0" w:color="auto"/>
            </w:tcBorders>
            <w:shd w:val="clear" w:color="auto" w:fill="F2F2F2" w:themeFill="background1" w:themeFillShade="F2"/>
          </w:tcPr>
          <w:p w14:paraId="71038B7C" w14:textId="77777777" w:rsidR="00744F0E" w:rsidRDefault="00744F0E" w:rsidP="00744F0E">
            <w:pPr>
              <w:ind w:firstLine="0"/>
              <w:jc w:val="left"/>
            </w:pPr>
            <w:r>
              <w:t>Frecuencia:</w:t>
            </w:r>
          </w:p>
        </w:tc>
        <w:tc>
          <w:tcPr>
            <w:tcW w:w="6372" w:type="dxa"/>
            <w:gridSpan w:val="2"/>
            <w:tcBorders>
              <w:left w:val="single" w:sz="4" w:space="0" w:color="auto"/>
            </w:tcBorders>
          </w:tcPr>
          <w:p w14:paraId="300B1945" w14:textId="77777777" w:rsidR="00744F0E" w:rsidRDefault="00744F0E" w:rsidP="00744F0E">
            <w:pPr>
              <w:keepNext/>
              <w:ind w:firstLine="0"/>
              <w:jc w:val="left"/>
            </w:pPr>
            <w:r>
              <w:t>Media</w:t>
            </w:r>
          </w:p>
        </w:tc>
      </w:tr>
    </w:tbl>
    <w:p w14:paraId="74AE2989" w14:textId="4E30FC48" w:rsidR="00744F0E" w:rsidRDefault="00744F0E" w:rsidP="00744F0E">
      <w:pPr>
        <w:pStyle w:val="Descripcin"/>
        <w:keepNext/>
        <w:jc w:val="center"/>
      </w:pPr>
      <w:r>
        <w:t xml:space="preserve">Tabla </w:t>
      </w:r>
      <w:fldSimple w:instr=" SEQ Tabla \* ARABIC ">
        <w:r w:rsidR="00D820EB">
          <w:rPr>
            <w:noProof/>
          </w:rPr>
          <w:t>16</w:t>
        </w:r>
      </w:fldSimple>
      <w:r>
        <w:t xml:space="preserve"> Caso de uso 5</w:t>
      </w:r>
    </w:p>
    <w:p w14:paraId="587C7237" w14:textId="77777777" w:rsidR="00744F0E" w:rsidRDefault="00744F0E">
      <w:pPr>
        <w:ind w:firstLine="0"/>
        <w:jc w:val="left"/>
      </w:pPr>
      <w:r>
        <w:br w:type="page"/>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744F0E" w:rsidRPr="00681815" w14:paraId="181D3C8D" w14:textId="77777777" w:rsidTr="00744F0E">
        <w:tc>
          <w:tcPr>
            <w:tcW w:w="2122" w:type="dxa"/>
            <w:tcBorders>
              <w:bottom w:val="single" w:sz="4" w:space="0" w:color="auto"/>
            </w:tcBorders>
            <w:shd w:val="clear" w:color="auto" w:fill="F2F2F2" w:themeFill="background1" w:themeFillShade="F2"/>
          </w:tcPr>
          <w:p w14:paraId="39369527" w14:textId="77777777" w:rsidR="00744F0E" w:rsidRPr="00681815" w:rsidRDefault="00744F0E" w:rsidP="00744F0E">
            <w:pPr>
              <w:ind w:firstLine="0"/>
              <w:jc w:val="center"/>
              <w:rPr>
                <w:b/>
                <w:bCs/>
              </w:rPr>
            </w:pPr>
            <w:r>
              <w:rPr>
                <w:b/>
                <w:bCs/>
              </w:rPr>
              <w:lastRenderedPageBreak/>
              <w:t>Caso de uso 6</w:t>
            </w:r>
          </w:p>
        </w:tc>
        <w:tc>
          <w:tcPr>
            <w:tcW w:w="6372" w:type="dxa"/>
            <w:gridSpan w:val="2"/>
            <w:shd w:val="clear" w:color="auto" w:fill="F2F2F2" w:themeFill="background1" w:themeFillShade="F2"/>
          </w:tcPr>
          <w:p w14:paraId="7E04C597" w14:textId="77777777" w:rsidR="00744F0E" w:rsidRPr="00681815" w:rsidRDefault="00744F0E" w:rsidP="00744F0E">
            <w:pPr>
              <w:ind w:firstLine="0"/>
              <w:jc w:val="center"/>
              <w:rPr>
                <w:b/>
                <w:bCs/>
              </w:rPr>
            </w:pPr>
            <w:r>
              <w:rPr>
                <w:b/>
                <w:bCs/>
              </w:rPr>
              <w:t>Obtención de diccionario</w:t>
            </w:r>
          </w:p>
        </w:tc>
      </w:tr>
      <w:tr w:rsidR="00744F0E" w14:paraId="503A342C" w14:textId="77777777" w:rsidTr="00744F0E">
        <w:tc>
          <w:tcPr>
            <w:tcW w:w="2122" w:type="dxa"/>
            <w:tcBorders>
              <w:bottom w:val="single" w:sz="4" w:space="0" w:color="auto"/>
              <w:right w:val="single" w:sz="4" w:space="0" w:color="auto"/>
            </w:tcBorders>
            <w:shd w:val="clear" w:color="auto" w:fill="F2F2F2" w:themeFill="background1" w:themeFillShade="F2"/>
          </w:tcPr>
          <w:p w14:paraId="34A8A917" w14:textId="77777777" w:rsidR="00744F0E" w:rsidRDefault="00744F0E" w:rsidP="00744F0E">
            <w:pPr>
              <w:ind w:firstLine="0"/>
              <w:jc w:val="left"/>
            </w:pPr>
            <w:r>
              <w:t>Requisitos asociados:</w:t>
            </w:r>
          </w:p>
        </w:tc>
        <w:tc>
          <w:tcPr>
            <w:tcW w:w="6372" w:type="dxa"/>
            <w:gridSpan w:val="2"/>
            <w:tcBorders>
              <w:left w:val="single" w:sz="4" w:space="0" w:color="auto"/>
            </w:tcBorders>
          </w:tcPr>
          <w:p w14:paraId="456BB637" w14:textId="77777777" w:rsidR="00744F0E" w:rsidRDefault="00744F0E" w:rsidP="00744F0E">
            <w:pPr>
              <w:ind w:firstLine="0"/>
              <w:jc w:val="center"/>
            </w:pPr>
            <w:r>
              <w:t>R.F-6</w:t>
            </w:r>
          </w:p>
        </w:tc>
      </w:tr>
      <w:tr w:rsidR="00744F0E" w14:paraId="4CE3743E" w14:textId="77777777" w:rsidTr="00744F0E">
        <w:tc>
          <w:tcPr>
            <w:tcW w:w="2122" w:type="dxa"/>
            <w:tcBorders>
              <w:right w:val="single" w:sz="4" w:space="0" w:color="auto"/>
            </w:tcBorders>
            <w:shd w:val="clear" w:color="auto" w:fill="F2F2F2" w:themeFill="background1" w:themeFillShade="F2"/>
          </w:tcPr>
          <w:p w14:paraId="63F04DCE"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14E5BF2A" w14:textId="77777777" w:rsidR="00744F0E" w:rsidRDefault="00744F0E" w:rsidP="00744F0E">
            <w:pPr>
              <w:ind w:firstLine="0"/>
              <w:jc w:val="left"/>
            </w:pPr>
            <w:r>
              <w:rPr>
                <w:shd w:val="clear" w:color="auto" w:fill="FFFFFF" w:themeFill="background1"/>
              </w:rPr>
              <w:t>Permite al usuario obtener un diccionario sacado de una wiki en concreto.</w:t>
            </w:r>
          </w:p>
        </w:tc>
      </w:tr>
      <w:tr w:rsidR="00744F0E" w14:paraId="078E665C" w14:textId="77777777" w:rsidTr="00744F0E">
        <w:tc>
          <w:tcPr>
            <w:tcW w:w="2122" w:type="dxa"/>
            <w:tcBorders>
              <w:right w:val="single" w:sz="4" w:space="0" w:color="auto"/>
            </w:tcBorders>
            <w:shd w:val="clear" w:color="auto" w:fill="F2F2F2" w:themeFill="background1" w:themeFillShade="F2"/>
          </w:tcPr>
          <w:p w14:paraId="4CEF3B06"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10B8407B" w14:textId="77777777" w:rsidR="00744F0E" w:rsidRDefault="00744F0E" w:rsidP="00744F0E">
            <w:pPr>
              <w:ind w:firstLine="0"/>
              <w:jc w:val="left"/>
            </w:pPr>
            <w:r>
              <w:t>Haber introducido un ePub de manera correcta.</w:t>
            </w:r>
          </w:p>
        </w:tc>
      </w:tr>
      <w:tr w:rsidR="00744F0E" w14:paraId="39E2EDB5" w14:textId="77777777" w:rsidTr="00744F0E">
        <w:tc>
          <w:tcPr>
            <w:tcW w:w="2122" w:type="dxa"/>
            <w:vMerge w:val="restart"/>
            <w:tcBorders>
              <w:right w:val="single" w:sz="4" w:space="0" w:color="auto"/>
            </w:tcBorders>
            <w:shd w:val="clear" w:color="auto" w:fill="F2F2F2" w:themeFill="background1" w:themeFillShade="F2"/>
          </w:tcPr>
          <w:p w14:paraId="7CF98952"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C160DF2"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521B9D5" w14:textId="77777777" w:rsidR="00744F0E" w:rsidRDefault="00744F0E" w:rsidP="00744F0E">
            <w:pPr>
              <w:ind w:firstLine="0"/>
              <w:jc w:val="left"/>
            </w:pPr>
            <w:r>
              <w:t>Acción</w:t>
            </w:r>
          </w:p>
        </w:tc>
      </w:tr>
      <w:tr w:rsidR="00744F0E" w14:paraId="05629FCC" w14:textId="77777777" w:rsidTr="00744F0E">
        <w:trPr>
          <w:trHeight w:val="213"/>
        </w:trPr>
        <w:tc>
          <w:tcPr>
            <w:tcW w:w="2122" w:type="dxa"/>
            <w:vMerge/>
            <w:tcBorders>
              <w:right w:val="single" w:sz="4" w:space="0" w:color="auto"/>
            </w:tcBorders>
            <w:shd w:val="clear" w:color="auto" w:fill="F2F2F2" w:themeFill="background1" w:themeFillShade="F2"/>
          </w:tcPr>
          <w:p w14:paraId="51C5FD9D"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39F471A"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00778CD6" w14:textId="77777777" w:rsidR="00744F0E" w:rsidRDefault="00744F0E" w:rsidP="00744F0E">
            <w:pPr>
              <w:ind w:firstLine="0"/>
              <w:jc w:val="left"/>
            </w:pPr>
            <w:r>
              <w:t>El usuario introduce el link de la web correcta.</w:t>
            </w:r>
          </w:p>
        </w:tc>
      </w:tr>
      <w:tr w:rsidR="00744F0E" w14:paraId="521B0707" w14:textId="77777777" w:rsidTr="00744F0E">
        <w:trPr>
          <w:trHeight w:val="213"/>
        </w:trPr>
        <w:tc>
          <w:tcPr>
            <w:tcW w:w="2122" w:type="dxa"/>
            <w:vMerge/>
            <w:tcBorders>
              <w:right w:val="single" w:sz="4" w:space="0" w:color="auto"/>
            </w:tcBorders>
            <w:shd w:val="clear" w:color="auto" w:fill="F2F2F2" w:themeFill="background1" w:themeFillShade="F2"/>
          </w:tcPr>
          <w:p w14:paraId="3399157A"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2D9A96B"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43453BFC" w14:textId="77777777" w:rsidR="00744F0E" w:rsidRDefault="00744F0E" w:rsidP="00744F0E">
            <w:pPr>
              <w:ind w:firstLine="0"/>
              <w:jc w:val="left"/>
            </w:pPr>
            <w:r>
              <w:t>El usuario pulsa el botón “Obtener”.</w:t>
            </w:r>
          </w:p>
        </w:tc>
      </w:tr>
      <w:tr w:rsidR="00744F0E" w14:paraId="74B5D168" w14:textId="77777777" w:rsidTr="00744F0E">
        <w:trPr>
          <w:trHeight w:val="213"/>
        </w:trPr>
        <w:tc>
          <w:tcPr>
            <w:tcW w:w="2122" w:type="dxa"/>
            <w:vMerge/>
            <w:tcBorders>
              <w:right w:val="single" w:sz="4" w:space="0" w:color="auto"/>
            </w:tcBorders>
            <w:shd w:val="clear" w:color="auto" w:fill="F2F2F2" w:themeFill="background1" w:themeFillShade="F2"/>
          </w:tcPr>
          <w:p w14:paraId="71E97CD8"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5675A7D"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0907362B" w14:textId="77777777" w:rsidR="00744F0E" w:rsidRDefault="00744F0E" w:rsidP="00744F0E">
            <w:pPr>
              <w:ind w:firstLine="0"/>
              <w:jc w:val="left"/>
            </w:pPr>
            <w:r>
              <w:t>Se notifica mediante una alerta el éxito en la obtención.</w:t>
            </w:r>
          </w:p>
        </w:tc>
      </w:tr>
      <w:tr w:rsidR="00744F0E" w14:paraId="0DB349C4" w14:textId="77777777" w:rsidTr="00744F0E">
        <w:tc>
          <w:tcPr>
            <w:tcW w:w="2122" w:type="dxa"/>
            <w:tcBorders>
              <w:right w:val="single" w:sz="4" w:space="0" w:color="auto"/>
            </w:tcBorders>
            <w:shd w:val="clear" w:color="auto" w:fill="F2F2F2" w:themeFill="background1" w:themeFillShade="F2"/>
          </w:tcPr>
          <w:p w14:paraId="7E2F6F0D" w14:textId="77777777" w:rsidR="00744F0E" w:rsidRDefault="00744F0E" w:rsidP="00744F0E">
            <w:pPr>
              <w:ind w:firstLine="0"/>
              <w:jc w:val="left"/>
            </w:pPr>
            <w:r>
              <w:t>Postcondición:</w:t>
            </w:r>
          </w:p>
        </w:tc>
        <w:tc>
          <w:tcPr>
            <w:tcW w:w="6372" w:type="dxa"/>
            <w:gridSpan w:val="2"/>
            <w:tcBorders>
              <w:left w:val="single" w:sz="4" w:space="0" w:color="auto"/>
            </w:tcBorders>
          </w:tcPr>
          <w:p w14:paraId="7CC431B1" w14:textId="77777777" w:rsidR="00744F0E" w:rsidRDefault="008B2CA7" w:rsidP="00744F0E">
            <w:pPr>
              <w:ind w:firstLine="0"/>
              <w:jc w:val="left"/>
            </w:pPr>
            <w:r>
              <w:t>Se rellena el diccionario con los personajes obtenidos.</w:t>
            </w:r>
          </w:p>
        </w:tc>
      </w:tr>
      <w:tr w:rsidR="00744F0E" w14:paraId="6493543F" w14:textId="77777777" w:rsidTr="00744F0E">
        <w:trPr>
          <w:trHeight w:val="107"/>
        </w:trPr>
        <w:tc>
          <w:tcPr>
            <w:tcW w:w="2122" w:type="dxa"/>
            <w:vMerge w:val="restart"/>
            <w:tcBorders>
              <w:right w:val="single" w:sz="4" w:space="0" w:color="auto"/>
            </w:tcBorders>
            <w:shd w:val="clear" w:color="auto" w:fill="F2F2F2" w:themeFill="background1" w:themeFillShade="F2"/>
          </w:tcPr>
          <w:p w14:paraId="32219E6C"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4EC7743E"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54C354A6" w14:textId="77777777" w:rsidR="00744F0E" w:rsidRDefault="00744F0E" w:rsidP="00744F0E">
            <w:pPr>
              <w:ind w:firstLine="0"/>
              <w:jc w:val="left"/>
            </w:pPr>
            <w:r>
              <w:t>Excepción</w:t>
            </w:r>
          </w:p>
        </w:tc>
      </w:tr>
      <w:tr w:rsidR="00744F0E" w14:paraId="6D0332C2" w14:textId="77777777" w:rsidTr="00744F0E">
        <w:trPr>
          <w:trHeight w:val="107"/>
        </w:trPr>
        <w:tc>
          <w:tcPr>
            <w:tcW w:w="2122" w:type="dxa"/>
            <w:vMerge/>
            <w:tcBorders>
              <w:right w:val="single" w:sz="4" w:space="0" w:color="auto"/>
            </w:tcBorders>
            <w:shd w:val="clear" w:color="auto" w:fill="F2F2F2" w:themeFill="background1" w:themeFillShade="F2"/>
          </w:tcPr>
          <w:p w14:paraId="0313DCF7"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2C10AEAC" w14:textId="77777777" w:rsidR="00744F0E" w:rsidRDefault="00FF7738" w:rsidP="00744F0E">
            <w:pPr>
              <w:ind w:firstLine="0"/>
              <w:jc w:val="center"/>
            </w:pPr>
            <w:r>
              <w:t>2</w:t>
            </w:r>
            <w:r w:rsidR="00744F0E">
              <w:t>-</w:t>
            </w:r>
          </w:p>
        </w:tc>
        <w:tc>
          <w:tcPr>
            <w:tcW w:w="5380" w:type="dxa"/>
            <w:tcBorders>
              <w:left w:val="single" w:sz="4" w:space="0" w:color="auto"/>
            </w:tcBorders>
            <w:shd w:val="clear" w:color="auto" w:fill="FFFFFF" w:themeFill="background1"/>
          </w:tcPr>
          <w:p w14:paraId="1709C625" w14:textId="77777777" w:rsidR="00744F0E" w:rsidRDefault="00744F0E" w:rsidP="00744F0E">
            <w:pPr>
              <w:ind w:firstLine="0"/>
              <w:jc w:val="left"/>
            </w:pPr>
            <w:r>
              <w:t>El usuario no ha introducido la url correcta.</w:t>
            </w:r>
          </w:p>
        </w:tc>
      </w:tr>
      <w:tr w:rsidR="00744F0E" w14:paraId="7D462401" w14:textId="77777777" w:rsidTr="00744F0E">
        <w:tc>
          <w:tcPr>
            <w:tcW w:w="2122" w:type="dxa"/>
            <w:tcBorders>
              <w:right w:val="single" w:sz="4" w:space="0" w:color="auto"/>
            </w:tcBorders>
            <w:shd w:val="clear" w:color="auto" w:fill="F2F2F2" w:themeFill="background1" w:themeFillShade="F2"/>
          </w:tcPr>
          <w:p w14:paraId="2EBF3AF5" w14:textId="77777777" w:rsidR="00744F0E" w:rsidRDefault="00744F0E" w:rsidP="00744F0E">
            <w:pPr>
              <w:ind w:firstLine="0"/>
              <w:jc w:val="left"/>
            </w:pPr>
            <w:r>
              <w:t>Importancia:</w:t>
            </w:r>
          </w:p>
        </w:tc>
        <w:tc>
          <w:tcPr>
            <w:tcW w:w="6372" w:type="dxa"/>
            <w:gridSpan w:val="2"/>
            <w:tcBorders>
              <w:left w:val="single" w:sz="4" w:space="0" w:color="auto"/>
            </w:tcBorders>
          </w:tcPr>
          <w:p w14:paraId="794593DB" w14:textId="77777777" w:rsidR="00744F0E" w:rsidRDefault="00744F0E" w:rsidP="00744F0E">
            <w:pPr>
              <w:ind w:firstLine="0"/>
              <w:jc w:val="left"/>
            </w:pPr>
            <w:r>
              <w:t>Baja</w:t>
            </w:r>
          </w:p>
        </w:tc>
      </w:tr>
      <w:tr w:rsidR="00744F0E" w14:paraId="5C9A9AE5" w14:textId="77777777" w:rsidTr="00744F0E">
        <w:tc>
          <w:tcPr>
            <w:tcW w:w="2122" w:type="dxa"/>
            <w:tcBorders>
              <w:right w:val="single" w:sz="4" w:space="0" w:color="auto"/>
            </w:tcBorders>
            <w:shd w:val="clear" w:color="auto" w:fill="F2F2F2" w:themeFill="background1" w:themeFillShade="F2"/>
          </w:tcPr>
          <w:p w14:paraId="06E0267D" w14:textId="77777777" w:rsidR="00744F0E" w:rsidRDefault="00744F0E" w:rsidP="00744F0E">
            <w:pPr>
              <w:ind w:firstLine="0"/>
              <w:jc w:val="left"/>
            </w:pPr>
            <w:r>
              <w:t>Frecuencia:</w:t>
            </w:r>
          </w:p>
        </w:tc>
        <w:tc>
          <w:tcPr>
            <w:tcW w:w="6372" w:type="dxa"/>
            <w:gridSpan w:val="2"/>
            <w:tcBorders>
              <w:left w:val="single" w:sz="4" w:space="0" w:color="auto"/>
            </w:tcBorders>
          </w:tcPr>
          <w:p w14:paraId="60314115" w14:textId="77777777" w:rsidR="00744F0E" w:rsidRDefault="00744F0E" w:rsidP="00744F0E">
            <w:pPr>
              <w:keepNext/>
              <w:ind w:firstLine="0"/>
              <w:jc w:val="left"/>
            </w:pPr>
            <w:r>
              <w:t>Baja</w:t>
            </w:r>
          </w:p>
        </w:tc>
      </w:tr>
    </w:tbl>
    <w:p w14:paraId="32351BFC" w14:textId="12713393" w:rsidR="00744F0E" w:rsidRDefault="00744F0E" w:rsidP="00744F0E">
      <w:pPr>
        <w:pStyle w:val="Descripcin"/>
        <w:keepNext/>
        <w:jc w:val="center"/>
      </w:pPr>
      <w:r>
        <w:t xml:space="preserve">Tabla </w:t>
      </w:r>
      <w:fldSimple w:instr=" SEQ Tabla \* ARABIC ">
        <w:r w:rsidR="00D820EB">
          <w:rPr>
            <w:noProof/>
          </w:rPr>
          <w:t>17</w:t>
        </w:r>
      </w:fldSimple>
      <w:r>
        <w:t xml:space="preserve"> Caso de uso 6</w:t>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E32456" w:rsidRPr="00681815" w14:paraId="6F50A9EA" w14:textId="77777777" w:rsidTr="00E32456">
        <w:tc>
          <w:tcPr>
            <w:tcW w:w="2122" w:type="dxa"/>
            <w:tcBorders>
              <w:bottom w:val="single" w:sz="4" w:space="0" w:color="auto"/>
            </w:tcBorders>
            <w:shd w:val="clear" w:color="auto" w:fill="F2F2F2" w:themeFill="background1" w:themeFillShade="F2"/>
          </w:tcPr>
          <w:p w14:paraId="3A7F4F64" w14:textId="77777777" w:rsidR="00E32456" w:rsidRPr="00681815" w:rsidRDefault="00E32456" w:rsidP="00E32456">
            <w:pPr>
              <w:ind w:firstLine="0"/>
              <w:jc w:val="center"/>
              <w:rPr>
                <w:b/>
                <w:bCs/>
              </w:rPr>
            </w:pPr>
            <w:r>
              <w:rPr>
                <w:b/>
                <w:bCs/>
              </w:rPr>
              <w:t>Caso de uso 7</w:t>
            </w:r>
          </w:p>
        </w:tc>
        <w:tc>
          <w:tcPr>
            <w:tcW w:w="6372" w:type="dxa"/>
            <w:gridSpan w:val="2"/>
            <w:shd w:val="clear" w:color="auto" w:fill="F2F2F2" w:themeFill="background1" w:themeFillShade="F2"/>
          </w:tcPr>
          <w:p w14:paraId="411575B0" w14:textId="77777777" w:rsidR="00E32456" w:rsidRPr="00681815" w:rsidRDefault="00E32456" w:rsidP="00E32456">
            <w:pPr>
              <w:ind w:firstLine="0"/>
              <w:jc w:val="center"/>
              <w:rPr>
                <w:b/>
                <w:bCs/>
              </w:rPr>
            </w:pPr>
            <w:r>
              <w:rPr>
                <w:b/>
                <w:bCs/>
              </w:rPr>
              <w:t>Introducción del guion</w:t>
            </w:r>
          </w:p>
        </w:tc>
      </w:tr>
      <w:tr w:rsidR="00E32456" w14:paraId="74A1BBBB" w14:textId="77777777" w:rsidTr="00E32456">
        <w:tc>
          <w:tcPr>
            <w:tcW w:w="2122" w:type="dxa"/>
            <w:tcBorders>
              <w:bottom w:val="single" w:sz="4" w:space="0" w:color="auto"/>
              <w:right w:val="single" w:sz="4" w:space="0" w:color="auto"/>
            </w:tcBorders>
            <w:shd w:val="clear" w:color="auto" w:fill="F2F2F2" w:themeFill="background1" w:themeFillShade="F2"/>
          </w:tcPr>
          <w:p w14:paraId="04937311" w14:textId="77777777" w:rsidR="00E32456" w:rsidRDefault="00E32456" w:rsidP="00E32456">
            <w:pPr>
              <w:ind w:firstLine="0"/>
              <w:jc w:val="left"/>
            </w:pPr>
            <w:r>
              <w:t>Requisitos asociados:</w:t>
            </w:r>
          </w:p>
        </w:tc>
        <w:tc>
          <w:tcPr>
            <w:tcW w:w="6372" w:type="dxa"/>
            <w:gridSpan w:val="2"/>
            <w:tcBorders>
              <w:left w:val="single" w:sz="4" w:space="0" w:color="auto"/>
            </w:tcBorders>
          </w:tcPr>
          <w:p w14:paraId="27B20CCC" w14:textId="77777777" w:rsidR="00E32456" w:rsidRDefault="00E32456" w:rsidP="00E32456">
            <w:pPr>
              <w:ind w:firstLine="0"/>
              <w:jc w:val="center"/>
            </w:pPr>
            <w:r>
              <w:t>R.F-7</w:t>
            </w:r>
          </w:p>
        </w:tc>
      </w:tr>
      <w:tr w:rsidR="00E32456" w14:paraId="1940CA3E" w14:textId="77777777" w:rsidTr="00E32456">
        <w:tc>
          <w:tcPr>
            <w:tcW w:w="2122" w:type="dxa"/>
            <w:tcBorders>
              <w:right w:val="single" w:sz="4" w:space="0" w:color="auto"/>
            </w:tcBorders>
            <w:shd w:val="clear" w:color="auto" w:fill="F2F2F2" w:themeFill="background1" w:themeFillShade="F2"/>
          </w:tcPr>
          <w:p w14:paraId="7BABFC07" w14:textId="77777777" w:rsidR="00E32456" w:rsidRDefault="00E32456" w:rsidP="00E32456">
            <w:pPr>
              <w:ind w:firstLine="0"/>
              <w:jc w:val="left"/>
            </w:pPr>
            <w:r>
              <w:t>Descripción:</w:t>
            </w:r>
          </w:p>
        </w:tc>
        <w:tc>
          <w:tcPr>
            <w:tcW w:w="6372" w:type="dxa"/>
            <w:gridSpan w:val="2"/>
            <w:tcBorders>
              <w:left w:val="single" w:sz="4" w:space="0" w:color="auto"/>
            </w:tcBorders>
            <w:shd w:val="clear" w:color="auto" w:fill="FFFFFF" w:themeFill="background1"/>
          </w:tcPr>
          <w:p w14:paraId="0FF08591" w14:textId="77777777" w:rsidR="00E32456" w:rsidRDefault="00E32456" w:rsidP="00E32456">
            <w:pPr>
              <w:ind w:firstLine="0"/>
              <w:jc w:val="left"/>
            </w:pPr>
            <w:r>
              <w:rPr>
                <w:shd w:val="clear" w:color="auto" w:fill="FFFFFF" w:themeFill="background1"/>
              </w:rPr>
              <w:t>Permite al usuario crear el diccionario a partir del guion obtenido de una página concreta.</w:t>
            </w:r>
          </w:p>
        </w:tc>
      </w:tr>
      <w:tr w:rsidR="00E32456" w14:paraId="330ACD5F" w14:textId="77777777" w:rsidTr="00E32456">
        <w:tc>
          <w:tcPr>
            <w:tcW w:w="2122" w:type="dxa"/>
            <w:tcBorders>
              <w:right w:val="single" w:sz="4" w:space="0" w:color="auto"/>
            </w:tcBorders>
            <w:shd w:val="clear" w:color="auto" w:fill="F2F2F2" w:themeFill="background1" w:themeFillShade="F2"/>
          </w:tcPr>
          <w:p w14:paraId="659B79B3" w14:textId="77777777" w:rsidR="00E32456" w:rsidRDefault="00E32456" w:rsidP="00E32456">
            <w:pPr>
              <w:ind w:firstLine="0"/>
              <w:jc w:val="left"/>
            </w:pPr>
            <w:r>
              <w:t>Precondición:</w:t>
            </w:r>
          </w:p>
        </w:tc>
        <w:tc>
          <w:tcPr>
            <w:tcW w:w="6372" w:type="dxa"/>
            <w:gridSpan w:val="2"/>
            <w:tcBorders>
              <w:left w:val="single" w:sz="4" w:space="0" w:color="auto"/>
              <w:bottom w:val="single" w:sz="4" w:space="0" w:color="auto"/>
            </w:tcBorders>
          </w:tcPr>
          <w:p w14:paraId="1898A551" w14:textId="77777777" w:rsidR="00E32456" w:rsidRDefault="00E32456" w:rsidP="00E32456">
            <w:pPr>
              <w:ind w:firstLine="0"/>
              <w:jc w:val="left"/>
            </w:pPr>
            <w:r>
              <w:t>Haber seleccionado el botón “Película”.</w:t>
            </w:r>
          </w:p>
        </w:tc>
      </w:tr>
      <w:tr w:rsidR="00E32456" w14:paraId="1ECCDD4D" w14:textId="77777777" w:rsidTr="00E32456">
        <w:tc>
          <w:tcPr>
            <w:tcW w:w="2122" w:type="dxa"/>
            <w:vMerge w:val="restart"/>
            <w:tcBorders>
              <w:right w:val="single" w:sz="4" w:space="0" w:color="auto"/>
            </w:tcBorders>
            <w:shd w:val="clear" w:color="auto" w:fill="F2F2F2" w:themeFill="background1" w:themeFillShade="F2"/>
          </w:tcPr>
          <w:p w14:paraId="40759126" w14:textId="77777777" w:rsidR="00E32456" w:rsidRDefault="00E32456" w:rsidP="00E3245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94E3E43" w14:textId="77777777" w:rsidR="00E32456" w:rsidRDefault="00E32456" w:rsidP="00E3245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9B779EA" w14:textId="77777777" w:rsidR="00E32456" w:rsidRDefault="00E32456" w:rsidP="00E32456">
            <w:pPr>
              <w:ind w:firstLine="0"/>
              <w:jc w:val="left"/>
            </w:pPr>
            <w:r>
              <w:t>Acción</w:t>
            </w:r>
          </w:p>
        </w:tc>
      </w:tr>
      <w:tr w:rsidR="00E32456" w14:paraId="11EAC351" w14:textId="77777777" w:rsidTr="00E32456">
        <w:trPr>
          <w:trHeight w:val="213"/>
        </w:trPr>
        <w:tc>
          <w:tcPr>
            <w:tcW w:w="2122" w:type="dxa"/>
            <w:vMerge/>
            <w:tcBorders>
              <w:right w:val="single" w:sz="4" w:space="0" w:color="auto"/>
            </w:tcBorders>
            <w:shd w:val="clear" w:color="auto" w:fill="F2F2F2" w:themeFill="background1" w:themeFillShade="F2"/>
          </w:tcPr>
          <w:p w14:paraId="34529DE7"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8072F8" w14:textId="77777777" w:rsidR="00E32456" w:rsidRDefault="00E32456" w:rsidP="00E32456">
            <w:pPr>
              <w:ind w:firstLine="0"/>
              <w:jc w:val="center"/>
            </w:pPr>
            <w:r>
              <w:t>1-</w:t>
            </w:r>
          </w:p>
        </w:tc>
        <w:tc>
          <w:tcPr>
            <w:tcW w:w="5380" w:type="dxa"/>
            <w:tcBorders>
              <w:top w:val="single" w:sz="4" w:space="0" w:color="auto"/>
              <w:left w:val="single" w:sz="4" w:space="0" w:color="auto"/>
            </w:tcBorders>
            <w:shd w:val="clear" w:color="auto" w:fill="FFFFFF" w:themeFill="background1"/>
          </w:tcPr>
          <w:p w14:paraId="3AC77BF2" w14:textId="77777777" w:rsidR="00E32456" w:rsidRDefault="00E32456" w:rsidP="00E32456">
            <w:pPr>
              <w:ind w:firstLine="0"/>
              <w:jc w:val="left"/>
            </w:pPr>
            <w:r>
              <w:t>El usuario introduce el link de la web correcta.</w:t>
            </w:r>
          </w:p>
        </w:tc>
      </w:tr>
      <w:tr w:rsidR="00E32456" w14:paraId="06DFFEA6" w14:textId="77777777" w:rsidTr="00E32456">
        <w:trPr>
          <w:trHeight w:val="213"/>
        </w:trPr>
        <w:tc>
          <w:tcPr>
            <w:tcW w:w="2122" w:type="dxa"/>
            <w:vMerge/>
            <w:tcBorders>
              <w:right w:val="single" w:sz="4" w:space="0" w:color="auto"/>
            </w:tcBorders>
            <w:shd w:val="clear" w:color="auto" w:fill="F2F2F2" w:themeFill="background1" w:themeFillShade="F2"/>
          </w:tcPr>
          <w:p w14:paraId="7653AA14"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2B0AF31" w14:textId="77777777" w:rsidR="00E32456" w:rsidRDefault="00E32456" w:rsidP="00E32456">
            <w:pPr>
              <w:ind w:firstLine="0"/>
              <w:jc w:val="center"/>
            </w:pPr>
            <w:r>
              <w:t>2-</w:t>
            </w:r>
          </w:p>
        </w:tc>
        <w:tc>
          <w:tcPr>
            <w:tcW w:w="5380" w:type="dxa"/>
            <w:tcBorders>
              <w:left w:val="single" w:sz="4" w:space="0" w:color="auto"/>
            </w:tcBorders>
            <w:shd w:val="clear" w:color="auto" w:fill="FFFFFF" w:themeFill="background1"/>
          </w:tcPr>
          <w:p w14:paraId="4F3D89E5" w14:textId="77777777" w:rsidR="00E32456" w:rsidRDefault="00E32456" w:rsidP="00E32456">
            <w:pPr>
              <w:ind w:firstLine="0"/>
              <w:jc w:val="left"/>
            </w:pPr>
            <w:r>
              <w:t>El usuario pulsa el botón “Obtener”.</w:t>
            </w:r>
          </w:p>
        </w:tc>
      </w:tr>
      <w:tr w:rsidR="00E32456" w14:paraId="1CC2B86F" w14:textId="77777777" w:rsidTr="00E32456">
        <w:trPr>
          <w:trHeight w:val="213"/>
        </w:trPr>
        <w:tc>
          <w:tcPr>
            <w:tcW w:w="2122" w:type="dxa"/>
            <w:vMerge/>
            <w:tcBorders>
              <w:right w:val="single" w:sz="4" w:space="0" w:color="auto"/>
            </w:tcBorders>
            <w:shd w:val="clear" w:color="auto" w:fill="F2F2F2" w:themeFill="background1" w:themeFillShade="F2"/>
          </w:tcPr>
          <w:p w14:paraId="5A38D25C"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0EB0C21" w14:textId="77777777" w:rsidR="00E32456" w:rsidRDefault="00E32456" w:rsidP="00E32456">
            <w:pPr>
              <w:ind w:firstLine="0"/>
              <w:jc w:val="center"/>
            </w:pPr>
            <w:r>
              <w:t>3-</w:t>
            </w:r>
          </w:p>
        </w:tc>
        <w:tc>
          <w:tcPr>
            <w:tcW w:w="5380" w:type="dxa"/>
            <w:tcBorders>
              <w:left w:val="single" w:sz="4" w:space="0" w:color="auto"/>
            </w:tcBorders>
            <w:shd w:val="clear" w:color="auto" w:fill="FFFFFF" w:themeFill="background1"/>
          </w:tcPr>
          <w:p w14:paraId="643D3FBA" w14:textId="163CC040" w:rsidR="00E32456" w:rsidRDefault="00E32456" w:rsidP="00E32456">
            <w:pPr>
              <w:ind w:firstLine="0"/>
              <w:jc w:val="left"/>
            </w:pPr>
            <w:r>
              <w:t xml:space="preserve">Se </w:t>
            </w:r>
            <w:r w:rsidR="00D820EB">
              <w:t>pasa a la siguiente pantalla de modificar personajes si ha tenido éxito.</w:t>
            </w:r>
          </w:p>
        </w:tc>
      </w:tr>
      <w:tr w:rsidR="00E32456" w14:paraId="18347D90" w14:textId="77777777" w:rsidTr="00E32456">
        <w:tc>
          <w:tcPr>
            <w:tcW w:w="2122" w:type="dxa"/>
            <w:tcBorders>
              <w:right w:val="single" w:sz="4" w:space="0" w:color="auto"/>
            </w:tcBorders>
            <w:shd w:val="clear" w:color="auto" w:fill="F2F2F2" w:themeFill="background1" w:themeFillShade="F2"/>
          </w:tcPr>
          <w:p w14:paraId="752A4972" w14:textId="77777777" w:rsidR="00E32456" w:rsidRDefault="00E32456" w:rsidP="00E32456">
            <w:pPr>
              <w:ind w:firstLine="0"/>
              <w:jc w:val="left"/>
            </w:pPr>
            <w:r>
              <w:t>Postcondición:</w:t>
            </w:r>
          </w:p>
        </w:tc>
        <w:tc>
          <w:tcPr>
            <w:tcW w:w="6372" w:type="dxa"/>
            <w:gridSpan w:val="2"/>
            <w:tcBorders>
              <w:left w:val="single" w:sz="4" w:space="0" w:color="auto"/>
            </w:tcBorders>
          </w:tcPr>
          <w:p w14:paraId="7250936C" w14:textId="77777777" w:rsidR="00E32456" w:rsidRDefault="008B2CA7" w:rsidP="00E32456">
            <w:pPr>
              <w:ind w:firstLine="0"/>
              <w:jc w:val="left"/>
            </w:pPr>
            <w:r>
              <w:t>Se crea el diccionario con los personajes obtenidos.</w:t>
            </w:r>
          </w:p>
        </w:tc>
      </w:tr>
      <w:tr w:rsidR="00D820EB" w14:paraId="7C7F31D4" w14:textId="77777777" w:rsidTr="00E32456">
        <w:trPr>
          <w:trHeight w:val="107"/>
        </w:trPr>
        <w:tc>
          <w:tcPr>
            <w:tcW w:w="2122" w:type="dxa"/>
            <w:vMerge w:val="restart"/>
            <w:tcBorders>
              <w:right w:val="single" w:sz="4" w:space="0" w:color="auto"/>
            </w:tcBorders>
            <w:shd w:val="clear" w:color="auto" w:fill="F2F2F2" w:themeFill="background1" w:themeFillShade="F2"/>
          </w:tcPr>
          <w:p w14:paraId="30C1C35F" w14:textId="77777777" w:rsidR="00D820EB" w:rsidRDefault="00D820EB" w:rsidP="00E32456">
            <w:pPr>
              <w:ind w:firstLine="0"/>
              <w:jc w:val="left"/>
            </w:pPr>
            <w:r>
              <w:t>Excepciones:</w:t>
            </w:r>
          </w:p>
        </w:tc>
        <w:tc>
          <w:tcPr>
            <w:tcW w:w="992" w:type="dxa"/>
            <w:tcBorders>
              <w:left w:val="single" w:sz="4" w:space="0" w:color="auto"/>
            </w:tcBorders>
            <w:shd w:val="clear" w:color="auto" w:fill="F2F2F2" w:themeFill="background1" w:themeFillShade="F2"/>
          </w:tcPr>
          <w:p w14:paraId="1470E6FC" w14:textId="77777777" w:rsidR="00D820EB" w:rsidRDefault="00D820EB" w:rsidP="00E32456">
            <w:pPr>
              <w:ind w:firstLine="0"/>
              <w:jc w:val="center"/>
            </w:pPr>
            <w:r>
              <w:t>Número</w:t>
            </w:r>
          </w:p>
        </w:tc>
        <w:tc>
          <w:tcPr>
            <w:tcW w:w="5380" w:type="dxa"/>
            <w:tcBorders>
              <w:left w:val="single" w:sz="4" w:space="0" w:color="auto"/>
            </w:tcBorders>
            <w:shd w:val="clear" w:color="auto" w:fill="F2F2F2" w:themeFill="background1" w:themeFillShade="F2"/>
          </w:tcPr>
          <w:p w14:paraId="4A5A125C" w14:textId="77777777" w:rsidR="00D820EB" w:rsidRDefault="00D820EB" w:rsidP="00E32456">
            <w:pPr>
              <w:ind w:firstLine="0"/>
              <w:jc w:val="left"/>
            </w:pPr>
            <w:r>
              <w:t>Excepción</w:t>
            </w:r>
          </w:p>
        </w:tc>
      </w:tr>
      <w:tr w:rsidR="00D820EB" w14:paraId="03D7F2CD" w14:textId="77777777" w:rsidTr="00E32456">
        <w:trPr>
          <w:trHeight w:val="107"/>
        </w:trPr>
        <w:tc>
          <w:tcPr>
            <w:tcW w:w="2122" w:type="dxa"/>
            <w:vMerge/>
            <w:tcBorders>
              <w:right w:val="single" w:sz="4" w:space="0" w:color="auto"/>
            </w:tcBorders>
            <w:shd w:val="clear" w:color="auto" w:fill="F2F2F2" w:themeFill="background1" w:themeFillShade="F2"/>
          </w:tcPr>
          <w:p w14:paraId="36A78D20"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54DDC8E2" w14:textId="77777777"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5B707226" w14:textId="77777777" w:rsidR="00D820EB" w:rsidRDefault="00D820EB" w:rsidP="00E32456">
            <w:pPr>
              <w:ind w:firstLine="0"/>
              <w:jc w:val="left"/>
            </w:pPr>
            <w:r>
              <w:t>El usuario no ha introducido la url correcta.</w:t>
            </w:r>
          </w:p>
        </w:tc>
      </w:tr>
      <w:tr w:rsidR="00D820EB" w14:paraId="3391DBDD" w14:textId="77777777" w:rsidTr="00E32456">
        <w:trPr>
          <w:trHeight w:val="107"/>
        </w:trPr>
        <w:tc>
          <w:tcPr>
            <w:tcW w:w="2122" w:type="dxa"/>
            <w:vMerge/>
            <w:tcBorders>
              <w:right w:val="single" w:sz="4" w:space="0" w:color="auto"/>
            </w:tcBorders>
            <w:shd w:val="clear" w:color="auto" w:fill="F2F2F2" w:themeFill="background1" w:themeFillShade="F2"/>
          </w:tcPr>
          <w:p w14:paraId="409E30D9"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0FC4D591" w14:textId="65ABA518"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0D41E243" w14:textId="379E4E8C" w:rsidR="00D820EB" w:rsidRDefault="00D820EB" w:rsidP="00E32456">
            <w:pPr>
              <w:ind w:firstLine="0"/>
              <w:jc w:val="left"/>
            </w:pPr>
            <w:r>
              <w:t>El usuario no ha introducido ninguna url.</w:t>
            </w:r>
          </w:p>
        </w:tc>
      </w:tr>
      <w:tr w:rsidR="00D820EB" w14:paraId="17BCA28C" w14:textId="77777777" w:rsidTr="00E32456">
        <w:trPr>
          <w:trHeight w:val="107"/>
        </w:trPr>
        <w:tc>
          <w:tcPr>
            <w:tcW w:w="2122" w:type="dxa"/>
            <w:vMerge/>
            <w:tcBorders>
              <w:right w:val="single" w:sz="4" w:space="0" w:color="auto"/>
            </w:tcBorders>
            <w:shd w:val="clear" w:color="auto" w:fill="F2F2F2" w:themeFill="background1" w:themeFillShade="F2"/>
          </w:tcPr>
          <w:p w14:paraId="33FE1BBE"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367B156D" w14:textId="45830EFA"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2AF1C26D" w14:textId="6E651F76" w:rsidR="00D820EB" w:rsidRDefault="00D820EB" w:rsidP="00E32456">
            <w:pPr>
              <w:ind w:firstLine="0"/>
              <w:jc w:val="left"/>
            </w:pPr>
            <w:r>
              <w:t>El guion no sigue el formato, se redirige a una página de alerta.</w:t>
            </w:r>
          </w:p>
        </w:tc>
      </w:tr>
      <w:tr w:rsidR="00E32456" w14:paraId="56F9081E" w14:textId="77777777" w:rsidTr="00E32456">
        <w:tc>
          <w:tcPr>
            <w:tcW w:w="2122" w:type="dxa"/>
            <w:tcBorders>
              <w:right w:val="single" w:sz="4" w:space="0" w:color="auto"/>
            </w:tcBorders>
            <w:shd w:val="clear" w:color="auto" w:fill="F2F2F2" w:themeFill="background1" w:themeFillShade="F2"/>
          </w:tcPr>
          <w:p w14:paraId="0E8A5188" w14:textId="77777777" w:rsidR="00E32456" w:rsidRDefault="00E32456" w:rsidP="00E32456">
            <w:pPr>
              <w:ind w:firstLine="0"/>
              <w:jc w:val="left"/>
            </w:pPr>
            <w:r>
              <w:t>Importancia:</w:t>
            </w:r>
          </w:p>
        </w:tc>
        <w:tc>
          <w:tcPr>
            <w:tcW w:w="6372" w:type="dxa"/>
            <w:gridSpan w:val="2"/>
            <w:tcBorders>
              <w:left w:val="single" w:sz="4" w:space="0" w:color="auto"/>
            </w:tcBorders>
          </w:tcPr>
          <w:p w14:paraId="6B668494" w14:textId="77777777" w:rsidR="00E32456" w:rsidRDefault="00E32456" w:rsidP="00E32456">
            <w:pPr>
              <w:ind w:firstLine="0"/>
              <w:jc w:val="left"/>
            </w:pPr>
            <w:r>
              <w:t>Alta</w:t>
            </w:r>
          </w:p>
        </w:tc>
      </w:tr>
      <w:tr w:rsidR="00E32456" w14:paraId="35B16346" w14:textId="77777777" w:rsidTr="00E32456">
        <w:tc>
          <w:tcPr>
            <w:tcW w:w="2122" w:type="dxa"/>
            <w:tcBorders>
              <w:right w:val="single" w:sz="4" w:space="0" w:color="auto"/>
            </w:tcBorders>
            <w:shd w:val="clear" w:color="auto" w:fill="F2F2F2" w:themeFill="background1" w:themeFillShade="F2"/>
          </w:tcPr>
          <w:p w14:paraId="2AB94589" w14:textId="77777777" w:rsidR="00E32456" w:rsidRDefault="00E32456" w:rsidP="00E32456">
            <w:pPr>
              <w:ind w:firstLine="0"/>
              <w:jc w:val="left"/>
            </w:pPr>
            <w:r>
              <w:t>Frecuencia:</w:t>
            </w:r>
          </w:p>
        </w:tc>
        <w:tc>
          <w:tcPr>
            <w:tcW w:w="6372" w:type="dxa"/>
            <w:gridSpan w:val="2"/>
            <w:tcBorders>
              <w:left w:val="single" w:sz="4" w:space="0" w:color="auto"/>
            </w:tcBorders>
          </w:tcPr>
          <w:p w14:paraId="20AD5C0F" w14:textId="77777777" w:rsidR="00E32456" w:rsidRDefault="00E54175" w:rsidP="00E32456">
            <w:pPr>
              <w:keepNext/>
              <w:ind w:firstLine="0"/>
              <w:jc w:val="left"/>
            </w:pPr>
            <w:r>
              <w:t>Media</w:t>
            </w:r>
          </w:p>
        </w:tc>
      </w:tr>
    </w:tbl>
    <w:p w14:paraId="713A3444" w14:textId="170A9C9C" w:rsidR="00E32456" w:rsidRDefault="00E32456" w:rsidP="00E32456">
      <w:pPr>
        <w:pStyle w:val="Descripcin"/>
        <w:keepNext/>
        <w:jc w:val="center"/>
      </w:pPr>
      <w:r>
        <w:t xml:space="preserve">Tabla </w:t>
      </w:r>
      <w:fldSimple w:instr=" SEQ Tabla \* ARABIC ">
        <w:r w:rsidR="00D820EB">
          <w:rPr>
            <w:noProof/>
          </w:rPr>
          <w:t>18</w:t>
        </w:r>
      </w:fldSimple>
      <w:r>
        <w:t xml:space="preserve"> Caso de uso 7</w:t>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4E67D4" w:rsidRPr="00681815" w14:paraId="5FE7D475" w14:textId="77777777" w:rsidTr="004E67D4">
        <w:tc>
          <w:tcPr>
            <w:tcW w:w="2122" w:type="dxa"/>
            <w:tcBorders>
              <w:bottom w:val="single" w:sz="4" w:space="0" w:color="auto"/>
            </w:tcBorders>
            <w:shd w:val="clear" w:color="auto" w:fill="F2F2F2" w:themeFill="background1" w:themeFillShade="F2"/>
          </w:tcPr>
          <w:p w14:paraId="60F40B9D" w14:textId="77777777" w:rsidR="004E67D4" w:rsidRPr="00681815" w:rsidRDefault="004E67D4" w:rsidP="004E67D4">
            <w:pPr>
              <w:ind w:firstLine="0"/>
              <w:jc w:val="center"/>
              <w:rPr>
                <w:b/>
                <w:bCs/>
              </w:rPr>
            </w:pPr>
            <w:r>
              <w:rPr>
                <w:b/>
                <w:bCs/>
              </w:rPr>
              <w:t>Caso de uso 8</w:t>
            </w:r>
          </w:p>
        </w:tc>
        <w:tc>
          <w:tcPr>
            <w:tcW w:w="6372" w:type="dxa"/>
            <w:gridSpan w:val="2"/>
            <w:shd w:val="clear" w:color="auto" w:fill="F2F2F2" w:themeFill="background1" w:themeFillShade="F2"/>
          </w:tcPr>
          <w:p w14:paraId="0D6E6A11" w14:textId="77777777" w:rsidR="004E67D4" w:rsidRPr="00681815" w:rsidRDefault="004E67D4" w:rsidP="004E67D4">
            <w:pPr>
              <w:ind w:firstLine="0"/>
              <w:jc w:val="center"/>
              <w:rPr>
                <w:b/>
                <w:bCs/>
              </w:rPr>
            </w:pPr>
            <w:r>
              <w:rPr>
                <w:b/>
                <w:bCs/>
              </w:rPr>
              <w:t>Modificar personajes</w:t>
            </w:r>
          </w:p>
        </w:tc>
      </w:tr>
      <w:tr w:rsidR="004E67D4" w14:paraId="71761EC1" w14:textId="77777777" w:rsidTr="004E67D4">
        <w:tc>
          <w:tcPr>
            <w:tcW w:w="2122" w:type="dxa"/>
            <w:tcBorders>
              <w:bottom w:val="single" w:sz="4" w:space="0" w:color="auto"/>
              <w:right w:val="single" w:sz="4" w:space="0" w:color="auto"/>
            </w:tcBorders>
            <w:shd w:val="clear" w:color="auto" w:fill="F2F2F2" w:themeFill="background1" w:themeFillShade="F2"/>
          </w:tcPr>
          <w:p w14:paraId="5BCE74E1" w14:textId="77777777" w:rsidR="004E67D4" w:rsidRDefault="004E67D4" w:rsidP="004E67D4">
            <w:pPr>
              <w:ind w:firstLine="0"/>
              <w:jc w:val="left"/>
            </w:pPr>
            <w:r>
              <w:t>Requisitos asociados:</w:t>
            </w:r>
          </w:p>
        </w:tc>
        <w:tc>
          <w:tcPr>
            <w:tcW w:w="6372" w:type="dxa"/>
            <w:gridSpan w:val="2"/>
            <w:tcBorders>
              <w:left w:val="single" w:sz="4" w:space="0" w:color="auto"/>
            </w:tcBorders>
          </w:tcPr>
          <w:p w14:paraId="1A66B68E" w14:textId="77777777" w:rsidR="004E67D4" w:rsidRDefault="004E67D4" w:rsidP="004E67D4">
            <w:pPr>
              <w:ind w:firstLine="0"/>
              <w:jc w:val="center"/>
            </w:pPr>
            <w:r>
              <w:t>R.F-8, R.F-8.1,  R.F-8.2,  R.F-8.3,  R.F-8.4,  R.F-8.5,  R.F-8.6,  R.F-8.7,  R.F-8.8,  R.F-8.9,  R.F-8.10,  R.F-8.11</w:t>
            </w:r>
          </w:p>
        </w:tc>
      </w:tr>
      <w:tr w:rsidR="004E67D4" w14:paraId="33EDC811" w14:textId="77777777" w:rsidTr="004E67D4">
        <w:tc>
          <w:tcPr>
            <w:tcW w:w="2122" w:type="dxa"/>
            <w:tcBorders>
              <w:right w:val="single" w:sz="4" w:space="0" w:color="auto"/>
            </w:tcBorders>
            <w:shd w:val="clear" w:color="auto" w:fill="F2F2F2" w:themeFill="background1" w:themeFillShade="F2"/>
          </w:tcPr>
          <w:p w14:paraId="5B86C2A7"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5BE67A46" w14:textId="77777777" w:rsidR="004E67D4" w:rsidRDefault="00D7051C" w:rsidP="004E67D4">
            <w:pPr>
              <w:ind w:firstLine="0"/>
              <w:jc w:val="left"/>
            </w:pPr>
            <w:r>
              <w:t>Tener un diccionario cargado, es decir, haber introducido un ePub o un guion en la app y estar en la ventana de modificar personajes.</w:t>
            </w:r>
          </w:p>
        </w:tc>
      </w:tr>
      <w:tr w:rsidR="004E67D4" w14:paraId="1173354A" w14:textId="77777777" w:rsidTr="004E67D4">
        <w:tc>
          <w:tcPr>
            <w:tcW w:w="2122" w:type="dxa"/>
            <w:tcBorders>
              <w:right w:val="single" w:sz="4" w:space="0" w:color="auto"/>
            </w:tcBorders>
            <w:shd w:val="clear" w:color="auto" w:fill="F2F2F2" w:themeFill="background1" w:themeFillShade="F2"/>
          </w:tcPr>
          <w:p w14:paraId="4420F896"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FED661D" w14:textId="77777777" w:rsidR="004E67D4" w:rsidRDefault="004E67D4" w:rsidP="004E67D4">
            <w:pPr>
              <w:ind w:firstLine="0"/>
              <w:jc w:val="left"/>
            </w:pPr>
            <w:r>
              <w:t>Haber creado los diccionarios tanto de ePub como de película de forma correcta.</w:t>
            </w:r>
          </w:p>
        </w:tc>
      </w:tr>
      <w:tr w:rsidR="004E67D4" w14:paraId="2555FA77" w14:textId="77777777" w:rsidTr="004E67D4">
        <w:tc>
          <w:tcPr>
            <w:tcW w:w="2122" w:type="dxa"/>
            <w:vMerge w:val="restart"/>
            <w:tcBorders>
              <w:right w:val="single" w:sz="4" w:space="0" w:color="auto"/>
            </w:tcBorders>
            <w:shd w:val="clear" w:color="auto" w:fill="F2F2F2" w:themeFill="background1" w:themeFillShade="F2"/>
          </w:tcPr>
          <w:p w14:paraId="0BD007B1"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C3C06E"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EBA1F77" w14:textId="77777777" w:rsidR="004E67D4" w:rsidRDefault="004E67D4" w:rsidP="004E67D4">
            <w:pPr>
              <w:ind w:firstLine="0"/>
              <w:jc w:val="left"/>
            </w:pPr>
            <w:r>
              <w:t>Acción</w:t>
            </w:r>
          </w:p>
        </w:tc>
      </w:tr>
      <w:tr w:rsidR="004E67D4" w14:paraId="11854698" w14:textId="77777777" w:rsidTr="004E67D4">
        <w:trPr>
          <w:trHeight w:val="213"/>
        </w:trPr>
        <w:tc>
          <w:tcPr>
            <w:tcW w:w="2122" w:type="dxa"/>
            <w:vMerge/>
            <w:tcBorders>
              <w:right w:val="single" w:sz="4" w:space="0" w:color="auto"/>
            </w:tcBorders>
            <w:shd w:val="clear" w:color="auto" w:fill="F2F2F2" w:themeFill="background1" w:themeFillShade="F2"/>
          </w:tcPr>
          <w:p w14:paraId="6E765FB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E433AC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04321CBE" w14:textId="77777777" w:rsidR="004E67D4" w:rsidRDefault="004E67D4" w:rsidP="004E67D4">
            <w:pPr>
              <w:ind w:firstLine="0"/>
              <w:jc w:val="left"/>
            </w:pPr>
            <w:r>
              <w:t>Se cargan los personajes en una tabla.</w:t>
            </w:r>
          </w:p>
        </w:tc>
      </w:tr>
      <w:tr w:rsidR="004E67D4" w14:paraId="34A3FE02" w14:textId="77777777" w:rsidTr="004E67D4">
        <w:trPr>
          <w:trHeight w:val="213"/>
        </w:trPr>
        <w:tc>
          <w:tcPr>
            <w:tcW w:w="2122" w:type="dxa"/>
            <w:vMerge/>
            <w:tcBorders>
              <w:right w:val="single" w:sz="4" w:space="0" w:color="auto"/>
            </w:tcBorders>
            <w:shd w:val="clear" w:color="auto" w:fill="F2F2F2" w:themeFill="background1" w:themeFillShade="F2"/>
          </w:tcPr>
          <w:p w14:paraId="40F1F715"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DA0AD82"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82D15A4" w14:textId="77777777" w:rsidR="004E67D4" w:rsidRDefault="004E67D4" w:rsidP="004E67D4">
            <w:pPr>
              <w:ind w:firstLine="0"/>
              <w:jc w:val="left"/>
            </w:pPr>
            <w:r>
              <w:t>Se muestran los personajes al usuario.</w:t>
            </w:r>
          </w:p>
        </w:tc>
      </w:tr>
      <w:tr w:rsidR="004E67D4" w14:paraId="7B58E33D" w14:textId="77777777" w:rsidTr="004E67D4">
        <w:trPr>
          <w:trHeight w:val="213"/>
        </w:trPr>
        <w:tc>
          <w:tcPr>
            <w:tcW w:w="2122" w:type="dxa"/>
            <w:vMerge/>
            <w:tcBorders>
              <w:right w:val="single" w:sz="4" w:space="0" w:color="auto"/>
            </w:tcBorders>
            <w:shd w:val="clear" w:color="auto" w:fill="F2F2F2" w:themeFill="background1" w:themeFillShade="F2"/>
          </w:tcPr>
          <w:p w14:paraId="12546CDE"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E147D4"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1C8D7F49" w14:textId="77777777" w:rsidR="004E67D4" w:rsidRDefault="004E67D4" w:rsidP="004E67D4">
            <w:pPr>
              <w:ind w:firstLine="0"/>
              <w:jc w:val="left"/>
            </w:pPr>
            <w:r>
              <w:t>El usuario podrá elegir distintas opciones de modificación.</w:t>
            </w:r>
          </w:p>
        </w:tc>
      </w:tr>
      <w:tr w:rsidR="004E67D4" w14:paraId="6DF252E4" w14:textId="77777777" w:rsidTr="004E67D4">
        <w:tc>
          <w:tcPr>
            <w:tcW w:w="2122" w:type="dxa"/>
            <w:tcBorders>
              <w:right w:val="single" w:sz="4" w:space="0" w:color="auto"/>
            </w:tcBorders>
            <w:shd w:val="clear" w:color="auto" w:fill="F2F2F2" w:themeFill="background1" w:themeFillShade="F2"/>
          </w:tcPr>
          <w:p w14:paraId="1C12A58E" w14:textId="77777777" w:rsidR="004E67D4" w:rsidRDefault="004E67D4" w:rsidP="004E67D4">
            <w:pPr>
              <w:ind w:firstLine="0"/>
              <w:jc w:val="left"/>
            </w:pPr>
            <w:r>
              <w:t>Postcondición:</w:t>
            </w:r>
          </w:p>
        </w:tc>
        <w:tc>
          <w:tcPr>
            <w:tcW w:w="6372" w:type="dxa"/>
            <w:gridSpan w:val="2"/>
            <w:tcBorders>
              <w:left w:val="single" w:sz="4" w:space="0" w:color="auto"/>
            </w:tcBorders>
          </w:tcPr>
          <w:p w14:paraId="1265FEF2" w14:textId="77777777" w:rsidR="004E67D4" w:rsidRDefault="00CD4804" w:rsidP="004E67D4">
            <w:pPr>
              <w:ind w:firstLine="0"/>
              <w:jc w:val="left"/>
            </w:pPr>
            <w:r>
              <w:t>El usuario visualiza los personajes.</w:t>
            </w:r>
          </w:p>
        </w:tc>
      </w:tr>
      <w:tr w:rsidR="004E67D4" w14:paraId="37DB589E" w14:textId="77777777" w:rsidTr="004E67D4">
        <w:trPr>
          <w:trHeight w:val="213"/>
        </w:trPr>
        <w:tc>
          <w:tcPr>
            <w:tcW w:w="2122" w:type="dxa"/>
            <w:tcBorders>
              <w:right w:val="single" w:sz="4" w:space="0" w:color="auto"/>
            </w:tcBorders>
            <w:shd w:val="clear" w:color="auto" w:fill="F2F2F2" w:themeFill="background1" w:themeFillShade="F2"/>
          </w:tcPr>
          <w:p w14:paraId="0462F1E3"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2E64B15" w14:textId="77777777" w:rsidR="004E67D4" w:rsidRDefault="004E67D4" w:rsidP="004E67D4">
            <w:pPr>
              <w:ind w:firstLine="0"/>
              <w:jc w:val="left"/>
            </w:pPr>
            <w:r>
              <w:t>En este caso de uso no hay excepciones.</w:t>
            </w:r>
          </w:p>
        </w:tc>
      </w:tr>
      <w:tr w:rsidR="004E67D4" w14:paraId="52348ADC" w14:textId="77777777" w:rsidTr="004E67D4">
        <w:tc>
          <w:tcPr>
            <w:tcW w:w="2122" w:type="dxa"/>
            <w:tcBorders>
              <w:right w:val="single" w:sz="4" w:space="0" w:color="auto"/>
            </w:tcBorders>
            <w:shd w:val="clear" w:color="auto" w:fill="F2F2F2" w:themeFill="background1" w:themeFillShade="F2"/>
          </w:tcPr>
          <w:p w14:paraId="74E38621" w14:textId="77777777" w:rsidR="004E67D4" w:rsidRDefault="004E67D4" w:rsidP="004E67D4">
            <w:pPr>
              <w:ind w:firstLine="0"/>
              <w:jc w:val="left"/>
            </w:pPr>
            <w:r>
              <w:t>Importancia:</w:t>
            </w:r>
          </w:p>
        </w:tc>
        <w:tc>
          <w:tcPr>
            <w:tcW w:w="6372" w:type="dxa"/>
            <w:gridSpan w:val="2"/>
            <w:tcBorders>
              <w:left w:val="single" w:sz="4" w:space="0" w:color="auto"/>
            </w:tcBorders>
          </w:tcPr>
          <w:p w14:paraId="579D8CEF" w14:textId="77777777" w:rsidR="004E67D4" w:rsidRDefault="004E67D4" w:rsidP="004E67D4">
            <w:pPr>
              <w:ind w:firstLine="0"/>
              <w:jc w:val="left"/>
            </w:pPr>
            <w:r>
              <w:t>Alta</w:t>
            </w:r>
          </w:p>
        </w:tc>
      </w:tr>
      <w:tr w:rsidR="004E67D4" w14:paraId="29383847" w14:textId="77777777" w:rsidTr="004E67D4">
        <w:tc>
          <w:tcPr>
            <w:tcW w:w="2122" w:type="dxa"/>
            <w:tcBorders>
              <w:right w:val="single" w:sz="4" w:space="0" w:color="auto"/>
            </w:tcBorders>
            <w:shd w:val="clear" w:color="auto" w:fill="F2F2F2" w:themeFill="background1" w:themeFillShade="F2"/>
          </w:tcPr>
          <w:p w14:paraId="44BFF230" w14:textId="77777777" w:rsidR="004E67D4" w:rsidRDefault="004E67D4" w:rsidP="004E67D4">
            <w:pPr>
              <w:ind w:firstLine="0"/>
              <w:jc w:val="left"/>
            </w:pPr>
            <w:r>
              <w:t>Frecuencia:</w:t>
            </w:r>
          </w:p>
        </w:tc>
        <w:tc>
          <w:tcPr>
            <w:tcW w:w="6372" w:type="dxa"/>
            <w:gridSpan w:val="2"/>
            <w:tcBorders>
              <w:left w:val="single" w:sz="4" w:space="0" w:color="auto"/>
            </w:tcBorders>
          </w:tcPr>
          <w:p w14:paraId="12BAF43B" w14:textId="77777777" w:rsidR="004E67D4" w:rsidRDefault="004E67D4" w:rsidP="004E67D4">
            <w:pPr>
              <w:keepNext/>
              <w:ind w:firstLine="0"/>
              <w:jc w:val="left"/>
            </w:pPr>
            <w:r>
              <w:t>Alta</w:t>
            </w:r>
          </w:p>
        </w:tc>
      </w:tr>
    </w:tbl>
    <w:p w14:paraId="6CD3C226" w14:textId="78D8A111" w:rsidR="004E67D4" w:rsidRDefault="004E67D4" w:rsidP="00FF7738">
      <w:pPr>
        <w:pStyle w:val="Descripcin"/>
        <w:keepNext/>
        <w:jc w:val="center"/>
      </w:pPr>
      <w:r>
        <w:lastRenderedPageBreak/>
        <w:t xml:space="preserve">Tabla </w:t>
      </w:r>
      <w:fldSimple w:instr=" SEQ Tabla \* ARABIC ">
        <w:r w:rsidR="00D820EB">
          <w:rPr>
            <w:noProof/>
          </w:rPr>
          <w:t>19</w:t>
        </w:r>
      </w:fldSimple>
      <w:r>
        <w:t xml:space="preserve"> Caso de uso 8</w:t>
      </w:r>
    </w:p>
    <w:tbl>
      <w:tblPr>
        <w:tblStyle w:val="Tablaconcuadrcula"/>
        <w:tblpPr w:leftFromText="141" w:rightFromText="141" w:vertAnchor="text" w:horzAnchor="margin" w:tblpY="70"/>
        <w:tblW w:w="0" w:type="auto"/>
        <w:tblLook w:val="04A0" w:firstRow="1" w:lastRow="0" w:firstColumn="1" w:lastColumn="0" w:noHBand="0" w:noVBand="1"/>
      </w:tblPr>
      <w:tblGrid>
        <w:gridCol w:w="2122"/>
        <w:gridCol w:w="992"/>
        <w:gridCol w:w="5380"/>
      </w:tblGrid>
      <w:tr w:rsidR="004E67D4" w:rsidRPr="00681815" w14:paraId="484142C9" w14:textId="77777777" w:rsidTr="004E67D4">
        <w:tc>
          <w:tcPr>
            <w:tcW w:w="2122" w:type="dxa"/>
            <w:tcBorders>
              <w:bottom w:val="single" w:sz="4" w:space="0" w:color="auto"/>
            </w:tcBorders>
            <w:shd w:val="clear" w:color="auto" w:fill="F2F2F2" w:themeFill="background1" w:themeFillShade="F2"/>
          </w:tcPr>
          <w:p w14:paraId="12CC1B27" w14:textId="77777777" w:rsidR="004E67D4" w:rsidRPr="00681815" w:rsidRDefault="004E67D4" w:rsidP="004E67D4">
            <w:pPr>
              <w:ind w:firstLine="0"/>
              <w:jc w:val="center"/>
              <w:rPr>
                <w:b/>
                <w:bCs/>
              </w:rPr>
            </w:pPr>
            <w:r>
              <w:rPr>
                <w:b/>
                <w:bCs/>
              </w:rPr>
              <w:t>Caso de uso 9</w:t>
            </w:r>
          </w:p>
        </w:tc>
        <w:tc>
          <w:tcPr>
            <w:tcW w:w="6372" w:type="dxa"/>
            <w:gridSpan w:val="2"/>
            <w:shd w:val="clear" w:color="auto" w:fill="F2F2F2" w:themeFill="background1" w:themeFillShade="F2"/>
          </w:tcPr>
          <w:p w14:paraId="3B3A57A6" w14:textId="77777777" w:rsidR="004E67D4" w:rsidRPr="00681815" w:rsidRDefault="004E67D4" w:rsidP="004E67D4">
            <w:pPr>
              <w:ind w:firstLine="0"/>
              <w:jc w:val="center"/>
              <w:rPr>
                <w:b/>
                <w:bCs/>
              </w:rPr>
            </w:pPr>
            <w:r>
              <w:rPr>
                <w:b/>
                <w:bCs/>
              </w:rPr>
              <w:t>Añadir personaje</w:t>
            </w:r>
          </w:p>
        </w:tc>
      </w:tr>
      <w:tr w:rsidR="004E67D4" w14:paraId="0B6F0BA6" w14:textId="77777777" w:rsidTr="004E67D4">
        <w:tc>
          <w:tcPr>
            <w:tcW w:w="2122" w:type="dxa"/>
            <w:tcBorders>
              <w:bottom w:val="single" w:sz="4" w:space="0" w:color="auto"/>
              <w:right w:val="single" w:sz="4" w:space="0" w:color="auto"/>
            </w:tcBorders>
            <w:shd w:val="clear" w:color="auto" w:fill="F2F2F2" w:themeFill="background1" w:themeFillShade="F2"/>
          </w:tcPr>
          <w:p w14:paraId="0AABFDCD" w14:textId="77777777" w:rsidR="004E67D4" w:rsidRDefault="004E67D4" w:rsidP="004E67D4">
            <w:pPr>
              <w:ind w:firstLine="0"/>
              <w:jc w:val="left"/>
            </w:pPr>
            <w:r>
              <w:t>Requisitos asociados:</w:t>
            </w:r>
          </w:p>
        </w:tc>
        <w:tc>
          <w:tcPr>
            <w:tcW w:w="6372" w:type="dxa"/>
            <w:gridSpan w:val="2"/>
            <w:tcBorders>
              <w:left w:val="single" w:sz="4" w:space="0" w:color="auto"/>
            </w:tcBorders>
          </w:tcPr>
          <w:p w14:paraId="033460B7" w14:textId="77777777" w:rsidR="004E67D4" w:rsidRDefault="004E67D4" w:rsidP="004E67D4">
            <w:pPr>
              <w:ind w:firstLine="0"/>
              <w:jc w:val="center"/>
            </w:pPr>
            <w:r>
              <w:t>R.F-8.1</w:t>
            </w:r>
            <w:r w:rsidR="008B2CA7">
              <w:t>,</w:t>
            </w:r>
            <w:del w:id="9" w:author="Josema Galán" w:date="2020-02-04T09:44:00Z">
              <w:r w:rsidR="008B2CA7" w:rsidDel="00E437D9">
                <w:delText xml:space="preserve"> </w:delText>
              </w:r>
            </w:del>
            <w:r w:rsidR="008B2CA7">
              <w:t xml:space="preserve"> R.F-14</w:t>
            </w:r>
          </w:p>
        </w:tc>
      </w:tr>
      <w:tr w:rsidR="004E67D4" w14:paraId="40319F4D" w14:textId="77777777" w:rsidTr="004E67D4">
        <w:tc>
          <w:tcPr>
            <w:tcW w:w="2122" w:type="dxa"/>
            <w:tcBorders>
              <w:right w:val="single" w:sz="4" w:space="0" w:color="auto"/>
            </w:tcBorders>
            <w:shd w:val="clear" w:color="auto" w:fill="F2F2F2" w:themeFill="background1" w:themeFillShade="F2"/>
          </w:tcPr>
          <w:p w14:paraId="3E1E9781"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36A7032D" w14:textId="77777777" w:rsidR="004E67D4" w:rsidRDefault="004E67D4" w:rsidP="004E67D4">
            <w:pPr>
              <w:ind w:firstLine="0"/>
              <w:jc w:val="left"/>
            </w:pPr>
            <w:r>
              <w:rPr>
                <w:shd w:val="clear" w:color="auto" w:fill="FFFFFF" w:themeFill="background1"/>
              </w:rPr>
              <w:t>Permite al usuario añadir un nuevo personaje al diccionario.</w:t>
            </w:r>
          </w:p>
        </w:tc>
      </w:tr>
      <w:tr w:rsidR="004E67D4" w14:paraId="5160BC8D" w14:textId="77777777" w:rsidTr="004E67D4">
        <w:tc>
          <w:tcPr>
            <w:tcW w:w="2122" w:type="dxa"/>
            <w:tcBorders>
              <w:right w:val="single" w:sz="4" w:space="0" w:color="auto"/>
            </w:tcBorders>
            <w:shd w:val="clear" w:color="auto" w:fill="F2F2F2" w:themeFill="background1" w:themeFillShade="F2"/>
          </w:tcPr>
          <w:p w14:paraId="4AB93187"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DADD8BE" w14:textId="77777777" w:rsidR="004E67D4" w:rsidRDefault="00D7051C" w:rsidP="004E67D4">
            <w:pPr>
              <w:ind w:firstLine="0"/>
              <w:jc w:val="left"/>
            </w:pPr>
            <w:r>
              <w:t>Tener un diccionario cargado, es decir, haber introducido un ePub o un guion en la app y estar en la ventana de añadir personajes.</w:t>
            </w:r>
          </w:p>
        </w:tc>
      </w:tr>
      <w:tr w:rsidR="004E67D4" w14:paraId="121828A6" w14:textId="77777777" w:rsidTr="004E67D4">
        <w:tc>
          <w:tcPr>
            <w:tcW w:w="2122" w:type="dxa"/>
            <w:vMerge w:val="restart"/>
            <w:tcBorders>
              <w:right w:val="single" w:sz="4" w:space="0" w:color="auto"/>
            </w:tcBorders>
            <w:shd w:val="clear" w:color="auto" w:fill="F2F2F2" w:themeFill="background1" w:themeFillShade="F2"/>
          </w:tcPr>
          <w:p w14:paraId="072E4AA9"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5F2FC48"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25C50331" w14:textId="77777777" w:rsidR="004E67D4" w:rsidRDefault="004E67D4" w:rsidP="004E67D4">
            <w:pPr>
              <w:ind w:firstLine="0"/>
              <w:jc w:val="left"/>
            </w:pPr>
            <w:r>
              <w:t>Acción</w:t>
            </w:r>
          </w:p>
        </w:tc>
      </w:tr>
      <w:tr w:rsidR="004E67D4" w14:paraId="639A5E1A" w14:textId="77777777" w:rsidTr="004E67D4">
        <w:trPr>
          <w:trHeight w:val="213"/>
        </w:trPr>
        <w:tc>
          <w:tcPr>
            <w:tcW w:w="2122" w:type="dxa"/>
            <w:vMerge/>
            <w:tcBorders>
              <w:right w:val="single" w:sz="4" w:space="0" w:color="auto"/>
            </w:tcBorders>
            <w:shd w:val="clear" w:color="auto" w:fill="F2F2F2" w:themeFill="background1" w:themeFillShade="F2"/>
          </w:tcPr>
          <w:p w14:paraId="43DC247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700A5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38490039" w14:textId="77777777" w:rsidR="004E67D4" w:rsidRDefault="004E67D4" w:rsidP="004E67D4">
            <w:pPr>
              <w:ind w:firstLine="0"/>
              <w:jc w:val="left"/>
            </w:pPr>
            <w:r>
              <w:t>El usuario introduce la id del personaje a introducir.</w:t>
            </w:r>
          </w:p>
        </w:tc>
      </w:tr>
      <w:tr w:rsidR="004E67D4" w14:paraId="4D4C5F43" w14:textId="77777777" w:rsidTr="004E67D4">
        <w:trPr>
          <w:trHeight w:val="213"/>
        </w:trPr>
        <w:tc>
          <w:tcPr>
            <w:tcW w:w="2122" w:type="dxa"/>
            <w:vMerge/>
            <w:tcBorders>
              <w:right w:val="single" w:sz="4" w:space="0" w:color="auto"/>
            </w:tcBorders>
            <w:shd w:val="clear" w:color="auto" w:fill="F2F2F2" w:themeFill="background1" w:themeFillShade="F2"/>
          </w:tcPr>
          <w:p w14:paraId="3418EBA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154833"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A7FA0E6" w14:textId="77777777" w:rsidR="004E67D4" w:rsidRDefault="004E67D4" w:rsidP="004E67D4">
            <w:pPr>
              <w:ind w:firstLine="0"/>
              <w:jc w:val="left"/>
            </w:pPr>
            <w:r>
              <w:t>El usuario introduce el nombre del personaje.</w:t>
            </w:r>
          </w:p>
        </w:tc>
      </w:tr>
      <w:tr w:rsidR="004E67D4" w14:paraId="1070EDDC" w14:textId="77777777" w:rsidTr="004E67D4">
        <w:trPr>
          <w:trHeight w:val="107"/>
        </w:trPr>
        <w:tc>
          <w:tcPr>
            <w:tcW w:w="2122" w:type="dxa"/>
            <w:vMerge/>
            <w:tcBorders>
              <w:right w:val="single" w:sz="4" w:space="0" w:color="auto"/>
            </w:tcBorders>
            <w:shd w:val="clear" w:color="auto" w:fill="F2F2F2" w:themeFill="background1" w:themeFillShade="F2"/>
          </w:tcPr>
          <w:p w14:paraId="05EF60AA"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5C0CA2"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255D8981" w14:textId="77777777" w:rsidR="004E67D4" w:rsidRDefault="004E67D4" w:rsidP="004E67D4">
            <w:pPr>
              <w:ind w:firstLine="0"/>
              <w:jc w:val="left"/>
            </w:pPr>
            <w:r>
              <w:t>El usuario pulsa “Añadir”.</w:t>
            </w:r>
          </w:p>
        </w:tc>
      </w:tr>
      <w:tr w:rsidR="004E67D4" w14:paraId="2A1711DF" w14:textId="77777777" w:rsidTr="004E67D4">
        <w:trPr>
          <w:trHeight w:val="106"/>
        </w:trPr>
        <w:tc>
          <w:tcPr>
            <w:tcW w:w="2122" w:type="dxa"/>
            <w:vMerge/>
            <w:tcBorders>
              <w:right w:val="single" w:sz="4" w:space="0" w:color="auto"/>
            </w:tcBorders>
            <w:shd w:val="clear" w:color="auto" w:fill="F2F2F2" w:themeFill="background1" w:themeFillShade="F2"/>
          </w:tcPr>
          <w:p w14:paraId="5761DC26"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4785BB" w14:textId="77777777" w:rsidR="004E67D4" w:rsidRDefault="004E67D4" w:rsidP="004E67D4">
            <w:pPr>
              <w:ind w:firstLine="0"/>
              <w:jc w:val="center"/>
            </w:pPr>
            <w:r>
              <w:t>4-</w:t>
            </w:r>
          </w:p>
        </w:tc>
        <w:tc>
          <w:tcPr>
            <w:tcW w:w="5380" w:type="dxa"/>
            <w:tcBorders>
              <w:left w:val="single" w:sz="4" w:space="0" w:color="auto"/>
            </w:tcBorders>
            <w:shd w:val="clear" w:color="auto" w:fill="FFFFFF" w:themeFill="background1"/>
          </w:tcPr>
          <w:p w14:paraId="32E22E4D" w14:textId="77777777" w:rsidR="004E67D4" w:rsidRDefault="004E67D4" w:rsidP="004E67D4">
            <w:pPr>
              <w:ind w:firstLine="0"/>
              <w:jc w:val="left"/>
            </w:pPr>
            <w:r>
              <w:t>Se notifica al usuario con una alerta que el personaje se añadió.</w:t>
            </w:r>
          </w:p>
        </w:tc>
      </w:tr>
      <w:tr w:rsidR="004E67D4" w14:paraId="5DA2072B" w14:textId="77777777" w:rsidTr="004E67D4">
        <w:tc>
          <w:tcPr>
            <w:tcW w:w="2122" w:type="dxa"/>
            <w:tcBorders>
              <w:right w:val="single" w:sz="4" w:space="0" w:color="auto"/>
            </w:tcBorders>
            <w:shd w:val="clear" w:color="auto" w:fill="F2F2F2" w:themeFill="background1" w:themeFillShade="F2"/>
          </w:tcPr>
          <w:p w14:paraId="52155FF1" w14:textId="77777777" w:rsidR="004E67D4" w:rsidRDefault="004E67D4" w:rsidP="004E67D4">
            <w:pPr>
              <w:ind w:firstLine="0"/>
              <w:jc w:val="left"/>
            </w:pPr>
            <w:r>
              <w:t>Postcondición:</w:t>
            </w:r>
          </w:p>
        </w:tc>
        <w:tc>
          <w:tcPr>
            <w:tcW w:w="6372" w:type="dxa"/>
            <w:gridSpan w:val="2"/>
            <w:tcBorders>
              <w:left w:val="single" w:sz="4" w:space="0" w:color="auto"/>
            </w:tcBorders>
          </w:tcPr>
          <w:p w14:paraId="190E88C7" w14:textId="77777777" w:rsidR="004E67D4" w:rsidRDefault="00CD4804" w:rsidP="004E67D4">
            <w:pPr>
              <w:ind w:firstLine="0"/>
              <w:jc w:val="left"/>
            </w:pPr>
            <w:r>
              <w:t>Se añade un nuevo personaje en el diccionario.</w:t>
            </w:r>
          </w:p>
        </w:tc>
      </w:tr>
      <w:tr w:rsidR="004E67D4" w14:paraId="124EE19F" w14:textId="77777777" w:rsidTr="004E67D4">
        <w:trPr>
          <w:trHeight w:val="107"/>
        </w:trPr>
        <w:tc>
          <w:tcPr>
            <w:tcW w:w="2122" w:type="dxa"/>
            <w:vMerge w:val="restart"/>
            <w:tcBorders>
              <w:right w:val="single" w:sz="4" w:space="0" w:color="auto"/>
            </w:tcBorders>
            <w:shd w:val="clear" w:color="auto" w:fill="F2F2F2" w:themeFill="background1" w:themeFillShade="F2"/>
          </w:tcPr>
          <w:p w14:paraId="2BF9E466" w14:textId="77777777" w:rsidR="004E67D4" w:rsidRDefault="004E67D4" w:rsidP="004E67D4">
            <w:pPr>
              <w:ind w:firstLine="0"/>
              <w:jc w:val="left"/>
            </w:pPr>
            <w:r>
              <w:t>Excepciones:</w:t>
            </w:r>
          </w:p>
        </w:tc>
        <w:tc>
          <w:tcPr>
            <w:tcW w:w="992" w:type="dxa"/>
            <w:tcBorders>
              <w:left w:val="single" w:sz="4" w:space="0" w:color="auto"/>
            </w:tcBorders>
            <w:shd w:val="clear" w:color="auto" w:fill="F2F2F2" w:themeFill="background1" w:themeFillShade="F2"/>
          </w:tcPr>
          <w:p w14:paraId="2CBBE67C" w14:textId="77777777" w:rsidR="004E67D4" w:rsidRDefault="00FF7738" w:rsidP="00FF7738">
            <w:pPr>
              <w:ind w:firstLine="0"/>
              <w:jc w:val="center"/>
            </w:pPr>
            <w:r>
              <w:t>Paso</w:t>
            </w:r>
          </w:p>
        </w:tc>
        <w:tc>
          <w:tcPr>
            <w:tcW w:w="5380" w:type="dxa"/>
            <w:tcBorders>
              <w:left w:val="single" w:sz="4" w:space="0" w:color="auto"/>
            </w:tcBorders>
            <w:shd w:val="clear" w:color="auto" w:fill="F2F2F2" w:themeFill="background1" w:themeFillShade="F2"/>
          </w:tcPr>
          <w:p w14:paraId="3F85FD30" w14:textId="77777777" w:rsidR="004E67D4" w:rsidRDefault="004E67D4" w:rsidP="004E67D4">
            <w:pPr>
              <w:ind w:firstLine="0"/>
              <w:jc w:val="left"/>
            </w:pPr>
            <w:r>
              <w:t>Excepción</w:t>
            </w:r>
          </w:p>
        </w:tc>
      </w:tr>
      <w:tr w:rsidR="004E67D4" w14:paraId="3900D2C9" w14:textId="77777777" w:rsidTr="004E67D4">
        <w:trPr>
          <w:trHeight w:val="107"/>
        </w:trPr>
        <w:tc>
          <w:tcPr>
            <w:tcW w:w="2122" w:type="dxa"/>
            <w:vMerge/>
            <w:tcBorders>
              <w:right w:val="single" w:sz="4" w:space="0" w:color="auto"/>
            </w:tcBorders>
            <w:shd w:val="clear" w:color="auto" w:fill="F2F2F2" w:themeFill="background1" w:themeFillShade="F2"/>
          </w:tcPr>
          <w:p w14:paraId="773259AA"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A6C4D8" w14:textId="77777777" w:rsidR="004E67D4" w:rsidRDefault="004E67D4" w:rsidP="004E67D4">
            <w:pPr>
              <w:ind w:firstLine="0"/>
              <w:jc w:val="center"/>
            </w:pPr>
            <w:r>
              <w:t>1-</w:t>
            </w:r>
            <w:r w:rsidR="00FF7738">
              <w:t>, 2-</w:t>
            </w:r>
          </w:p>
        </w:tc>
        <w:tc>
          <w:tcPr>
            <w:tcW w:w="5380" w:type="dxa"/>
            <w:tcBorders>
              <w:left w:val="single" w:sz="4" w:space="0" w:color="auto"/>
            </w:tcBorders>
            <w:shd w:val="clear" w:color="auto" w:fill="FFFFFF" w:themeFill="background1"/>
          </w:tcPr>
          <w:p w14:paraId="55DA767F" w14:textId="77777777" w:rsidR="004E67D4" w:rsidRDefault="004E67D4" w:rsidP="004E67D4">
            <w:pPr>
              <w:ind w:firstLine="0"/>
              <w:jc w:val="left"/>
            </w:pPr>
            <w:r>
              <w:t>El usuario no introduce alguno de los campos.</w:t>
            </w:r>
          </w:p>
        </w:tc>
      </w:tr>
      <w:tr w:rsidR="004E67D4" w14:paraId="6321C96A" w14:textId="77777777" w:rsidTr="004E67D4">
        <w:trPr>
          <w:trHeight w:val="106"/>
        </w:trPr>
        <w:tc>
          <w:tcPr>
            <w:tcW w:w="2122" w:type="dxa"/>
            <w:vMerge/>
            <w:tcBorders>
              <w:right w:val="single" w:sz="4" w:space="0" w:color="auto"/>
            </w:tcBorders>
            <w:shd w:val="clear" w:color="auto" w:fill="F2F2F2" w:themeFill="background1" w:themeFillShade="F2"/>
          </w:tcPr>
          <w:p w14:paraId="6FA32B07"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B6ACB8" w14:textId="77777777" w:rsidR="004E67D4" w:rsidRDefault="00FF7738" w:rsidP="004E67D4">
            <w:pPr>
              <w:ind w:firstLine="0"/>
              <w:jc w:val="center"/>
            </w:pPr>
            <w:r>
              <w:t>2</w:t>
            </w:r>
            <w:r w:rsidR="004E67D4">
              <w:t>-</w:t>
            </w:r>
          </w:p>
        </w:tc>
        <w:tc>
          <w:tcPr>
            <w:tcW w:w="5380" w:type="dxa"/>
            <w:tcBorders>
              <w:left w:val="single" w:sz="4" w:space="0" w:color="auto"/>
            </w:tcBorders>
            <w:shd w:val="clear" w:color="auto" w:fill="FFFFFF" w:themeFill="background1"/>
          </w:tcPr>
          <w:p w14:paraId="380CEE61" w14:textId="77777777" w:rsidR="004E67D4" w:rsidRDefault="004E67D4" w:rsidP="004E67D4">
            <w:pPr>
              <w:ind w:firstLine="0"/>
              <w:jc w:val="left"/>
            </w:pPr>
            <w:r>
              <w:t>El usuario introduce una id ya existente.</w:t>
            </w:r>
          </w:p>
        </w:tc>
      </w:tr>
      <w:tr w:rsidR="004E67D4" w14:paraId="619C9E9C" w14:textId="77777777" w:rsidTr="004E67D4">
        <w:tc>
          <w:tcPr>
            <w:tcW w:w="2122" w:type="dxa"/>
            <w:tcBorders>
              <w:right w:val="single" w:sz="4" w:space="0" w:color="auto"/>
            </w:tcBorders>
            <w:shd w:val="clear" w:color="auto" w:fill="F2F2F2" w:themeFill="background1" w:themeFillShade="F2"/>
          </w:tcPr>
          <w:p w14:paraId="2238E0F8" w14:textId="77777777" w:rsidR="004E67D4" w:rsidRDefault="004E67D4" w:rsidP="004E67D4">
            <w:pPr>
              <w:ind w:firstLine="0"/>
              <w:jc w:val="left"/>
            </w:pPr>
            <w:r>
              <w:t>Importancia:</w:t>
            </w:r>
          </w:p>
        </w:tc>
        <w:tc>
          <w:tcPr>
            <w:tcW w:w="6372" w:type="dxa"/>
            <w:gridSpan w:val="2"/>
            <w:tcBorders>
              <w:left w:val="single" w:sz="4" w:space="0" w:color="auto"/>
            </w:tcBorders>
          </w:tcPr>
          <w:p w14:paraId="7B1B4E6D" w14:textId="77777777" w:rsidR="004E67D4" w:rsidRDefault="004E67D4" w:rsidP="004E67D4">
            <w:pPr>
              <w:ind w:firstLine="0"/>
              <w:jc w:val="left"/>
            </w:pPr>
            <w:r>
              <w:t>Media</w:t>
            </w:r>
          </w:p>
        </w:tc>
      </w:tr>
      <w:tr w:rsidR="004E67D4" w14:paraId="043B04D0" w14:textId="77777777" w:rsidTr="004E67D4">
        <w:tc>
          <w:tcPr>
            <w:tcW w:w="2122" w:type="dxa"/>
            <w:tcBorders>
              <w:right w:val="single" w:sz="4" w:space="0" w:color="auto"/>
            </w:tcBorders>
            <w:shd w:val="clear" w:color="auto" w:fill="F2F2F2" w:themeFill="background1" w:themeFillShade="F2"/>
          </w:tcPr>
          <w:p w14:paraId="507DBFFB" w14:textId="77777777" w:rsidR="004E67D4" w:rsidRDefault="004E67D4" w:rsidP="004E67D4">
            <w:pPr>
              <w:ind w:firstLine="0"/>
              <w:jc w:val="left"/>
            </w:pPr>
            <w:r>
              <w:t>Frecuencia:</w:t>
            </w:r>
          </w:p>
        </w:tc>
        <w:tc>
          <w:tcPr>
            <w:tcW w:w="6372" w:type="dxa"/>
            <w:gridSpan w:val="2"/>
            <w:tcBorders>
              <w:left w:val="single" w:sz="4" w:space="0" w:color="auto"/>
            </w:tcBorders>
          </w:tcPr>
          <w:p w14:paraId="033ADCF3" w14:textId="77777777" w:rsidR="004E67D4" w:rsidRDefault="004E67D4" w:rsidP="004E67D4">
            <w:pPr>
              <w:keepNext/>
              <w:ind w:firstLine="0"/>
              <w:jc w:val="left"/>
            </w:pPr>
            <w:r>
              <w:t>Baja</w:t>
            </w:r>
          </w:p>
        </w:tc>
      </w:tr>
    </w:tbl>
    <w:p w14:paraId="67344B52" w14:textId="6C3CF2FA" w:rsidR="004E67D4" w:rsidRDefault="004E67D4" w:rsidP="004E67D4">
      <w:pPr>
        <w:pStyle w:val="Descripcin"/>
        <w:keepNext/>
        <w:jc w:val="center"/>
      </w:pPr>
      <w:r>
        <w:t xml:space="preserve">Tabla </w:t>
      </w:r>
      <w:fldSimple w:instr=" SEQ Tabla \* ARABIC ">
        <w:r w:rsidR="00D820EB">
          <w:rPr>
            <w:noProof/>
          </w:rPr>
          <w:t>20</w:t>
        </w:r>
      </w:fldSimple>
      <w:r>
        <w:t xml:space="preserve"> Caso de uso 9</w:t>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4E67D4" w:rsidRPr="00681815" w14:paraId="01438129" w14:textId="77777777" w:rsidTr="004E67D4">
        <w:tc>
          <w:tcPr>
            <w:tcW w:w="2122" w:type="dxa"/>
            <w:tcBorders>
              <w:bottom w:val="single" w:sz="4" w:space="0" w:color="auto"/>
            </w:tcBorders>
            <w:shd w:val="clear" w:color="auto" w:fill="F2F2F2" w:themeFill="background1" w:themeFillShade="F2"/>
          </w:tcPr>
          <w:p w14:paraId="5C3A7C9E" w14:textId="77777777" w:rsidR="004E67D4" w:rsidRPr="00681815" w:rsidRDefault="004E67D4" w:rsidP="004E67D4">
            <w:pPr>
              <w:ind w:firstLine="0"/>
              <w:jc w:val="center"/>
              <w:rPr>
                <w:b/>
                <w:bCs/>
              </w:rPr>
            </w:pPr>
            <w:r>
              <w:rPr>
                <w:b/>
                <w:bCs/>
              </w:rPr>
              <w:t>Caso de uso 10</w:t>
            </w:r>
          </w:p>
        </w:tc>
        <w:tc>
          <w:tcPr>
            <w:tcW w:w="6372" w:type="dxa"/>
            <w:gridSpan w:val="2"/>
            <w:shd w:val="clear" w:color="auto" w:fill="F2F2F2" w:themeFill="background1" w:themeFillShade="F2"/>
          </w:tcPr>
          <w:p w14:paraId="4ACBA346" w14:textId="77777777" w:rsidR="004E67D4" w:rsidRPr="00681815" w:rsidRDefault="004E67D4" w:rsidP="004E67D4">
            <w:pPr>
              <w:ind w:firstLine="0"/>
              <w:jc w:val="center"/>
              <w:rPr>
                <w:b/>
                <w:bCs/>
              </w:rPr>
            </w:pPr>
            <w:r>
              <w:rPr>
                <w:b/>
                <w:bCs/>
              </w:rPr>
              <w:t>Borrar personaje</w:t>
            </w:r>
          </w:p>
        </w:tc>
      </w:tr>
      <w:tr w:rsidR="004E67D4" w14:paraId="615922F7" w14:textId="77777777" w:rsidTr="004E67D4">
        <w:tc>
          <w:tcPr>
            <w:tcW w:w="2122" w:type="dxa"/>
            <w:tcBorders>
              <w:bottom w:val="single" w:sz="4" w:space="0" w:color="auto"/>
              <w:right w:val="single" w:sz="4" w:space="0" w:color="auto"/>
            </w:tcBorders>
            <w:shd w:val="clear" w:color="auto" w:fill="F2F2F2" w:themeFill="background1" w:themeFillShade="F2"/>
          </w:tcPr>
          <w:p w14:paraId="15BEB560" w14:textId="77777777" w:rsidR="004E67D4" w:rsidRDefault="004E67D4" w:rsidP="004E67D4">
            <w:pPr>
              <w:ind w:firstLine="0"/>
              <w:jc w:val="left"/>
            </w:pPr>
            <w:r>
              <w:t>Requisitos asociados:</w:t>
            </w:r>
          </w:p>
        </w:tc>
        <w:tc>
          <w:tcPr>
            <w:tcW w:w="6372" w:type="dxa"/>
            <w:gridSpan w:val="2"/>
            <w:tcBorders>
              <w:left w:val="single" w:sz="4" w:space="0" w:color="auto"/>
            </w:tcBorders>
          </w:tcPr>
          <w:p w14:paraId="5040CF2F" w14:textId="77777777" w:rsidR="004E67D4" w:rsidRDefault="004E67D4" w:rsidP="004E67D4">
            <w:pPr>
              <w:ind w:firstLine="0"/>
              <w:jc w:val="center"/>
            </w:pPr>
            <w:r>
              <w:t>R.F-8.2</w:t>
            </w:r>
          </w:p>
        </w:tc>
      </w:tr>
      <w:tr w:rsidR="004E67D4" w14:paraId="6312EE06" w14:textId="77777777" w:rsidTr="004E67D4">
        <w:tc>
          <w:tcPr>
            <w:tcW w:w="2122" w:type="dxa"/>
            <w:tcBorders>
              <w:right w:val="single" w:sz="4" w:space="0" w:color="auto"/>
            </w:tcBorders>
            <w:shd w:val="clear" w:color="auto" w:fill="F2F2F2" w:themeFill="background1" w:themeFillShade="F2"/>
          </w:tcPr>
          <w:p w14:paraId="339F3AA5"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7E998868" w14:textId="77777777" w:rsidR="004E67D4" w:rsidRDefault="004E67D4" w:rsidP="004E67D4">
            <w:pPr>
              <w:ind w:firstLine="0"/>
              <w:jc w:val="left"/>
            </w:pPr>
            <w:r>
              <w:rPr>
                <w:shd w:val="clear" w:color="auto" w:fill="FFFFFF" w:themeFill="background1"/>
              </w:rPr>
              <w:t xml:space="preserve">Permite al usuario borrar un personaje </w:t>
            </w:r>
            <w:r w:rsidR="00AC60D3">
              <w:rPr>
                <w:shd w:val="clear" w:color="auto" w:fill="FFFFFF" w:themeFill="background1"/>
              </w:rPr>
              <w:t>del</w:t>
            </w:r>
            <w:r>
              <w:rPr>
                <w:shd w:val="clear" w:color="auto" w:fill="FFFFFF" w:themeFill="background1"/>
              </w:rPr>
              <w:t xml:space="preserve"> diccionario.</w:t>
            </w:r>
          </w:p>
        </w:tc>
      </w:tr>
      <w:tr w:rsidR="004E67D4" w14:paraId="60BB2A1D" w14:textId="77777777" w:rsidTr="004E67D4">
        <w:tc>
          <w:tcPr>
            <w:tcW w:w="2122" w:type="dxa"/>
            <w:tcBorders>
              <w:right w:val="single" w:sz="4" w:space="0" w:color="auto"/>
            </w:tcBorders>
            <w:shd w:val="clear" w:color="auto" w:fill="F2F2F2" w:themeFill="background1" w:themeFillShade="F2"/>
          </w:tcPr>
          <w:p w14:paraId="684239EA"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4FB4A8C3" w14:textId="77777777" w:rsidR="004E67D4" w:rsidRDefault="00D7051C" w:rsidP="004E67D4">
            <w:pPr>
              <w:ind w:firstLine="0"/>
              <w:jc w:val="left"/>
            </w:pPr>
            <w:r>
              <w:t>Tener un diccionario cargado, es decir, haber introducido un ePub o un guion en la app y estar en la ventana de borrar personajes.</w:t>
            </w:r>
          </w:p>
        </w:tc>
      </w:tr>
      <w:tr w:rsidR="004E67D4" w14:paraId="32FE66EB" w14:textId="77777777" w:rsidTr="004E67D4">
        <w:tc>
          <w:tcPr>
            <w:tcW w:w="2122" w:type="dxa"/>
            <w:vMerge w:val="restart"/>
            <w:tcBorders>
              <w:right w:val="single" w:sz="4" w:space="0" w:color="auto"/>
            </w:tcBorders>
            <w:shd w:val="clear" w:color="auto" w:fill="F2F2F2" w:themeFill="background1" w:themeFillShade="F2"/>
          </w:tcPr>
          <w:p w14:paraId="074B7C3F"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5EA2AF7"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37F3AC5" w14:textId="77777777" w:rsidR="004E67D4" w:rsidRDefault="004E67D4" w:rsidP="004E67D4">
            <w:pPr>
              <w:ind w:firstLine="0"/>
              <w:jc w:val="left"/>
            </w:pPr>
            <w:r>
              <w:t>Acción</w:t>
            </w:r>
          </w:p>
        </w:tc>
      </w:tr>
      <w:tr w:rsidR="004E67D4" w14:paraId="22B9F4F2" w14:textId="77777777" w:rsidTr="004E67D4">
        <w:trPr>
          <w:trHeight w:val="213"/>
        </w:trPr>
        <w:tc>
          <w:tcPr>
            <w:tcW w:w="2122" w:type="dxa"/>
            <w:vMerge/>
            <w:tcBorders>
              <w:right w:val="single" w:sz="4" w:space="0" w:color="auto"/>
            </w:tcBorders>
            <w:shd w:val="clear" w:color="auto" w:fill="F2F2F2" w:themeFill="background1" w:themeFillShade="F2"/>
          </w:tcPr>
          <w:p w14:paraId="64BF068F"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F6B76D7"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28BAD63F" w14:textId="77777777" w:rsidR="004E67D4" w:rsidRDefault="004E67D4" w:rsidP="004E67D4">
            <w:pPr>
              <w:ind w:firstLine="0"/>
              <w:jc w:val="left"/>
            </w:pPr>
            <w:r>
              <w:t>El usuario marca el/los personajes que desea eliminar.</w:t>
            </w:r>
          </w:p>
        </w:tc>
      </w:tr>
      <w:tr w:rsidR="004E67D4" w14:paraId="621A2B22" w14:textId="77777777" w:rsidTr="004E67D4">
        <w:trPr>
          <w:trHeight w:val="213"/>
        </w:trPr>
        <w:tc>
          <w:tcPr>
            <w:tcW w:w="2122" w:type="dxa"/>
            <w:vMerge/>
            <w:tcBorders>
              <w:right w:val="single" w:sz="4" w:space="0" w:color="auto"/>
            </w:tcBorders>
            <w:shd w:val="clear" w:color="auto" w:fill="F2F2F2" w:themeFill="background1" w:themeFillShade="F2"/>
          </w:tcPr>
          <w:p w14:paraId="52F6BB62"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7F85C7"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5D3C01B3" w14:textId="77777777" w:rsidR="004E67D4" w:rsidRDefault="004E67D4" w:rsidP="004E67D4">
            <w:pPr>
              <w:ind w:firstLine="0"/>
              <w:jc w:val="left"/>
            </w:pPr>
            <w:r>
              <w:t>El usuario presiona el botón de “Eliminar”</w:t>
            </w:r>
          </w:p>
        </w:tc>
      </w:tr>
      <w:tr w:rsidR="004E67D4" w14:paraId="2B4436C7" w14:textId="77777777" w:rsidTr="004E67D4">
        <w:trPr>
          <w:trHeight w:val="107"/>
        </w:trPr>
        <w:tc>
          <w:tcPr>
            <w:tcW w:w="2122" w:type="dxa"/>
            <w:vMerge/>
            <w:tcBorders>
              <w:right w:val="single" w:sz="4" w:space="0" w:color="auto"/>
            </w:tcBorders>
            <w:shd w:val="clear" w:color="auto" w:fill="F2F2F2" w:themeFill="background1" w:themeFillShade="F2"/>
          </w:tcPr>
          <w:p w14:paraId="20F5A1E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A50D9A3"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5AB9F6F7" w14:textId="77777777" w:rsidR="004E67D4" w:rsidRDefault="004E67D4" w:rsidP="004E67D4">
            <w:pPr>
              <w:ind w:firstLine="0"/>
              <w:jc w:val="left"/>
            </w:pPr>
            <w:r>
              <w:t>Se notifica al usuario con una alerta que el personaje ha sido eliminado.</w:t>
            </w:r>
          </w:p>
        </w:tc>
      </w:tr>
      <w:tr w:rsidR="004E67D4" w14:paraId="1B4E688D" w14:textId="77777777" w:rsidTr="004E67D4">
        <w:tc>
          <w:tcPr>
            <w:tcW w:w="2122" w:type="dxa"/>
            <w:tcBorders>
              <w:right w:val="single" w:sz="4" w:space="0" w:color="auto"/>
            </w:tcBorders>
            <w:shd w:val="clear" w:color="auto" w:fill="F2F2F2" w:themeFill="background1" w:themeFillShade="F2"/>
          </w:tcPr>
          <w:p w14:paraId="72F629FC" w14:textId="77777777" w:rsidR="004E67D4" w:rsidRDefault="004E67D4" w:rsidP="004E67D4">
            <w:pPr>
              <w:ind w:firstLine="0"/>
              <w:jc w:val="left"/>
            </w:pPr>
            <w:r>
              <w:t>Postcondición:</w:t>
            </w:r>
          </w:p>
        </w:tc>
        <w:tc>
          <w:tcPr>
            <w:tcW w:w="6372" w:type="dxa"/>
            <w:gridSpan w:val="2"/>
            <w:tcBorders>
              <w:left w:val="single" w:sz="4" w:space="0" w:color="auto"/>
            </w:tcBorders>
          </w:tcPr>
          <w:p w14:paraId="68B5A381" w14:textId="77777777" w:rsidR="004E67D4" w:rsidRDefault="00CD4804" w:rsidP="004E67D4">
            <w:pPr>
              <w:ind w:firstLine="0"/>
              <w:jc w:val="left"/>
            </w:pPr>
            <w:r>
              <w:t>Se borra el personaje del diccionario.</w:t>
            </w:r>
          </w:p>
        </w:tc>
      </w:tr>
      <w:tr w:rsidR="004E67D4" w14:paraId="5ED9BFD2" w14:textId="77777777" w:rsidTr="004E67D4">
        <w:trPr>
          <w:trHeight w:val="326"/>
        </w:trPr>
        <w:tc>
          <w:tcPr>
            <w:tcW w:w="2122" w:type="dxa"/>
            <w:tcBorders>
              <w:right w:val="single" w:sz="4" w:space="0" w:color="auto"/>
            </w:tcBorders>
            <w:shd w:val="clear" w:color="auto" w:fill="F2F2F2" w:themeFill="background1" w:themeFillShade="F2"/>
          </w:tcPr>
          <w:p w14:paraId="2A0DB726"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B38030B" w14:textId="77777777" w:rsidR="004E67D4" w:rsidRDefault="004E67D4" w:rsidP="004E67D4">
            <w:pPr>
              <w:ind w:firstLine="0"/>
              <w:jc w:val="left"/>
            </w:pPr>
            <w:r>
              <w:t>En este caso de uso no hay excepciones.</w:t>
            </w:r>
          </w:p>
        </w:tc>
      </w:tr>
      <w:tr w:rsidR="004E67D4" w14:paraId="71429079" w14:textId="77777777" w:rsidTr="004E67D4">
        <w:tc>
          <w:tcPr>
            <w:tcW w:w="2122" w:type="dxa"/>
            <w:tcBorders>
              <w:right w:val="single" w:sz="4" w:space="0" w:color="auto"/>
            </w:tcBorders>
            <w:shd w:val="clear" w:color="auto" w:fill="F2F2F2" w:themeFill="background1" w:themeFillShade="F2"/>
          </w:tcPr>
          <w:p w14:paraId="62A0BAD2" w14:textId="77777777" w:rsidR="004E67D4" w:rsidRDefault="004E67D4" w:rsidP="004E67D4">
            <w:pPr>
              <w:ind w:firstLine="0"/>
              <w:jc w:val="left"/>
            </w:pPr>
            <w:r>
              <w:t>Importancia:</w:t>
            </w:r>
          </w:p>
        </w:tc>
        <w:tc>
          <w:tcPr>
            <w:tcW w:w="6372" w:type="dxa"/>
            <w:gridSpan w:val="2"/>
            <w:tcBorders>
              <w:left w:val="single" w:sz="4" w:space="0" w:color="auto"/>
            </w:tcBorders>
          </w:tcPr>
          <w:p w14:paraId="4B2BFAD5" w14:textId="77777777" w:rsidR="004E67D4" w:rsidRDefault="004E67D4" w:rsidP="004E67D4">
            <w:pPr>
              <w:ind w:firstLine="0"/>
              <w:jc w:val="left"/>
            </w:pPr>
            <w:r>
              <w:t>Media</w:t>
            </w:r>
          </w:p>
        </w:tc>
      </w:tr>
      <w:tr w:rsidR="004E67D4" w14:paraId="2CF1BD72" w14:textId="77777777" w:rsidTr="004E67D4">
        <w:tc>
          <w:tcPr>
            <w:tcW w:w="2122" w:type="dxa"/>
            <w:tcBorders>
              <w:right w:val="single" w:sz="4" w:space="0" w:color="auto"/>
            </w:tcBorders>
            <w:shd w:val="clear" w:color="auto" w:fill="F2F2F2" w:themeFill="background1" w:themeFillShade="F2"/>
          </w:tcPr>
          <w:p w14:paraId="21AD5CA8" w14:textId="77777777" w:rsidR="004E67D4" w:rsidRDefault="004E67D4" w:rsidP="004E67D4">
            <w:pPr>
              <w:ind w:firstLine="0"/>
              <w:jc w:val="left"/>
            </w:pPr>
            <w:r>
              <w:t>Frecuencia:</w:t>
            </w:r>
          </w:p>
        </w:tc>
        <w:tc>
          <w:tcPr>
            <w:tcW w:w="6372" w:type="dxa"/>
            <w:gridSpan w:val="2"/>
            <w:tcBorders>
              <w:left w:val="single" w:sz="4" w:space="0" w:color="auto"/>
            </w:tcBorders>
          </w:tcPr>
          <w:p w14:paraId="12C865B0" w14:textId="77777777" w:rsidR="004E67D4" w:rsidRDefault="00AC60D3" w:rsidP="004E67D4">
            <w:pPr>
              <w:keepNext/>
              <w:ind w:firstLine="0"/>
              <w:jc w:val="left"/>
            </w:pPr>
            <w:r>
              <w:t>Media</w:t>
            </w:r>
          </w:p>
        </w:tc>
      </w:tr>
    </w:tbl>
    <w:p w14:paraId="50FD9435" w14:textId="6A422D7A" w:rsidR="00AC60D3" w:rsidRDefault="004E67D4" w:rsidP="004E67D4">
      <w:pPr>
        <w:pStyle w:val="Descripcin"/>
        <w:keepNext/>
        <w:jc w:val="center"/>
      </w:pPr>
      <w:r>
        <w:t xml:space="preserve">Tabla </w:t>
      </w:r>
      <w:fldSimple w:instr=" SEQ Tabla \* ARABIC ">
        <w:r w:rsidR="00D820EB">
          <w:rPr>
            <w:noProof/>
          </w:rPr>
          <w:t>21</w:t>
        </w:r>
      </w:fldSimple>
      <w:r>
        <w:t xml:space="preserve"> Caso de uso 10</w:t>
      </w:r>
    </w:p>
    <w:p w14:paraId="2B2B8E45" w14:textId="77777777" w:rsidR="004E67D4" w:rsidRPr="00AC60D3" w:rsidRDefault="00AC60D3" w:rsidP="00AC60D3">
      <w:pPr>
        <w:ind w:firstLine="0"/>
        <w:jc w:val="left"/>
        <w:rPr>
          <w:i/>
          <w:iCs/>
          <w:color w:val="44546A" w:themeColor="text2"/>
          <w:sz w:val="18"/>
          <w:szCs w:val="18"/>
        </w:rPr>
      </w:pPr>
      <w:r>
        <w:br w:type="page"/>
      </w:r>
    </w:p>
    <w:tbl>
      <w:tblPr>
        <w:tblStyle w:val="Tablaconcuadrcula"/>
        <w:tblpPr w:leftFromText="141" w:rightFromText="141" w:vertAnchor="text" w:horzAnchor="margin" w:tblpY="-52"/>
        <w:tblW w:w="0" w:type="auto"/>
        <w:tblLook w:val="04A0" w:firstRow="1" w:lastRow="0" w:firstColumn="1" w:lastColumn="0" w:noHBand="0" w:noVBand="1"/>
      </w:tblPr>
      <w:tblGrid>
        <w:gridCol w:w="2122"/>
        <w:gridCol w:w="992"/>
        <w:gridCol w:w="5380"/>
      </w:tblGrid>
      <w:tr w:rsidR="00AC60D3" w:rsidRPr="00681815" w14:paraId="225254D7" w14:textId="77777777" w:rsidTr="00AC60D3">
        <w:tc>
          <w:tcPr>
            <w:tcW w:w="2122" w:type="dxa"/>
            <w:tcBorders>
              <w:bottom w:val="single" w:sz="4" w:space="0" w:color="auto"/>
            </w:tcBorders>
            <w:shd w:val="clear" w:color="auto" w:fill="F2F2F2" w:themeFill="background1" w:themeFillShade="F2"/>
          </w:tcPr>
          <w:p w14:paraId="40FDBED0" w14:textId="77777777" w:rsidR="00AC60D3" w:rsidRPr="00681815" w:rsidRDefault="00AC60D3" w:rsidP="00AC60D3">
            <w:pPr>
              <w:ind w:firstLine="0"/>
              <w:jc w:val="center"/>
              <w:rPr>
                <w:b/>
                <w:bCs/>
              </w:rPr>
            </w:pPr>
            <w:r>
              <w:rPr>
                <w:b/>
                <w:bCs/>
              </w:rPr>
              <w:lastRenderedPageBreak/>
              <w:t>Caso de uso 11</w:t>
            </w:r>
          </w:p>
        </w:tc>
        <w:tc>
          <w:tcPr>
            <w:tcW w:w="6372" w:type="dxa"/>
            <w:gridSpan w:val="2"/>
            <w:shd w:val="clear" w:color="auto" w:fill="F2F2F2" w:themeFill="background1" w:themeFillShade="F2"/>
          </w:tcPr>
          <w:p w14:paraId="618E11EB" w14:textId="77777777" w:rsidR="00AC60D3" w:rsidRPr="00681815" w:rsidRDefault="00AC60D3" w:rsidP="00AC60D3">
            <w:pPr>
              <w:ind w:firstLine="0"/>
              <w:jc w:val="center"/>
              <w:rPr>
                <w:b/>
                <w:bCs/>
              </w:rPr>
            </w:pPr>
            <w:r>
              <w:rPr>
                <w:b/>
                <w:bCs/>
              </w:rPr>
              <w:t>Juntar personajes</w:t>
            </w:r>
          </w:p>
        </w:tc>
      </w:tr>
      <w:tr w:rsidR="00AC60D3" w14:paraId="74EB3FE3" w14:textId="77777777" w:rsidTr="00AC60D3">
        <w:tc>
          <w:tcPr>
            <w:tcW w:w="2122" w:type="dxa"/>
            <w:tcBorders>
              <w:bottom w:val="single" w:sz="4" w:space="0" w:color="auto"/>
              <w:right w:val="single" w:sz="4" w:space="0" w:color="auto"/>
            </w:tcBorders>
            <w:shd w:val="clear" w:color="auto" w:fill="F2F2F2" w:themeFill="background1" w:themeFillShade="F2"/>
          </w:tcPr>
          <w:p w14:paraId="4B8D883B" w14:textId="77777777" w:rsidR="00AC60D3" w:rsidRDefault="00AC60D3" w:rsidP="00AC60D3">
            <w:pPr>
              <w:ind w:firstLine="0"/>
              <w:jc w:val="left"/>
            </w:pPr>
            <w:r>
              <w:t>Requisitos asociados:</w:t>
            </w:r>
          </w:p>
        </w:tc>
        <w:tc>
          <w:tcPr>
            <w:tcW w:w="6372" w:type="dxa"/>
            <w:gridSpan w:val="2"/>
            <w:tcBorders>
              <w:left w:val="single" w:sz="4" w:space="0" w:color="auto"/>
            </w:tcBorders>
          </w:tcPr>
          <w:p w14:paraId="0FB02E41" w14:textId="77777777" w:rsidR="00AC60D3" w:rsidRDefault="00AC60D3" w:rsidP="00AC60D3">
            <w:pPr>
              <w:ind w:firstLine="0"/>
              <w:jc w:val="center"/>
            </w:pPr>
            <w:r>
              <w:t>R.F-8.3</w:t>
            </w:r>
          </w:p>
        </w:tc>
      </w:tr>
      <w:tr w:rsidR="00AC60D3" w14:paraId="64F28A1C" w14:textId="77777777" w:rsidTr="00AC60D3">
        <w:tc>
          <w:tcPr>
            <w:tcW w:w="2122" w:type="dxa"/>
            <w:tcBorders>
              <w:right w:val="single" w:sz="4" w:space="0" w:color="auto"/>
            </w:tcBorders>
            <w:shd w:val="clear" w:color="auto" w:fill="F2F2F2" w:themeFill="background1" w:themeFillShade="F2"/>
          </w:tcPr>
          <w:p w14:paraId="7FFEE43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708622D0" w14:textId="77777777" w:rsidR="00AC60D3" w:rsidRDefault="00AC60D3" w:rsidP="00AC60D3">
            <w:pPr>
              <w:ind w:firstLine="0"/>
              <w:jc w:val="left"/>
            </w:pPr>
            <w:r>
              <w:rPr>
                <w:shd w:val="clear" w:color="auto" w:fill="FFFFFF" w:themeFill="background1"/>
              </w:rPr>
              <w:t>Permite al usuario juntar un personaje con otro.</w:t>
            </w:r>
          </w:p>
        </w:tc>
      </w:tr>
      <w:tr w:rsidR="00AC60D3" w14:paraId="65878E14" w14:textId="77777777" w:rsidTr="00AC60D3">
        <w:tc>
          <w:tcPr>
            <w:tcW w:w="2122" w:type="dxa"/>
            <w:tcBorders>
              <w:right w:val="single" w:sz="4" w:space="0" w:color="auto"/>
            </w:tcBorders>
            <w:shd w:val="clear" w:color="auto" w:fill="F2F2F2" w:themeFill="background1" w:themeFillShade="F2"/>
          </w:tcPr>
          <w:p w14:paraId="47A93A73"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4234254B" w14:textId="77777777" w:rsidR="00AC60D3" w:rsidRDefault="00D7051C" w:rsidP="00AC60D3">
            <w:pPr>
              <w:ind w:firstLine="0"/>
              <w:jc w:val="left"/>
            </w:pPr>
            <w:r>
              <w:t>Tener un diccionario cargado, es decir, haber introducido un ePub o un guion en la app y estar en la ventana de juntar personajes.</w:t>
            </w:r>
          </w:p>
        </w:tc>
      </w:tr>
      <w:tr w:rsidR="00AC60D3" w14:paraId="3BBE902E" w14:textId="77777777" w:rsidTr="00AC60D3">
        <w:tc>
          <w:tcPr>
            <w:tcW w:w="2122" w:type="dxa"/>
            <w:vMerge w:val="restart"/>
            <w:tcBorders>
              <w:right w:val="single" w:sz="4" w:space="0" w:color="auto"/>
            </w:tcBorders>
            <w:shd w:val="clear" w:color="auto" w:fill="F2F2F2" w:themeFill="background1" w:themeFillShade="F2"/>
          </w:tcPr>
          <w:p w14:paraId="1C627B52"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921BB67"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1F2440" w14:textId="77777777" w:rsidR="00AC60D3" w:rsidRDefault="00AC60D3" w:rsidP="00AC60D3">
            <w:pPr>
              <w:ind w:firstLine="0"/>
              <w:jc w:val="left"/>
            </w:pPr>
            <w:r>
              <w:t>Acción</w:t>
            </w:r>
          </w:p>
        </w:tc>
      </w:tr>
      <w:tr w:rsidR="00AC60D3" w14:paraId="3D140A4A" w14:textId="77777777" w:rsidTr="00AC60D3">
        <w:trPr>
          <w:trHeight w:val="213"/>
        </w:trPr>
        <w:tc>
          <w:tcPr>
            <w:tcW w:w="2122" w:type="dxa"/>
            <w:vMerge/>
            <w:tcBorders>
              <w:right w:val="single" w:sz="4" w:space="0" w:color="auto"/>
            </w:tcBorders>
            <w:shd w:val="clear" w:color="auto" w:fill="F2F2F2" w:themeFill="background1" w:themeFillShade="F2"/>
          </w:tcPr>
          <w:p w14:paraId="18AE01F7"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68E1E9F"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753994F2" w14:textId="77777777" w:rsidR="00AC60D3" w:rsidRDefault="00AC60D3" w:rsidP="00AC60D3">
            <w:pPr>
              <w:ind w:firstLine="0"/>
              <w:jc w:val="left"/>
            </w:pPr>
            <w:r>
              <w:t>El usuario marca los personajes que desea juntar.</w:t>
            </w:r>
          </w:p>
        </w:tc>
      </w:tr>
      <w:tr w:rsidR="00AC60D3" w14:paraId="2FEB66E4" w14:textId="77777777" w:rsidTr="00AC60D3">
        <w:trPr>
          <w:trHeight w:val="213"/>
        </w:trPr>
        <w:tc>
          <w:tcPr>
            <w:tcW w:w="2122" w:type="dxa"/>
            <w:vMerge/>
            <w:tcBorders>
              <w:right w:val="single" w:sz="4" w:space="0" w:color="auto"/>
            </w:tcBorders>
            <w:shd w:val="clear" w:color="auto" w:fill="F2F2F2" w:themeFill="background1" w:themeFillShade="F2"/>
          </w:tcPr>
          <w:p w14:paraId="44DB94D2"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6E91142"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2647EA11" w14:textId="77777777" w:rsidR="00AC60D3" w:rsidRDefault="00AC60D3" w:rsidP="00AC60D3">
            <w:pPr>
              <w:ind w:firstLine="0"/>
              <w:jc w:val="left"/>
            </w:pPr>
            <w:r>
              <w:t>El usuario presiona el botón de “Juntar”</w:t>
            </w:r>
          </w:p>
        </w:tc>
      </w:tr>
      <w:tr w:rsidR="00AC60D3" w14:paraId="7576F73E" w14:textId="77777777" w:rsidTr="00AC60D3">
        <w:trPr>
          <w:trHeight w:val="107"/>
        </w:trPr>
        <w:tc>
          <w:tcPr>
            <w:tcW w:w="2122" w:type="dxa"/>
            <w:vMerge/>
            <w:tcBorders>
              <w:right w:val="single" w:sz="4" w:space="0" w:color="auto"/>
            </w:tcBorders>
            <w:shd w:val="clear" w:color="auto" w:fill="F2F2F2" w:themeFill="background1" w:themeFillShade="F2"/>
          </w:tcPr>
          <w:p w14:paraId="74D7151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4FF7A7"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68DCB0C9" w14:textId="77777777" w:rsidR="00AC60D3" w:rsidRDefault="00AC60D3" w:rsidP="00AC60D3">
            <w:pPr>
              <w:ind w:firstLine="0"/>
              <w:jc w:val="left"/>
            </w:pPr>
            <w:r>
              <w:t>Se notifica al usuario con una alerta que los personajes se han juntado.</w:t>
            </w:r>
          </w:p>
        </w:tc>
      </w:tr>
      <w:tr w:rsidR="00AC60D3" w14:paraId="3E018EA5" w14:textId="77777777" w:rsidTr="00AC60D3">
        <w:tc>
          <w:tcPr>
            <w:tcW w:w="2122" w:type="dxa"/>
            <w:tcBorders>
              <w:right w:val="single" w:sz="4" w:space="0" w:color="auto"/>
            </w:tcBorders>
            <w:shd w:val="clear" w:color="auto" w:fill="F2F2F2" w:themeFill="background1" w:themeFillShade="F2"/>
          </w:tcPr>
          <w:p w14:paraId="6FF7F8C3" w14:textId="77777777" w:rsidR="00AC60D3" w:rsidRDefault="00AC60D3" w:rsidP="00AC60D3">
            <w:pPr>
              <w:ind w:firstLine="0"/>
              <w:jc w:val="left"/>
            </w:pPr>
            <w:r>
              <w:t>Postcondición:</w:t>
            </w:r>
          </w:p>
        </w:tc>
        <w:tc>
          <w:tcPr>
            <w:tcW w:w="6372" w:type="dxa"/>
            <w:gridSpan w:val="2"/>
            <w:tcBorders>
              <w:left w:val="single" w:sz="4" w:space="0" w:color="auto"/>
            </w:tcBorders>
          </w:tcPr>
          <w:p w14:paraId="170F38C5" w14:textId="77777777" w:rsidR="00AC60D3" w:rsidRDefault="00CD4804" w:rsidP="00AC60D3">
            <w:pPr>
              <w:ind w:firstLine="0"/>
              <w:jc w:val="left"/>
            </w:pPr>
            <w:r>
              <w:t>Se juntan los personajes en el diccionario de personajes.</w:t>
            </w:r>
          </w:p>
        </w:tc>
      </w:tr>
      <w:tr w:rsidR="00AC60D3" w14:paraId="6C0CA253" w14:textId="77777777" w:rsidTr="00AC60D3">
        <w:trPr>
          <w:trHeight w:val="326"/>
        </w:trPr>
        <w:tc>
          <w:tcPr>
            <w:tcW w:w="2122" w:type="dxa"/>
            <w:tcBorders>
              <w:right w:val="single" w:sz="4" w:space="0" w:color="auto"/>
            </w:tcBorders>
            <w:shd w:val="clear" w:color="auto" w:fill="F2F2F2" w:themeFill="background1" w:themeFillShade="F2"/>
          </w:tcPr>
          <w:p w14:paraId="5CCA28CE" w14:textId="77777777" w:rsidR="00AC60D3" w:rsidRDefault="00AC60D3" w:rsidP="00AC60D3">
            <w:pPr>
              <w:ind w:firstLine="0"/>
              <w:jc w:val="left"/>
            </w:pPr>
            <w:r>
              <w:t>Excepciones:</w:t>
            </w:r>
          </w:p>
        </w:tc>
        <w:tc>
          <w:tcPr>
            <w:tcW w:w="6372" w:type="dxa"/>
            <w:gridSpan w:val="2"/>
            <w:tcBorders>
              <w:left w:val="single" w:sz="4" w:space="0" w:color="auto"/>
            </w:tcBorders>
            <w:shd w:val="clear" w:color="auto" w:fill="FFFFFF" w:themeFill="background1"/>
          </w:tcPr>
          <w:p w14:paraId="528C5102" w14:textId="77777777" w:rsidR="00AC60D3" w:rsidRDefault="00AC60D3" w:rsidP="00AC60D3">
            <w:pPr>
              <w:ind w:firstLine="0"/>
              <w:jc w:val="left"/>
            </w:pPr>
            <w:r>
              <w:t>En este caso de uso no hay excepciones.</w:t>
            </w:r>
          </w:p>
        </w:tc>
      </w:tr>
      <w:tr w:rsidR="00AC60D3" w14:paraId="3BF4FD40" w14:textId="77777777" w:rsidTr="00AC60D3">
        <w:tc>
          <w:tcPr>
            <w:tcW w:w="2122" w:type="dxa"/>
            <w:tcBorders>
              <w:right w:val="single" w:sz="4" w:space="0" w:color="auto"/>
            </w:tcBorders>
            <w:shd w:val="clear" w:color="auto" w:fill="F2F2F2" w:themeFill="background1" w:themeFillShade="F2"/>
          </w:tcPr>
          <w:p w14:paraId="3BBC39DF" w14:textId="77777777" w:rsidR="00AC60D3" w:rsidRDefault="00AC60D3" w:rsidP="00AC60D3">
            <w:pPr>
              <w:ind w:firstLine="0"/>
              <w:jc w:val="left"/>
            </w:pPr>
            <w:r>
              <w:t>Importancia:</w:t>
            </w:r>
          </w:p>
        </w:tc>
        <w:tc>
          <w:tcPr>
            <w:tcW w:w="6372" w:type="dxa"/>
            <w:gridSpan w:val="2"/>
            <w:tcBorders>
              <w:left w:val="single" w:sz="4" w:space="0" w:color="auto"/>
            </w:tcBorders>
          </w:tcPr>
          <w:p w14:paraId="3F04F342" w14:textId="77777777" w:rsidR="00AC60D3" w:rsidRDefault="00AC60D3" w:rsidP="00AC60D3">
            <w:pPr>
              <w:ind w:firstLine="0"/>
              <w:jc w:val="left"/>
            </w:pPr>
            <w:r>
              <w:t>Media</w:t>
            </w:r>
          </w:p>
        </w:tc>
      </w:tr>
      <w:tr w:rsidR="00AC60D3" w14:paraId="64E0F733" w14:textId="77777777" w:rsidTr="00AC60D3">
        <w:tc>
          <w:tcPr>
            <w:tcW w:w="2122" w:type="dxa"/>
            <w:tcBorders>
              <w:right w:val="single" w:sz="4" w:space="0" w:color="auto"/>
            </w:tcBorders>
            <w:shd w:val="clear" w:color="auto" w:fill="F2F2F2" w:themeFill="background1" w:themeFillShade="F2"/>
          </w:tcPr>
          <w:p w14:paraId="40A444A9" w14:textId="77777777" w:rsidR="00AC60D3" w:rsidRDefault="00AC60D3" w:rsidP="00AC60D3">
            <w:pPr>
              <w:ind w:firstLine="0"/>
              <w:jc w:val="left"/>
            </w:pPr>
            <w:r>
              <w:t>Frecuencia:</w:t>
            </w:r>
          </w:p>
        </w:tc>
        <w:tc>
          <w:tcPr>
            <w:tcW w:w="6372" w:type="dxa"/>
            <w:gridSpan w:val="2"/>
            <w:tcBorders>
              <w:left w:val="single" w:sz="4" w:space="0" w:color="auto"/>
            </w:tcBorders>
          </w:tcPr>
          <w:p w14:paraId="78EADB03" w14:textId="77777777" w:rsidR="00AC60D3" w:rsidRDefault="00AC60D3" w:rsidP="00AC60D3">
            <w:pPr>
              <w:keepNext/>
              <w:ind w:firstLine="0"/>
              <w:jc w:val="left"/>
            </w:pPr>
            <w:r>
              <w:t>Media</w:t>
            </w:r>
          </w:p>
        </w:tc>
      </w:tr>
    </w:tbl>
    <w:p w14:paraId="25785C23" w14:textId="45B41437" w:rsidR="00AC60D3" w:rsidRDefault="00AC60D3" w:rsidP="00AC60D3">
      <w:pPr>
        <w:pStyle w:val="Descripcin"/>
        <w:keepNext/>
        <w:jc w:val="center"/>
      </w:pPr>
      <w:r>
        <w:t xml:space="preserve">Tabla </w:t>
      </w:r>
      <w:fldSimple w:instr=" SEQ Tabla \* ARABIC ">
        <w:r w:rsidR="00D820EB">
          <w:rPr>
            <w:noProof/>
          </w:rPr>
          <w:t>22</w:t>
        </w:r>
      </w:fldSimple>
      <w:r>
        <w:t xml:space="preserve"> Caso de uso 11</w:t>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AC60D3" w:rsidRPr="00681815" w14:paraId="29232885" w14:textId="77777777" w:rsidTr="00AC60D3">
        <w:tc>
          <w:tcPr>
            <w:tcW w:w="2122" w:type="dxa"/>
            <w:tcBorders>
              <w:bottom w:val="single" w:sz="4" w:space="0" w:color="auto"/>
            </w:tcBorders>
            <w:shd w:val="clear" w:color="auto" w:fill="F2F2F2" w:themeFill="background1" w:themeFillShade="F2"/>
          </w:tcPr>
          <w:p w14:paraId="157360D1" w14:textId="77777777" w:rsidR="00AC60D3" w:rsidRPr="00681815" w:rsidRDefault="00AC60D3" w:rsidP="00AC60D3">
            <w:pPr>
              <w:ind w:firstLine="0"/>
              <w:jc w:val="center"/>
              <w:rPr>
                <w:b/>
                <w:bCs/>
              </w:rPr>
            </w:pPr>
            <w:r>
              <w:rPr>
                <w:b/>
                <w:bCs/>
              </w:rPr>
              <w:t>Caso de uso 12</w:t>
            </w:r>
          </w:p>
        </w:tc>
        <w:tc>
          <w:tcPr>
            <w:tcW w:w="6372" w:type="dxa"/>
            <w:gridSpan w:val="2"/>
            <w:shd w:val="clear" w:color="auto" w:fill="F2F2F2" w:themeFill="background1" w:themeFillShade="F2"/>
          </w:tcPr>
          <w:p w14:paraId="0655EAF3" w14:textId="77777777" w:rsidR="00AC60D3" w:rsidRPr="00681815" w:rsidRDefault="00AC60D3" w:rsidP="00AC60D3">
            <w:pPr>
              <w:ind w:firstLine="0"/>
              <w:jc w:val="center"/>
              <w:rPr>
                <w:b/>
                <w:bCs/>
              </w:rPr>
            </w:pPr>
            <w:r>
              <w:rPr>
                <w:b/>
                <w:bCs/>
              </w:rPr>
              <w:t>Añadir referencia a un personaje</w:t>
            </w:r>
          </w:p>
        </w:tc>
      </w:tr>
      <w:tr w:rsidR="00AC60D3" w14:paraId="4E9F4A18" w14:textId="77777777" w:rsidTr="00AC60D3">
        <w:tc>
          <w:tcPr>
            <w:tcW w:w="2122" w:type="dxa"/>
            <w:tcBorders>
              <w:bottom w:val="single" w:sz="4" w:space="0" w:color="auto"/>
              <w:right w:val="single" w:sz="4" w:space="0" w:color="auto"/>
            </w:tcBorders>
            <w:shd w:val="clear" w:color="auto" w:fill="F2F2F2" w:themeFill="background1" w:themeFillShade="F2"/>
          </w:tcPr>
          <w:p w14:paraId="44D651A7" w14:textId="77777777" w:rsidR="00AC60D3" w:rsidRDefault="00AC60D3" w:rsidP="00AC60D3">
            <w:pPr>
              <w:ind w:firstLine="0"/>
              <w:jc w:val="left"/>
            </w:pPr>
            <w:r>
              <w:t>Requisitos asociados:</w:t>
            </w:r>
          </w:p>
        </w:tc>
        <w:tc>
          <w:tcPr>
            <w:tcW w:w="6372" w:type="dxa"/>
            <w:gridSpan w:val="2"/>
            <w:tcBorders>
              <w:left w:val="single" w:sz="4" w:space="0" w:color="auto"/>
            </w:tcBorders>
          </w:tcPr>
          <w:p w14:paraId="6D075D9D" w14:textId="77777777" w:rsidR="00AC60D3" w:rsidRDefault="00AC60D3" w:rsidP="00AC60D3">
            <w:pPr>
              <w:ind w:firstLine="0"/>
              <w:jc w:val="center"/>
            </w:pPr>
            <w:r>
              <w:t>R.F-8.4</w:t>
            </w:r>
          </w:p>
        </w:tc>
      </w:tr>
      <w:tr w:rsidR="00AC60D3" w14:paraId="34152E0E" w14:textId="77777777" w:rsidTr="00AC60D3">
        <w:tc>
          <w:tcPr>
            <w:tcW w:w="2122" w:type="dxa"/>
            <w:tcBorders>
              <w:right w:val="single" w:sz="4" w:space="0" w:color="auto"/>
            </w:tcBorders>
            <w:shd w:val="clear" w:color="auto" w:fill="F2F2F2" w:themeFill="background1" w:themeFillShade="F2"/>
          </w:tcPr>
          <w:p w14:paraId="4FEA5083"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6B1F8A9A" w14:textId="77777777" w:rsidR="00AC60D3" w:rsidRDefault="00AC60D3" w:rsidP="00AC60D3">
            <w:pPr>
              <w:ind w:firstLine="0"/>
              <w:jc w:val="left"/>
            </w:pPr>
            <w:r>
              <w:rPr>
                <w:shd w:val="clear" w:color="auto" w:fill="FFFFFF" w:themeFill="background1"/>
              </w:rPr>
              <w:t>Permite al usuario añadir una nueva referencia a un personaje.</w:t>
            </w:r>
          </w:p>
        </w:tc>
      </w:tr>
      <w:tr w:rsidR="00AC60D3" w14:paraId="604B8E55" w14:textId="77777777" w:rsidTr="00AC60D3">
        <w:tc>
          <w:tcPr>
            <w:tcW w:w="2122" w:type="dxa"/>
            <w:tcBorders>
              <w:right w:val="single" w:sz="4" w:space="0" w:color="auto"/>
            </w:tcBorders>
            <w:shd w:val="clear" w:color="auto" w:fill="F2F2F2" w:themeFill="background1" w:themeFillShade="F2"/>
          </w:tcPr>
          <w:p w14:paraId="2B94AF85"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021E5265" w14:textId="77777777" w:rsidR="00AC60D3" w:rsidRDefault="00D7051C" w:rsidP="00AC60D3">
            <w:pPr>
              <w:ind w:firstLine="0"/>
              <w:jc w:val="left"/>
            </w:pPr>
            <w:r>
              <w:t>Tener un diccionario cargado, es decir, haber introducido un ePub o un guion en la app y estar en la ventana de añadir referencias de personajes.</w:t>
            </w:r>
          </w:p>
        </w:tc>
      </w:tr>
      <w:tr w:rsidR="00AC60D3" w14:paraId="634C216A" w14:textId="77777777" w:rsidTr="00AC60D3">
        <w:tc>
          <w:tcPr>
            <w:tcW w:w="2122" w:type="dxa"/>
            <w:vMerge w:val="restart"/>
            <w:tcBorders>
              <w:right w:val="single" w:sz="4" w:space="0" w:color="auto"/>
            </w:tcBorders>
            <w:shd w:val="clear" w:color="auto" w:fill="F2F2F2" w:themeFill="background1" w:themeFillShade="F2"/>
          </w:tcPr>
          <w:p w14:paraId="4DA04213"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813B2AA"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6B9DC7A" w14:textId="77777777" w:rsidR="00AC60D3" w:rsidRDefault="00AC60D3" w:rsidP="00AC60D3">
            <w:pPr>
              <w:ind w:firstLine="0"/>
              <w:jc w:val="left"/>
            </w:pPr>
            <w:r>
              <w:t>Acción</w:t>
            </w:r>
          </w:p>
        </w:tc>
      </w:tr>
      <w:tr w:rsidR="00AC60D3" w14:paraId="243C52BF" w14:textId="77777777" w:rsidTr="00AC60D3">
        <w:trPr>
          <w:trHeight w:val="213"/>
        </w:trPr>
        <w:tc>
          <w:tcPr>
            <w:tcW w:w="2122" w:type="dxa"/>
            <w:vMerge/>
            <w:tcBorders>
              <w:right w:val="single" w:sz="4" w:space="0" w:color="auto"/>
            </w:tcBorders>
            <w:shd w:val="clear" w:color="auto" w:fill="F2F2F2" w:themeFill="background1" w:themeFillShade="F2"/>
          </w:tcPr>
          <w:p w14:paraId="7AAACB54"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5473DF8"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19210EAA" w14:textId="77777777" w:rsidR="00AC60D3" w:rsidRDefault="00AC60D3" w:rsidP="00AC60D3">
            <w:pPr>
              <w:ind w:firstLine="0"/>
              <w:jc w:val="left"/>
            </w:pPr>
            <w:r>
              <w:t>El usuario introduce la id del personaje al que añadir referencia.</w:t>
            </w:r>
          </w:p>
        </w:tc>
      </w:tr>
      <w:tr w:rsidR="00AC60D3" w14:paraId="76227C10" w14:textId="77777777" w:rsidTr="00AC60D3">
        <w:trPr>
          <w:trHeight w:val="213"/>
        </w:trPr>
        <w:tc>
          <w:tcPr>
            <w:tcW w:w="2122" w:type="dxa"/>
            <w:vMerge/>
            <w:tcBorders>
              <w:right w:val="single" w:sz="4" w:space="0" w:color="auto"/>
            </w:tcBorders>
            <w:shd w:val="clear" w:color="auto" w:fill="F2F2F2" w:themeFill="background1" w:themeFillShade="F2"/>
          </w:tcPr>
          <w:p w14:paraId="393F2BB3"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7C425A"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050A45C0" w14:textId="77777777" w:rsidR="00AC60D3" w:rsidRDefault="00AC60D3" w:rsidP="00AC60D3">
            <w:pPr>
              <w:ind w:firstLine="0"/>
              <w:jc w:val="left"/>
            </w:pPr>
            <w:r>
              <w:t>El usuario introduce el nombre de la referencia a añadir.</w:t>
            </w:r>
          </w:p>
        </w:tc>
      </w:tr>
      <w:tr w:rsidR="00AC60D3" w14:paraId="55EBE733" w14:textId="77777777" w:rsidTr="00AC60D3">
        <w:trPr>
          <w:trHeight w:val="107"/>
        </w:trPr>
        <w:tc>
          <w:tcPr>
            <w:tcW w:w="2122" w:type="dxa"/>
            <w:vMerge/>
            <w:tcBorders>
              <w:right w:val="single" w:sz="4" w:space="0" w:color="auto"/>
            </w:tcBorders>
            <w:shd w:val="clear" w:color="auto" w:fill="F2F2F2" w:themeFill="background1" w:themeFillShade="F2"/>
          </w:tcPr>
          <w:p w14:paraId="23FE5D3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049B926"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5750E848" w14:textId="77777777" w:rsidR="00AC60D3" w:rsidRDefault="00AC60D3" w:rsidP="00AC60D3">
            <w:pPr>
              <w:ind w:firstLine="0"/>
              <w:jc w:val="left"/>
            </w:pPr>
            <w:r>
              <w:t>El usuario pulsa “Añadir”.</w:t>
            </w:r>
          </w:p>
        </w:tc>
      </w:tr>
      <w:tr w:rsidR="00AC60D3" w14:paraId="710DBB43" w14:textId="77777777" w:rsidTr="00AC60D3">
        <w:trPr>
          <w:trHeight w:val="106"/>
        </w:trPr>
        <w:tc>
          <w:tcPr>
            <w:tcW w:w="2122" w:type="dxa"/>
            <w:vMerge/>
            <w:tcBorders>
              <w:right w:val="single" w:sz="4" w:space="0" w:color="auto"/>
            </w:tcBorders>
            <w:shd w:val="clear" w:color="auto" w:fill="F2F2F2" w:themeFill="background1" w:themeFillShade="F2"/>
          </w:tcPr>
          <w:p w14:paraId="56116F96"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F2A215" w14:textId="77777777" w:rsidR="00AC60D3" w:rsidRDefault="00AC60D3" w:rsidP="00AC60D3">
            <w:pPr>
              <w:ind w:firstLine="0"/>
              <w:jc w:val="center"/>
            </w:pPr>
            <w:r>
              <w:t>4-</w:t>
            </w:r>
          </w:p>
        </w:tc>
        <w:tc>
          <w:tcPr>
            <w:tcW w:w="5380" w:type="dxa"/>
            <w:tcBorders>
              <w:left w:val="single" w:sz="4" w:space="0" w:color="auto"/>
            </w:tcBorders>
            <w:shd w:val="clear" w:color="auto" w:fill="FFFFFF" w:themeFill="background1"/>
          </w:tcPr>
          <w:p w14:paraId="7841029A" w14:textId="77777777" w:rsidR="00AC60D3" w:rsidRDefault="00AC60D3" w:rsidP="00AC60D3">
            <w:pPr>
              <w:ind w:firstLine="0"/>
              <w:jc w:val="left"/>
            </w:pPr>
            <w:r>
              <w:t>Se notifica al usuario con una alerta que la referencia del personaje se añadió.</w:t>
            </w:r>
          </w:p>
        </w:tc>
      </w:tr>
      <w:tr w:rsidR="00AC60D3" w14:paraId="34FC4902" w14:textId="77777777" w:rsidTr="00AC60D3">
        <w:tc>
          <w:tcPr>
            <w:tcW w:w="2122" w:type="dxa"/>
            <w:tcBorders>
              <w:right w:val="single" w:sz="4" w:space="0" w:color="auto"/>
            </w:tcBorders>
            <w:shd w:val="clear" w:color="auto" w:fill="F2F2F2" w:themeFill="background1" w:themeFillShade="F2"/>
          </w:tcPr>
          <w:p w14:paraId="36D5FA24" w14:textId="77777777" w:rsidR="00AC60D3" w:rsidRDefault="00AC60D3" w:rsidP="00AC60D3">
            <w:pPr>
              <w:ind w:firstLine="0"/>
              <w:jc w:val="left"/>
            </w:pPr>
            <w:r>
              <w:t>Postcondición:</w:t>
            </w:r>
          </w:p>
        </w:tc>
        <w:tc>
          <w:tcPr>
            <w:tcW w:w="6372" w:type="dxa"/>
            <w:gridSpan w:val="2"/>
            <w:tcBorders>
              <w:left w:val="single" w:sz="4" w:space="0" w:color="auto"/>
            </w:tcBorders>
          </w:tcPr>
          <w:p w14:paraId="49EA1A35" w14:textId="77777777" w:rsidR="00AC60D3" w:rsidRDefault="00CD4804" w:rsidP="00AC60D3">
            <w:pPr>
              <w:ind w:firstLine="0"/>
              <w:jc w:val="left"/>
            </w:pPr>
            <w:r>
              <w:t>Se añade una referencia al personaje en el diccionario.</w:t>
            </w:r>
          </w:p>
        </w:tc>
      </w:tr>
      <w:tr w:rsidR="00AC60D3" w14:paraId="6BBC9AF6" w14:textId="77777777" w:rsidTr="00AC60D3">
        <w:trPr>
          <w:trHeight w:val="107"/>
        </w:trPr>
        <w:tc>
          <w:tcPr>
            <w:tcW w:w="2122" w:type="dxa"/>
            <w:vMerge w:val="restart"/>
            <w:tcBorders>
              <w:right w:val="single" w:sz="4" w:space="0" w:color="auto"/>
            </w:tcBorders>
            <w:shd w:val="clear" w:color="auto" w:fill="F2F2F2" w:themeFill="background1" w:themeFillShade="F2"/>
          </w:tcPr>
          <w:p w14:paraId="4D899ED4" w14:textId="77777777" w:rsidR="00AC60D3" w:rsidRDefault="00AC60D3" w:rsidP="00AC60D3">
            <w:pPr>
              <w:ind w:firstLine="0"/>
              <w:jc w:val="left"/>
            </w:pPr>
            <w:r>
              <w:t>Excepciones:</w:t>
            </w:r>
          </w:p>
        </w:tc>
        <w:tc>
          <w:tcPr>
            <w:tcW w:w="992" w:type="dxa"/>
            <w:tcBorders>
              <w:left w:val="single" w:sz="4" w:space="0" w:color="auto"/>
            </w:tcBorders>
            <w:shd w:val="clear" w:color="auto" w:fill="F2F2F2" w:themeFill="background1" w:themeFillShade="F2"/>
          </w:tcPr>
          <w:p w14:paraId="339F0156" w14:textId="77777777" w:rsidR="00AC60D3" w:rsidRDefault="00FF7738" w:rsidP="00AC60D3">
            <w:pPr>
              <w:ind w:firstLine="0"/>
              <w:jc w:val="center"/>
            </w:pPr>
            <w:r>
              <w:t>Paso</w:t>
            </w:r>
          </w:p>
        </w:tc>
        <w:tc>
          <w:tcPr>
            <w:tcW w:w="5380" w:type="dxa"/>
            <w:tcBorders>
              <w:left w:val="single" w:sz="4" w:space="0" w:color="auto"/>
            </w:tcBorders>
            <w:shd w:val="clear" w:color="auto" w:fill="F2F2F2" w:themeFill="background1" w:themeFillShade="F2"/>
          </w:tcPr>
          <w:p w14:paraId="7602FD4E" w14:textId="77777777" w:rsidR="00AC60D3" w:rsidRDefault="00AC60D3" w:rsidP="00AC60D3">
            <w:pPr>
              <w:ind w:firstLine="0"/>
              <w:jc w:val="left"/>
            </w:pPr>
            <w:r>
              <w:t>Excepción</w:t>
            </w:r>
          </w:p>
        </w:tc>
      </w:tr>
      <w:tr w:rsidR="00AC60D3" w14:paraId="502334AB" w14:textId="77777777" w:rsidTr="00AC60D3">
        <w:trPr>
          <w:trHeight w:val="107"/>
        </w:trPr>
        <w:tc>
          <w:tcPr>
            <w:tcW w:w="2122" w:type="dxa"/>
            <w:vMerge/>
            <w:tcBorders>
              <w:right w:val="single" w:sz="4" w:space="0" w:color="auto"/>
            </w:tcBorders>
            <w:shd w:val="clear" w:color="auto" w:fill="F2F2F2" w:themeFill="background1" w:themeFillShade="F2"/>
          </w:tcPr>
          <w:p w14:paraId="3D91B27F"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197997F8" w14:textId="77777777" w:rsidR="00AC60D3" w:rsidRDefault="00AC60D3" w:rsidP="00AC60D3">
            <w:pPr>
              <w:ind w:firstLine="0"/>
              <w:jc w:val="center"/>
            </w:pPr>
            <w:r>
              <w:t>1-</w:t>
            </w:r>
          </w:p>
        </w:tc>
        <w:tc>
          <w:tcPr>
            <w:tcW w:w="5380" w:type="dxa"/>
            <w:tcBorders>
              <w:left w:val="single" w:sz="4" w:space="0" w:color="auto"/>
            </w:tcBorders>
            <w:shd w:val="clear" w:color="auto" w:fill="FFFFFF" w:themeFill="background1"/>
          </w:tcPr>
          <w:p w14:paraId="68C7B2CC" w14:textId="77777777" w:rsidR="00AC60D3" w:rsidRDefault="00AC60D3" w:rsidP="00AC60D3">
            <w:pPr>
              <w:ind w:firstLine="0"/>
              <w:jc w:val="left"/>
            </w:pPr>
            <w:r>
              <w:t>El usuario introduce una id inexistente</w:t>
            </w:r>
          </w:p>
        </w:tc>
      </w:tr>
      <w:tr w:rsidR="00AC60D3" w14:paraId="4849CC3E" w14:textId="77777777" w:rsidTr="00AC60D3">
        <w:trPr>
          <w:trHeight w:val="106"/>
        </w:trPr>
        <w:tc>
          <w:tcPr>
            <w:tcW w:w="2122" w:type="dxa"/>
            <w:vMerge/>
            <w:tcBorders>
              <w:right w:val="single" w:sz="4" w:space="0" w:color="auto"/>
            </w:tcBorders>
            <w:shd w:val="clear" w:color="auto" w:fill="F2F2F2" w:themeFill="background1" w:themeFillShade="F2"/>
          </w:tcPr>
          <w:p w14:paraId="71A867EC"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64A7C6D6"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1383F48F" w14:textId="77777777" w:rsidR="00AC60D3" w:rsidRDefault="00AC60D3" w:rsidP="00AC60D3">
            <w:pPr>
              <w:ind w:firstLine="0"/>
              <w:jc w:val="left"/>
            </w:pPr>
            <w:r>
              <w:t>El usuario introduce un nombre que ya existe para esa id, en cuyo caso simplemente dejará ese personaje como estaba.</w:t>
            </w:r>
          </w:p>
        </w:tc>
      </w:tr>
      <w:tr w:rsidR="00AC60D3" w14:paraId="62D2C12E" w14:textId="77777777" w:rsidTr="00AC60D3">
        <w:tc>
          <w:tcPr>
            <w:tcW w:w="2122" w:type="dxa"/>
            <w:tcBorders>
              <w:right w:val="single" w:sz="4" w:space="0" w:color="auto"/>
            </w:tcBorders>
            <w:shd w:val="clear" w:color="auto" w:fill="F2F2F2" w:themeFill="background1" w:themeFillShade="F2"/>
          </w:tcPr>
          <w:p w14:paraId="522D4C80" w14:textId="77777777" w:rsidR="00AC60D3" w:rsidRDefault="00AC60D3" w:rsidP="00AC60D3">
            <w:pPr>
              <w:ind w:firstLine="0"/>
              <w:jc w:val="left"/>
            </w:pPr>
            <w:r>
              <w:t>Importancia:</w:t>
            </w:r>
          </w:p>
        </w:tc>
        <w:tc>
          <w:tcPr>
            <w:tcW w:w="6372" w:type="dxa"/>
            <w:gridSpan w:val="2"/>
            <w:tcBorders>
              <w:left w:val="single" w:sz="4" w:space="0" w:color="auto"/>
            </w:tcBorders>
          </w:tcPr>
          <w:p w14:paraId="2EDCAC82" w14:textId="77777777" w:rsidR="00AC60D3" w:rsidRDefault="00AC60D3" w:rsidP="00AC60D3">
            <w:pPr>
              <w:ind w:firstLine="0"/>
              <w:jc w:val="left"/>
            </w:pPr>
            <w:r>
              <w:t>Alta</w:t>
            </w:r>
          </w:p>
        </w:tc>
      </w:tr>
      <w:tr w:rsidR="00AC60D3" w14:paraId="59712DF2" w14:textId="77777777" w:rsidTr="00AC60D3">
        <w:tc>
          <w:tcPr>
            <w:tcW w:w="2122" w:type="dxa"/>
            <w:tcBorders>
              <w:right w:val="single" w:sz="4" w:space="0" w:color="auto"/>
            </w:tcBorders>
            <w:shd w:val="clear" w:color="auto" w:fill="F2F2F2" w:themeFill="background1" w:themeFillShade="F2"/>
          </w:tcPr>
          <w:p w14:paraId="4A49E644" w14:textId="77777777" w:rsidR="00AC60D3" w:rsidRDefault="00AC60D3" w:rsidP="00AC60D3">
            <w:pPr>
              <w:ind w:firstLine="0"/>
              <w:jc w:val="left"/>
            </w:pPr>
            <w:r>
              <w:t>Frecuencia:</w:t>
            </w:r>
          </w:p>
        </w:tc>
        <w:tc>
          <w:tcPr>
            <w:tcW w:w="6372" w:type="dxa"/>
            <w:gridSpan w:val="2"/>
            <w:tcBorders>
              <w:left w:val="single" w:sz="4" w:space="0" w:color="auto"/>
            </w:tcBorders>
          </w:tcPr>
          <w:p w14:paraId="10138F67" w14:textId="77777777" w:rsidR="00AC60D3" w:rsidRDefault="00AC60D3" w:rsidP="00AC60D3">
            <w:pPr>
              <w:keepNext/>
              <w:ind w:firstLine="0"/>
              <w:jc w:val="left"/>
            </w:pPr>
            <w:r>
              <w:t>Media</w:t>
            </w:r>
          </w:p>
        </w:tc>
      </w:tr>
    </w:tbl>
    <w:p w14:paraId="65FC7A59" w14:textId="7FE88196" w:rsidR="00AC60D3" w:rsidRDefault="00AC60D3" w:rsidP="00AC60D3">
      <w:pPr>
        <w:pStyle w:val="Descripcin"/>
        <w:keepNext/>
        <w:jc w:val="center"/>
      </w:pPr>
      <w:r>
        <w:t xml:space="preserve">Tabla </w:t>
      </w:r>
      <w:fldSimple w:instr=" SEQ Tabla \* ARABIC ">
        <w:r w:rsidR="00D820EB">
          <w:rPr>
            <w:noProof/>
          </w:rPr>
          <w:t>23</w:t>
        </w:r>
      </w:fldSimple>
      <w:r>
        <w:t xml:space="preserve"> Caso de uso 12</w:t>
      </w:r>
    </w:p>
    <w:p w14:paraId="21EE9594" w14:textId="77777777" w:rsidR="00AC60D3" w:rsidRDefault="00AC60D3">
      <w:pPr>
        <w:ind w:firstLine="0"/>
        <w:jc w:val="left"/>
        <w:rPr>
          <w:i/>
          <w:iCs/>
          <w:color w:val="44546A" w:themeColor="text2"/>
          <w:sz w:val="18"/>
          <w:szCs w:val="18"/>
        </w:rPr>
      </w:pPr>
      <w:r>
        <w:br w:type="page"/>
      </w:r>
    </w:p>
    <w:tbl>
      <w:tblPr>
        <w:tblStyle w:val="Tablaconcuadrcula"/>
        <w:tblpPr w:leftFromText="141" w:rightFromText="141" w:vertAnchor="text" w:horzAnchor="margin" w:tblpY="-64"/>
        <w:tblW w:w="0" w:type="auto"/>
        <w:tblLook w:val="04A0" w:firstRow="1" w:lastRow="0" w:firstColumn="1" w:lastColumn="0" w:noHBand="0" w:noVBand="1"/>
      </w:tblPr>
      <w:tblGrid>
        <w:gridCol w:w="2122"/>
        <w:gridCol w:w="992"/>
        <w:gridCol w:w="5380"/>
      </w:tblGrid>
      <w:tr w:rsidR="00AC60D3" w:rsidRPr="00681815" w14:paraId="06014AFB" w14:textId="77777777" w:rsidTr="00AC60D3">
        <w:tc>
          <w:tcPr>
            <w:tcW w:w="2122" w:type="dxa"/>
            <w:tcBorders>
              <w:bottom w:val="single" w:sz="4" w:space="0" w:color="auto"/>
            </w:tcBorders>
            <w:shd w:val="clear" w:color="auto" w:fill="F2F2F2" w:themeFill="background1" w:themeFillShade="F2"/>
          </w:tcPr>
          <w:p w14:paraId="58ED2229" w14:textId="77777777" w:rsidR="00AC60D3" w:rsidRPr="00681815" w:rsidRDefault="00AC60D3" w:rsidP="00AC60D3">
            <w:pPr>
              <w:ind w:firstLine="0"/>
              <w:jc w:val="center"/>
              <w:rPr>
                <w:b/>
                <w:bCs/>
              </w:rPr>
            </w:pPr>
            <w:r>
              <w:rPr>
                <w:b/>
                <w:bCs/>
              </w:rPr>
              <w:lastRenderedPageBreak/>
              <w:t>Caso de uso 13</w:t>
            </w:r>
          </w:p>
        </w:tc>
        <w:tc>
          <w:tcPr>
            <w:tcW w:w="6372" w:type="dxa"/>
            <w:gridSpan w:val="2"/>
            <w:shd w:val="clear" w:color="auto" w:fill="F2F2F2" w:themeFill="background1" w:themeFillShade="F2"/>
          </w:tcPr>
          <w:p w14:paraId="1C445F1B" w14:textId="77777777" w:rsidR="00AC60D3" w:rsidRPr="00681815" w:rsidRDefault="00AC60D3" w:rsidP="00AC60D3">
            <w:pPr>
              <w:ind w:firstLine="0"/>
              <w:jc w:val="center"/>
              <w:rPr>
                <w:b/>
                <w:bCs/>
              </w:rPr>
            </w:pPr>
            <w:r>
              <w:rPr>
                <w:b/>
                <w:bCs/>
              </w:rPr>
              <w:t>Eliminar referencia a un personaje</w:t>
            </w:r>
          </w:p>
        </w:tc>
      </w:tr>
      <w:tr w:rsidR="00AC60D3" w14:paraId="7CBBE69E" w14:textId="77777777" w:rsidTr="00AC60D3">
        <w:tc>
          <w:tcPr>
            <w:tcW w:w="2122" w:type="dxa"/>
            <w:tcBorders>
              <w:bottom w:val="single" w:sz="4" w:space="0" w:color="auto"/>
              <w:right w:val="single" w:sz="4" w:space="0" w:color="auto"/>
            </w:tcBorders>
            <w:shd w:val="clear" w:color="auto" w:fill="F2F2F2" w:themeFill="background1" w:themeFillShade="F2"/>
          </w:tcPr>
          <w:p w14:paraId="7AA62D30" w14:textId="77777777" w:rsidR="00AC60D3" w:rsidRDefault="00AC60D3" w:rsidP="00AC60D3">
            <w:pPr>
              <w:ind w:firstLine="0"/>
              <w:jc w:val="left"/>
            </w:pPr>
            <w:r>
              <w:t>Requisitos asociados:</w:t>
            </w:r>
          </w:p>
        </w:tc>
        <w:tc>
          <w:tcPr>
            <w:tcW w:w="6372" w:type="dxa"/>
            <w:gridSpan w:val="2"/>
            <w:tcBorders>
              <w:left w:val="single" w:sz="4" w:space="0" w:color="auto"/>
            </w:tcBorders>
          </w:tcPr>
          <w:p w14:paraId="54207882" w14:textId="77777777" w:rsidR="00AC60D3" w:rsidRDefault="00AC60D3" w:rsidP="00AC60D3">
            <w:pPr>
              <w:ind w:firstLine="0"/>
              <w:jc w:val="center"/>
            </w:pPr>
            <w:r>
              <w:t>R.F-8.</w:t>
            </w:r>
            <w:r w:rsidR="00AD7C74">
              <w:t>5</w:t>
            </w:r>
          </w:p>
        </w:tc>
      </w:tr>
      <w:tr w:rsidR="00AC60D3" w14:paraId="2C6E337F" w14:textId="77777777" w:rsidTr="00AC60D3">
        <w:tc>
          <w:tcPr>
            <w:tcW w:w="2122" w:type="dxa"/>
            <w:tcBorders>
              <w:right w:val="single" w:sz="4" w:space="0" w:color="auto"/>
            </w:tcBorders>
            <w:shd w:val="clear" w:color="auto" w:fill="F2F2F2" w:themeFill="background1" w:themeFillShade="F2"/>
          </w:tcPr>
          <w:p w14:paraId="4F8B41F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2C6EA9A0" w14:textId="77777777" w:rsidR="00AC60D3" w:rsidRDefault="00AC60D3" w:rsidP="00AC60D3">
            <w:pPr>
              <w:ind w:firstLine="0"/>
              <w:jc w:val="left"/>
            </w:pPr>
            <w:r>
              <w:rPr>
                <w:shd w:val="clear" w:color="auto" w:fill="FFFFFF" w:themeFill="background1"/>
              </w:rPr>
              <w:t>Permite al usuario eliminar una referencia a un personaje.</w:t>
            </w:r>
          </w:p>
        </w:tc>
      </w:tr>
      <w:tr w:rsidR="00AC60D3" w14:paraId="67A7719F" w14:textId="77777777" w:rsidTr="00AC60D3">
        <w:tc>
          <w:tcPr>
            <w:tcW w:w="2122" w:type="dxa"/>
            <w:tcBorders>
              <w:right w:val="single" w:sz="4" w:space="0" w:color="auto"/>
            </w:tcBorders>
            <w:shd w:val="clear" w:color="auto" w:fill="F2F2F2" w:themeFill="background1" w:themeFillShade="F2"/>
          </w:tcPr>
          <w:p w14:paraId="1ABA56D8"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79A26FC9" w14:textId="77777777" w:rsidR="00AC60D3" w:rsidRDefault="00D7051C" w:rsidP="00AC60D3">
            <w:pPr>
              <w:ind w:firstLine="0"/>
              <w:jc w:val="left"/>
            </w:pPr>
            <w:r>
              <w:t>Tener un diccionario cargado, es decir, haber introducido un ePub o un guion en la app y estar en la ventana de eliminar referencias de personajes.</w:t>
            </w:r>
          </w:p>
        </w:tc>
      </w:tr>
      <w:tr w:rsidR="00AC60D3" w14:paraId="28E3137C" w14:textId="77777777" w:rsidTr="00AC60D3">
        <w:tc>
          <w:tcPr>
            <w:tcW w:w="2122" w:type="dxa"/>
            <w:vMerge w:val="restart"/>
            <w:tcBorders>
              <w:right w:val="single" w:sz="4" w:space="0" w:color="auto"/>
            </w:tcBorders>
            <w:shd w:val="clear" w:color="auto" w:fill="F2F2F2" w:themeFill="background1" w:themeFillShade="F2"/>
          </w:tcPr>
          <w:p w14:paraId="1DBEC77E"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AF7E160"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8DE6FB" w14:textId="77777777" w:rsidR="00AC60D3" w:rsidRDefault="00AC60D3" w:rsidP="00AC60D3">
            <w:pPr>
              <w:ind w:firstLine="0"/>
              <w:jc w:val="left"/>
            </w:pPr>
            <w:r>
              <w:t>Acción</w:t>
            </w:r>
          </w:p>
        </w:tc>
      </w:tr>
      <w:tr w:rsidR="00AC60D3" w14:paraId="0BB330D1" w14:textId="77777777" w:rsidTr="00AC60D3">
        <w:trPr>
          <w:trHeight w:val="213"/>
        </w:trPr>
        <w:tc>
          <w:tcPr>
            <w:tcW w:w="2122" w:type="dxa"/>
            <w:vMerge/>
            <w:tcBorders>
              <w:right w:val="single" w:sz="4" w:space="0" w:color="auto"/>
            </w:tcBorders>
            <w:shd w:val="clear" w:color="auto" w:fill="F2F2F2" w:themeFill="background1" w:themeFillShade="F2"/>
          </w:tcPr>
          <w:p w14:paraId="2A6F4FE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58C17C"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67037BD9" w14:textId="77777777" w:rsidR="00AC60D3" w:rsidRDefault="00AC60D3" w:rsidP="00AC60D3">
            <w:pPr>
              <w:ind w:firstLine="0"/>
              <w:jc w:val="left"/>
            </w:pPr>
            <w:r>
              <w:t>El usuario marca la referencia a eliminar.</w:t>
            </w:r>
          </w:p>
        </w:tc>
      </w:tr>
      <w:tr w:rsidR="00AC60D3" w14:paraId="0832FBEC" w14:textId="77777777" w:rsidTr="00AC60D3">
        <w:trPr>
          <w:trHeight w:val="213"/>
        </w:trPr>
        <w:tc>
          <w:tcPr>
            <w:tcW w:w="2122" w:type="dxa"/>
            <w:vMerge/>
            <w:tcBorders>
              <w:right w:val="single" w:sz="4" w:space="0" w:color="auto"/>
            </w:tcBorders>
            <w:shd w:val="clear" w:color="auto" w:fill="F2F2F2" w:themeFill="background1" w:themeFillShade="F2"/>
          </w:tcPr>
          <w:p w14:paraId="7464748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CD643A4"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52EDCF35" w14:textId="77777777" w:rsidR="00AC60D3" w:rsidRDefault="00AC60D3" w:rsidP="00AC60D3">
            <w:pPr>
              <w:ind w:firstLine="0"/>
              <w:jc w:val="left"/>
            </w:pPr>
            <w:r>
              <w:t>El usuario pulsa el botón eliminar.</w:t>
            </w:r>
          </w:p>
        </w:tc>
      </w:tr>
      <w:tr w:rsidR="00AC60D3" w14:paraId="24F902AB" w14:textId="77777777" w:rsidTr="00AC60D3">
        <w:trPr>
          <w:trHeight w:val="107"/>
        </w:trPr>
        <w:tc>
          <w:tcPr>
            <w:tcW w:w="2122" w:type="dxa"/>
            <w:vMerge/>
            <w:tcBorders>
              <w:right w:val="single" w:sz="4" w:space="0" w:color="auto"/>
            </w:tcBorders>
            <w:shd w:val="clear" w:color="auto" w:fill="F2F2F2" w:themeFill="background1" w:themeFillShade="F2"/>
          </w:tcPr>
          <w:p w14:paraId="26F7542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963C6E3"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03D1DC31" w14:textId="77777777" w:rsidR="00AC60D3" w:rsidRDefault="00AC60D3" w:rsidP="00AC60D3">
            <w:pPr>
              <w:ind w:firstLine="0"/>
              <w:jc w:val="left"/>
            </w:pPr>
            <w:r>
              <w:t>Se notifica al usuario que la referencia fue eliminada.</w:t>
            </w:r>
          </w:p>
        </w:tc>
      </w:tr>
      <w:tr w:rsidR="00AC60D3" w14:paraId="290E26E2" w14:textId="77777777" w:rsidTr="00AC60D3">
        <w:tc>
          <w:tcPr>
            <w:tcW w:w="2122" w:type="dxa"/>
            <w:tcBorders>
              <w:right w:val="single" w:sz="4" w:space="0" w:color="auto"/>
            </w:tcBorders>
            <w:shd w:val="clear" w:color="auto" w:fill="F2F2F2" w:themeFill="background1" w:themeFillShade="F2"/>
          </w:tcPr>
          <w:p w14:paraId="7FE81CCE" w14:textId="77777777" w:rsidR="00AC60D3" w:rsidRDefault="00AC60D3" w:rsidP="00AC60D3">
            <w:pPr>
              <w:ind w:firstLine="0"/>
              <w:jc w:val="left"/>
            </w:pPr>
            <w:r>
              <w:t>Postcondición:</w:t>
            </w:r>
          </w:p>
        </w:tc>
        <w:tc>
          <w:tcPr>
            <w:tcW w:w="6372" w:type="dxa"/>
            <w:gridSpan w:val="2"/>
            <w:tcBorders>
              <w:left w:val="single" w:sz="4" w:space="0" w:color="auto"/>
            </w:tcBorders>
          </w:tcPr>
          <w:p w14:paraId="06A5FE01" w14:textId="77777777" w:rsidR="00AC60D3" w:rsidRDefault="00CD4804" w:rsidP="00AC60D3">
            <w:pPr>
              <w:ind w:firstLine="0"/>
              <w:jc w:val="left"/>
            </w:pPr>
            <w:r>
              <w:t>Se elimina la referencia del diccionario.</w:t>
            </w:r>
          </w:p>
        </w:tc>
      </w:tr>
      <w:tr w:rsidR="00AD7C74" w14:paraId="348E45DC" w14:textId="77777777" w:rsidTr="00AD7C74">
        <w:trPr>
          <w:trHeight w:val="107"/>
        </w:trPr>
        <w:tc>
          <w:tcPr>
            <w:tcW w:w="2122" w:type="dxa"/>
            <w:tcBorders>
              <w:right w:val="single" w:sz="4" w:space="0" w:color="auto"/>
            </w:tcBorders>
            <w:shd w:val="clear" w:color="auto" w:fill="F2F2F2" w:themeFill="background1" w:themeFillShade="F2"/>
          </w:tcPr>
          <w:p w14:paraId="1EF6809F" w14:textId="77777777" w:rsidR="00AD7C74" w:rsidRDefault="00AD7C74" w:rsidP="00AC60D3">
            <w:pPr>
              <w:ind w:firstLine="0"/>
              <w:jc w:val="left"/>
            </w:pPr>
            <w:r>
              <w:t>Excepciones:</w:t>
            </w:r>
          </w:p>
        </w:tc>
        <w:tc>
          <w:tcPr>
            <w:tcW w:w="6372" w:type="dxa"/>
            <w:gridSpan w:val="2"/>
            <w:tcBorders>
              <w:left w:val="single" w:sz="4" w:space="0" w:color="auto"/>
            </w:tcBorders>
            <w:shd w:val="clear" w:color="auto" w:fill="FFFFFF" w:themeFill="background1"/>
          </w:tcPr>
          <w:p w14:paraId="71B12967" w14:textId="77777777" w:rsidR="00AD7C74" w:rsidRDefault="00AD7C74" w:rsidP="00AC60D3">
            <w:pPr>
              <w:ind w:firstLine="0"/>
              <w:jc w:val="left"/>
            </w:pPr>
            <w:r>
              <w:t>No hay excepciones en este caso de uso.</w:t>
            </w:r>
          </w:p>
        </w:tc>
      </w:tr>
      <w:tr w:rsidR="00AC60D3" w14:paraId="14F1368B" w14:textId="77777777" w:rsidTr="00AC60D3">
        <w:tc>
          <w:tcPr>
            <w:tcW w:w="2122" w:type="dxa"/>
            <w:tcBorders>
              <w:right w:val="single" w:sz="4" w:space="0" w:color="auto"/>
            </w:tcBorders>
            <w:shd w:val="clear" w:color="auto" w:fill="F2F2F2" w:themeFill="background1" w:themeFillShade="F2"/>
          </w:tcPr>
          <w:p w14:paraId="511AE30F" w14:textId="77777777" w:rsidR="00AC60D3" w:rsidRDefault="00AC60D3" w:rsidP="00AC60D3">
            <w:pPr>
              <w:ind w:firstLine="0"/>
              <w:jc w:val="left"/>
            </w:pPr>
            <w:r>
              <w:t>Importancia:</w:t>
            </w:r>
          </w:p>
        </w:tc>
        <w:tc>
          <w:tcPr>
            <w:tcW w:w="6372" w:type="dxa"/>
            <w:gridSpan w:val="2"/>
            <w:tcBorders>
              <w:left w:val="single" w:sz="4" w:space="0" w:color="auto"/>
            </w:tcBorders>
          </w:tcPr>
          <w:p w14:paraId="0F85A3FF" w14:textId="77777777" w:rsidR="00AC60D3" w:rsidRDefault="00AD7C74" w:rsidP="00AC60D3">
            <w:pPr>
              <w:ind w:firstLine="0"/>
              <w:jc w:val="left"/>
            </w:pPr>
            <w:r>
              <w:t>Baja</w:t>
            </w:r>
          </w:p>
        </w:tc>
      </w:tr>
      <w:tr w:rsidR="00AC60D3" w14:paraId="76EA2328" w14:textId="77777777" w:rsidTr="00AC60D3">
        <w:tc>
          <w:tcPr>
            <w:tcW w:w="2122" w:type="dxa"/>
            <w:tcBorders>
              <w:right w:val="single" w:sz="4" w:space="0" w:color="auto"/>
            </w:tcBorders>
            <w:shd w:val="clear" w:color="auto" w:fill="F2F2F2" w:themeFill="background1" w:themeFillShade="F2"/>
          </w:tcPr>
          <w:p w14:paraId="04C64239" w14:textId="77777777" w:rsidR="00AC60D3" w:rsidRDefault="00AC60D3" w:rsidP="00AC60D3">
            <w:pPr>
              <w:ind w:firstLine="0"/>
              <w:jc w:val="left"/>
            </w:pPr>
            <w:r>
              <w:t>Frecuencia:</w:t>
            </w:r>
          </w:p>
        </w:tc>
        <w:tc>
          <w:tcPr>
            <w:tcW w:w="6372" w:type="dxa"/>
            <w:gridSpan w:val="2"/>
            <w:tcBorders>
              <w:left w:val="single" w:sz="4" w:space="0" w:color="auto"/>
            </w:tcBorders>
          </w:tcPr>
          <w:p w14:paraId="44E7425F" w14:textId="77777777" w:rsidR="00AC60D3" w:rsidRDefault="00AD7C74" w:rsidP="00AC60D3">
            <w:pPr>
              <w:keepNext/>
              <w:ind w:firstLine="0"/>
              <w:jc w:val="left"/>
            </w:pPr>
            <w:r>
              <w:t>Baja</w:t>
            </w:r>
          </w:p>
        </w:tc>
      </w:tr>
    </w:tbl>
    <w:p w14:paraId="0F539DE9" w14:textId="487B87EC" w:rsidR="00AC60D3" w:rsidRDefault="00AC60D3" w:rsidP="00AC60D3">
      <w:pPr>
        <w:pStyle w:val="Descripcin"/>
        <w:keepNext/>
        <w:jc w:val="center"/>
      </w:pPr>
      <w:r>
        <w:t xml:space="preserve">Tabla </w:t>
      </w:r>
      <w:fldSimple w:instr=" SEQ Tabla \* ARABIC ">
        <w:r w:rsidR="00D820EB">
          <w:rPr>
            <w:noProof/>
          </w:rPr>
          <w:t>24</w:t>
        </w:r>
      </w:fldSimple>
      <w:r>
        <w:t xml:space="preserve"> Caso de uso 13</w:t>
      </w:r>
    </w:p>
    <w:tbl>
      <w:tblPr>
        <w:tblStyle w:val="Tablaconcuadrcula"/>
        <w:tblpPr w:leftFromText="141" w:rightFromText="141" w:vertAnchor="text" w:horzAnchor="margin" w:tblpY="-49"/>
        <w:tblW w:w="0" w:type="auto"/>
        <w:tblLook w:val="04A0" w:firstRow="1" w:lastRow="0" w:firstColumn="1" w:lastColumn="0" w:noHBand="0" w:noVBand="1"/>
      </w:tblPr>
      <w:tblGrid>
        <w:gridCol w:w="2122"/>
        <w:gridCol w:w="992"/>
        <w:gridCol w:w="5380"/>
      </w:tblGrid>
      <w:tr w:rsidR="00AD7C74" w:rsidRPr="00681815" w14:paraId="783971AE" w14:textId="77777777" w:rsidTr="00AD7C74">
        <w:tc>
          <w:tcPr>
            <w:tcW w:w="2122" w:type="dxa"/>
            <w:tcBorders>
              <w:bottom w:val="single" w:sz="4" w:space="0" w:color="auto"/>
            </w:tcBorders>
            <w:shd w:val="clear" w:color="auto" w:fill="F2F2F2" w:themeFill="background1" w:themeFillShade="F2"/>
          </w:tcPr>
          <w:p w14:paraId="15DDA82C" w14:textId="77777777" w:rsidR="00AD7C74" w:rsidRPr="00681815" w:rsidRDefault="00AD7C74" w:rsidP="00AD7C74">
            <w:pPr>
              <w:ind w:firstLine="0"/>
              <w:jc w:val="center"/>
              <w:rPr>
                <w:b/>
                <w:bCs/>
              </w:rPr>
            </w:pPr>
            <w:r>
              <w:rPr>
                <w:b/>
                <w:bCs/>
              </w:rPr>
              <w:t>Caso de uso 14</w:t>
            </w:r>
          </w:p>
        </w:tc>
        <w:tc>
          <w:tcPr>
            <w:tcW w:w="6372" w:type="dxa"/>
            <w:gridSpan w:val="2"/>
            <w:shd w:val="clear" w:color="auto" w:fill="F2F2F2" w:themeFill="background1" w:themeFillShade="F2"/>
          </w:tcPr>
          <w:p w14:paraId="7389601F" w14:textId="77777777" w:rsidR="00AD7C74" w:rsidRPr="00681815" w:rsidRDefault="00AD7C74" w:rsidP="00AD7C74">
            <w:pPr>
              <w:ind w:firstLine="0"/>
              <w:jc w:val="center"/>
              <w:rPr>
                <w:b/>
                <w:bCs/>
              </w:rPr>
            </w:pPr>
            <w:r>
              <w:rPr>
                <w:b/>
                <w:bCs/>
              </w:rPr>
              <w:t>Modificar id personaje</w:t>
            </w:r>
          </w:p>
        </w:tc>
      </w:tr>
      <w:tr w:rsidR="00AD7C74" w14:paraId="3C3D6328" w14:textId="77777777" w:rsidTr="00AD7C74">
        <w:tc>
          <w:tcPr>
            <w:tcW w:w="2122" w:type="dxa"/>
            <w:tcBorders>
              <w:bottom w:val="single" w:sz="4" w:space="0" w:color="auto"/>
              <w:right w:val="single" w:sz="4" w:space="0" w:color="auto"/>
            </w:tcBorders>
            <w:shd w:val="clear" w:color="auto" w:fill="F2F2F2" w:themeFill="background1" w:themeFillShade="F2"/>
          </w:tcPr>
          <w:p w14:paraId="4ECB1A1E" w14:textId="77777777" w:rsidR="00AD7C74" w:rsidRDefault="00AD7C74" w:rsidP="00AD7C74">
            <w:pPr>
              <w:ind w:firstLine="0"/>
              <w:jc w:val="left"/>
            </w:pPr>
            <w:r>
              <w:t>Requisitos asociados:</w:t>
            </w:r>
          </w:p>
        </w:tc>
        <w:tc>
          <w:tcPr>
            <w:tcW w:w="6372" w:type="dxa"/>
            <w:gridSpan w:val="2"/>
            <w:tcBorders>
              <w:left w:val="single" w:sz="4" w:space="0" w:color="auto"/>
            </w:tcBorders>
          </w:tcPr>
          <w:p w14:paraId="60B5DF1E" w14:textId="77777777" w:rsidR="00AD7C74" w:rsidRDefault="00AD7C74" w:rsidP="00AD7C74">
            <w:pPr>
              <w:ind w:firstLine="0"/>
              <w:jc w:val="center"/>
            </w:pPr>
            <w:r>
              <w:t>R.F-8.6</w:t>
            </w:r>
          </w:p>
        </w:tc>
      </w:tr>
      <w:tr w:rsidR="00AD7C74" w14:paraId="3255B25E" w14:textId="77777777" w:rsidTr="00AD7C74">
        <w:tc>
          <w:tcPr>
            <w:tcW w:w="2122" w:type="dxa"/>
            <w:tcBorders>
              <w:right w:val="single" w:sz="4" w:space="0" w:color="auto"/>
            </w:tcBorders>
            <w:shd w:val="clear" w:color="auto" w:fill="F2F2F2" w:themeFill="background1" w:themeFillShade="F2"/>
          </w:tcPr>
          <w:p w14:paraId="1A11C688" w14:textId="77777777" w:rsidR="00AD7C74" w:rsidRDefault="00AD7C74" w:rsidP="00AD7C74">
            <w:pPr>
              <w:ind w:firstLine="0"/>
              <w:jc w:val="left"/>
            </w:pPr>
            <w:r>
              <w:t>Descripción:</w:t>
            </w:r>
          </w:p>
        </w:tc>
        <w:tc>
          <w:tcPr>
            <w:tcW w:w="6372" w:type="dxa"/>
            <w:gridSpan w:val="2"/>
            <w:tcBorders>
              <w:left w:val="single" w:sz="4" w:space="0" w:color="auto"/>
            </w:tcBorders>
            <w:shd w:val="clear" w:color="auto" w:fill="FFFFFF" w:themeFill="background1"/>
          </w:tcPr>
          <w:p w14:paraId="36FA1072" w14:textId="77777777" w:rsidR="00AD7C74" w:rsidRDefault="00AD7C74" w:rsidP="00AD7C74">
            <w:pPr>
              <w:ind w:firstLine="0"/>
              <w:jc w:val="left"/>
            </w:pPr>
            <w:r>
              <w:rPr>
                <w:shd w:val="clear" w:color="auto" w:fill="FFFFFF" w:themeFill="background1"/>
              </w:rPr>
              <w:t>Permite al usuario modificar la id de un personaje.</w:t>
            </w:r>
          </w:p>
        </w:tc>
      </w:tr>
      <w:tr w:rsidR="00AD7C74" w14:paraId="4691DCFE" w14:textId="77777777" w:rsidTr="00AD7C74">
        <w:tc>
          <w:tcPr>
            <w:tcW w:w="2122" w:type="dxa"/>
            <w:tcBorders>
              <w:right w:val="single" w:sz="4" w:space="0" w:color="auto"/>
            </w:tcBorders>
            <w:shd w:val="clear" w:color="auto" w:fill="F2F2F2" w:themeFill="background1" w:themeFillShade="F2"/>
          </w:tcPr>
          <w:p w14:paraId="1CA88888" w14:textId="77777777" w:rsidR="00AD7C74" w:rsidRDefault="00AD7C74" w:rsidP="00AD7C74">
            <w:pPr>
              <w:ind w:firstLine="0"/>
              <w:jc w:val="left"/>
            </w:pPr>
            <w:r>
              <w:t>Precondición:</w:t>
            </w:r>
          </w:p>
        </w:tc>
        <w:tc>
          <w:tcPr>
            <w:tcW w:w="6372" w:type="dxa"/>
            <w:gridSpan w:val="2"/>
            <w:tcBorders>
              <w:left w:val="single" w:sz="4" w:space="0" w:color="auto"/>
              <w:bottom w:val="single" w:sz="4" w:space="0" w:color="auto"/>
            </w:tcBorders>
          </w:tcPr>
          <w:p w14:paraId="088A8EB8" w14:textId="77777777" w:rsidR="00AD7C74" w:rsidRDefault="00D7051C" w:rsidP="00AD7C74">
            <w:pPr>
              <w:ind w:firstLine="0"/>
              <w:jc w:val="left"/>
            </w:pPr>
            <w:r>
              <w:t>Tener un diccionario cargado, es decir, haber introducido un ePub o un guion en la app y estar en la ventana de modificar id de personajes.</w:t>
            </w:r>
          </w:p>
        </w:tc>
      </w:tr>
      <w:tr w:rsidR="00AD7C74" w14:paraId="0BF5BDF8" w14:textId="77777777" w:rsidTr="00AD7C74">
        <w:tc>
          <w:tcPr>
            <w:tcW w:w="2122" w:type="dxa"/>
            <w:vMerge w:val="restart"/>
            <w:tcBorders>
              <w:right w:val="single" w:sz="4" w:space="0" w:color="auto"/>
            </w:tcBorders>
            <w:shd w:val="clear" w:color="auto" w:fill="F2F2F2" w:themeFill="background1" w:themeFillShade="F2"/>
          </w:tcPr>
          <w:p w14:paraId="64D7E64C" w14:textId="77777777" w:rsidR="00AD7C74" w:rsidRDefault="00AD7C74" w:rsidP="00AD7C7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9AACC46" w14:textId="77777777" w:rsidR="00AD7C74" w:rsidRDefault="00AD7C74" w:rsidP="00AD7C7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86B6B07" w14:textId="77777777" w:rsidR="00AD7C74" w:rsidRDefault="00AD7C74" w:rsidP="00AD7C74">
            <w:pPr>
              <w:ind w:firstLine="0"/>
              <w:jc w:val="left"/>
            </w:pPr>
            <w:r>
              <w:t>Acción</w:t>
            </w:r>
          </w:p>
        </w:tc>
      </w:tr>
      <w:tr w:rsidR="00AD7C74" w14:paraId="437757EB" w14:textId="77777777" w:rsidTr="00AD7C74">
        <w:trPr>
          <w:trHeight w:val="213"/>
        </w:trPr>
        <w:tc>
          <w:tcPr>
            <w:tcW w:w="2122" w:type="dxa"/>
            <w:vMerge/>
            <w:tcBorders>
              <w:right w:val="single" w:sz="4" w:space="0" w:color="auto"/>
            </w:tcBorders>
            <w:shd w:val="clear" w:color="auto" w:fill="F2F2F2" w:themeFill="background1" w:themeFillShade="F2"/>
          </w:tcPr>
          <w:p w14:paraId="6D857F13"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68EDA5" w14:textId="77777777" w:rsidR="00AD7C74" w:rsidRDefault="00AD7C74" w:rsidP="00AD7C74">
            <w:pPr>
              <w:ind w:firstLine="0"/>
              <w:jc w:val="center"/>
            </w:pPr>
            <w:r>
              <w:t>1-</w:t>
            </w:r>
          </w:p>
        </w:tc>
        <w:tc>
          <w:tcPr>
            <w:tcW w:w="5380" w:type="dxa"/>
            <w:tcBorders>
              <w:top w:val="single" w:sz="4" w:space="0" w:color="auto"/>
              <w:left w:val="single" w:sz="4" w:space="0" w:color="auto"/>
            </w:tcBorders>
            <w:shd w:val="clear" w:color="auto" w:fill="FFFFFF" w:themeFill="background1"/>
          </w:tcPr>
          <w:p w14:paraId="1571A298" w14:textId="77777777" w:rsidR="00AD7C74" w:rsidRDefault="00AD7C74" w:rsidP="00AD7C74">
            <w:pPr>
              <w:ind w:firstLine="0"/>
              <w:jc w:val="left"/>
            </w:pPr>
            <w:r>
              <w:t>El usuario introduce la id del personaje actual.</w:t>
            </w:r>
          </w:p>
        </w:tc>
      </w:tr>
      <w:tr w:rsidR="00AD7C74" w14:paraId="74183EE2" w14:textId="77777777" w:rsidTr="00AD7C74">
        <w:trPr>
          <w:trHeight w:val="213"/>
        </w:trPr>
        <w:tc>
          <w:tcPr>
            <w:tcW w:w="2122" w:type="dxa"/>
            <w:vMerge/>
            <w:tcBorders>
              <w:right w:val="single" w:sz="4" w:space="0" w:color="auto"/>
            </w:tcBorders>
            <w:shd w:val="clear" w:color="auto" w:fill="F2F2F2" w:themeFill="background1" w:themeFillShade="F2"/>
          </w:tcPr>
          <w:p w14:paraId="54749CC6"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8AF3FEF"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16346BCC" w14:textId="77777777" w:rsidR="00AD7C74" w:rsidRDefault="00AD7C74" w:rsidP="00AD7C74">
            <w:pPr>
              <w:ind w:firstLine="0"/>
              <w:jc w:val="left"/>
            </w:pPr>
            <w:r>
              <w:t>El usuario introduce la nueva id que quiere.</w:t>
            </w:r>
          </w:p>
        </w:tc>
      </w:tr>
      <w:tr w:rsidR="00AD7C74" w14:paraId="11503B92" w14:textId="77777777" w:rsidTr="00AD7C74">
        <w:trPr>
          <w:trHeight w:val="107"/>
        </w:trPr>
        <w:tc>
          <w:tcPr>
            <w:tcW w:w="2122" w:type="dxa"/>
            <w:vMerge/>
            <w:tcBorders>
              <w:right w:val="single" w:sz="4" w:space="0" w:color="auto"/>
            </w:tcBorders>
            <w:shd w:val="clear" w:color="auto" w:fill="F2F2F2" w:themeFill="background1" w:themeFillShade="F2"/>
          </w:tcPr>
          <w:p w14:paraId="613152C5"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C413458" w14:textId="77777777" w:rsidR="00AD7C74" w:rsidRDefault="00AD7C74" w:rsidP="00AD7C74">
            <w:pPr>
              <w:ind w:firstLine="0"/>
              <w:jc w:val="center"/>
            </w:pPr>
            <w:r>
              <w:t>3-</w:t>
            </w:r>
          </w:p>
        </w:tc>
        <w:tc>
          <w:tcPr>
            <w:tcW w:w="5380" w:type="dxa"/>
            <w:tcBorders>
              <w:left w:val="single" w:sz="4" w:space="0" w:color="auto"/>
            </w:tcBorders>
            <w:shd w:val="clear" w:color="auto" w:fill="FFFFFF" w:themeFill="background1"/>
          </w:tcPr>
          <w:p w14:paraId="2C81F993" w14:textId="77777777" w:rsidR="00AD7C74" w:rsidRDefault="00AD7C74" w:rsidP="00AD7C74">
            <w:pPr>
              <w:ind w:firstLine="0"/>
              <w:jc w:val="left"/>
            </w:pPr>
            <w:r>
              <w:t>El usuario pulsa “Cambiar”.</w:t>
            </w:r>
          </w:p>
        </w:tc>
      </w:tr>
      <w:tr w:rsidR="00AD7C74" w14:paraId="14B229F5" w14:textId="77777777" w:rsidTr="00AD7C74">
        <w:trPr>
          <w:trHeight w:val="106"/>
        </w:trPr>
        <w:tc>
          <w:tcPr>
            <w:tcW w:w="2122" w:type="dxa"/>
            <w:vMerge/>
            <w:tcBorders>
              <w:right w:val="single" w:sz="4" w:space="0" w:color="auto"/>
            </w:tcBorders>
            <w:shd w:val="clear" w:color="auto" w:fill="F2F2F2" w:themeFill="background1" w:themeFillShade="F2"/>
          </w:tcPr>
          <w:p w14:paraId="4E0A083C"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1EAC87A" w14:textId="77777777" w:rsidR="00AD7C74" w:rsidRDefault="00AD7C74" w:rsidP="00AD7C74">
            <w:pPr>
              <w:ind w:firstLine="0"/>
              <w:jc w:val="center"/>
            </w:pPr>
            <w:r>
              <w:t>4-</w:t>
            </w:r>
          </w:p>
        </w:tc>
        <w:tc>
          <w:tcPr>
            <w:tcW w:w="5380" w:type="dxa"/>
            <w:tcBorders>
              <w:left w:val="single" w:sz="4" w:space="0" w:color="auto"/>
            </w:tcBorders>
            <w:shd w:val="clear" w:color="auto" w:fill="FFFFFF" w:themeFill="background1"/>
          </w:tcPr>
          <w:p w14:paraId="5719D2A0" w14:textId="77777777" w:rsidR="00AD7C74" w:rsidRDefault="00AD7C74" w:rsidP="00AD7C74">
            <w:pPr>
              <w:ind w:firstLine="0"/>
              <w:jc w:val="left"/>
            </w:pPr>
            <w:r>
              <w:t>Se notifica al usuario con una alerta que la id ha sido modificada.</w:t>
            </w:r>
          </w:p>
        </w:tc>
      </w:tr>
      <w:tr w:rsidR="00AD7C74" w14:paraId="3B57E9DE" w14:textId="77777777" w:rsidTr="00AD7C74">
        <w:tc>
          <w:tcPr>
            <w:tcW w:w="2122" w:type="dxa"/>
            <w:tcBorders>
              <w:right w:val="single" w:sz="4" w:space="0" w:color="auto"/>
            </w:tcBorders>
            <w:shd w:val="clear" w:color="auto" w:fill="F2F2F2" w:themeFill="background1" w:themeFillShade="F2"/>
          </w:tcPr>
          <w:p w14:paraId="120049B7" w14:textId="77777777" w:rsidR="00AD7C74" w:rsidRDefault="00AD7C74" w:rsidP="00AD7C74">
            <w:pPr>
              <w:ind w:firstLine="0"/>
              <w:jc w:val="left"/>
            </w:pPr>
            <w:r>
              <w:t>Postcondición:</w:t>
            </w:r>
          </w:p>
        </w:tc>
        <w:tc>
          <w:tcPr>
            <w:tcW w:w="6372" w:type="dxa"/>
            <w:gridSpan w:val="2"/>
            <w:tcBorders>
              <w:left w:val="single" w:sz="4" w:space="0" w:color="auto"/>
            </w:tcBorders>
          </w:tcPr>
          <w:p w14:paraId="30189D51" w14:textId="77777777" w:rsidR="00AD7C74" w:rsidRDefault="00CD4804" w:rsidP="00AD7C74">
            <w:pPr>
              <w:ind w:firstLine="0"/>
              <w:jc w:val="left"/>
            </w:pPr>
            <w:r>
              <w:t>Se modifica la id del personaje en el diccionario.</w:t>
            </w:r>
          </w:p>
        </w:tc>
      </w:tr>
      <w:tr w:rsidR="00AD7C74" w14:paraId="7817EF5C" w14:textId="77777777" w:rsidTr="00AD7C74">
        <w:trPr>
          <w:trHeight w:val="107"/>
        </w:trPr>
        <w:tc>
          <w:tcPr>
            <w:tcW w:w="2122" w:type="dxa"/>
            <w:vMerge w:val="restart"/>
            <w:tcBorders>
              <w:right w:val="single" w:sz="4" w:space="0" w:color="auto"/>
            </w:tcBorders>
            <w:shd w:val="clear" w:color="auto" w:fill="F2F2F2" w:themeFill="background1" w:themeFillShade="F2"/>
          </w:tcPr>
          <w:p w14:paraId="36B3C164" w14:textId="77777777" w:rsidR="00AD7C74" w:rsidRDefault="00AD7C74" w:rsidP="00AD7C74">
            <w:pPr>
              <w:ind w:firstLine="0"/>
              <w:jc w:val="left"/>
            </w:pPr>
            <w:r>
              <w:t>Excepciones:</w:t>
            </w:r>
          </w:p>
        </w:tc>
        <w:tc>
          <w:tcPr>
            <w:tcW w:w="992" w:type="dxa"/>
            <w:tcBorders>
              <w:left w:val="single" w:sz="4" w:space="0" w:color="auto"/>
            </w:tcBorders>
            <w:shd w:val="clear" w:color="auto" w:fill="F2F2F2" w:themeFill="background1" w:themeFillShade="F2"/>
          </w:tcPr>
          <w:p w14:paraId="290EE7B4" w14:textId="77777777" w:rsidR="00AD7C74" w:rsidRDefault="00FF7738" w:rsidP="00AD7C74">
            <w:pPr>
              <w:ind w:firstLine="0"/>
              <w:jc w:val="center"/>
            </w:pPr>
            <w:r>
              <w:t>Paso</w:t>
            </w:r>
          </w:p>
        </w:tc>
        <w:tc>
          <w:tcPr>
            <w:tcW w:w="5380" w:type="dxa"/>
            <w:tcBorders>
              <w:left w:val="single" w:sz="4" w:space="0" w:color="auto"/>
            </w:tcBorders>
            <w:shd w:val="clear" w:color="auto" w:fill="F2F2F2" w:themeFill="background1" w:themeFillShade="F2"/>
          </w:tcPr>
          <w:p w14:paraId="3BDBBE15" w14:textId="77777777" w:rsidR="00AD7C74" w:rsidRDefault="00AD7C74" w:rsidP="00AD7C74">
            <w:pPr>
              <w:ind w:firstLine="0"/>
              <w:jc w:val="left"/>
            </w:pPr>
            <w:r>
              <w:t>Excepción</w:t>
            </w:r>
          </w:p>
        </w:tc>
      </w:tr>
      <w:tr w:rsidR="00AD7C74" w14:paraId="4C1249B4" w14:textId="77777777" w:rsidTr="00AD7C74">
        <w:trPr>
          <w:trHeight w:val="107"/>
        </w:trPr>
        <w:tc>
          <w:tcPr>
            <w:tcW w:w="2122" w:type="dxa"/>
            <w:vMerge/>
            <w:tcBorders>
              <w:right w:val="single" w:sz="4" w:space="0" w:color="auto"/>
            </w:tcBorders>
            <w:shd w:val="clear" w:color="auto" w:fill="F2F2F2" w:themeFill="background1" w:themeFillShade="F2"/>
          </w:tcPr>
          <w:p w14:paraId="4946A46B"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361E6A6C" w14:textId="77777777" w:rsidR="00AD7C74" w:rsidRDefault="00AD7C74" w:rsidP="00AD7C74">
            <w:pPr>
              <w:ind w:firstLine="0"/>
              <w:jc w:val="center"/>
            </w:pPr>
            <w:r>
              <w:t>1-</w:t>
            </w:r>
          </w:p>
        </w:tc>
        <w:tc>
          <w:tcPr>
            <w:tcW w:w="5380" w:type="dxa"/>
            <w:tcBorders>
              <w:left w:val="single" w:sz="4" w:space="0" w:color="auto"/>
            </w:tcBorders>
            <w:shd w:val="clear" w:color="auto" w:fill="FFFFFF" w:themeFill="background1"/>
          </w:tcPr>
          <w:p w14:paraId="47E58B00" w14:textId="77777777" w:rsidR="00AD7C74" w:rsidRDefault="00AD7C74" w:rsidP="00AD7C74">
            <w:pPr>
              <w:ind w:firstLine="0"/>
              <w:jc w:val="left"/>
            </w:pPr>
            <w:r>
              <w:t>El usuario introduce una id inexistente.</w:t>
            </w:r>
          </w:p>
        </w:tc>
      </w:tr>
      <w:tr w:rsidR="00AD7C74" w14:paraId="10864690" w14:textId="77777777" w:rsidTr="00AD7C74">
        <w:trPr>
          <w:trHeight w:val="106"/>
        </w:trPr>
        <w:tc>
          <w:tcPr>
            <w:tcW w:w="2122" w:type="dxa"/>
            <w:vMerge/>
            <w:tcBorders>
              <w:right w:val="single" w:sz="4" w:space="0" w:color="auto"/>
            </w:tcBorders>
            <w:shd w:val="clear" w:color="auto" w:fill="F2F2F2" w:themeFill="background1" w:themeFillShade="F2"/>
          </w:tcPr>
          <w:p w14:paraId="74A25BE6"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13AC7AC6"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5AEEA6EA" w14:textId="77777777" w:rsidR="00AD7C74" w:rsidRDefault="00AD7C74" w:rsidP="00AD7C74">
            <w:pPr>
              <w:ind w:firstLine="0"/>
              <w:jc w:val="left"/>
            </w:pPr>
            <w:r>
              <w:t>El usuario introduce un id existente como nueva id.</w:t>
            </w:r>
          </w:p>
        </w:tc>
      </w:tr>
      <w:tr w:rsidR="00AD7C74" w14:paraId="679E34F1" w14:textId="77777777" w:rsidTr="00AD7C74">
        <w:tc>
          <w:tcPr>
            <w:tcW w:w="2122" w:type="dxa"/>
            <w:tcBorders>
              <w:right w:val="single" w:sz="4" w:space="0" w:color="auto"/>
            </w:tcBorders>
            <w:shd w:val="clear" w:color="auto" w:fill="F2F2F2" w:themeFill="background1" w:themeFillShade="F2"/>
          </w:tcPr>
          <w:p w14:paraId="0A4DB6D7" w14:textId="77777777" w:rsidR="00AD7C74" w:rsidRDefault="00AD7C74" w:rsidP="00AD7C74">
            <w:pPr>
              <w:ind w:firstLine="0"/>
              <w:jc w:val="left"/>
            </w:pPr>
            <w:r>
              <w:t>Importancia:</w:t>
            </w:r>
          </w:p>
        </w:tc>
        <w:tc>
          <w:tcPr>
            <w:tcW w:w="6372" w:type="dxa"/>
            <w:gridSpan w:val="2"/>
            <w:tcBorders>
              <w:left w:val="single" w:sz="4" w:space="0" w:color="auto"/>
            </w:tcBorders>
          </w:tcPr>
          <w:p w14:paraId="626C163E" w14:textId="77777777" w:rsidR="00AD7C74" w:rsidRDefault="00AD7C74" w:rsidP="00AD7C74">
            <w:pPr>
              <w:ind w:firstLine="0"/>
              <w:jc w:val="left"/>
            </w:pPr>
            <w:r>
              <w:t>Baja</w:t>
            </w:r>
          </w:p>
        </w:tc>
      </w:tr>
      <w:tr w:rsidR="00AD7C74" w14:paraId="47B141B4" w14:textId="77777777" w:rsidTr="00AD7C74">
        <w:tc>
          <w:tcPr>
            <w:tcW w:w="2122" w:type="dxa"/>
            <w:tcBorders>
              <w:right w:val="single" w:sz="4" w:space="0" w:color="auto"/>
            </w:tcBorders>
            <w:shd w:val="clear" w:color="auto" w:fill="F2F2F2" w:themeFill="background1" w:themeFillShade="F2"/>
          </w:tcPr>
          <w:p w14:paraId="3B61FB63" w14:textId="77777777" w:rsidR="00AD7C74" w:rsidRDefault="00AD7C74" w:rsidP="00AD7C74">
            <w:pPr>
              <w:ind w:firstLine="0"/>
              <w:jc w:val="left"/>
            </w:pPr>
            <w:r>
              <w:t>Frecuencia:</w:t>
            </w:r>
          </w:p>
        </w:tc>
        <w:tc>
          <w:tcPr>
            <w:tcW w:w="6372" w:type="dxa"/>
            <w:gridSpan w:val="2"/>
            <w:tcBorders>
              <w:left w:val="single" w:sz="4" w:space="0" w:color="auto"/>
            </w:tcBorders>
          </w:tcPr>
          <w:p w14:paraId="38F5C5C7" w14:textId="77777777" w:rsidR="00AD7C74" w:rsidRDefault="00AD7C74" w:rsidP="00AD7C74">
            <w:pPr>
              <w:keepNext/>
              <w:ind w:firstLine="0"/>
              <w:jc w:val="left"/>
            </w:pPr>
            <w:r>
              <w:t>Baja</w:t>
            </w:r>
          </w:p>
        </w:tc>
      </w:tr>
    </w:tbl>
    <w:p w14:paraId="76326B22" w14:textId="6C6BB30A" w:rsidR="00AD7C74" w:rsidRDefault="00AD7C74" w:rsidP="00AD7C74">
      <w:pPr>
        <w:pStyle w:val="Descripcin"/>
        <w:keepNext/>
        <w:jc w:val="center"/>
      </w:pPr>
      <w:r>
        <w:t xml:space="preserve">Tabla </w:t>
      </w:r>
      <w:fldSimple w:instr=" SEQ Tabla \* ARABIC ">
        <w:r w:rsidR="00D820EB">
          <w:rPr>
            <w:noProof/>
          </w:rPr>
          <w:t>25</w:t>
        </w:r>
      </w:fldSimple>
      <w:r>
        <w:t xml:space="preserve"> Caso de uso 14</w:t>
      </w:r>
    </w:p>
    <w:p w14:paraId="0744E1E7" w14:textId="77777777" w:rsidR="00AD7C74" w:rsidRDefault="00AD7C74">
      <w:pPr>
        <w:ind w:firstLine="0"/>
        <w:jc w:val="left"/>
        <w:rPr>
          <w:i/>
          <w:iCs/>
          <w:color w:val="44546A" w:themeColor="text2"/>
          <w:sz w:val="18"/>
          <w:szCs w:val="18"/>
        </w:rPr>
      </w:pPr>
      <w:r>
        <w:br w:type="page"/>
      </w:r>
    </w:p>
    <w:tbl>
      <w:tblPr>
        <w:tblStyle w:val="Tablaconcuadrcula"/>
        <w:tblpPr w:leftFromText="141" w:rightFromText="141" w:vertAnchor="text" w:horzAnchor="margin" w:tblpY="-89"/>
        <w:tblW w:w="0" w:type="auto"/>
        <w:tblLook w:val="04A0" w:firstRow="1" w:lastRow="0" w:firstColumn="1" w:lastColumn="0" w:noHBand="0" w:noVBand="1"/>
      </w:tblPr>
      <w:tblGrid>
        <w:gridCol w:w="2122"/>
        <w:gridCol w:w="992"/>
        <w:gridCol w:w="5380"/>
      </w:tblGrid>
      <w:tr w:rsidR="00DE6162" w:rsidRPr="00681815" w14:paraId="315D4AB5" w14:textId="77777777" w:rsidTr="00DE6162">
        <w:tc>
          <w:tcPr>
            <w:tcW w:w="2122" w:type="dxa"/>
            <w:tcBorders>
              <w:bottom w:val="single" w:sz="4" w:space="0" w:color="auto"/>
            </w:tcBorders>
            <w:shd w:val="clear" w:color="auto" w:fill="F2F2F2" w:themeFill="background1" w:themeFillShade="F2"/>
          </w:tcPr>
          <w:p w14:paraId="789B19C8" w14:textId="77777777" w:rsidR="00DE6162" w:rsidRPr="00681815" w:rsidRDefault="00DE6162" w:rsidP="00DE6162">
            <w:pPr>
              <w:ind w:firstLine="0"/>
              <w:jc w:val="center"/>
              <w:rPr>
                <w:b/>
                <w:bCs/>
              </w:rPr>
            </w:pPr>
            <w:r>
              <w:rPr>
                <w:b/>
                <w:bCs/>
              </w:rPr>
              <w:lastRenderedPageBreak/>
              <w:t>Caso de uso 15</w:t>
            </w:r>
          </w:p>
        </w:tc>
        <w:tc>
          <w:tcPr>
            <w:tcW w:w="6372" w:type="dxa"/>
            <w:gridSpan w:val="2"/>
            <w:shd w:val="clear" w:color="auto" w:fill="F2F2F2" w:themeFill="background1" w:themeFillShade="F2"/>
          </w:tcPr>
          <w:p w14:paraId="7138F6B4" w14:textId="77777777" w:rsidR="00DE6162" w:rsidRPr="00681815" w:rsidRDefault="00DE6162" w:rsidP="00DE6162">
            <w:pPr>
              <w:ind w:firstLine="0"/>
              <w:jc w:val="center"/>
              <w:rPr>
                <w:b/>
                <w:bCs/>
              </w:rPr>
            </w:pPr>
            <w:r>
              <w:rPr>
                <w:b/>
                <w:bCs/>
              </w:rPr>
              <w:t>Modificar etnia</w:t>
            </w:r>
          </w:p>
        </w:tc>
      </w:tr>
      <w:tr w:rsidR="00DE6162" w14:paraId="42B73895" w14:textId="77777777" w:rsidTr="00DE6162">
        <w:tc>
          <w:tcPr>
            <w:tcW w:w="2122" w:type="dxa"/>
            <w:tcBorders>
              <w:bottom w:val="single" w:sz="4" w:space="0" w:color="auto"/>
              <w:right w:val="single" w:sz="4" w:space="0" w:color="auto"/>
            </w:tcBorders>
            <w:shd w:val="clear" w:color="auto" w:fill="F2F2F2" w:themeFill="background1" w:themeFillShade="F2"/>
          </w:tcPr>
          <w:p w14:paraId="6307CA35" w14:textId="77777777" w:rsidR="00DE6162" w:rsidRDefault="00DE6162" w:rsidP="00DE6162">
            <w:pPr>
              <w:ind w:firstLine="0"/>
              <w:jc w:val="left"/>
            </w:pPr>
            <w:r>
              <w:t>Requisitos asociados:</w:t>
            </w:r>
          </w:p>
        </w:tc>
        <w:tc>
          <w:tcPr>
            <w:tcW w:w="6372" w:type="dxa"/>
            <w:gridSpan w:val="2"/>
            <w:tcBorders>
              <w:left w:val="single" w:sz="4" w:space="0" w:color="auto"/>
            </w:tcBorders>
          </w:tcPr>
          <w:p w14:paraId="3CE545E5" w14:textId="77777777" w:rsidR="00DE6162" w:rsidRDefault="00DE6162" w:rsidP="00DE6162">
            <w:pPr>
              <w:ind w:firstLine="0"/>
              <w:jc w:val="center"/>
            </w:pPr>
            <w:r>
              <w:t>R.F-8.7</w:t>
            </w:r>
          </w:p>
        </w:tc>
      </w:tr>
      <w:tr w:rsidR="00DE6162" w14:paraId="0D893E6F" w14:textId="77777777" w:rsidTr="00DE6162">
        <w:tc>
          <w:tcPr>
            <w:tcW w:w="2122" w:type="dxa"/>
            <w:tcBorders>
              <w:right w:val="single" w:sz="4" w:space="0" w:color="auto"/>
            </w:tcBorders>
            <w:shd w:val="clear" w:color="auto" w:fill="F2F2F2" w:themeFill="background1" w:themeFillShade="F2"/>
          </w:tcPr>
          <w:p w14:paraId="0A029688"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20559030" w14:textId="77777777" w:rsidR="00DE6162" w:rsidRDefault="00DE6162" w:rsidP="00DE6162">
            <w:pPr>
              <w:ind w:firstLine="0"/>
              <w:jc w:val="left"/>
            </w:pPr>
            <w:r>
              <w:rPr>
                <w:shd w:val="clear" w:color="auto" w:fill="FFFFFF" w:themeFill="background1"/>
              </w:rPr>
              <w:t>Permite al usuario modificar la etnia.</w:t>
            </w:r>
          </w:p>
        </w:tc>
      </w:tr>
      <w:tr w:rsidR="00DE6162" w14:paraId="02EBDDED" w14:textId="77777777" w:rsidTr="00DE6162">
        <w:tc>
          <w:tcPr>
            <w:tcW w:w="2122" w:type="dxa"/>
            <w:tcBorders>
              <w:right w:val="single" w:sz="4" w:space="0" w:color="auto"/>
            </w:tcBorders>
            <w:shd w:val="clear" w:color="auto" w:fill="F2F2F2" w:themeFill="background1" w:themeFillShade="F2"/>
          </w:tcPr>
          <w:p w14:paraId="652CD641"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042462B8" w14:textId="77777777" w:rsidR="00DE6162" w:rsidRDefault="00D7051C" w:rsidP="00DE6162">
            <w:pPr>
              <w:ind w:firstLine="0"/>
              <w:jc w:val="left"/>
            </w:pPr>
            <w:r>
              <w:t>Tener un diccionario cargado, es decir, haber introducido un ePub o un guion en la app y estar en la ventana de modificar personajes.</w:t>
            </w:r>
          </w:p>
        </w:tc>
      </w:tr>
      <w:tr w:rsidR="00DE6162" w14:paraId="7CBEFC34" w14:textId="77777777" w:rsidTr="00DE6162">
        <w:tc>
          <w:tcPr>
            <w:tcW w:w="2122" w:type="dxa"/>
            <w:vMerge w:val="restart"/>
            <w:tcBorders>
              <w:right w:val="single" w:sz="4" w:space="0" w:color="auto"/>
            </w:tcBorders>
            <w:shd w:val="clear" w:color="auto" w:fill="F2F2F2" w:themeFill="background1" w:themeFillShade="F2"/>
          </w:tcPr>
          <w:p w14:paraId="2DAD7F9A"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404FAC1"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E14BDB6" w14:textId="77777777" w:rsidR="00DE6162" w:rsidRDefault="00DE6162" w:rsidP="00DE6162">
            <w:pPr>
              <w:ind w:firstLine="0"/>
              <w:jc w:val="left"/>
            </w:pPr>
            <w:r>
              <w:t>Acción</w:t>
            </w:r>
          </w:p>
        </w:tc>
      </w:tr>
      <w:tr w:rsidR="00DE6162" w14:paraId="73631C5A" w14:textId="77777777" w:rsidTr="00DE6162">
        <w:trPr>
          <w:trHeight w:val="213"/>
        </w:trPr>
        <w:tc>
          <w:tcPr>
            <w:tcW w:w="2122" w:type="dxa"/>
            <w:vMerge/>
            <w:tcBorders>
              <w:right w:val="single" w:sz="4" w:space="0" w:color="auto"/>
            </w:tcBorders>
            <w:shd w:val="clear" w:color="auto" w:fill="F2F2F2" w:themeFill="background1" w:themeFillShade="F2"/>
          </w:tcPr>
          <w:p w14:paraId="45DE584B"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DEE0365"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2F0524D7" w14:textId="77777777" w:rsidR="00DE6162" w:rsidRDefault="00DE6162" w:rsidP="00DE6162">
            <w:pPr>
              <w:ind w:firstLine="0"/>
              <w:jc w:val="left"/>
            </w:pPr>
            <w:r>
              <w:t>El usuario introduce la id del personaje.</w:t>
            </w:r>
          </w:p>
        </w:tc>
      </w:tr>
      <w:tr w:rsidR="00DE6162" w14:paraId="2BEBCBD2" w14:textId="77777777" w:rsidTr="00DE6162">
        <w:trPr>
          <w:trHeight w:val="213"/>
        </w:trPr>
        <w:tc>
          <w:tcPr>
            <w:tcW w:w="2122" w:type="dxa"/>
            <w:vMerge/>
            <w:tcBorders>
              <w:right w:val="single" w:sz="4" w:space="0" w:color="auto"/>
            </w:tcBorders>
            <w:shd w:val="clear" w:color="auto" w:fill="F2F2F2" w:themeFill="background1" w:themeFillShade="F2"/>
          </w:tcPr>
          <w:p w14:paraId="3C439724"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80A1008"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515AF1E" w14:textId="77777777" w:rsidR="00DE6162" w:rsidRDefault="00DE6162" w:rsidP="00DE6162">
            <w:pPr>
              <w:ind w:firstLine="0"/>
              <w:jc w:val="left"/>
            </w:pPr>
            <w:r>
              <w:t>El usuario introduce la etnia que desee.</w:t>
            </w:r>
          </w:p>
        </w:tc>
      </w:tr>
      <w:tr w:rsidR="00DE6162" w14:paraId="6E426BCE" w14:textId="77777777" w:rsidTr="00DE6162">
        <w:trPr>
          <w:trHeight w:val="107"/>
        </w:trPr>
        <w:tc>
          <w:tcPr>
            <w:tcW w:w="2122" w:type="dxa"/>
            <w:vMerge/>
            <w:tcBorders>
              <w:right w:val="single" w:sz="4" w:space="0" w:color="auto"/>
            </w:tcBorders>
            <w:shd w:val="clear" w:color="auto" w:fill="F2F2F2" w:themeFill="background1" w:themeFillShade="F2"/>
          </w:tcPr>
          <w:p w14:paraId="0FF6FA6E"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0F1F7D9"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DBE07EA" w14:textId="77777777" w:rsidR="00DE6162" w:rsidRDefault="00DE6162" w:rsidP="00DE6162">
            <w:pPr>
              <w:ind w:firstLine="0"/>
              <w:jc w:val="left"/>
            </w:pPr>
            <w:r>
              <w:t>El usuario pulsa “Modificar”.</w:t>
            </w:r>
          </w:p>
        </w:tc>
      </w:tr>
      <w:tr w:rsidR="00DE6162" w14:paraId="69701869" w14:textId="77777777" w:rsidTr="00DE6162">
        <w:trPr>
          <w:trHeight w:val="106"/>
        </w:trPr>
        <w:tc>
          <w:tcPr>
            <w:tcW w:w="2122" w:type="dxa"/>
            <w:vMerge/>
            <w:tcBorders>
              <w:right w:val="single" w:sz="4" w:space="0" w:color="auto"/>
            </w:tcBorders>
            <w:shd w:val="clear" w:color="auto" w:fill="F2F2F2" w:themeFill="background1" w:themeFillShade="F2"/>
          </w:tcPr>
          <w:p w14:paraId="052EA8D6"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A0FDBE7"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7D7415AA" w14:textId="77777777" w:rsidR="00DE6162" w:rsidRDefault="00DE6162" w:rsidP="00DE6162">
            <w:pPr>
              <w:ind w:firstLine="0"/>
              <w:jc w:val="left"/>
            </w:pPr>
            <w:r>
              <w:t>Se notifica al usuario con una alerta que la etnia ha sido modificada.</w:t>
            </w:r>
          </w:p>
        </w:tc>
      </w:tr>
      <w:tr w:rsidR="00DE6162" w14:paraId="3953B567" w14:textId="77777777" w:rsidTr="00DE6162">
        <w:tc>
          <w:tcPr>
            <w:tcW w:w="2122" w:type="dxa"/>
            <w:tcBorders>
              <w:right w:val="single" w:sz="4" w:space="0" w:color="auto"/>
            </w:tcBorders>
            <w:shd w:val="clear" w:color="auto" w:fill="F2F2F2" w:themeFill="background1" w:themeFillShade="F2"/>
          </w:tcPr>
          <w:p w14:paraId="0C656584" w14:textId="77777777" w:rsidR="00DE6162" w:rsidRDefault="00DE6162" w:rsidP="00DE6162">
            <w:pPr>
              <w:ind w:firstLine="0"/>
              <w:jc w:val="left"/>
            </w:pPr>
            <w:r>
              <w:t>Postcondición:</w:t>
            </w:r>
          </w:p>
        </w:tc>
        <w:tc>
          <w:tcPr>
            <w:tcW w:w="6372" w:type="dxa"/>
            <w:gridSpan w:val="2"/>
            <w:tcBorders>
              <w:left w:val="single" w:sz="4" w:space="0" w:color="auto"/>
            </w:tcBorders>
          </w:tcPr>
          <w:p w14:paraId="28F4259D" w14:textId="77777777" w:rsidR="00DE6162" w:rsidRDefault="00CD4804" w:rsidP="00DE6162">
            <w:pPr>
              <w:ind w:firstLine="0"/>
              <w:jc w:val="left"/>
            </w:pPr>
            <w:r>
              <w:t>Se añade una etnia a la clase de personaje.</w:t>
            </w:r>
          </w:p>
        </w:tc>
      </w:tr>
      <w:tr w:rsidR="00DE6162" w14:paraId="7C74165A" w14:textId="77777777" w:rsidTr="00DE6162">
        <w:trPr>
          <w:trHeight w:val="107"/>
        </w:trPr>
        <w:tc>
          <w:tcPr>
            <w:tcW w:w="2122" w:type="dxa"/>
            <w:vMerge w:val="restart"/>
            <w:tcBorders>
              <w:right w:val="single" w:sz="4" w:space="0" w:color="auto"/>
            </w:tcBorders>
            <w:shd w:val="clear" w:color="auto" w:fill="F2F2F2" w:themeFill="background1" w:themeFillShade="F2"/>
          </w:tcPr>
          <w:p w14:paraId="5B630130"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0031874D"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072047ED" w14:textId="77777777" w:rsidR="00DE6162" w:rsidRDefault="00DE6162" w:rsidP="00DE6162">
            <w:pPr>
              <w:ind w:firstLine="0"/>
              <w:jc w:val="left"/>
            </w:pPr>
            <w:r>
              <w:t>Excepción</w:t>
            </w:r>
          </w:p>
        </w:tc>
      </w:tr>
      <w:tr w:rsidR="00DE6162" w14:paraId="7DD6B019" w14:textId="77777777" w:rsidTr="00DE6162">
        <w:trPr>
          <w:trHeight w:val="107"/>
        </w:trPr>
        <w:tc>
          <w:tcPr>
            <w:tcW w:w="2122" w:type="dxa"/>
            <w:vMerge/>
            <w:tcBorders>
              <w:right w:val="single" w:sz="4" w:space="0" w:color="auto"/>
            </w:tcBorders>
            <w:shd w:val="clear" w:color="auto" w:fill="F2F2F2" w:themeFill="background1" w:themeFillShade="F2"/>
          </w:tcPr>
          <w:p w14:paraId="0C8A7F50"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3842D7BC"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775B1F8F" w14:textId="77777777" w:rsidR="00DE6162" w:rsidRDefault="00DE6162" w:rsidP="00DE6162">
            <w:pPr>
              <w:ind w:firstLine="0"/>
              <w:jc w:val="left"/>
            </w:pPr>
            <w:r>
              <w:t>El usuario introduce una id inexistente.</w:t>
            </w:r>
          </w:p>
        </w:tc>
      </w:tr>
      <w:tr w:rsidR="00DE6162" w14:paraId="1D071049" w14:textId="77777777" w:rsidTr="00DE6162">
        <w:tc>
          <w:tcPr>
            <w:tcW w:w="2122" w:type="dxa"/>
            <w:tcBorders>
              <w:right w:val="single" w:sz="4" w:space="0" w:color="auto"/>
            </w:tcBorders>
            <w:shd w:val="clear" w:color="auto" w:fill="F2F2F2" w:themeFill="background1" w:themeFillShade="F2"/>
          </w:tcPr>
          <w:p w14:paraId="302EB8BA" w14:textId="77777777" w:rsidR="00DE6162" w:rsidRDefault="00DE6162" w:rsidP="00DE6162">
            <w:pPr>
              <w:ind w:firstLine="0"/>
              <w:jc w:val="left"/>
            </w:pPr>
            <w:r>
              <w:t>Importancia:</w:t>
            </w:r>
          </w:p>
        </w:tc>
        <w:tc>
          <w:tcPr>
            <w:tcW w:w="6372" w:type="dxa"/>
            <w:gridSpan w:val="2"/>
            <w:tcBorders>
              <w:left w:val="single" w:sz="4" w:space="0" w:color="auto"/>
            </w:tcBorders>
          </w:tcPr>
          <w:p w14:paraId="0B7184FA" w14:textId="77777777" w:rsidR="00DE6162" w:rsidRDefault="00DE6162" w:rsidP="00DE6162">
            <w:pPr>
              <w:ind w:firstLine="0"/>
              <w:jc w:val="left"/>
            </w:pPr>
            <w:r>
              <w:t>Media</w:t>
            </w:r>
          </w:p>
        </w:tc>
      </w:tr>
      <w:tr w:rsidR="00DE6162" w14:paraId="16E19D2C" w14:textId="77777777" w:rsidTr="00DE6162">
        <w:tc>
          <w:tcPr>
            <w:tcW w:w="2122" w:type="dxa"/>
            <w:tcBorders>
              <w:right w:val="single" w:sz="4" w:space="0" w:color="auto"/>
            </w:tcBorders>
            <w:shd w:val="clear" w:color="auto" w:fill="F2F2F2" w:themeFill="background1" w:themeFillShade="F2"/>
          </w:tcPr>
          <w:p w14:paraId="33089377" w14:textId="77777777" w:rsidR="00DE6162" w:rsidRDefault="00DE6162" w:rsidP="00DE6162">
            <w:pPr>
              <w:ind w:firstLine="0"/>
              <w:jc w:val="left"/>
            </w:pPr>
            <w:r>
              <w:t>Frecuencia:</w:t>
            </w:r>
          </w:p>
        </w:tc>
        <w:tc>
          <w:tcPr>
            <w:tcW w:w="6372" w:type="dxa"/>
            <w:gridSpan w:val="2"/>
            <w:tcBorders>
              <w:left w:val="single" w:sz="4" w:space="0" w:color="auto"/>
            </w:tcBorders>
          </w:tcPr>
          <w:p w14:paraId="6B0E18FD" w14:textId="77777777" w:rsidR="00DE6162" w:rsidRDefault="00DE6162" w:rsidP="00DE6162">
            <w:pPr>
              <w:keepNext/>
              <w:ind w:firstLine="0"/>
              <w:jc w:val="left"/>
            </w:pPr>
            <w:r>
              <w:t>Media</w:t>
            </w:r>
          </w:p>
        </w:tc>
      </w:tr>
    </w:tbl>
    <w:p w14:paraId="68574CD1" w14:textId="55437341" w:rsidR="00AC60D3" w:rsidRDefault="00DE6162" w:rsidP="00DE6162">
      <w:pPr>
        <w:pStyle w:val="Descripcin"/>
        <w:keepNext/>
        <w:jc w:val="center"/>
      </w:pPr>
      <w:r>
        <w:t xml:space="preserve">Tabla </w:t>
      </w:r>
      <w:fldSimple w:instr=" SEQ Tabla \* ARABIC ">
        <w:r w:rsidR="00D820EB">
          <w:rPr>
            <w:noProof/>
          </w:rPr>
          <w:t>26</w:t>
        </w:r>
      </w:fldSimple>
      <w:r>
        <w:t xml:space="preserve"> Caso de uso 15</w:t>
      </w:r>
    </w:p>
    <w:tbl>
      <w:tblPr>
        <w:tblStyle w:val="Tablaconcuadrcula"/>
        <w:tblpPr w:leftFromText="141" w:rightFromText="141" w:vertAnchor="text" w:horzAnchor="margin" w:tblpY="-27"/>
        <w:tblW w:w="0" w:type="auto"/>
        <w:tblLook w:val="04A0" w:firstRow="1" w:lastRow="0" w:firstColumn="1" w:lastColumn="0" w:noHBand="0" w:noVBand="1"/>
      </w:tblPr>
      <w:tblGrid>
        <w:gridCol w:w="2122"/>
        <w:gridCol w:w="992"/>
        <w:gridCol w:w="5380"/>
      </w:tblGrid>
      <w:tr w:rsidR="00DE6162" w:rsidRPr="00681815" w14:paraId="6EB81D4C" w14:textId="77777777" w:rsidTr="00DE6162">
        <w:tc>
          <w:tcPr>
            <w:tcW w:w="2122" w:type="dxa"/>
            <w:tcBorders>
              <w:bottom w:val="single" w:sz="4" w:space="0" w:color="auto"/>
            </w:tcBorders>
            <w:shd w:val="clear" w:color="auto" w:fill="F2F2F2" w:themeFill="background1" w:themeFillShade="F2"/>
          </w:tcPr>
          <w:p w14:paraId="782AD1BA" w14:textId="77777777" w:rsidR="00DE6162" w:rsidRPr="00681815" w:rsidRDefault="00DE6162" w:rsidP="00DE6162">
            <w:pPr>
              <w:ind w:firstLine="0"/>
              <w:jc w:val="center"/>
              <w:rPr>
                <w:b/>
                <w:bCs/>
              </w:rPr>
            </w:pPr>
            <w:r>
              <w:rPr>
                <w:b/>
                <w:bCs/>
              </w:rPr>
              <w:t>Caso de uso 16</w:t>
            </w:r>
          </w:p>
        </w:tc>
        <w:tc>
          <w:tcPr>
            <w:tcW w:w="6372" w:type="dxa"/>
            <w:gridSpan w:val="2"/>
            <w:shd w:val="clear" w:color="auto" w:fill="F2F2F2" w:themeFill="background1" w:themeFillShade="F2"/>
          </w:tcPr>
          <w:p w14:paraId="1DBCCAAD" w14:textId="77777777" w:rsidR="00DE6162" w:rsidRPr="00681815" w:rsidRDefault="00DE6162" w:rsidP="00DE6162">
            <w:pPr>
              <w:ind w:firstLine="0"/>
              <w:jc w:val="center"/>
              <w:rPr>
                <w:b/>
                <w:bCs/>
              </w:rPr>
            </w:pPr>
            <w:r>
              <w:rPr>
                <w:b/>
                <w:bCs/>
              </w:rPr>
              <w:t>Modificar sexo</w:t>
            </w:r>
          </w:p>
        </w:tc>
      </w:tr>
      <w:tr w:rsidR="00DE6162" w14:paraId="3355A7F6" w14:textId="77777777" w:rsidTr="00DE6162">
        <w:tc>
          <w:tcPr>
            <w:tcW w:w="2122" w:type="dxa"/>
            <w:tcBorders>
              <w:bottom w:val="single" w:sz="4" w:space="0" w:color="auto"/>
              <w:right w:val="single" w:sz="4" w:space="0" w:color="auto"/>
            </w:tcBorders>
            <w:shd w:val="clear" w:color="auto" w:fill="F2F2F2" w:themeFill="background1" w:themeFillShade="F2"/>
          </w:tcPr>
          <w:p w14:paraId="2848CD45" w14:textId="77777777" w:rsidR="00DE6162" w:rsidRDefault="00DE6162" w:rsidP="00DE6162">
            <w:pPr>
              <w:ind w:firstLine="0"/>
              <w:jc w:val="left"/>
            </w:pPr>
            <w:r>
              <w:t>Requisitos asociados:</w:t>
            </w:r>
          </w:p>
        </w:tc>
        <w:tc>
          <w:tcPr>
            <w:tcW w:w="6372" w:type="dxa"/>
            <w:gridSpan w:val="2"/>
            <w:tcBorders>
              <w:left w:val="single" w:sz="4" w:space="0" w:color="auto"/>
            </w:tcBorders>
          </w:tcPr>
          <w:p w14:paraId="0BF78FD5" w14:textId="77777777" w:rsidR="00DE6162" w:rsidRDefault="00DE6162" w:rsidP="00DE6162">
            <w:pPr>
              <w:ind w:firstLine="0"/>
              <w:jc w:val="center"/>
            </w:pPr>
            <w:r>
              <w:t>R.F-8.8</w:t>
            </w:r>
            <w:r w:rsidR="008B2CA7">
              <w:t>, R.F-14</w:t>
            </w:r>
          </w:p>
        </w:tc>
      </w:tr>
      <w:tr w:rsidR="00DE6162" w14:paraId="793D98B1" w14:textId="77777777" w:rsidTr="00DE6162">
        <w:tc>
          <w:tcPr>
            <w:tcW w:w="2122" w:type="dxa"/>
            <w:tcBorders>
              <w:right w:val="single" w:sz="4" w:space="0" w:color="auto"/>
            </w:tcBorders>
            <w:shd w:val="clear" w:color="auto" w:fill="F2F2F2" w:themeFill="background1" w:themeFillShade="F2"/>
          </w:tcPr>
          <w:p w14:paraId="78194A14"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7D3BC691" w14:textId="77777777" w:rsidR="00DE6162" w:rsidRDefault="00DE6162" w:rsidP="00DE6162">
            <w:pPr>
              <w:ind w:firstLine="0"/>
              <w:jc w:val="left"/>
            </w:pPr>
            <w:r>
              <w:rPr>
                <w:shd w:val="clear" w:color="auto" w:fill="FFFFFF" w:themeFill="background1"/>
              </w:rPr>
              <w:t>Permite al usuario modificar el sexo.</w:t>
            </w:r>
          </w:p>
        </w:tc>
      </w:tr>
      <w:tr w:rsidR="00DE6162" w14:paraId="43A9EDF5" w14:textId="77777777" w:rsidTr="00DE6162">
        <w:tc>
          <w:tcPr>
            <w:tcW w:w="2122" w:type="dxa"/>
            <w:tcBorders>
              <w:right w:val="single" w:sz="4" w:space="0" w:color="auto"/>
            </w:tcBorders>
            <w:shd w:val="clear" w:color="auto" w:fill="F2F2F2" w:themeFill="background1" w:themeFillShade="F2"/>
          </w:tcPr>
          <w:p w14:paraId="4B17AD6B"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6664CA18" w14:textId="77777777" w:rsidR="00DE6162" w:rsidRDefault="00D7051C" w:rsidP="00DE6162">
            <w:pPr>
              <w:ind w:firstLine="0"/>
              <w:jc w:val="left"/>
            </w:pPr>
            <w:r>
              <w:t>Tener un diccionario cargado, es decir, haber introducido un ePub o un guion en la app y estar en la ventana de modificar personajes.</w:t>
            </w:r>
          </w:p>
        </w:tc>
      </w:tr>
      <w:tr w:rsidR="00DE6162" w14:paraId="3ADD9289" w14:textId="77777777" w:rsidTr="00DE6162">
        <w:tc>
          <w:tcPr>
            <w:tcW w:w="2122" w:type="dxa"/>
            <w:vMerge w:val="restart"/>
            <w:tcBorders>
              <w:right w:val="single" w:sz="4" w:space="0" w:color="auto"/>
            </w:tcBorders>
            <w:shd w:val="clear" w:color="auto" w:fill="F2F2F2" w:themeFill="background1" w:themeFillShade="F2"/>
          </w:tcPr>
          <w:p w14:paraId="691AB7C7"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1093D16"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A794F22" w14:textId="77777777" w:rsidR="00DE6162" w:rsidRDefault="00DE6162" w:rsidP="00DE6162">
            <w:pPr>
              <w:ind w:firstLine="0"/>
              <w:jc w:val="left"/>
            </w:pPr>
            <w:r>
              <w:t>Acción</w:t>
            </w:r>
          </w:p>
        </w:tc>
      </w:tr>
      <w:tr w:rsidR="00DE6162" w14:paraId="40ED67D2" w14:textId="77777777" w:rsidTr="00DE6162">
        <w:trPr>
          <w:trHeight w:val="213"/>
        </w:trPr>
        <w:tc>
          <w:tcPr>
            <w:tcW w:w="2122" w:type="dxa"/>
            <w:vMerge/>
            <w:tcBorders>
              <w:right w:val="single" w:sz="4" w:space="0" w:color="auto"/>
            </w:tcBorders>
            <w:shd w:val="clear" w:color="auto" w:fill="F2F2F2" w:themeFill="background1" w:themeFillShade="F2"/>
          </w:tcPr>
          <w:p w14:paraId="614B5AAC"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E26E93"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63B8BB11" w14:textId="77777777" w:rsidR="00DE6162" w:rsidRDefault="00DE6162" w:rsidP="00DE6162">
            <w:pPr>
              <w:ind w:firstLine="0"/>
              <w:jc w:val="left"/>
            </w:pPr>
            <w:r>
              <w:t>El usuario introduce la id del personaje.</w:t>
            </w:r>
          </w:p>
        </w:tc>
      </w:tr>
      <w:tr w:rsidR="00DE6162" w14:paraId="217E7C95" w14:textId="77777777" w:rsidTr="00DE6162">
        <w:trPr>
          <w:trHeight w:val="213"/>
        </w:trPr>
        <w:tc>
          <w:tcPr>
            <w:tcW w:w="2122" w:type="dxa"/>
            <w:vMerge/>
            <w:tcBorders>
              <w:right w:val="single" w:sz="4" w:space="0" w:color="auto"/>
            </w:tcBorders>
            <w:shd w:val="clear" w:color="auto" w:fill="F2F2F2" w:themeFill="background1" w:themeFillShade="F2"/>
          </w:tcPr>
          <w:p w14:paraId="6EB4CBA9"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8F61393"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359A794" w14:textId="77777777" w:rsidR="00DE6162" w:rsidRDefault="00DE6162" w:rsidP="00DE6162">
            <w:pPr>
              <w:ind w:firstLine="0"/>
              <w:jc w:val="left"/>
            </w:pPr>
            <w:r>
              <w:t>El usuario selecciona el sexo en el desplegable.</w:t>
            </w:r>
          </w:p>
        </w:tc>
      </w:tr>
      <w:tr w:rsidR="00DE6162" w14:paraId="7081EB31" w14:textId="77777777" w:rsidTr="00DE6162">
        <w:trPr>
          <w:trHeight w:val="107"/>
        </w:trPr>
        <w:tc>
          <w:tcPr>
            <w:tcW w:w="2122" w:type="dxa"/>
            <w:vMerge/>
            <w:tcBorders>
              <w:right w:val="single" w:sz="4" w:space="0" w:color="auto"/>
            </w:tcBorders>
            <w:shd w:val="clear" w:color="auto" w:fill="F2F2F2" w:themeFill="background1" w:themeFillShade="F2"/>
          </w:tcPr>
          <w:p w14:paraId="0C7E333A"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7FFC67"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902EE6F" w14:textId="77777777" w:rsidR="00DE6162" w:rsidRDefault="00DE6162" w:rsidP="00DE6162">
            <w:pPr>
              <w:ind w:firstLine="0"/>
              <w:jc w:val="left"/>
            </w:pPr>
            <w:r>
              <w:t>El usuario pulsa “Modificar”.</w:t>
            </w:r>
          </w:p>
        </w:tc>
      </w:tr>
      <w:tr w:rsidR="00DE6162" w14:paraId="12F21590" w14:textId="77777777" w:rsidTr="00DE6162">
        <w:trPr>
          <w:trHeight w:val="106"/>
        </w:trPr>
        <w:tc>
          <w:tcPr>
            <w:tcW w:w="2122" w:type="dxa"/>
            <w:vMerge/>
            <w:tcBorders>
              <w:right w:val="single" w:sz="4" w:space="0" w:color="auto"/>
            </w:tcBorders>
            <w:shd w:val="clear" w:color="auto" w:fill="F2F2F2" w:themeFill="background1" w:themeFillShade="F2"/>
          </w:tcPr>
          <w:p w14:paraId="4328B2F5"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663A19"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6BCF836E" w14:textId="77777777" w:rsidR="00DE6162" w:rsidRDefault="00DE6162" w:rsidP="00DE6162">
            <w:pPr>
              <w:ind w:firstLine="0"/>
              <w:jc w:val="left"/>
            </w:pPr>
            <w:r>
              <w:t>Se notifica al usuario con una alerta que el sexo ha sido modificado.</w:t>
            </w:r>
          </w:p>
        </w:tc>
      </w:tr>
      <w:tr w:rsidR="00DE6162" w14:paraId="6F4EDBF2" w14:textId="77777777" w:rsidTr="00DE6162">
        <w:tc>
          <w:tcPr>
            <w:tcW w:w="2122" w:type="dxa"/>
            <w:tcBorders>
              <w:right w:val="single" w:sz="4" w:space="0" w:color="auto"/>
            </w:tcBorders>
            <w:shd w:val="clear" w:color="auto" w:fill="F2F2F2" w:themeFill="background1" w:themeFillShade="F2"/>
          </w:tcPr>
          <w:p w14:paraId="6C31FFDD" w14:textId="77777777" w:rsidR="00DE6162" w:rsidRDefault="00DE6162" w:rsidP="00DE6162">
            <w:pPr>
              <w:ind w:firstLine="0"/>
              <w:jc w:val="left"/>
            </w:pPr>
            <w:r>
              <w:t>Postcondición:</w:t>
            </w:r>
          </w:p>
        </w:tc>
        <w:tc>
          <w:tcPr>
            <w:tcW w:w="6372" w:type="dxa"/>
            <w:gridSpan w:val="2"/>
            <w:tcBorders>
              <w:left w:val="single" w:sz="4" w:space="0" w:color="auto"/>
            </w:tcBorders>
          </w:tcPr>
          <w:p w14:paraId="5531B739" w14:textId="77777777" w:rsidR="00DE6162" w:rsidRDefault="00CD4804" w:rsidP="00DE6162">
            <w:pPr>
              <w:ind w:firstLine="0"/>
              <w:jc w:val="left"/>
            </w:pPr>
            <w:r>
              <w:t>Se añade el sexo en la clase personaje.</w:t>
            </w:r>
          </w:p>
        </w:tc>
      </w:tr>
      <w:tr w:rsidR="00DE6162" w14:paraId="318E9611" w14:textId="77777777" w:rsidTr="00DE6162">
        <w:trPr>
          <w:trHeight w:val="107"/>
        </w:trPr>
        <w:tc>
          <w:tcPr>
            <w:tcW w:w="2122" w:type="dxa"/>
            <w:vMerge w:val="restart"/>
            <w:tcBorders>
              <w:right w:val="single" w:sz="4" w:space="0" w:color="auto"/>
            </w:tcBorders>
            <w:shd w:val="clear" w:color="auto" w:fill="F2F2F2" w:themeFill="background1" w:themeFillShade="F2"/>
          </w:tcPr>
          <w:p w14:paraId="3F58D5BD"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4E0C9331"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5377AF58" w14:textId="77777777" w:rsidR="00DE6162" w:rsidRDefault="00DE6162" w:rsidP="00DE6162">
            <w:pPr>
              <w:ind w:firstLine="0"/>
              <w:jc w:val="left"/>
            </w:pPr>
            <w:r>
              <w:t>Excepción</w:t>
            </w:r>
          </w:p>
        </w:tc>
      </w:tr>
      <w:tr w:rsidR="00DE6162" w14:paraId="0BADE57D" w14:textId="77777777" w:rsidTr="00DE6162">
        <w:trPr>
          <w:trHeight w:val="107"/>
        </w:trPr>
        <w:tc>
          <w:tcPr>
            <w:tcW w:w="2122" w:type="dxa"/>
            <w:vMerge/>
            <w:tcBorders>
              <w:right w:val="single" w:sz="4" w:space="0" w:color="auto"/>
            </w:tcBorders>
            <w:shd w:val="clear" w:color="auto" w:fill="F2F2F2" w:themeFill="background1" w:themeFillShade="F2"/>
          </w:tcPr>
          <w:p w14:paraId="461FCE83"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4D42443E"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0240D166" w14:textId="77777777" w:rsidR="00DE6162" w:rsidRDefault="00DE6162" w:rsidP="00DE6162">
            <w:pPr>
              <w:ind w:firstLine="0"/>
              <w:jc w:val="left"/>
            </w:pPr>
            <w:r>
              <w:t>El usuario introduce una id inexistente.</w:t>
            </w:r>
          </w:p>
        </w:tc>
      </w:tr>
      <w:tr w:rsidR="00DE6162" w14:paraId="1B763CA2" w14:textId="77777777" w:rsidTr="00DE6162">
        <w:tc>
          <w:tcPr>
            <w:tcW w:w="2122" w:type="dxa"/>
            <w:tcBorders>
              <w:right w:val="single" w:sz="4" w:space="0" w:color="auto"/>
            </w:tcBorders>
            <w:shd w:val="clear" w:color="auto" w:fill="F2F2F2" w:themeFill="background1" w:themeFillShade="F2"/>
          </w:tcPr>
          <w:p w14:paraId="29499F11" w14:textId="77777777" w:rsidR="00DE6162" w:rsidRDefault="00DE6162" w:rsidP="00DE6162">
            <w:pPr>
              <w:ind w:firstLine="0"/>
              <w:jc w:val="left"/>
            </w:pPr>
            <w:r>
              <w:t>Importancia:</w:t>
            </w:r>
          </w:p>
        </w:tc>
        <w:tc>
          <w:tcPr>
            <w:tcW w:w="6372" w:type="dxa"/>
            <w:gridSpan w:val="2"/>
            <w:tcBorders>
              <w:left w:val="single" w:sz="4" w:space="0" w:color="auto"/>
            </w:tcBorders>
          </w:tcPr>
          <w:p w14:paraId="0868118E" w14:textId="77777777" w:rsidR="00DE6162" w:rsidRDefault="00DE6162" w:rsidP="00DE6162">
            <w:pPr>
              <w:ind w:firstLine="0"/>
              <w:jc w:val="left"/>
            </w:pPr>
            <w:r>
              <w:t>Media</w:t>
            </w:r>
          </w:p>
        </w:tc>
      </w:tr>
      <w:tr w:rsidR="00DE6162" w14:paraId="3D4C8393" w14:textId="77777777" w:rsidTr="00DE6162">
        <w:tc>
          <w:tcPr>
            <w:tcW w:w="2122" w:type="dxa"/>
            <w:tcBorders>
              <w:right w:val="single" w:sz="4" w:space="0" w:color="auto"/>
            </w:tcBorders>
            <w:shd w:val="clear" w:color="auto" w:fill="F2F2F2" w:themeFill="background1" w:themeFillShade="F2"/>
          </w:tcPr>
          <w:p w14:paraId="2200CBFD" w14:textId="77777777" w:rsidR="00DE6162" w:rsidRDefault="00DE6162" w:rsidP="00DE6162">
            <w:pPr>
              <w:ind w:firstLine="0"/>
              <w:jc w:val="left"/>
            </w:pPr>
            <w:r>
              <w:t>Frecuencia:</w:t>
            </w:r>
          </w:p>
        </w:tc>
        <w:tc>
          <w:tcPr>
            <w:tcW w:w="6372" w:type="dxa"/>
            <w:gridSpan w:val="2"/>
            <w:tcBorders>
              <w:left w:val="single" w:sz="4" w:space="0" w:color="auto"/>
            </w:tcBorders>
          </w:tcPr>
          <w:p w14:paraId="139E5C6D" w14:textId="77777777" w:rsidR="00DE6162" w:rsidRDefault="00E54175" w:rsidP="00DE6162">
            <w:pPr>
              <w:keepNext/>
              <w:ind w:firstLine="0"/>
              <w:jc w:val="left"/>
            </w:pPr>
            <w:r>
              <w:t>Media</w:t>
            </w:r>
          </w:p>
        </w:tc>
      </w:tr>
    </w:tbl>
    <w:p w14:paraId="3B60628D" w14:textId="55BEAA56" w:rsidR="00DE6162" w:rsidRDefault="00DE6162" w:rsidP="00DE6162">
      <w:pPr>
        <w:pStyle w:val="Descripcin"/>
        <w:keepNext/>
        <w:jc w:val="center"/>
      </w:pPr>
      <w:r>
        <w:t xml:space="preserve">Tabla </w:t>
      </w:r>
      <w:fldSimple w:instr=" SEQ Tabla \* ARABIC ">
        <w:r w:rsidR="00D820EB">
          <w:rPr>
            <w:noProof/>
          </w:rPr>
          <w:t>27</w:t>
        </w:r>
      </w:fldSimple>
      <w:r>
        <w:t xml:space="preserve"> Caso de uso 16</w:t>
      </w:r>
    </w:p>
    <w:p w14:paraId="7BB18998" w14:textId="77777777" w:rsidR="00DE6162" w:rsidRDefault="00DE6162">
      <w:pPr>
        <w:ind w:firstLine="0"/>
        <w:jc w:val="left"/>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E54175" w:rsidRPr="00681815" w14:paraId="20B095C3" w14:textId="77777777" w:rsidTr="00E54175">
        <w:tc>
          <w:tcPr>
            <w:tcW w:w="2122" w:type="dxa"/>
            <w:tcBorders>
              <w:bottom w:val="single" w:sz="4" w:space="0" w:color="auto"/>
            </w:tcBorders>
            <w:shd w:val="clear" w:color="auto" w:fill="F2F2F2" w:themeFill="background1" w:themeFillShade="F2"/>
          </w:tcPr>
          <w:p w14:paraId="64F88C45" w14:textId="77777777" w:rsidR="00E54175" w:rsidRPr="00681815" w:rsidRDefault="00E54175" w:rsidP="00E54175">
            <w:pPr>
              <w:ind w:firstLine="0"/>
              <w:jc w:val="center"/>
              <w:rPr>
                <w:b/>
                <w:bCs/>
              </w:rPr>
            </w:pPr>
            <w:r>
              <w:rPr>
                <w:b/>
                <w:bCs/>
              </w:rPr>
              <w:lastRenderedPageBreak/>
              <w:t>Caso de uso 17</w:t>
            </w:r>
          </w:p>
        </w:tc>
        <w:tc>
          <w:tcPr>
            <w:tcW w:w="6372" w:type="dxa"/>
            <w:gridSpan w:val="2"/>
            <w:shd w:val="clear" w:color="auto" w:fill="F2F2F2" w:themeFill="background1" w:themeFillShade="F2"/>
          </w:tcPr>
          <w:p w14:paraId="2E2A1D3E" w14:textId="77777777" w:rsidR="00E54175" w:rsidRPr="00681815" w:rsidRDefault="00E54175" w:rsidP="00E54175">
            <w:pPr>
              <w:ind w:firstLine="0"/>
              <w:jc w:val="center"/>
              <w:rPr>
                <w:b/>
                <w:bCs/>
              </w:rPr>
            </w:pPr>
            <w:r>
              <w:rPr>
                <w:b/>
                <w:bCs/>
              </w:rPr>
              <w:t>Exportar diccionario</w:t>
            </w:r>
          </w:p>
        </w:tc>
      </w:tr>
      <w:tr w:rsidR="00E54175" w14:paraId="31D1968C" w14:textId="77777777" w:rsidTr="00E54175">
        <w:tc>
          <w:tcPr>
            <w:tcW w:w="2122" w:type="dxa"/>
            <w:tcBorders>
              <w:bottom w:val="single" w:sz="4" w:space="0" w:color="auto"/>
              <w:right w:val="single" w:sz="4" w:space="0" w:color="auto"/>
            </w:tcBorders>
            <w:shd w:val="clear" w:color="auto" w:fill="F2F2F2" w:themeFill="background1" w:themeFillShade="F2"/>
          </w:tcPr>
          <w:p w14:paraId="316E2332" w14:textId="77777777" w:rsidR="00E54175" w:rsidRDefault="00E54175" w:rsidP="00E54175">
            <w:pPr>
              <w:ind w:firstLine="0"/>
              <w:jc w:val="left"/>
            </w:pPr>
            <w:r>
              <w:t>Requisitos asociados:</w:t>
            </w:r>
          </w:p>
        </w:tc>
        <w:tc>
          <w:tcPr>
            <w:tcW w:w="6372" w:type="dxa"/>
            <w:gridSpan w:val="2"/>
            <w:tcBorders>
              <w:left w:val="single" w:sz="4" w:space="0" w:color="auto"/>
            </w:tcBorders>
          </w:tcPr>
          <w:p w14:paraId="69490855" w14:textId="77777777" w:rsidR="00E54175" w:rsidRDefault="00E54175" w:rsidP="00E54175">
            <w:pPr>
              <w:ind w:firstLine="0"/>
              <w:jc w:val="center"/>
            </w:pPr>
            <w:r>
              <w:t>R.F-8.9</w:t>
            </w:r>
          </w:p>
        </w:tc>
      </w:tr>
      <w:tr w:rsidR="00E54175" w14:paraId="24B815AD" w14:textId="77777777" w:rsidTr="00E54175">
        <w:tc>
          <w:tcPr>
            <w:tcW w:w="2122" w:type="dxa"/>
            <w:tcBorders>
              <w:right w:val="single" w:sz="4" w:space="0" w:color="auto"/>
            </w:tcBorders>
            <w:shd w:val="clear" w:color="auto" w:fill="F2F2F2" w:themeFill="background1" w:themeFillShade="F2"/>
          </w:tcPr>
          <w:p w14:paraId="5089416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3C9E6C93" w14:textId="77777777" w:rsidR="00E54175" w:rsidRDefault="00E54175" w:rsidP="00E54175">
            <w:pPr>
              <w:ind w:firstLine="0"/>
              <w:jc w:val="left"/>
            </w:pPr>
            <w:r>
              <w:rPr>
                <w:shd w:val="clear" w:color="auto" w:fill="FFFFFF" w:themeFill="background1"/>
              </w:rPr>
              <w:t>Permite al usuario exportar el diccionario en formato csv.</w:t>
            </w:r>
          </w:p>
        </w:tc>
      </w:tr>
      <w:tr w:rsidR="00E54175" w14:paraId="199C9956" w14:textId="77777777" w:rsidTr="00E54175">
        <w:tc>
          <w:tcPr>
            <w:tcW w:w="2122" w:type="dxa"/>
            <w:tcBorders>
              <w:right w:val="single" w:sz="4" w:space="0" w:color="auto"/>
            </w:tcBorders>
            <w:shd w:val="clear" w:color="auto" w:fill="F2F2F2" w:themeFill="background1" w:themeFillShade="F2"/>
          </w:tcPr>
          <w:p w14:paraId="45245242"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D748199" w14:textId="77777777" w:rsidR="00E54175" w:rsidRDefault="00D7051C" w:rsidP="00E54175">
            <w:pPr>
              <w:ind w:firstLine="0"/>
              <w:jc w:val="left"/>
            </w:pPr>
            <w:r>
              <w:t>Tener un diccionario cargado, es decir, haber introducido un ePub o un guion en la app y estar en la ventana de modificar personajes.</w:t>
            </w:r>
          </w:p>
        </w:tc>
      </w:tr>
      <w:tr w:rsidR="00E54175" w14:paraId="1DE17C43" w14:textId="77777777" w:rsidTr="00E54175">
        <w:tc>
          <w:tcPr>
            <w:tcW w:w="2122" w:type="dxa"/>
            <w:vMerge w:val="restart"/>
            <w:tcBorders>
              <w:right w:val="single" w:sz="4" w:space="0" w:color="auto"/>
            </w:tcBorders>
            <w:shd w:val="clear" w:color="auto" w:fill="F2F2F2" w:themeFill="background1" w:themeFillShade="F2"/>
          </w:tcPr>
          <w:p w14:paraId="27B3280C"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F1429DB"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39673B3" w14:textId="77777777" w:rsidR="00E54175" w:rsidRDefault="00E54175" w:rsidP="00E54175">
            <w:pPr>
              <w:ind w:firstLine="0"/>
              <w:jc w:val="left"/>
            </w:pPr>
            <w:r>
              <w:t>Acción</w:t>
            </w:r>
          </w:p>
        </w:tc>
      </w:tr>
      <w:tr w:rsidR="00E54175" w14:paraId="5C235223" w14:textId="77777777" w:rsidTr="00E54175">
        <w:trPr>
          <w:trHeight w:val="213"/>
        </w:trPr>
        <w:tc>
          <w:tcPr>
            <w:tcW w:w="2122" w:type="dxa"/>
            <w:vMerge/>
            <w:tcBorders>
              <w:right w:val="single" w:sz="4" w:space="0" w:color="auto"/>
            </w:tcBorders>
            <w:shd w:val="clear" w:color="auto" w:fill="F2F2F2" w:themeFill="background1" w:themeFillShade="F2"/>
          </w:tcPr>
          <w:p w14:paraId="6E68CED5"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5D3BFEF"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77705B8" w14:textId="77777777" w:rsidR="00E54175" w:rsidRDefault="00E54175" w:rsidP="00E54175">
            <w:pPr>
              <w:ind w:firstLine="0"/>
              <w:jc w:val="left"/>
            </w:pPr>
            <w:r>
              <w:t>El usuario presiona el botón “Exportar Diccionario”.</w:t>
            </w:r>
          </w:p>
        </w:tc>
      </w:tr>
      <w:tr w:rsidR="00E54175" w14:paraId="0DD0BF4F" w14:textId="77777777" w:rsidTr="00E54175">
        <w:trPr>
          <w:trHeight w:val="213"/>
        </w:trPr>
        <w:tc>
          <w:tcPr>
            <w:tcW w:w="2122" w:type="dxa"/>
            <w:vMerge/>
            <w:tcBorders>
              <w:right w:val="single" w:sz="4" w:space="0" w:color="auto"/>
            </w:tcBorders>
            <w:shd w:val="clear" w:color="auto" w:fill="F2F2F2" w:themeFill="background1" w:themeFillShade="F2"/>
          </w:tcPr>
          <w:p w14:paraId="5212F0F0"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B21A6E"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3AACAF60" w14:textId="77777777" w:rsidR="00E54175" w:rsidRDefault="00E54175" w:rsidP="00E54175">
            <w:pPr>
              <w:ind w:firstLine="0"/>
              <w:jc w:val="left"/>
            </w:pPr>
            <w:r>
              <w:t>Se descarga el archivo en el pc del usuario.</w:t>
            </w:r>
          </w:p>
        </w:tc>
      </w:tr>
      <w:tr w:rsidR="00E54175" w14:paraId="3314A5C5" w14:textId="77777777" w:rsidTr="00E54175">
        <w:tc>
          <w:tcPr>
            <w:tcW w:w="2122" w:type="dxa"/>
            <w:tcBorders>
              <w:right w:val="single" w:sz="4" w:space="0" w:color="auto"/>
            </w:tcBorders>
            <w:shd w:val="clear" w:color="auto" w:fill="F2F2F2" w:themeFill="background1" w:themeFillShade="F2"/>
          </w:tcPr>
          <w:p w14:paraId="1C47ED7A" w14:textId="77777777" w:rsidR="00E54175" w:rsidRDefault="00E54175" w:rsidP="00E54175">
            <w:pPr>
              <w:ind w:firstLine="0"/>
              <w:jc w:val="left"/>
            </w:pPr>
            <w:r>
              <w:t>Postcondición:</w:t>
            </w:r>
          </w:p>
        </w:tc>
        <w:tc>
          <w:tcPr>
            <w:tcW w:w="6372" w:type="dxa"/>
            <w:gridSpan w:val="2"/>
            <w:tcBorders>
              <w:left w:val="single" w:sz="4" w:space="0" w:color="auto"/>
            </w:tcBorders>
          </w:tcPr>
          <w:p w14:paraId="0E6E2881" w14:textId="77777777" w:rsidR="00E54175" w:rsidRDefault="00E54175" w:rsidP="00E54175">
            <w:pPr>
              <w:ind w:firstLine="0"/>
              <w:jc w:val="left"/>
            </w:pPr>
            <w:r>
              <w:t>Se descarga el diccionario y el usuario permanece en la misma pantalla.</w:t>
            </w:r>
          </w:p>
        </w:tc>
      </w:tr>
      <w:tr w:rsidR="00E54175" w14:paraId="214E9F4B" w14:textId="77777777" w:rsidTr="00E54175">
        <w:trPr>
          <w:trHeight w:val="326"/>
        </w:trPr>
        <w:tc>
          <w:tcPr>
            <w:tcW w:w="2122" w:type="dxa"/>
            <w:tcBorders>
              <w:right w:val="single" w:sz="4" w:space="0" w:color="auto"/>
            </w:tcBorders>
            <w:shd w:val="clear" w:color="auto" w:fill="F2F2F2" w:themeFill="background1" w:themeFillShade="F2"/>
          </w:tcPr>
          <w:p w14:paraId="3A28464A"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361D68EA" w14:textId="77777777" w:rsidR="00E54175" w:rsidRDefault="00E54175" w:rsidP="00E54175">
            <w:pPr>
              <w:ind w:firstLine="0"/>
              <w:jc w:val="left"/>
            </w:pPr>
            <w:r>
              <w:t>En este caso de uso no hay excepciones.</w:t>
            </w:r>
          </w:p>
        </w:tc>
      </w:tr>
      <w:tr w:rsidR="00E54175" w14:paraId="307D7CEB" w14:textId="77777777" w:rsidTr="00E54175">
        <w:tc>
          <w:tcPr>
            <w:tcW w:w="2122" w:type="dxa"/>
            <w:tcBorders>
              <w:right w:val="single" w:sz="4" w:space="0" w:color="auto"/>
            </w:tcBorders>
            <w:shd w:val="clear" w:color="auto" w:fill="F2F2F2" w:themeFill="background1" w:themeFillShade="F2"/>
          </w:tcPr>
          <w:p w14:paraId="6041C242" w14:textId="77777777" w:rsidR="00E54175" w:rsidRDefault="00E54175" w:rsidP="00E54175">
            <w:pPr>
              <w:ind w:firstLine="0"/>
              <w:jc w:val="left"/>
            </w:pPr>
            <w:r>
              <w:t>Importancia:</w:t>
            </w:r>
          </w:p>
        </w:tc>
        <w:tc>
          <w:tcPr>
            <w:tcW w:w="6372" w:type="dxa"/>
            <w:gridSpan w:val="2"/>
            <w:tcBorders>
              <w:left w:val="single" w:sz="4" w:space="0" w:color="auto"/>
            </w:tcBorders>
          </w:tcPr>
          <w:p w14:paraId="55C638CA" w14:textId="77777777" w:rsidR="00E54175" w:rsidRDefault="00E54175" w:rsidP="00E54175">
            <w:pPr>
              <w:ind w:firstLine="0"/>
              <w:jc w:val="left"/>
            </w:pPr>
            <w:r>
              <w:t>Alta</w:t>
            </w:r>
          </w:p>
        </w:tc>
      </w:tr>
      <w:tr w:rsidR="00E54175" w14:paraId="3867E720" w14:textId="77777777" w:rsidTr="00E54175">
        <w:tc>
          <w:tcPr>
            <w:tcW w:w="2122" w:type="dxa"/>
            <w:tcBorders>
              <w:right w:val="single" w:sz="4" w:space="0" w:color="auto"/>
            </w:tcBorders>
            <w:shd w:val="clear" w:color="auto" w:fill="F2F2F2" w:themeFill="background1" w:themeFillShade="F2"/>
          </w:tcPr>
          <w:p w14:paraId="592E0D8D" w14:textId="77777777" w:rsidR="00E54175" w:rsidRDefault="00E54175" w:rsidP="00E54175">
            <w:pPr>
              <w:ind w:firstLine="0"/>
              <w:jc w:val="left"/>
            </w:pPr>
            <w:r>
              <w:t>Frecuencia:</w:t>
            </w:r>
          </w:p>
        </w:tc>
        <w:tc>
          <w:tcPr>
            <w:tcW w:w="6372" w:type="dxa"/>
            <w:gridSpan w:val="2"/>
            <w:tcBorders>
              <w:left w:val="single" w:sz="4" w:space="0" w:color="auto"/>
            </w:tcBorders>
          </w:tcPr>
          <w:p w14:paraId="56CAAD51" w14:textId="77777777" w:rsidR="00E54175" w:rsidRDefault="00E54175" w:rsidP="00E54175">
            <w:pPr>
              <w:keepNext/>
              <w:ind w:firstLine="0"/>
              <w:jc w:val="left"/>
            </w:pPr>
            <w:r>
              <w:t>Media</w:t>
            </w:r>
          </w:p>
        </w:tc>
      </w:tr>
    </w:tbl>
    <w:p w14:paraId="051A8348" w14:textId="5401068E" w:rsidR="00E54175" w:rsidRDefault="00E54175" w:rsidP="00E54175">
      <w:pPr>
        <w:pStyle w:val="Descripcin"/>
        <w:keepNext/>
        <w:jc w:val="center"/>
      </w:pPr>
      <w:r>
        <w:t xml:space="preserve">Tabla </w:t>
      </w:r>
      <w:fldSimple w:instr=" SEQ Tabla \* ARABIC ">
        <w:r w:rsidR="00D820EB">
          <w:rPr>
            <w:noProof/>
          </w:rPr>
          <w:t>28</w:t>
        </w:r>
      </w:fldSimple>
      <w:r>
        <w:t xml:space="preserve"> Caso de uso 17</w:t>
      </w:r>
    </w:p>
    <w:tbl>
      <w:tblPr>
        <w:tblStyle w:val="Tablaconcuadrcula"/>
        <w:tblpPr w:leftFromText="141" w:rightFromText="141" w:vertAnchor="text" w:horzAnchor="margin" w:tblpY="-44"/>
        <w:tblW w:w="0" w:type="auto"/>
        <w:tblLook w:val="04A0" w:firstRow="1" w:lastRow="0" w:firstColumn="1" w:lastColumn="0" w:noHBand="0" w:noVBand="1"/>
      </w:tblPr>
      <w:tblGrid>
        <w:gridCol w:w="2122"/>
        <w:gridCol w:w="992"/>
        <w:gridCol w:w="5380"/>
      </w:tblGrid>
      <w:tr w:rsidR="00E54175" w:rsidRPr="00681815" w14:paraId="122CE23E" w14:textId="77777777" w:rsidTr="00E54175">
        <w:tc>
          <w:tcPr>
            <w:tcW w:w="2122" w:type="dxa"/>
            <w:tcBorders>
              <w:bottom w:val="single" w:sz="4" w:space="0" w:color="auto"/>
            </w:tcBorders>
            <w:shd w:val="clear" w:color="auto" w:fill="F2F2F2" w:themeFill="background1" w:themeFillShade="F2"/>
          </w:tcPr>
          <w:p w14:paraId="652B0DA9" w14:textId="77777777" w:rsidR="00E54175" w:rsidRPr="00681815" w:rsidRDefault="00E54175" w:rsidP="00E54175">
            <w:pPr>
              <w:ind w:firstLine="0"/>
              <w:jc w:val="center"/>
              <w:rPr>
                <w:b/>
                <w:bCs/>
              </w:rPr>
            </w:pPr>
            <w:r>
              <w:rPr>
                <w:b/>
                <w:bCs/>
              </w:rPr>
              <w:t>Caso de uso 18</w:t>
            </w:r>
          </w:p>
        </w:tc>
        <w:tc>
          <w:tcPr>
            <w:tcW w:w="6372" w:type="dxa"/>
            <w:gridSpan w:val="2"/>
            <w:shd w:val="clear" w:color="auto" w:fill="F2F2F2" w:themeFill="background1" w:themeFillShade="F2"/>
          </w:tcPr>
          <w:p w14:paraId="3FB8088D" w14:textId="77777777" w:rsidR="00E54175" w:rsidRPr="00681815" w:rsidRDefault="00E54175" w:rsidP="00E54175">
            <w:pPr>
              <w:ind w:firstLine="0"/>
              <w:jc w:val="center"/>
              <w:rPr>
                <w:b/>
                <w:bCs/>
              </w:rPr>
            </w:pPr>
            <w:r>
              <w:rPr>
                <w:b/>
                <w:bCs/>
              </w:rPr>
              <w:t>Obtener posiciones</w:t>
            </w:r>
          </w:p>
        </w:tc>
      </w:tr>
      <w:tr w:rsidR="00E54175" w14:paraId="045AB8B0" w14:textId="77777777" w:rsidTr="00E54175">
        <w:tc>
          <w:tcPr>
            <w:tcW w:w="2122" w:type="dxa"/>
            <w:tcBorders>
              <w:bottom w:val="single" w:sz="4" w:space="0" w:color="auto"/>
              <w:right w:val="single" w:sz="4" w:space="0" w:color="auto"/>
            </w:tcBorders>
            <w:shd w:val="clear" w:color="auto" w:fill="F2F2F2" w:themeFill="background1" w:themeFillShade="F2"/>
          </w:tcPr>
          <w:p w14:paraId="5EF00FE8" w14:textId="77777777" w:rsidR="00E54175" w:rsidRDefault="00E54175" w:rsidP="00E54175">
            <w:pPr>
              <w:ind w:firstLine="0"/>
              <w:jc w:val="left"/>
            </w:pPr>
            <w:r>
              <w:t>Requisitos asociados:</w:t>
            </w:r>
          </w:p>
        </w:tc>
        <w:tc>
          <w:tcPr>
            <w:tcW w:w="6372" w:type="dxa"/>
            <w:gridSpan w:val="2"/>
            <w:tcBorders>
              <w:left w:val="single" w:sz="4" w:space="0" w:color="auto"/>
            </w:tcBorders>
          </w:tcPr>
          <w:p w14:paraId="3A9F17A4" w14:textId="77777777" w:rsidR="00E54175" w:rsidRDefault="00E54175" w:rsidP="00E54175">
            <w:pPr>
              <w:ind w:firstLine="0"/>
              <w:jc w:val="center"/>
            </w:pPr>
            <w:r>
              <w:t>R.F-8.10</w:t>
            </w:r>
            <w:r w:rsidR="00CD4804">
              <w:t>, R.F-14</w:t>
            </w:r>
          </w:p>
        </w:tc>
      </w:tr>
      <w:tr w:rsidR="00E54175" w14:paraId="581DF31C" w14:textId="77777777" w:rsidTr="00E54175">
        <w:tc>
          <w:tcPr>
            <w:tcW w:w="2122" w:type="dxa"/>
            <w:tcBorders>
              <w:right w:val="single" w:sz="4" w:space="0" w:color="auto"/>
            </w:tcBorders>
            <w:shd w:val="clear" w:color="auto" w:fill="F2F2F2" w:themeFill="background1" w:themeFillShade="F2"/>
          </w:tcPr>
          <w:p w14:paraId="276BDDB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70250AD8" w14:textId="77777777" w:rsidR="00E54175" w:rsidRDefault="00E54175" w:rsidP="00E54175">
            <w:pPr>
              <w:ind w:firstLine="0"/>
              <w:jc w:val="left"/>
            </w:pPr>
            <w:r>
              <w:rPr>
                <w:shd w:val="clear" w:color="auto" w:fill="FFFFFF" w:themeFill="background1"/>
              </w:rPr>
              <w:t>Permite al usuario obtener las posiciones, es decir, el número de apariciones.</w:t>
            </w:r>
          </w:p>
        </w:tc>
      </w:tr>
      <w:tr w:rsidR="00E54175" w14:paraId="24A5BE0B" w14:textId="77777777" w:rsidTr="00E54175">
        <w:tc>
          <w:tcPr>
            <w:tcW w:w="2122" w:type="dxa"/>
            <w:tcBorders>
              <w:right w:val="single" w:sz="4" w:space="0" w:color="auto"/>
            </w:tcBorders>
            <w:shd w:val="clear" w:color="auto" w:fill="F2F2F2" w:themeFill="background1" w:themeFillShade="F2"/>
          </w:tcPr>
          <w:p w14:paraId="10044FB8"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072F175" w14:textId="77777777" w:rsidR="00E54175" w:rsidRDefault="00D7051C" w:rsidP="00E54175">
            <w:pPr>
              <w:ind w:firstLine="0"/>
              <w:jc w:val="left"/>
            </w:pPr>
            <w:r>
              <w:t>Tener un diccionario cargado, es decir, haber introducido un ePub o un guion en la app y estar en la ventana de modificar personajes.</w:t>
            </w:r>
          </w:p>
        </w:tc>
      </w:tr>
      <w:tr w:rsidR="00E54175" w14:paraId="1CAF8CE5" w14:textId="77777777" w:rsidTr="00E54175">
        <w:tc>
          <w:tcPr>
            <w:tcW w:w="2122" w:type="dxa"/>
            <w:vMerge w:val="restart"/>
            <w:tcBorders>
              <w:right w:val="single" w:sz="4" w:space="0" w:color="auto"/>
            </w:tcBorders>
            <w:shd w:val="clear" w:color="auto" w:fill="F2F2F2" w:themeFill="background1" w:themeFillShade="F2"/>
          </w:tcPr>
          <w:p w14:paraId="057869BE"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77D44E8"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BC982E7" w14:textId="77777777" w:rsidR="00E54175" w:rsidRDefault="00E54175" w:rsidP="00E54175">
            <w:pPr>
              <w:ind w:firstLine="0"/>
              <w:jc w:val="left"/>
            </w:pPr>
            <w:r>
              <w:t>Acción</w:t>
            </w:r>
          </w:p>
        </w:tc>
      </w:tr>
      <w:tr w:rsidR="00E54175" w14:paraId="486B9289" w14:textId="77777777" w:rsidTr="00E54175">
        <w:trPr>
          <w:trHeight w:val="213"/>
        </w:trPr>
        <w:tc>
          <w:tcPr>
            <w:tcW w:w="2122" w:type="dxa"/>
            <w:vMerge/>
            <w:tcBorders>
              <w:right w:val="single" w:sz="4" w:space="0" w:color="auto"/>
            </w:tcBorders>
            <w:shd w:val="clear" w:color="auto" w:fill="F2F2F2" w:themeFill="background1" w:themeFillShade="F2"/>
          </w:tcPr>
          <w:p w14:paraId="15BCF0C8"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C6DD5FE"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CB720A0" w14:textId="77777777" w:rsidR="00E54175" w:rsidRDefault="00E54175" w:rsidP="00E54175">
            <w:pPr>
              <w:ind w:firstLine="0"/>
              <w:jc w:val="left"/>
            </w:pPr>
            <w:r>
              <w:t>Marcar la opción “Obtener Posiciones”.</w:t>
            </w:r>
          </w:p>
        </w:tc>
      </w:tr>
      <w:tr w:rsidR="00E54175" w14:paraId="31B9EB1B" w14:textId="77777777" w:rsidTr="00E54175">
        <w:trPr>
          <w:trHeight w:val="213"/>
        </w:trPr>
        <w:tc>
          <w:tcPr>
            <w:tcW w:w="2122" w:type="dxa"/>
            <w:vMerge/>
            <w:tcBorders>
              <w:right w:val="single" w:sz="4" w:space="0" w:color="auto"/>
            </w:tcBorders>
            <w:shd w:val="clear" w:color="auto" w:fill="F2F2F2" w:themeFill="background1" w:themeFillShade="F2"/>
          </w:tcPr>
          <w:p w14:paraId="61E167B6"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549812"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0B5AB40C" w14:textId="77777777" w:rsidR="00E54175" w:rsidRDefault="00E54175" w:rsidP="00E54175">
            <w:pPr>
              <w:ind w:firstLine="0"/>
              <w:jc w:val="left"/>
            </w:pPr>
            <w:r>
              <w:t>Pulsar el botón de navegación de siguiente.</w:t>
            </w:r>
          </w:p>
        </w:tc>
      </w:tr>
      <w:tr w:rsidR="00E54175" w14:paraId="1A1A4273" w14:textId="77777777" w:rsidTr="00E54175">
        <w:tc>
          <w:tcPr>
            <w:tcW w:w="2122" w:type="dxa"/>
            <w:tcBorders>
              <w:right w:val="single" w:sz="4" w:space="0" w:color="auto"/>
            </w:tcBorders>
            <w:shd w:val="clear" w:color="auto" w:fill="F2F2F2" w:themeFill="background1" w:themeFillShade="F2"/>
          </w:tcPr>
          <w:p w14:paraId="447D2DDF" w14:textId="77777777" w:rsidR="00E54175" w:rsidRDefault="00E54175" w:rsidP="00E54175">
            <w:pPr>
              <w:ind w:firstLine="0"/>
              <w:jc w:val="left"/>
            </w:pPr>
            <w:r>
              <w:t>Postcondición:</w:t>
            </w:r>
          </w:p>
        </w:tc>
        <w:tc>
          <w:tcPr>
            <w:tcW w:w="6372" w:type="dxa"/>
            <w:gridSpan w:val="2"/>
            <w:tcBorders>
              <w:left w:val="single" w:sz="4" w:space="0" w:color="auto"/>
            </w:tcBorders>
          </w:tcPr>
          <w:p w14:paraId="11558D4B" w14:textId="77777777" w:rsidR="00E54175" w:rsidRDefault="00E54175" w:rsidP="00E54175">
            <w:pPr>
              <w:ind w:firstLine="0"/>
              <w:jc w:val="left"/>
            </w:pPr>
            <w:r>
              <w:t>Una vez pasada la pantalla de carga y obtenidas las posiciones, se volverá a la misma pantalla que antes, pero con las posiciones ya calculadas sobre la tabla.</w:t>
            </w:r>
          </w:p>
        </w:tc>
      </w:tr>
      <w:tr w:rsidR="00E54175" w14:paraId="1922F734" w14:textId="77777777" w:rsidTr="00E54175">
        <w:trPr>
          <w:trHeight w:val="326"/>
        </w:trPr>
        <w:tc>
          <w:tcPr>
            <w:tcW w:w="2122" w:type="dxa"/>
            <w:tcBorders>
              <w:right w:val="single" w:sz="4" w:space="0" w:color="auto"/>
            </w:tcBorders>
            <w:shd w:val="clear" w:color="auto" w:fill="F2F2F2" w:themeFill="background1" w:themeFillShade="F2"/>
          </w:tcPr>
          <w:p w14:paraId="7C740533"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09F8640D" w14:textId="77777777" w:rsidR="00E54175" w:rsidRDefault="00E54175" w:rsidP="00E54175">
            <w:pPr>
              <w:ind w:firstLine="0"/>
              <w:jc w:val="left"/>
            </w:pPr>
            <w:r>
              <w:t>En este caso de uso no hay excepciones.</w:t>
            </w:r>
          </w:p>
        </w:tc>
      </w:tr>
      <w:tr w:rsidR="00E54175" w14:paraId="3F706E90" w14:textId="77777777" w:rsidTr="00E54175">
        <w:tc>
          <w:tcPr>
            <w:tcW w:w="2122" w:type="dxa"/>
            <w:tcBorders>
              <w:right w:val="single" w:sz="4" w:space="0" w:color="auto"/>
            </w:tcBorders>
            <w:shd w:val="clear" w:color="auto" w:fill="F2F2F2" w:themeFill="background1" w:themeFillShade="F2"/>
          </w:tcPr>
          <w:p w14:paraId="6D724D5F" w14:textId="77777777" w:rsidR="00E54175" w:rsidRDefault="00E54175" w:rsidP="00E54175">
            <w:pPr>
              <w:ind w:firstLine="0"/>
              <w:jc w:val="left"/>
            </w:pPr>
            <w:r>
              <w:t>Importancia:</w:t>
            </w:r>
          </w:p>
        </w:tc>
        <w:tc>
          <w:tcPr>
            <w:tcW w:w="6372" w:type="dxa"/>
            <w:gridSpan w:val="2"/>
            <w:tcBorders>
              <w:left w:val="single" w:sz="4" w:space="0" w:color="auto"/>
            </w:tcBorders>
          </w:tcPr>
          <w:p w14:paraId="550F1A4A" w14:textId="77777777" w:rsidR="00E54175" w:rsidRDefault="00E54175" w:rsidP="00E54175">
            <w:pPr>
              <w:ind w:firstLine="0"/>
              <w:jc w:val="left"/>
            </w:pPr>
            <w:r>
              <w:t>Alta</w:t>
            </w:r>
          </w:p>
        </w:tc>
      </w:tr>
      <w:tr w:rsidR="00E54175" w14:paraId="7414313F" w14:textId="77777777" w:rsidTr="00E54175">
        <w:tc>
          <w:tcPr>
            <w:tcW w:w="2122" w:type="dxa"/>
            <w:tcBorders>
              <w:right w:val="single" w:sz="4" w:space="0" w:color="auto"/>
            </w:tcBorders>
            <w:shd w:val="clear" w:color="auto" w:fill="F2F2F2" w:themeFill="background1" w:themeFillShade="F2"/>
          </w:tcPr>
          <w:p w14:paraId="574E5072" w14:textId="77777777" w:rsidR="00E54175" w:rsidRDefault="00E54175" w:rsidP="00E54175">
            <w:pPr>
              <w:ind w:firstLine="0"/>
              <w:jc w:val="left"/>
            </w:pPr>
            <w:r>
              <w:t>Frecuencia:</w:t>
            </w:r>
          </w:p>
        </w:tc>
        <w:tc>
          <w:tcPr>
            <w:tcW w:w="6372" w:type="dxa"/>
            <w:gridSpan w:val="2"/>
            <w:tcBorders>
              <w:left w:val="single" w:sz="4" w:space="0" w:color="auto"/>
            </w:tcBorders>
          </w:tcPr>
          <w:p w14:paraId="7270FFDA" w14:textId="77777777" w:rsidR="00E54175" w:rsidRDefault="00E54175" w:rsidP="00E54175">
            <w:pPr>
              <w:keepNext/>
              <w:ind w:firstLine="0"/>
              <w:jc w:val="left"/>
            </w:pPr>
            <w:r>
              <w:t>Muy alta</w:t>
            </w:r>
          </w:p>
        </w:tc>
      </w:tr>
    </w:tbl>
    <w:p w14:paraId="45B2432F" w14:textId="71CD05F3" w:rsidR="00E54175" w:rsidRDefault="00E54175" w:rsidP="00E54175">
      <w:pPr>
        <w:pStyle w:val="Descripcin"/>
        <w:keepNext/>
        <w:jc w:val="center"/>
      </w:pPr>
      <w:r>
        <w:t xml:space="preserve">Tabla </w:t>
      </w:r>
      <w:fldSimple w:instr=" SEQ Tabla \* ARABIC ">
        <w:r w:rsidR="00D820EB">
          <w:rPr>
            <w:noProof/>
          </w:rPr>
          <w:t>29</w:t>
        </w:r>
      </w:fldSimple>
      <w:r>
        <w:t xml:space="preserve"> </w:t>
      </w:r>
      <w:r w:rsidR="00FF7738">
        <w:t>Caso de uso 18</w:t>
      </w:r>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FF7738" w:rsidRPr="00681815" w14:paraId="02AB21BB" w14:textId="77777777" w:rsidTr="00FF7738">
        <w:tc>
          <w:tcPr>
            <w:tcW w:w="2122" w:type="dxa"/>
            <w:tcBorders>
              <w:bottom w:val="single" w:sz="4" w:space="0" w:color="auto"/>
            </w:tcBorders>
            <w:shd w:val="clear" w:color="auto" w:fill="F2F2F2" w:themeFill="background1" w:themeFillShade="F2"/>
          </w:tcPr>
          <w:p w14:paraId="62C8414E" w14:textId="77777777" w:rsidR="00FF7738" w:rsidRPr="00681815" w:rsidRDefault="00FF7738" w:rsidP="00FF7738">
            <w:pPr>
              <w:ind w:firstLine="0"/>
              <w:jc w:val="center"/>
              <w:rPr>
                <w:b/>
                <w:bCs/>
              </w:rPr>
            </w:pPr>
            <w:r>
              <w:rPr>
                <w:b/>
                <w:bCs/>
              </w:rPr>
              <w:t>Caso de uso 19</w:t>
            </w:r>
          </w:p>
        </w:tc>
        <w:tc>
          <w:tcPr>
            <w:tcW w:w="6372" w:type="dxa"/>
            <w:gridSpan w:val="2"/>
            <w:shd w:val="clear" w:color="auto" w:fill="F2F2F2" w:themeFill="background1" w:themeFillShade="F2"/>
          </w:tcPr>
          <w:p w14:paraId="377E485E" w14:textId="77777777" w:rsidR="00FF7738" w:rsidRPr="00681815" w:rsidRDefault="00FF7738" w:rsidP="00FF7738">
            <w:pPr>
              <w:ind w:firstLine="0"/>
              <w:jc w:val="center"/>
              <w:rPr>
                <w:b/>
                <w:bCs/>
              </w:rPr>
            </w:pPr>
            <w:r>
              <w:rPr>
                <w:b/>
                <w:bCs/>
              </w:rPr>
              <w:t>Obtener etnia y sexo</w:t>
            </w:r>
          </w:p>
        </w:tc>
      </w:tr>
      <w:tr w:rsidR="00FF7738" w14:paraId="5C8A2CE7" w14:textId="77777777" w:rsidTr="00FF7738">
        <w:tc>
          <w:tcPr>
            <w:tcW w:w="2122" w:type="dxa"/>
            <w:tcBorders>
              <w:bottom w:val="single" w:sz="4" w:space="0" w:color="auto"/>
              <w:right w:val="single" w:sz="4" w:space="0" w:color="auto"/>
            </w:tcBorders>
            <w:shd w:val="clear" w:color="auto" w:fill="F2F2F2" w:themeFill="background1" w:themeFillShade="F2"/>
          </w:tcPr>
          <w:p w14:paraId="7A39C5C4" w14:textId="77777777" w:rsidR="00FF7738" w:rsidRDefault="00FF7738" w:rsidP="00FF7738">
            <w:pPr>
              <w:ind w:firstLine="0"/>
              <w:jc w:val="left"/>
            </w:pPr>
            <w:r>
              <w:t>Requisitos asociados:</w:t>
            </w:r>
          </w:p>
        </w:tc>
        <w:tc>
          <w:tcPr>
            <w:tcW w:w="6372" w:type="dxa"/>
            <w:gridSpan w:val="2"/>
            <w:tcBorders>
              <w:left w:val="single" w:sz="4" w:space="0" w:color="auto"/>
            </w:tcBorders>
          </w:tcPr>
          <w:p w14:paraId="1564F14F" w14:textId="77777777" w:rsidR="00FF7738" w:rsidRDefault="00FF7738" w:rsidP="00FF7738">
            <w:pPr>
              <w:ind w:firstLine="0"/>
              <w:jc w:val="center"/>
            </w:pPr>
            <w:r>
              <w:t>R.F-8.11</w:t>
            </w:r>
            <w:r w:rsidR="008B2CA7">
              <w:t>, R.F-14</w:t>
            </w:r>
          </w:p>
        </w:tc>
      </w:tr>
      <w:tr w:rsidR="00FF7738" w14:paraId="7984B247" w14:textId="77777777" w:rsidTr="00FF7738">
        <w:tc>
          <w:tcPr>
            <w:tcW w:w="2122" w:type="dxa"/>
            <w:tcBorders>
              <w:right w:val="single" w:sz="4" w:space="0" w:color="auto"/>
            </w:tcBorders>
            <w:shd w:val="clear" w:color="auto" w:fill="F2F2F2" w:themeFill="background1" w:themeFillShade="F2"/>
          </w:tcPr>
          <w:p w14:paraId="3BE98584" w14:textId="77777777" w:rsidR="00FF7738" w:rsidRDefault="00FF7738" w:rsidP="00FF7738">
            <w:pPr>
              <w:ind w:firstLine="0"/>
              <w:jc w:val="left"/>
            </w:pPr>
            <w:r>
              <w:t>Descripción:</w:t>
            </w:r>
          </w:p>
        </w:tc>
        <w:tc>
          <w:tcPr>
            <w:tcW w:w="6372" w:type="dxa"/>
            <w:gridSpan w:val="2"/>
            <w:tcBorders>
              <w:left w:val="single" w:sz="4" w:space="0" w:color="auto"/>
            </w:tcBorders>
            <w:shd w:val="clear" w:color="auto" w:fill="FFFFFF" w:themeFill="background1"/>
          </w:tcPr>
          <w:p w14:paraId="08B3EC80" w14:textId="77777777" w:rsidR="00FF7738" w:rsidRDefault="00FF7738" w:rsidP="00FF7738">
            <w:pPr>
              <w:ind w:firstLine="0"/>
              <w:jc w:val="left"/>
            </w:pPr>
            <w:r>
              <w:rPr>
                <w:shd w:val="clear" w:color="auto" w:fill="FFFFFF" w:themeFill="background1"/>
              </w:rPr>
              <w:t>Permite al usuario obtener la etnia y el sexo del personaje.</w:t>
            </w:r>
          </w:p>
        </w:tc>
      </w:tr>
      <w:tr w:rsidR="00FF7738" w14:paraId="3C096861" w14:textId="77777777" w:rsidTr="00FF7738">
        <w:tc>
          <w:tcPr>
            <w:tcW w:w="2122" w:type="dxa"/>
            <w:tcBorders>
              <w:right w:val="single" w:sz="4" w:space="0" w:color="auto"/>
            </w:tcBorders>
            <w:shd w:val="clear" w:color="auto" w:fill="F2F2F2" w:themeFill="background1" w:themeFillShade="F2"/>
          </w:tcPr>
          <w:p w14:paraId="72B84E71" w14:textId="77777777" w:rsidR="00FF7738" w:rsidRDefault="00FF7738" w:rsidP="00FF7738">
            <w:pPr>
              <w:ind w:firstLine="0"/>
              <w:jc w:val="left"/>
            </w:pPr>
            <w:r>
              <w:t>Precondición:</w:t>
            </w:r>
          </w:p>
        </w:tc>
        <w:tc>
          <w:tcPr>
            <w:tcW w:w="6372" w:type="dxa"/>
            <w:gridSpan w:val="2"/>
            <w:tcBorders>
              <w:left w:val="single" w:sz="4" w:space="0" w:color="auto"/>
              <w:bottom w:val="single" w:sz="4" w:space="0" w:color="auto"/>
            </w:tcBorders>
          </w:tcPr>
          <w:p w14:paraId="23A6409C" w14:textId="77777777" w:rsidR="00FF7738" w:rsidRDefault="00D7051C" w:rsidP="00FF7738">
            <w:pPr>
              <w:ind w:firstLine="0"/>
              <w:jc w:val="left"/>
            </w:pPr>
            <w:r>
              <w:t>Tener un diccionario cargado, es decir, haber introducido un ePub o un guion en la app y estar en la ventana de modificar personajes.</w:t>
            </w:r>
          </w:p>
        </w:tc>
      </w:tr>
      <w:tr w:rsidR="00FF7738" w14:paraId="0A30715B" w14:textId="77777777" w:rsidTr="00FF7738">
        <w:tc>
          <w:tcPr>
            <w:tcW w:w="2122" w:type="dxa"/>
            <w:vMerge w:val="restart"/>
            <w:tcBorders>
              <w:right w:val="single" w:sz="4" w:space="0" w:color="auto"/>
            </w:tcBorders>
            <w:shd w:val="clear" w:color="auto" w:fill="F2F2F2" w:themeFill="background1" w:themeFillShade="F2"/>
          </w:tcPr>
          <w:p w14:paraId="4FF6248F" w14:textId="77777777" w:rsidR="00FF7738" w:rsidRDefault="00FF7738" w:rsidP="00FF7738">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0E55B31" w14:textId="77777777" w:rsidR="00FF7738" w:rsidRDefault="00FF7738" w:rsidP="00FF7738">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E82716" w14:textId="77777777" w:rsidR="00FF7738" w:rsidRDefault="00FF7738" w:rsidP="00FF7738">
            <w:pPr>
              <w:ind w:firstLine="0"/>
              <w:jc w:val="left"/>
            </w:pPr>
            <w:r>
              <w:t>Acción</w:t>
            </w:r>
          </w:p>
        </w:tc>
      </w:tr>
      <w:tr w:rsidR="00FF7738" w14:paraId="1C1BFDAF" w14:textId="77777777" w:rsidTr="00FF7738">
        <w:trPr>
          <w:trHeight w:val="213"/>
        </w:trPr>
        <w:tc>
          <w:tcPr>
            <w:tcW w:w="2122" w:type="dxa"/>
            <w:vMerge/>
            <w:tcBorders>
              <w:right w:val="single" w:sz="4" w:space="0" w:color="auto"/>
            </w:tcBorders>
            <w:shd w:val="clear" w:color="auto" w:fill="F2F2F2" w:themeFill="background1" w:themeFillShade="F2"/>
          </w:tcPr>
          <w:p w14:paraId="7F7954EB"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CBBC9A8" w14:textId="77777777" w:rsidR="00FF7738" w:rsidRDefault="00FF7738" w:rsidP="00FF7738">
            <w:pPr>
              <w:ind w:firstLine="0"/>
              <w:jc w:val="center"/>
            </w:pPr>
            <w:r>
              <w:t>1-</w:t>
            </w:r>
          </w:p>
        </w:tc>
        <w:tc>
          <w:tcPr>
            <w:tcW w:w="5380" w:type="dxa"/>
            <w:tcBorders>
              <w:top w:val="single" w:sz="4" w:space="0" w:color="auto"/>
              <w:left w:val="single" w:sz="4" w:space="0" w:color="auto"/>
            </w:tcBorders>
            <w:shd w:val="clear" w:color="auto" w:fill="FFFFFF" w:themeFill="background1"/>
          </w:tcPr>
          <w:p w14:paraId="7B342FD5" w14:textId="77777777" w:rsidR="00FF7738" w:rsidRDefault="00FF7738" w:rsidP="00FF7738">
            <w:pPr>
              <w:ind w:firstLine="0"/>
              <w:jc w:val="left"/>
            </w:pPr>
            <w:r>
              <w:t>Marcar la opción “Obtener Etnia y sexo”.</w:t>
            </w:r>
          </w:p>
        </w:tc>
      </w:tr>
      <w:tr w:rsidR="00FF7738" w14:paraId="1F8510DC" w14:textId="77777777" w:rsidTr="00FF7738">
        <w:trPr>
          <w:trHeight w:val="213"/>
        </w:trPr>
        <w:tc>
          <w:tcPr>
            <w:tcW w:w="2122" w:type="dxa"/>
            <w:vMerge/>
            <w:tcBorders>
              <w:right w:val="single" w:sz="4" w:space="0" w:color="auto"/>
            </w:tcBorders>
            <w:shd w:val="clear" w:color="auto" w:fill="F2F2F2" w:themeFill="background1" w:themeFillShade="F2"/>
          </w:tcPr>
          <w:p w14:paraId="78DFED6D"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A45A0C" w14:textId="77777777" w:rsidR="00FF7738" w:rsidRDefault="00FF7738" w:rsidP="00FF7738">
            <w:pPr>
              <w:ind w:firstLine="0"/>
              <w:jc w:val="center"/>
            </w:pPr>
            <w:r>
              <w:t>2-</w:t>
            </w:r>
          </w:p>
        </w:tc>
        <w:tc>
          <w:tcPr>
            <w:tcW w:w="5380" w:type="dxa"/>
            <w:tcBorders>
              <w:left w:val="single" w:sz="4" w:space="0" w:color="auto"/>
            </w:tcBorders>
            <w:shd w:val="clear" w:color="auto" w:fill="FFFFFF" w:themeFill="background1"/>
          </w:tcPr>
          <w:p w14:paraId="591F441E" w14:textId="77777777" w:rsidR="00FF7738" w:rsidRDefault="00FF7738" w:rsidP="00FF7738">
            <w:pPr>
              <w:ind w:firstLine="0"/>
              <w:jc w:val="left"/>
            </w:pPr>
            <w:r>
              <w:t>Pulsar el botón de navegación de siguiente.</w:t>
            </w:r>
          </w:p>
        </w:tc>
      </w:tr>
      <w:tr w:rsidR="00FF7738" w14:paraId="76E65E71" w14:textId="77777777" w:rsidTr="00FF7738">
        <w:tc>
          <w:tcPr>
            <w:tcW w:w="2122" w:type="dxa"/>
            <w:tcBorders>
              <w:right w:val="single" w:sz="4" w:space="0" w:color="auto"/>
            </w:tcBorders>
            <w:shd w:val="clear" w:color="auto" w:fill="F2F2F2" w:themeFill="background1" w:themeFillShade="F2"/>
          </w:tcPr>
          <w:p w14:paraId="4EE49938" w14:textId="77777777" w:rsidR="00FF7738" w:rsidRDefault="00FF7738" w:rsidP="00FF7738">
            <w:pPr>
              <w:ind w:firstLine="0"/>
              <w:jc w:val="left"/>
            </w:pPr>
            <w:r>
              <w:t>Postcondición:</w:t>
            </w:r>
          </w:p>
        </w:tc>
        <w:tc>
          <w:tcPr>
            <w:tcW w:w="6372" w:type="dxa"/>
            <w:gridSpan w:val="2"/>
            <w:tcBorders>
              <w:left w:val="single" w:sz="4" w:space="0" w:color="auto"/>
            </w:tcBorders>
          </w:tcPr>
          <w:p w14:paraId="32D6D642" w14:textId="77777777" w:rsidR="00FF7738" w:rsidRDefault="00FF7738" w:rsidP="00FF7738">
            <w:pPr>
              <w:ind w:firstLine="0"/>
              <w:jc w:val="left"/>
            </w:pPr>
            <w:r>
              <w:t>Una vez pasada la pantalla de carga y obtenido el sexo y la etnia, se volverá a la misma pantalla que antes, pero con el sexo y la etnia obtenidos.</w:t>
            </w:r>
          </w:p>
        </w:tc>
      </w:tr>
      <w:tr w:rsidR="00FF7738" w14:paraId="05D6DF05" w14:textId="77777777" w:rsidTr="00FF7738">
        <w:trPr>
          <w:trHeight w:val="326"/>
        </w:trPr>
        <w:tc>
          <w:tcPr>
            <w:tcW w:w="2122" w:type="dxa"/>
            <w:tcBorders>
              <w:right w:val="single" w:sz="4" w:space="0" w:color="auto"/>
            </w:tcBorders>
            <w:shd w:val="clear" w:color="auto" w:fill="F2F2F2" w:themeFill="background1" w:themeFillShade="F2"/>
          </w:tcPr>
          <w:p w14:paraId="7EC2054A" w14:textId="77777777" w:rsidR="00FF7738" w:rsidRDefault="00FF7738" w:rsidP="00FF7738">
            <w:pPr>
              <w:ind w:firstLine="0"/>
              <w:jc w:val="left"/>
            </w:pPr>
            <w:r>
              <w:t>Excepciones:</w:t>
            </w:r>
          </w:p>
        </w:tc>
        <w:tc>
          <w:tcPr>
            <w:tcW w:w="6372" w:type="dxa"/>
            <w:gridSpan w:val="2"/>
            <w:tcBorders>
              <w:left w:val="single" w:sz="4" w:space="0" w:color="auto"/>
            </w:tcBorders>
            <w:shd w:val="clear" w:color="auto" w:fill="FFFFFF" w:themeFill="background1"/>
          </w:tcPr>
          <w:p w14:paraId="7451EBFB" w14:textId="77777777" w:rsidR="00FF7738" w:rsidRDefault="00FF7738" w:rsidP="00FF7738">
            <w:pPr>
              <w:ind w:firstLine="0"/>
              <w:jc w:val="left"/>
            </w:pPr>
            <w:r>
              <w:t>En este caso de uso no hay excepciones.</w:t>
            </w:r>
          </w:p>
        </w:tc>
      </w:tr>
      <w:tr w:rsidR="00FF7738" w14:paraId="73921BF0" w14:textId="77777777" w:rsidTr="00FF7738">
        <w:tc>
          <w:tcPr>
            <w:tcW w:w="2122" w:type="dxa"/>
            <w:tcBorders>
              <w:right w:val="single" w:sz="4" w:space="0" w:color="auto"/>
            </w:tcBorders>
            <w:shd w:val="clear" w:color="auto" w:fill="F2F2F2" w:themeFill="background1" w:themeFillShade="F2"/>
          </w:tcPr>
          <w:p w14:paraId="1F366669" w14:textId="77777777" w:rsidR="00FF7738" w:rsidRDefault="00FF7738" w:rsidP="00FF7738">
            <w:pPr>
              <w:ind w:firstLine="0"/>
              <w:jc w:val="left"/>
            </w:pPr>
            <w:r>
              <w:t>Importancia:</w:t>
            </w:r>
          </w:p>
        </w:tc>
        <w:tc>
          <w:tcPr>
            <w:tcW w:w="6372" w:type="dxa"/>
            <w:gridSpan w:val="2"/>
            <w:tcBorders>
              <w:left w:val="single" w:sz="4" w:space="0" w:color="auto"/>
            </w:tcBorders>
          </w:tcPr>
          <w:p w14:paraId="05038857" w14:textId="77777777" w:rsidR="00FF7738" w:rsidRDefault="00FF7738" w:rsidP="00FF7738">
            <w:pPr>
              <w:ind w:firstLine="0"/>
              <w:jc w:val="left"/>
            </w:pPr>
            <w:r>
              <w:t>Media</w:t>
            </w:r>
          </w:p>
        </w:tc>
      </w:tr>
      <w:tr w:rsidR="00FF7738" w14:paraId="3EF12446" w14:textId="77777777" w:rsidTr="00FF7738">
        <w:tc>
          <w:tcPr>
            <w:tcW w:w="2122" w:type="dxa"/>
            <w:tcBorders>
              <w:right w:val="single" w:sz="4" w:space="0" w:color="auto"/>
            </w:tcBorders>
            <w:shd w:val="clear" w:color="auto" w:fill="F2F2F2" w:themeFill="background1" w:themeFillShade="F2"/>
          </w:tcPr>
          <w:p w14:paraId="4746B814" w14:textId="77777777" w:rsidR="00FF7738" w:rsidRDefault="00FF7738" w:rsidP="00FF7738">
            <w:pPr>
              <w:ind w:firstLine="0"/>
              <w:jc w:val="left"/>
            </w:pPr>
            <w:r>
              <w:t>Frecuencia:</w:t>
            </w:r>
          </w:p>
        </w:tc>
        <w:tc>
          <w:tcPr>
            <w:tcW w:w="6372" w:type="dxa"/>
            <w:gridSpan w:val="2"/>
            <w:tcBorders>
              <w:left w:val="single" w:sz="4" w:space="0" w:color="auto"/>
            </w:tcBorders>
          </w:tcPr>
          <w:p w14:paraId="7F10B4B3" w14:textId="77777777" w:rsidR="00FF7738" w:rsidRDefault="00FF7738" w:rsidP="00FF7738">
            <w:pPr>
              <w:keepNext/>
              <w:ind w:firstLine="0"/>
              <w:jc w:val="left"/>
            </w:pPr>
            <w:r>
              <w:t>Alta</w:t>
            </w:r>
          </w:p>
        </w:tc>
      </w:tr>
    </w:tbl>
    <w:p w14:paraId="440964FA" w14:textId="230A4972" w:rsidR="00BC120F" w:rsidRDefault="00FF7738" w:rsidP="00FF7738">
      <w:pPr>
        <w:pStyle w:val="Descripcin"/>
        <w:keepNext/>
        <w:jc w:val="center"/>
      </w:pPr>
      <w:r>
        <w:t xml:space="preserve">Tabla </w:t>
      </w:r>
      <w:fldSimple w:instr=" SEQ Tabla \* ARABIC ">
        <w:r w:rsidR="00D820EB">
          <w:rPr>
            <w:noProof/>
          </w:rPr>
          <w:t>30</w:t>
        </w:r>
      </w:fldSimple>
      <w:r>
        <w:t xml:space="preserve"> Caso de uso 19</w:t>
      </w:r>
    </w:p>
    <w:p w14:paraId="3773929A" w14:textId="77777777" w:rsidR="00BC120F" w:rsidRDefault="00BC120F">
      <w:pPr>
        <w:ind w:firstLine="0"/>
        <w:jc w:val="left"/>
        <w:rPr>
          <w:i/>
          <w:iCs/>
          <w:color w:val="44546A" w:themeColor="text2"/>
          <w:sz w:val="18"/>
          <w:szCs w:val="18"/>
        </w:rPr>
      </w:pPr>
      <w:r>
        <w:br w:type="page"/>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BC120F" w:rsidRPr="00681815" w14:paraId="4C86FA09" w14:textId="77777777" w:rsidTr="00BC120F">
        <w:tc>
          <w:tcPr>
            <w:tcW w:w="2122" w:type="dxa"/>
            <w:tcBorders>
              <w:bottom w:val="single" w:sz="4" w:space="0" w:color="auto"/>
            </w:tcBorders>
            <w:shd w:val="clear" w:color="auto" w:fill="F2F2F2" w:themeFill="background1" w:themeFillShade="F2"/>
          </w:tcPr>
          <w:p w14:paraId="67CBF83B" w14:textId="77777777" w:rsidR="00BC120F" w:rsidRPr="00681815" w:rsidRDefault="00BC120F" w:rsidP="00BC120F">
            <w:pPr>
              <w:ind w:firstLine="0"/>
              <w:jc w:val="center"/>
              <w:rPr>
                <w:b/>
                <w:bCs/>
              </w:rPr>
            </w:pPr>
            <w:r>
              <w:rPr>
                <w:b/>
                <w:bCs/>
              </w:rPr>
              <w:lastRenderedPageBreak/>
              <w:t>Caso de uso 20</w:t>
            </w:r>
          </w:p>
        </w:tc>
        <w:tc>
          <w:tcPr>
            <w:tcW w:w="6372" w:type="dxa"/>
            <w:gridSpan w:val="2"/>
            <w:shd w:val="clear" w:color="auto" w:fill="F2F2F2" w:themeFill="background1" w:themeFillShade="F2"/>
          </w:tcPr>
          <w:p w14:paraId="16FEEAEB" w14:textId="77777777" w:rsidR="00BC120F" w:rsidRPr="00681815" w:rsidRDefault="00BC120F" w:rsidP="00BC120F">
            <w:pPr>
              <w:ind w:firstLine="0"/>
              <w:jc w:val="center"/>
              <w:rPr>
                <w:b/>
                <w:bCs/>
              </w:rPr>
            </w:pPr>
            <w:r>
              <w:rPr>
                <w:b/>
                <w:bCs/>
              </w:rPr>
              <w:t>Añadir parámetros ePub</w:t>
            </w:r>
          </w:p>
        </w:tc>
      </w:tr>
      <w:tr w:rsidR="00BC120F" w14:paraId="652B8799" w14:textId="77777777" w:rsidTr="00BC120F">
        <w:tc>
          <w:tcPr>
            <w:tcW w:w="2122" w:type="dxa"/>
            <w:tcBorders>
              <w:bottom w:val="single" w:sz="4" w:space="0" w:color="auto"/>
              <w:right w:val="single" w:sz="4" w:space="0" w:color="auto"/>
            </w:tcBorders>
            <w:shd w:val="clear" w:color="auto" w:fill="F2F2F2" w:themeFill="background1" w:themeFillShade="F2"/>
          </w:tcPr>
          <w:p w14:paraId="7132FBBD" w14:textId="77777777" w:rsidR="00BC120F" w:rsidRDefault="00BC120F" w:rsidP="00BC120F">
            <w:pPr>
              <w:ind w:firstLine="0"/>
              <w:jc w:val="left"/>
            </w:pPr>
            <w:r>
              <w:t>Requisitos asociados:</w:t>
            </w:r>
          </w:p>
        </w:tc>
        <w:tc>
          <w:tcPr>
            <w:tcW w:w="6372" w:type="dxa"/>
            <w:gridSpan w:val="2"/>
            <w:tcBorders>
              <w:left w:val="single" w:sz="4" w:space="0" w:color="auto"/>
            </w:tcBorders>
          </w:tcPr>
          <w:p w14:paraId="4BF08502" w14:textId="77777777" w:rsidR="00BC120F" w:rsidRDefault="00BC120F" w:rsidP="00BC120F">
            <w:pPr>
              <w:ind w:firstLine="0"/>
              <w:jc w:val="center"/>
            </w:pPr>
            <w:r>
              <w:t>R.F-9</w:t>
            </w:r>
            <w:r w:rsidR="008B2CA7">
              <w:t>, R.F-14</w:t>
            </w:r>
          </w:p>
        </w:tc>
      </w:tr>
      <w:tr w:rsidR="00BC120F" w14:paraId="5FBDE4D3" w14:textId="77777777" w:rsidTr="00BC120F">
        <w:tc>
          <w:tcPr>
            <w:tcW w:w="2122" w:type="dxa"/>
            <w:tcBorders>
              <w:right w:val="single" w:sz="4" w:space="0" w:color="auto"/>
            </w:tcBorders>
            <w:shd w:val="clear" w:color="auto" w:fill="F2F2F2" w:themeFill="background1" w:themeFillShade="F2"/>
          </w:tcPr>
          <w:p w14:paraId="51FDEBAC" w14:textId="77777777" w:rsidR="00BC120F" w:rsidRDefault="00BC120F" w:rsidP="00BC120F">
            <w:pPr>
              <w:ind w:firstLine="0"/>
              <w:jc w:val="left"/>
            </w:pPr>
            <w:r>
              <w:t>Descripción:</w:t>
            </w:r>
          </w:p>
        </w:tc>
        <w:tc>
          <w:tcPr>
            <w:tcW w:w="6372" w:type="dxa"/>
            <w:gridSpan w:val="2"/>
            <w:tcBorders>
              <w:left w:val="single" w:sz="4" w:space="0" w:color="auto"/>
            </w:tcBorders>
            <w:shd w:val="clear" w:color="auto" w:fill="FFFFFF" w:themeFill="background1"/>
          </w:tcPr>
          <w:p w14:paraId="1546FF54" w14:textId="77777777" w:rsidR="00BC120F" w:rsidRDefault="00BC120F" w:rsidP="00BC120F">
            <w:pPr>
              <w:ind w:firstLine="0"/>
              <w:jc w:val="left"/>
            </w:pPr>
            <w:r>
              <w:rPr>
                <w:shd w:val="clear" w:color="auto" w:fill="FFFFFF" w:themeFill="background1"/>
              </w:rPr>
              <w:t>Introducir un filtro indicando el número mínimo de apariciones que se quiere del personaje, el rango de palabras que tiene que haber máximo entre dos personajes para ser considerado relación y si se quiere tener los capítulos en mente.</w:t>
            </w:r>
          </w:p>
        </w:tc>
      </w:tr>
      <w:tr w:rsidR="00BC120F" w14:paraId="6BE52675" w14:textId="77777777" w:rsidTr="00BC120F">
        <w:tc>
          <w:tcPr>
            <w:tcW w:w="2122" w:type="dxa"/>
            <w:tcBorders>
              <w:right w:val="single" w:sz="4" w:space="0" w:color="auto"/>
            </w:tcBorders>
            <w:shd w:val="clear" w:color="auto" w:fill="F2F2F2" w:themeFill="background1" w:themeFillShade="F2"/>
          </w:tcPr>
          <w:p w14:paraId="13004C0B" w14:textId="77777777" w:rsidR="00BC120F" w:rsidRDefault="00BC120F" w:rsidP="00BC120F">
            <w:pPr>
              <w:ind w:firstLine="0"/>
              <w:jc w:val="left"/>
            </w:pPr>
            <w:r>
              <w:t>Precondición:</w:t>
            </w:r>
          </w:p>
        </w:tc>
        <w:tc>
          <w:tcPr>
            <w:tcW w:w="6372" w:type="dxa"/>
            <w:gridSpan w:val="2"/>
            <w:tcBorders>
              <w:left w:val="single" w:sz="4" w:space="0" w:color="auto"/>
              <w:bottom w:val="single" w:sz="4" w:space="0" w:color="auto"/>
            </w:tcBorders>
          </w:tcPr>
          <w:p w14:paraId="0D72103A" w14:textId="77777777" w:rsidR="00BC120F" w:rsidRDefault="00D7051C" w:rsidP="00BC120F">
            <w:pPr>
              <w:ind w:firstLine="0"/>
              <w:jc w:val="left"/>
            </w:pPr>
            <w:r>
              <w:t>Tener un diccionario cargado, es decir, haber introducido un ePub en la app y estar en la ventana de parámetros de novela.</w:t>
            </w:r>
          </w:p>
        </w:tc>
      </w:tr>
      <w:tr w:rsidR="00BC120F" w14:paraId="64873367" w14:textId="77777777" w:rsidTr="00BC120F">
        <w:tc>
          <w:tcPr>
            <w:tcW w:w="2122" w:type="dxa"/>
            <w:vMerge w:val="restart"/>
            <w:tcBorders>
              <w:right w:val="single" w:sz="4" w:space="0" w:color="auto"/>
            </w:tcBorders>
            <w:shd w:val="clear" w:color="auto" w:fill="F2F2F2" w:themeFill="background1" w:themeFillShade="F2"/>
          </w:tcPr>
          <w:p w14:paraId="510148D8" w14:textId="77777777" w:rsidR="00BC120F" w:rsidRDefault="00BC120F" w:rsidP="00BC120F">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9546780" w14:textId="77777777" w:rsidR="00BC120F" w:rsidRDefault="00BC120F" w:rsidP="00BC120F">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6137BF4" w14:textId="77777777" w:rsidR="00BC120F" w:rsidRDefault="00BC120F" w:rsidP="00BC120F">
            <w:pPr>
              <w:ind w:firstLine="0"/>
              <w:jc w:val="left"/>
            </w:pPr>
            <w:r>
              <w:t>Acción</w:t>
            </w:r>
          </w:p>
        </w:tc>
      </w:tr>
      <w:tr w:rsidR="00BC120F" w14:paraId="7B6FFF10" w14:textId="77777777" w:rsidTr="00BC120F">
        <w:trPr>
          <w:trHeight w:val="213"/>
        </w:trPr>
        <w:tc>
          <w:tcPr>
            <w:tcW w:w="2122" w:type="dxa"/>
            <w:vMerge/>
            <w:tcBorders>
              <w:right w:val="single" w:sz="4" w:space="0" w:color="auto"/>
            </w:tcBorders>
            <w:shd w:val="clear" w:color="auto" w:fill="F2F2F2" w:themeFill="background1" w:themeFillShade="F2"/>
          </w:tcPr>
          <w:p w14:paraId="31CBE8AF"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AA5B7C" w14:textId="77777777" w:rsidR="00BC120F" w:rsidRDefault="00BC120F" w:rsidP="00BC120F">
            <w:pPr>
              <w:ind w:firstLine="0"/>
              <w:jc w:val="center"/>
            </w:pPr>
            <w:r>
              <w:t>1-</w:t>
            </w:r>
          </w:p>
        </w:tc>
        <w:tc>
          <w:tcPr>
            <w:tcW w:w="5380" w:type="dxa"/>
            <w:tcBorders>
              <w:top w:val="single" w:sz="4" w:space="0" w:color="auto"/>
              <w:left w:val="single" w:sz="4" w:space="0" w:color="auto"/>
            </w:tcBorders>
            <w:shd w:val="clear" w:color="auto" w:fill="FFFFFF" w:themeFill="background1"/>
          </w:tcPr>
          <w:p w14:paraId="0084A30E" w14:textId="77777777" w:rsidR="00BC120F" w:rsidRDefault="00BC120F" w:rsidP="00BC120F">
            <w:pPr>
              <w:ind w:firstLine="0"/>
              <w:jc w:val="left"/>
            </w:pPr>
            <w:r>
              <w:t>El usuario introduce el número mínimo de apariciones.</w:t>
            </w:r>
          </w:p>
        </w:tc>
      </w:tr>
      <w:tr w:rsidR="00BC120F" w14:paraId="7ADF6048" w14:textId="77777777" w:rsidTr="00BC120F">
        <w:trPr>
          <w:trHeight w:val="213"/>
        </w:trPr>
        <w:tc>
          <w:tcPr>
            <w:tcW w:w="2122" w:type="dxa"/>
            <w:vMerge/>
            <w:tcBorders>
              <w:right w:val="single" w:sz="4" w:space="0" w:color="auto"/>
            </w:tcBorders>
            <w:shd w:val="clear" w:color="auto" w:fill="F2F2F2" w:themeFill="background1" w:themeFillShade="F2"/>
          </w:tcPr>
          <w:p w14:paraId="129904C0"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357E30A" w14:textId="77777777" w:rsidR="00BC120F" w:rsidRDefault="00BC120F" w:rsidP="00BC120F">
            <w:pPr>
              <w:ind w:firstLine="0"/>
              <w:jc w:val="center"/>
            </w:pPr>
            <w:r>
              <w:t>2-</w:t>
            </w:r>
          </w:p>
        </w:tc>
        <w:tc>
          <w:tcPr>
            <w:tcW w:w="5380" w:type="dxa"/>
            <w:tcBorders>
              <w:left w:val="single" w:sz="4" w:space="0" w:color="auto"/>
            </w:tcBorders>
            <w:shd w:val="clear" w:color="auto" w:fill="FFFFFF" w:themeFill="background1"/>
          </w:tcPr>
          <w:p w14:paraId="2DADAD55" w14:textId="77777777" w:rsidR="00BC120F" w:rsidRDefault="00BC120F" w:rsidP="00BC120F">
            <w:pPr>
              <w:ind w:firstLine="0"/>
              <w:jc w:val="left"/>
            </w:pPr>
            <w:r>
              <w:t>El usuario introduce el rango máximo de palabras.</w:t>
            </w:r>
          </w:p>
        </w:tc>
      </w:tr>
      <w:tr w:rsidR="00BC120F" w14:paraId="14443E0E" w14:textId="77777777" w:rsidTr="00BC120F">
        <w:trPr>
          <w:trHeight w:val="107"/>
        </w:trPr>
        <w:tc>
          <w:tcPr>
            <w:tcW w:w="2122" w:type="dxa"/>
            <w:vMerge/>
            <w:tcBorders>
              <w:right w:val="single" w:sz="4" w:space="0" w:color="auto"/>
            </w:tcBorders>
            <w:shd w:val="clear" w:color="auto" w:fill="F2F2F2" w:themeFill="background1" w:themeFillShade="F2"/>
          </w:tcPr>
          <w:p w14:paraId="667D9228"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5CE6DD" w14:textId="77777777" w:rsidR="00BC120F" w:rsidRDefault="00BC120F" w:rsidP="00BC120F">
            <w:pPr>
              <w:ind w:firstLine="0"/>
              <w:jc w:val="center"/>
            </w:pPr>
            <w:r>
              <w:t>3-</w:t>
            </w:r>
          </w:p>
        </w:tc>
        <w:tc>
          <w:tcPr>
            <w:tcW w:w="5380" w:type="dxa"/>
            <w:tcBorders>
              <w:left w:val="single" w:sz="4" w:space="0" w:color="auto"/>
            </w:tcBorders>
            <w:shd w:val="clear" w:color="auto" w:fill="FFFFFF" w:themeFill="background1"/>
          </w:tcPr>
          <w:p w14:paraId="5911A06C" w14:textId="77777777" w:rsidR="00BC120F" w:rsidRDefault="00BC120F" w:rsidP="00BC120F">
            <w:pPr>
              <w:ind w:firstLine="0"/>
              <w:jc w:val="left"/>
            </w:pPr>
            <w:r>
              <w:t xml:space="preserve">El usuario </w:t>
            </w:r>
            <w:r w:rsidRPr="00F21352">
              <w:rPr>
                <w:i/>
                <w:iCs/>
              </w:rPr>
              <w:t>checkea</w:t>
            </w:r>
            <w:r>
              <w:t xml:space="preserve"> o no a su gusto la casilla de tener en cuenta capítulos.</w:t>
            </w:r>
          </w:p>
        </w:tc>
      </w:tr>
      <w:tr w:rsidR="00BC120F" w14:paraId="4C4C0B87" w14:textId="77777777" w:rsidTr="00BC120F">
        <w:trPr>
          <w:trHeight w:val="106"/>
        </w:trPr>
        <w:tc>
          <w:tcPr>
            <w:tcW w:w="2122" w:type="dxa"/>
            <w:vMerge/>
            <w:tcBorders>
              <w:right w:val="single" w:sz="4" w:space="0" w:color="auto"/>
            </w:tcBorders>
            <w:shd w:val="clear" w:color="auto" w:fill="F2F2F2" w:themeFill="background1" w:themeFillShade="F2"/>
          </w:tcPr>
          <w:p w14:paraId="190D6B5E"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DCA52E" w14:textId="77777777" w:rsidR="00BC120F" w:rsidRDefault="00BC120F" w:rsidP="00BC120F">
            <w:pPr>
              <w:ind w:firstLine="0"/>
              <w:jc w:val="center"/>
            </w:pPr>
            <w:r>
              <w:t>4-</w:t>
            </w:r>
          </w:p>
        </w:tc>
        <w:tc>
          <w:tcPr>
            <w:tcW w:w="5380" w:type="dxa"/>
            <w:tcBorders>
              <w:left w:val="single" w:sz="4" w:space="0" w:color="auto"/>
            </w:tcBorders>
            <w:shd w:val="clear" w:color="auto" w:fill="FFFFFF" w:themeFill="background1"/>
          </w:tcPr>
          <w:p w14:paraId="55B999BF" w14:textId="77777777" w:rsidR="00BC120F" w:rsidRDefault="00BC120F" w:rsidP="00BC120F">
            <w:pPr>
              <w:ind w:firstLine="0"/>
              <w:jc w:val="left"/>
            </w:pPr>
            <w:r>
              <w:t>El usuario pulsa el botón de “Obtener red”.</w:t>
            </w:r>
          </w:p>
        </w:tc>
      </w:tr>
      <w:tr w:rsidR="00BC120F" w14:paraId="39D98B6F" w14:textId="77777777" w:rsidTr="00BC120F">
        <w:tc>
          <w:tcPr>
            <w:tcW w:w="2122" w:type="dxa"/>
            <w:tcBorders>
              <w:right w:val="single" w:sz="4" w:space="0" w:color="auto"/>
            </w:tcBorders>
            <w:shd w:val="clear" w:color="auto" w:fill="F2F2F2" w:themeFill="background1" w:themeFillShade="F2"/>
          </w:tcPr>
          <w:p w14:paraId="1C631D66" w14:textId="77777777" w:rsidR="00BC120F" w:rsidRDefault="00BC120F" w:rsidP="00BC120F">
            <w:pPr>
              <w:ind w:firstLine="0"/>
              <w:jc w:val="left"/>
            </w:pPr>
            <w:r>
              <w:t>Postcondición:</w:t>
            </w:r>
          </w:p>
        </w:tc>
        <w:tc>
          <w:tcPr>
            <w:tcW w:w="6372" w:type="dxa"/>
            <w:gridSpan w:val="2"/>
            <w:tcBorders>
              <w:left w:val="single" w:sz="4" w:space="0" w:color="auto"/>
            </w:tcBorders>
          </w:tcPr>
          <w:p w14:paraId="216BA65A" w14:textId="77777777" w:rsidR="00BC120F" w:rsidRDefault="00BC120F" w:rsidP="00BC120F">
            <w:pPr>
              <w:ind w:firstLine="0"/>
              <w:jc w:val="left"/>
            </w:pPr>
            <w:r>
              <w:t>Después del último paso, se saltará a la ventana de visualización de la red</w:t>
            </w:r>
            <w:r w:rsidR="00CD4804">
              <w:t xml:space="preserve"> y</w:t>
            </w:r>
            <w:del w:id="10" w:author="Josema Galán" w:date="2020-02-04T09:44:00Z">
              <w:r w:rsidR="00CD4804" w:rsidDel="00E437D9">
                <w:delText xml:space="preserve"> </w:delText>
              </w:r>
            </w:del>
            <w:r w:rsidR="00CD4804">
              <w:t xml:space="preserve"> se obtendrán los enlaces y añadirán los atributos etnia y sexo a cada nodo</w:t>
            </w:r>
            <w:r>
              <w:t>.</w:t>
            </w:r>
          </w:p>
        </w:tc>
      </w:tr>
      <w:tr w:rsidR="00BC120F" w14:paraId="6D5CECEE" w14:textId="77777777" w:rsidTr="00BC120F">
        <w:trPr>
          <w:trHeight w:val="107"/>
        </w:trPr>
        <w:tc>
          <w:tcPr>
            <w:tcW w:w="2122" w:type="dxa"/>
            <w:vMerge w:val="restart"/>
            <w:tcBorders>
              <w:right w:val="single" w:sz="4" w:space="0" w:color="auto"/>
            </w:tcBorders>
            <w:shd w:val="clear" w:color="auto" w:fill="F2F2F2" w:themeFill="background1" w:themeFillShade="F2"/>
          </w:tcPr>
          <w:p w14:paraId="69C6F8C3" w14:textId="77777777" w:rsidR="00BC120F" w:rsidRDefault="00BC120F" w:rsidP="00BC120F">
            <w:pPr>
              <w:ind w:firstLine="0"/>
              <w:jc w:val="left"/>
            </w:pPr>
            <w:r>
              <w:t>Excepciones:</w:t>
            </w:r>
          </w:p>
        </w:tc>
        <w:tc>
          <w:tcPr>
            <w:tcW w:w="992" w:type="dxa"/>
            <w:tcBorders>
              <w:left w:val="single" w:sz="4" w:space="0" w:color="auto"/>
            </w:tcBorders>
            <w:shd w:val="clear" w:color="auto" w:fill="F2F2F2" w:themeFill="background1" w:themeFillShade="F2"/>
          </w:tcPr>
          <w:p w14:paraId="11425012" w14:textId="77777777" w:rsidR="00BC120F" w:rsidRDefault="00BC120F" w:rsidP="00BC120F">
            <w:pPr>
              <w:ind w:firstLine="0"/>
              <w:jc w:val="center"/>
            </w:pPr>
            <w:r>
              <w:t>Paso</w:t>
            </w:r>
          </w:p>
        </w:tc>
        <w:tc>
          <w:tcPr>
            <w:tcW w:w="5380" w:type="dxa"/>
            <w:tcBorders>
              <w:left w:val="single" w:sz="4" w:space="0" w:color="auto"/>
            </w:tcBorders>
            <w:shd w:val="clear" w:color="auto" w:fill="F2F2F2" w:themeFill="background1" w:themeFillShade="F2"/>
          </w:tcPr>
          <w:p w14:paraId="3806865A" w14:textId="77777777" w:rsidR="00BC120F" w:rsidRDefault="00BC120F" w:rsidP="00BC120F">
            <w:pPr>
              <w:ind w:firstLine="0"/>
              <w:jc w:val="left"/>
            </w:pPr>
            <w:r>
              <w:t>Excepción</w:t>
            </w:r>
          </w:p>
        </w:tc>
      </w:tr>
      <w:tr w:rsidR="00BC120F" w14:paraId="4A158A34" w14:textId="77777777" w:rsidTr="00BC120F">
        <w:trPr>
          <w:trHeight w:val="107"/>
        </w:trPr>
        <w:tc>
          <w:tcPr>
            <w:tcW w:w="2122" w:type="dxa"/>
            <w:vMerge/>
            <w:tcBorders>
              <w:right w:val="single" w:sz="4" w:space="0" w:color="auto"/>
            </w:tcBorders>
            <w:shd w:val="clear" w:color="auto" w:fill="F2F2F2" w:themeFill="background1" w:themeFillShade="F2"/>
          </w:tcPr>
          <w:p w14:paraId="20FA562E" w14:textId="77777777" w:rsidR="00BC120F" w:rsidRDefault="00BC120F" w:rsidP="00BC120F">
            <w:pPr>
              <w:ind w:firstLine="0"/>
              <w:jc w:val="left"/>
            </w:pPr>
          </w:p>
        </w:tc>
        <w:tc>
          <w:tcPr>
            <w:tcW w:w="992" w:type="dxa"/>
            <w:tcBorders>
              <w:left w:val="single" w:sz="4" w:space="0" w:color="auto"/>
            </w:tcBorders>
            <w:shd w:val="clear" w:color="auto" w:fill="FFFFFF" w:themeFill="background1"/>
          </w:tcPr>
          <w:p w14:paraId="3EC8F5F5" w14:textId="77777777" w:rsidR="00BC120F" w:rsidRDefault="00BC120F" w:rsidP="00BC120F">
            <w:pPr>
              <w:ind w:firstLine="0"/>
              <w:jc w:val="center"/>
            </w:pPr>
            <w:r>
              <w:t>1-</w:t>
            </w:r>
          </w:p>
        </w:tc>
        <w:tc>
          <w:tcPr>
            <w:tcW w:w="5380" w:type="dxa"/>
            <w:tcBorders>
              <w:left w:val="single" w:sz="4" w:space="0" w:color="auto"/>
            </w:tcBorders>
            <w:shd w:val="clear" w:color="auto" w:fill="FFFFFF" w:themeFill="background1"/>
          </w:tcPr>
          <w:p w14:paraId="3E908A47" w14:textId="77777777" w:rsidR="00BC120F" w:rsidRDefault="00BC120F" w:rsidP="00BC120F">
            <w:pPr>
              <w:ind w:firstLine="0"/>
              <w:jc w:val="left"/>
            </w:pPr>
            <w:r>
              <w:t>No haber introducido alguno de los campos obligatorios.</w:t>
            </w:r>
          </w:p>
        </w:tc>
      </w:tr>
      <w:tr w:rsidR="00BC120F" w14:paraId="28944FC6" w14:textId="77777777" w:rsidTr="00BC120F">
        <w:tc>
          <w:tcPr>
            <w:tcW w:w="2122" w:type="dxa"/>
            <w:tcBorders>
              <w:right w:val="single" w:sz="4" w:space="0" w:color="auto"/>
            </w:tcBorders>
            <w:shd w:val="clear" w:color="auto" w:fill="F2F2F2" w:themeFill="background1" w:themeFillShade="F2"/>
          </w:tcPr>
          <w:p w14:paraId="3763C083" w14:textId="77777777" w:rsidR="00BC120F" w:rsidRDefault="00BC120F" w:rsidP="00BC120F">
            <w:pPr>
              <w:ind w:firstLine="0"/>
              <w:jc w:val="left"/>
            </w:pPr>
            <w:r>
              <w:t>Importancia:</w:t>
            </w:r>
          </w:p>
        </w:tc>
        <w:tc>
          <w:tcPr>
            <w:tcW w:w="6372" w:type="dxa"/>
            <w:gridSpan w:val="2"/>
            <w:tcBorders>
              <w:left w:val="single" w:sz="4" w:space="0" w:color="auto"/>
            </w:tcBorders>
          </w:tcPr>
          <w:p w14:paraId="08DD3058" w14:textId="77777777" w:rsidR="00BC120F" w:rsidRDefault="00BC120F" w:rsidP="00BC120F">
            <w:pPr>
              <w:ind w:firstLine="0"/>
              <w:jc w:val="left"/>
            </w:pPr>
            <w:r>
              <w:t>Alta</w:t>
            </w:r>
          </w:p>
        </w:tc>
      </w:tr>
      <w:tr w:rsidR="00BC120F" w14:paraId="7F9E92E3" w14:textId="77777777" w:rsidTr="00BC120F">
        <w:tc>
          <w:tcPr>
            <w:tcW w:w="2122" w:type="dxa"/>
            <w:tcBorders>
              <w:right w:val="single" w:sz="4" w:space="0" w:color="auto"/>
            </w:tcBorders>
            <w:shd w:val="clear" w:color="auto" w:fill="F2F2F2" w:themeFill="background1" w:themeFillShade="F2"/>
          </w:tcPr>
          <w:p w14:paraId="5CC5346C" w14:textId="77777777" w:rsidR="00BC120F" w:rsidRDefault="00BC120F" w:rsidP="00BC120F">
            <w:pPr>
              <w:ind w:firstLine="0"/>
              <w:jc w:val="left"/>
            </w:pPr>
            <w:r>
              <w:t>Frecuencia:</w:t>
            </w:r>
          </w:p>
        </w:tc>
        <w:tc>
          <w:tcPr>
            <w:tcW w:w="6372" w:type="dxa"/>
            <w:gridSpan w:val="2"/>
            <w:tcBorders>
              <w:left w:val="single" w:sz="4" w:space="0" w:color="auto"/>
            </w:tcBorders>
          </w:tcPr>
          <w:p w14:paraId="1478F6BE" w14:textId="77777777" w:rsidR="00BC120F" w:rsidRDefault="00BC120F" w:rsidP="00BC120F">
            <w:pPr>
              <w:keepNext/>
              <w:ind w:firstLine="0"/>
              <w:jc w:val="left"/>
            </w:pPr>
            <w:r>
              <w:t>Media</w:t>
            </w:r>
          </w:p>
        </w:tc>
      </w:tr>
    </w:tbl>
    <w:p w14:paraId="017613B1" w14:textId="31BEB412" w:rsidR="00BC120F" w:rsidRDefault="00BC120F" w:rsidP="00BC120F">
      <w:pPr>
        <w:pStyle w:val="Descripcin"/>
        <w:keepNext/>
        <w:jc w:val="center"/>
      </w:pPr>
      <w:r>
        <w:t xml:space="preserve">Tabla </w:t>
      </w:r>
      <w:fldSimple w:instr=" SEQ Tabla \* ARABIC ">
        <w:r w:rsidR="00D820EB">
          <w:rPr>
            <w:noProof/>
          </w:rPr>
          <w:t>31</w:t>
        </w:r>
      </w:fldSimple>
      <w:r>
        <w:t xml:space="preserve"> Caso de uso 20</w:t>
      </w:r>
    </w:p>
    <w:tbl>
      <w:tblPr>
        <w:tblStyle w:val="Tablaconcuadrcula"/>
        <w:tblpPr w:leftFromText="141" w:rightFromText="141" w:vertAnchor="text" w:horzAnchor="margin" w:tblpY="-33"/>
        <w:tblW w:w="0" w:type="auto"/>
        <w:tblLook w:val="04A0" w:firstRow="1" w:lastRow="0" w:firstColumn="1" w:lastColumn="0" w:noHBand="0" w:noVBand="1"/>
      </w:tblPr>
      <w:tblGrid>
        <w:gridCol w:w="2122"/>
        <w:gridCol w:w="992"/>
        <w:gridCol w:w="5380"/>
      </w:tblGrid>
      <w:tr w:rsidR="008B2CA7" w:rsidRPr="00681815" w14:paraId="6D67F9CE" w14:textId="77777777" w:rsidTr="008B2CA7">
        <w:tc>
          <w:tcPr>
            <w:tcW w:w="2122" w:type="dxa"/>
            <w:tcBorders>
              <w:bottom w:val="single" w:sz="4" w:space="0" w:color="auto"/>
            </w:tcBorders>
            <w:shd w:val="clear" w:color="auto" w:fill="F2F2F2" w:themeFill="background1" w:themeFillShade="F2"/>
          </w:tcPr>
          <w:p w14:paraId="29DE1F48" w14:textId="77777777" w:rsidR="008B2CA7" w:rsidRPr="00681815" w:rsidRDefault="008B2CA7" w:rsidP="008B2CA7">
            <w:pPr>
              <w:ind w:firstLine="0"/>
              <w:jc w:val="center"/>
              <w:rPr>
                <w:b/>
                <w:bCs/>
              </w:rPr>
            </w:pPr>
            <w:r>
              <w:rPr>
                <w:b/>
                <w:bCs/>
              </w:rPr>
              <w:t>Caso de uso 21</w:t>
            </w:r>
          </w:p>
        </w:tc>
        <w:tc>
          <w:tcPr>
            <w:tcW w:w="6372" w:type="dxa"/>
            <w:gridSpan w:val="2"/>
            <w:shd w:val="clear" w:color="auto" w:fill="F2F2F2" w:themeFill="background1" w:themeFillShade="F2"/>
          </w:tcPr>
          <w:p w14:paraId="4962C68D" w14:textId="77777777" w:rsidR="008B2CA7" w:rsidRPr="00681815" w:rsidRDefault="008B2CA7" w:rsidP="008B2CA7">
            <w:pPr>
              <w:ind w:firstLine="0"/>
              <w:jc w:val="center"/>
              <w:rPr>
                <w:b/>
                <w:bCs/>
              </w:rPr>
            </w:pPr>
            <w:r>
              <w:rPr>
                <w:b/>
                <w:bCs/>
              </w:rPr>
              <w:t>Añadir parámetros película</w:t>
            </w:r>
          </w:p>
        </w:tc>
      </w:tr>
      <w:tr w:rsidR="008B2CA7" w14:paraId="57BC832D" w14:textId="77777777" w:rsidTr="008B2CA7">
        <w:tc>
          <w:tcPr>
            <w:tcW w:w="2122" w:type="dxa"/>
            <w:tcBorders>
              <w:bottom w:val="single" w:sz="4" w:space="0" w:color="auto"/>
              <w:right w:val="single" w:sz="4" w:space="0" w:color="auto"/>
            </w:tcBorders>
            <w:shd w:val="clear" w:color="auto" w:fill="F2F2F2" w:themeFill="background1" w:themeFillShade="F2"/>
          </w:tcPr>
          <w:p w14:paraId="48E74F9E" w14:textId="77777777" w:rsidR="008B2CA7" w:rsidRDefault="008B2CA7" w:rsidP="008B2CA7">
            <w:pPr>
              <w:ind w:firstLine="0"/>
              <w:jc w:val="left"/>
            </w:pPr>
            <w:r>
              <w:t>Requisitos asociados:</w:t>
            </w:r>
          </w:p>
        </w:tc>
        <w:tc>
          <w:tcPr>
            <w:tcW w:w="6372" w:type="dxa"/>
            <w:gridSpan w:val="2"/>
            <w:tcBorders>
              <w:left w:val="single" w:sz="4" w:space="0" w:color="auto"/>
            </w:tcBorders>
          </w:tcPr>
          <w:p w14:paraId="6CE63CEF" w14:textId="77777777" w:rsidR="008B2CA7" w:rsidRDefault="008B2CA7" w:rsidP="008B2CA7">
            <w:pPr>
              <w:ind w:firstLine="0"/>
              <w:jc w:val="center"/>
            </w:pPr>
            <w:r>
              <w:t>R.F-10, R.F-14</w:t>
            </w:r>
          </w:p>
        </w:tc>
      </w:tr>
      <w:tr w:rsidR="008B2CA7" w14:paraId="130382B7" w14:textId="77777777" w:rsidTr="008B2CA7">
        <w:tc>
          <w:tcPr>
            <w:tcW w:w="2122" w:type="dxa"/>
            <w:tcBorders>
              <w:right w:val="single" w:sz="4" w:space="0" w:color="auto"/>
            </w:tcBorders>
            <w:shd w:val="clear" w:color="auto" w:fill="F2F2F2" w:themeFill="background1" w:themeFillShade="F2"/>
          </w:tcPr>
          <w:p w14:paraId="760133FB" w14:textId="77777777" w:rsidR="008B2CA7" w:rsidRDefault="008B2CA7" w:rsidP="008B2CA7">
            <w:pPr>
              <w:ind w:firstLine="0"/>
              <w:jc w:val="left"/>
            </w:pPr>
            <w:r>
              <w:t>Descripción:</w:t>
            </w:r>
          </w:p>
        </w:tc>
        <w:tc>
          <w:tcPr>
            <w:tcW w:w="6372" w:type="dxa"/>
            <w:gridSpan w:val="2"/>
            <w:tcBorders>
              <w:left w:val="single" w:sz="4" w:space="0" w:color="auto"/>
            </w:tcBorders>
            <w:shd w:val="clear" w:color="auto" w:fill="FFFFFF" w:themeFill="background1"/>
          </w:tcPr>
          <w:p w14:paraId="27340DD6" w14:textId="77777777" w:rsidR="008B2CA7" w:rsidRDefault="008B2CA7" w:rsidP="008B2CA7">
            <w:pPr>
              <w:ind w:firstLine="0"/>
              <w:jc w:val="left"/>
            </w:pPr>
            <w:r>
              <w:rPr>
                <w:shd w:val="clear" w:color="auto" w:fill="FFFFFF" w:themeFill="background1"/>
              </w:rPr>
              <w:t>Introducir un filtro indicando el número mínimo de apariciones que se quiere del personaje.</w:t>
            </w:r>
          </w:p>
        </w:tc>
      </w:tr>
      <w:tr w:rsidR="008B2CA7" w14:paraId="5DE53EDC" w14:textId="77777777" w:rsidTr="008B2CA7">
        <w:tc>
          <w:tcPr>
            <w:tcW w:w="2122" w:type="dxa"/>
            <w:tcBorders>
              <w:right w:val="single" w:sz="4" w:space="0" w:color="auto"/>
            </w:tcBorders>
            <w:shd w:val="clear" w:color="auto" w:fill="F2F2F2" w:themeFill="background1" w:themeFillShade="F2"/>
          </w:tcPr>
          <w:p w14:paraId="08BA7442" w14:textId="77777777" w:rsidR="008B2CA7" w:rsidRDefault="008B2CA7" w:rsidP="008B2CA7">
            <w:pPr>
              <w:ind w:firstLine="0"/>
              <w:jc w:val="left"/>
            </w:pPr>
            <w:r>
              <w:t>Precondición:</w:t>
            </w:r>
          </w:p>
        </w:tc>
        <w:tc>
          <w:tcPr>
            <w:tcW w:w="6372" w:type="dxa"/>
            <w:gridSpan w:val="2"/>
            <w:tcBorders>
              <w:left w:val="single" w:sz="4" w:space="0" w:color="auto"/>
              <w:bottom w:val="single" w:sz="4" w:space="0" w:color="auto"/>
            </w:tcBorders>
          </w:tcPr>
          <w:p w14:paraId="740AD048" w14:textId="77777777" w:rsidR="008B2CA7" w:rsidRDefault="00D7051C" w:rsidP="008B2CA7">
            <w:pPr>
              <w:ind w:firstLine="0"/>
              <w:jc w:val="left"/>
            </w:pPr>
            <w:r>
              <w:t>Tener un diccionario cargado, es decir, haber introducido un guion en la app y estar en la ventana de parámetros de película.</w:t>
            </w:r>
          </w:p>
        </w:tc>
      </w:tr>
      <w:tr w:rsidR="008B2CA7" w14:paraId="28D95764" w14:textId="77777777" w:rsidTr="008B2CA7">
        <w:tc>
          <w:tcPr>
            <w:tcW w:w="2122" w:type="dxa"/>
            <w:vMerge w:val="restart"/>
            <w:tcBorders>
              <w:right w:val="single" w:sz="4" w:space="0" w:color="auto"/>
            </w:tcBorders>
            <w:shd w:val="clear" w:color="auto" w:fill="F2F2F2" w:themeFill="background1" w:themeFillShade="F2"/>
          </w:tcPr>
          <w:p w14:paraId="3EA95C8F" w14:textId="77777777" w:rsidR="008B2CA7" w:rsidRDefault="008B2CA7" w:rsidP="008B2CA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2509D3D" w14:textId="77777777" w:rsidR="008B2CA7" w:rsidRDefault="008B2CA7" w:rsidP="008B2CA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ACE4FB" w14:textId="77777777" w:rsidR="008B2CA7" w:rsidRDefault="008B2CA7" w:rsidP="008B2CA7">
            <w:pPr>
              <w:ind w:firstLine="0"/>
              <w:jc w:val="left"/>
            </w:pPr>
            <w:r>
              <w:t>Acción</w:t>
            </w:r>
          </w:p>
        </w:tc>
      </w:tr>
      <w:tr w:rsidR="008B2CA7" w14:paraId="14D8F6BC" w14:textId="77777777" w:rsidTr="008B2CA7">
        <w:trPr>
          <w:trHeight w:val="213"/>
        </w:trPr>
        <w:tc>
          <w:tcPr>
            <w:tcW w:w="2122" w:type="dxa"/>
            <w:vMerge/>
            <w:tcBorders>
              <w:right w:val="single" w:sz="4" w:space="0" w:color="auto"/>
            </w:tcBorders>
            <w:shd w:val="clear" w:color="auto" w:fill="F2F2F2" w:themeFill="background1" w:themeFillShade="F2"/>
          </w:tcPr>
          <w:p w14:paraId="34FA5884"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3229AD8" w14:textId="77777777" w:rsidR="008B2CA7" w:rsidRDefault="008B2CA7" w:rsidP="008B2CA7">
            <w:pPr>
              <w:ind w:firstLine="0"/>
              <w:jc w:val="center"/>
            </w:pPr>
            <w:r>
              <w:t>1-</w:t>
            </w:r>
          </w:p>
        </w:tc>
        <w:tc>
          <w:tcPr>
            <w:tcW w:w="5380" w:type="dxa"/>
            <w:tcBorders>
              <w:top w:val="single" w:sz="4" w:space="0" w:color="auto"/>
              <w:left w:val="single" w:sz="4" w:space="0" w:color="auto"/>
            </w:tcBorders>
            <w:shd w:val="clear" w:color="auto" w:fill="FFFFFF" w:themeFill="background1"/>
          </w:tcPr>
          <w:p w14:paraId="619B109B" w14:textId="77777777" w:rsidR="008B2CA7" w:rsidRDefault="008B2CA7" w:rsidP="008B2CA7">
            <w:pPr>
              <w:ind w:firstLine="0"/>
              <w:jc w:val="left"/>
            </w:pPr>
            <w:r>
              <w:t>El usuario introduce el número mínimo de apariciones.</w:t>
            </w:r>
          </w:p>
        </w:tc>
      </w:tr>
      <w:tr w:rsidR="008B2CA7" w14:paraId="7146AD7B" w14:textId="77777777" w:rsidTr="008B2CA7">
        <w:trPr>
          <w:trHeight w:val="106"/>
        </w:trPr>
        <w:tc>
          <w:tcPr>
            <w:tcW w:w="2122" w:type="dxa"/>
            <w:vMerge/>
            <w:tcBorders>
              <w:right w:val="single" w:sz="4" w:space="0" w:color="auto"/>
            </w:tcBorders>
            <w:shd w:val="clear" w:color="auto" w:fill="F2F2F2" w:themeFill="background1" w:themeFillShade="F2"/>
          </w:tcPr>
          <w:p w14:paraId="627E4E68"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92C9E5" w14:textId="77777777" w:rsidR="008B2CA7" w:rsidRDefault="008B2CA7" w:rsidP="008B2CA7">
            <w:pPr>
              <w:ind w:firstLine="0"/>
              <w:jc w:val="center"/>
            </w:pPr>
            <w:r>
              <w:t>2-</w:t>
            </w:r>
          </w:p>
        </w:tc>
        <w:tc>
          <w:tcPr>
            <w:tcW w:w="5380" w:type="dxa"/>
            <w:tcBorders>
              <w:left w:val="single" w:sz="4" w:space="0" w:color="auto"/>
            </w:tcBorders>
            <w:shd w:val="clear" w:color="auto" w:fill="FFFFFF" w:themeFill="background1"/>
          </w:tcPr>
          <w:p w14:paraId="74580F0F" w14:textId="77777777" w:rsidR="008B2CA7" w:rsidRDefault="008B2CA7" w:rsidP="008B2CA7">
            <w:pPr>
              <w:ind w:firstLine="0"/>
              <w:jc w:val="left"/>
            </w:pPr>
            <w:r>
              <w:t>El usuario pulsa el botón de “Obtener red”.</w:t>
            </w:r>
          </w:p>
        </w:tc>
      </w:tr>
      <w:tr w:rsidR="008B2CA7" w14:paraId="54C44686" w14:textId="77777777" w:rsidTr="008B2CA7">
        <w:tc>
          <w:tcPr>
            <w:tcW w:w="2122" w:type="dxa"/>
            <w:tcBorders>
              <w:right w:val="single" w:sz="4" w:space="0" w:color="auto"/>
            </w:tcBorders>
            <w:shd w:val="clear" w:color="auto" w:fill="F2F2F2" w:themeFill="background1" w:themeFillShade="F2"/>
          </w:tcPr>
          <w:p w14:paraId="3F7A2B6A" w14:textId="77777777" w:rsidR="008B2CA7" w:rsidRDefault="008B2CA7" w:rsidP="008B2CA7">
            <w:pPr>
              <w:ind w:firstLine="0"/>
              <w:jc w:val="left"/>
            </w:pPr>
            <w:r>
              <w:t>Postcondición:</w:t>
            </w:r>
          </w:p>
        </w:tc>
        <w:tc>
          <w:tcPr>
            <w:tcW w:w="6372" w:type="dxa"/>
            <w:gridSpan w:val="2"/>
            <w:tcBorders>
              <w:left w:val="single" w:sz="4" w:space="0" w:color="auto"/>
            </w:tcBorders>
          </w:tcPr>
          <w:p w14:paraId="4CE0525B" w14:textId="77777777" w:rsidR="008B2CA7" w:rsidRDefault="008B2CA7" w:rsidP="008B2CA7">
            <w:pPr>
              <w:ind w:firstLine="0"/>
              <w:jc w:val="left"/>
            </w:pPr>
            <w:r>
              <w:t>Después del último paso, se saltará a la ventana de visualización de la red</w:t>
            </w:r>
            <w:r w:rsidR="00CD4804">
              <w:t xml:space="preserve"> y se obtendrán los enlaces y añadirán los atributos etnia y sexo a cada nodo</w:t>
            </w:r>
            <w:r>
              <w:t>.</w:t>
            </w:r>
          </w:p>
        </w:tc>
      </w:tr>
      <w:tr w:rsidR="008B2CA7" w14:paraId="0BB485A1" w14:textId="77777777" w:rsidTr="008B2CA7">
        <w:trPr>
          <w:trHeight w:val="107"/>
        </w:trPr>
        <w:tc>
          <w:tcPr>
            <w:tcW w:w="2122" w:type="dxa"/>
            <w:vMerge w:val="restart"/>
            <w:tcBorders>
              <w:right w:val="single" w:sz="4" w:space="0" w:color="auto"/>
            </w:tcBorders>
            <w:shd w:val="clear" w:color="auto" w:fill="F2F2F2" w:themeFill="background1" w:themeFillShade="F2"/>
          </w:tcPr>
          <w:p w14:paraId="08D257E0" w14:textId="77777777" w:rsidR="008B2CA7" w:rsidRDefault="008B2CA7" w:rsidP="008B2CA7">
            <w:pPr>
              <w:ind w:firstLine="0"/>
              <w:jc w:val="left"/>
            </w:pPr>
            <w:r>
              <w:t>Excepciones:</w:t>
            </w:r>
          </w:p>
        </w:tc>
        <w:tc>
          <w:tcPr>
            <w:tcW w:w="992" w:type="dxa"/>
            <w:tcBorders>
              <w:left w:val="single" w:sz="4" w:space="0" w:color="auto"/>
            </w:tcBorders>
            <w:shd w:val="clear" w:color="auto" w:fill="F2F2F2" w:themeFill="background1" w:themeFillShade="F2"/>
          </w:tcPr>
          <w:p w14:paraId="0881F403" w14:textId="77777777" w:rsidR="008B2CA7" w:rsidRDefault="008B2CA7" w:rsidP="008B2CA7">
            <w:pPr>
              <w:ind w:firstLine="0"/>
              <w:jc w:val="center"/>
            </w:pPr>
            <w:r>
              <w:t>Paso</w:t>
            </w:r>
          </w:p>
        </w:tc>
        <w:tc>
          <w:tcPr>
            <w:tcW w:w="5380" w:type="dxa"/>
            <w:tcBorders>
              <w:left w:val="single" w:sz="4" w:space="0" w:color="auto"/>
            </w:tcBorders>
            <w:shd w:val="clear" w:color="auto" w:fill="F2F2F2" w:themeFill="background1" w:themeFillShade="F2"/>
          </w:tcPr>
          <w:p w14:paraId="7C7ABD13" w14:textId="77777777" w:rsidR="008B2CA7" w:rsidRDefault="008B2CA7" w:rsidP="008B2CA7">
            <w:pPr>
              <w:ind w:firstLine="0"/>
              <w:jc w:val="left"/>
            </w:pPr>
            <w:r>
              <w:t>Excepción</w:t>
            </w:r>
          </w:p>
        </w:tc>
      </w:tr>
      <w:tr w:rsidR="008B2CA7" w14:paraId="660B8E7D" w14:textId="77777777" w:rsidTr="008B2CA7">
        <w:trPr>
          <w:trHeight w:val="107"/>
        </w:trPr>
        <w:tc>
          <w:tcPr>
            <w:tcW w:w="2122" w:type="dxa"/>
            <w:vMerge/>
            <w:tcBorders>
              <w:right w:val="single" w:sz="4" w:space="0" w:color="auto"/>
            </w:tcBorders>
            <w:shd w:val="clear" w:color="auto" w:fill="F2F2F2" w:themeFill="background1" w:themeFillShade="F2"/>
          </w:tcPr>
          <w:p w14:paraId="2777318E" w14:textId="77777777" w:rsidR="008B2CA7" w:rsidRDefault="008B2CA7" w:rsidP="008B2CA7">
            <w:pPr>
              <w:ind w:firstLine="0"/>
              <w:jc w:val="left"/>
            </w:pPr>
          </w:p>
        </w:tc>
        <w:tc>
          <w:tcPr>
            <w:tcW w:w="992" w:type="dxa"/>
            <w:tcBorders>
              <w:left w:val="single" w:sz="4" w:space="0" w:color="auto"/>
            </w:tcBorders>
            <w:shd w:val="clear" w:color="auto" w:fill="FFFFFF" w:themeFill="background1"/>
          </w:tcPr>
          <w:p w14:paraId="22B4D3AD" w14:textId="77777777" w:rsidR="008B2CA7" w:rsidRDefault="008B2CA7" w:rsidP="008B2CA7">
            <w:pPr>
              <w:ind w:firstLine="0"/>
              <w:jc w:val="center"/>
            </w:pPr>
            <w:r>
              <w:t>1-</w:t>
            </w:r>
          </w:p>
        </w:tc>
        <w:tc>
          <w:tcPr>
            <w:tcW w:w="5380" w:type="dxa"/>
            <w:tcBorders>
              <w:left w:val="single" w:sz="4" w:space="0" w:color="auto"/>
            </w:tcBorders>
            <w:shd w:val="clear" w:color="auto" w:fill="FFFFFF" w:themeFill="background1"/>
          </w:tcPr>
          <w:p w14:paraId="0E296B71" w14:textId="77777777" w:rsidR="008B2CA7" w:rsidRDefault="008B2CA7" w:rsidP="008B2CA7">
            <w:pPr>
              <w:ind w:firstLine="0"/>
              <w:jc w:val="left"/>
            </w:pPr>
            <w:r>
              <w:t>No haber introducido un número mínimo de apariciones.</w:t>
            </w:r>
          </w:p>
        </w:tc>
      </w:tr>
      <w:tr w:rsidR="008B2CA7" w14:paraId="226F6E51" w14:textId="77777777" w:rsidTr="008B2CA7">
        <w:tc>
          <w:tcPr>
            <w:tcW w:w="2122" w:type="dxa"/>
            <w:tcBorders>
              <w:right w:val="single" w:sz="4" w:space="0" w:color="auto"/>
            </w:tcBorders>
            <w:shd w:val="clear" w:color="auto" w:fill="F2F2F2" w:themeFill="background1" w:themeFillShade="F2"/>
          </w:tcPr>
          <w:p w14:paraId="64663357" w14:textId="77777777" w:rsidR="008B2CA7" w:rsidRDefault="008B2CA7" w:rsidP="008B2CA7">
            <w:pPr>
              <w:ind w:firstLine="0"/>
              <w:jc w:val="left"/>
            </w:pPr>
            <w:r>
              <w:t>Importancia:</w:t>
            </w:r>
          </w:p>
        </w:tc>
        <w:tc>
          <w:tcPr>
            <w:tcW w:w="6372" w:type="dxa"/>
            <w:gridSpan w:val="2"/>
            <w:tcBorders>
              <w:left w:val="single" w:sz="4" w:space="0" w:color="auto"/>
            </w:tcBorders>
          </w:tcPr>
          <w:p w14:paraId="3FCC79F4" w14:textId="77777777" w:rsidR="008B2CA7" w:rsidRDefault="008B2CA7" w:rsidP="008B2CA7">
            <w:pPr>
              <w:ind w:firstLine="0"/>
              <w:jc w:val="left"/>
            </w:pPr>
            <w:r>
              <w:t>Alta</w:t>
            </w:r>
          </w:p>
        </w:tc>
      </w:tr>
      <w:tr w:rsidR="008B2CA7" w14:paraId="08593927" w14:textId="77777777" w:rsidTr="008B2CA7">
        <w:tc>
          <w:tcPr>
            <w:tcW w:w="2122" w:type="dxa"/>
            <w:tcBorders>
              <w:right w:val="single" w:sz="4" w:space="0" w:color="auto"/>
            </w:tcBorders>
            <w:shd w:val="clear" w:color="auto" w:fill="F2F2F2" w:themeFill="background1" w:themeFillShade="F2"/>
          </w:tcPr>
          <w:p w14:paraId="27E7E9C0" w14:textId="77777777" w:rsidR="008B2CA7" w:rsidRDefault="008B2CA7" w:rsidP="008B2CA7">
            <w:pPr>
              <w:ind w:firstLine="0"/>
              <w:jc w:val="left"/>
            </w:pPr>
            <w:r>
              <w:t>Frecuencia:</w:t>
            </w:r>
          </w:p>
        </w:tc>
        <w:tc>
          <w:tcPr>
            <w:tcW w:w="6372" w:type="dxa"/>
            <w:gridSpan w:val="2"/>
            <w:tcBorders>
              <w:left w:val="single" w:sz="4" w:space="0" w:color="auto"/>
            </w:tcBorders>
          </w:tcPr>
          <w:p w14:paraId="06FF39CE" w14:textId="77777777" w:rsidR="008B2CA7" w:rsidRDefault="008B2CA7" w:rsidP="008B2CA7">
            <w:pPr>
              <w:keepNext/>
              <w:ind w:firstLine="0"/>
              <w:jc w:val="left"/>
            </w:pPr>
            <w:r>
              <w:t>Media</w:t>
            </w:r>
          </w:p>
        </w:tc>
      </w:tr>
    </w:tbl>
    <w:p w14:paraId="61F2522D" w14:textId="21167C38" w:rsidR="008B2CA7" w:rsidRDefault="008B2CA7" w:rsidP="008B2CA7">
      <w:pPr>
        <w:pStyle w:val="Descripcin"/>
        <w:keepNext/>
        <w:jc w:val="center"/>
      </w:pPr>
      <w:r>
        <w:t xml:space="preserve">Tabla </w:t>
      </w:r>
      <w:fldSimple w:instr=" SEQ Tabla \* ARABIC ">
        <w:r w:rsidR="00D820EB">
          <w:rPr>
            <w:noProof/>
          </w:rPr>
          <w:t>32</w:t>
        </w:r>
      </w:fldSimple>
      <w:r>
        <w:t xml:space="preserve"> Caso de uso 21</w:t>
      </w:r>
    </w:p>
    <w:p w14:paraId="28476D5A" w14:textId="77777777" w:rsidR="008B2CA7" w:rsidRDefault="008B2CA7">
      <w:pPr>
        <w:ind w:firstLine="0"/>
        <w:jc w:val="left"/>
        <w:rPr>
          <w:i/>
          <w:iCs/>
          <w:color w:val="44546A" w:themeColor="text2"/>
          <w:sz w:val="18"/>
          <w:szCs w:val="18"/>
        </w:rPr>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CD4804" w:rsidRPr="00681815" w14:paraId="7D4254BF" w14:textId="77777777" w:rsidTr="00CD4804">
        <w:tc>
          <w:tcPr>
            <w:tcW w:w="2122" w:type="dxa"/>
            <w:tcBorders>
              <w:bottom w:val="single" w:sz="4" w:space="0" w:color="auto"/>
            </w:tcBorders>
            <w:shd w:val="clear" w:color="auto" w:fill="F2F2F2" w:themeFill="background1" w:themeFillShade="F2"/>
          </w:tcPr>
          <w:p w14:paraId="573AE9D7" w14:textId="77777777" w:rsidR="00CD4804" w:rsidRPr="00681815" w:rsidRDefault="00CD4804" w:rsidP="00CD4804">
            <w:pPr>
              <w:ind w:firstLine="0"/>
              <w:jc w:val="center"/>
              <w:rPr>
                <w:b/>
                <w:bCs/>
              </w:rPr>
            </w:pPr>
            <w:r>
              <w:rPr>
                <w:b/>
                <w:bCs/>
              </w:rPr>
              <w:lastRenderedPageBreak/>
              <w:t>Caso de uso 22</w:t>
            </w:r>
          </w:p>
        </w:tc>
        <w:tc>
          <w:tcPr>
            <w:tcW w:w="6372" w:type="dxa"/>
            <w:gridSpan w:val="2"/>
            <w:shd w:val="clear" w:color="auto" w:fill="F2F2F2" w:themeFill="background1" w:themeFillShade="F2"/>
          </w:tcPr>
          <w:p w14:paraId="0A29B646" w14:textId="77777777" w:rsidR="00CD4804" w:rsidRPr="00681815" w:rsidRDefault="00CD4804" w:rsidP="00CD4804">
            <w:pPr>
              <w:ind w:firstLine="0"/>
              <w:jc w:val="center"/>
              <w:rPr>
                <w:b/>
                <w:bCs/>
              </w:rPr>
            </w:pPr>
            <w:r>
              <w:rPr>
                <w:b/>
                <w:bCs/>
              </w:rPr>
              <w:t>Visualización de la red</w:t>
            </w:r>
          </w:p>
        </w:tc>
      </w:tr>
      <w:tr w:rsidR="00CD4804" w14:paraId="00967607" w14:textId="77777777" w:rsidTr="00CD4804">
        <w:tc>
          <w:tcPr>
            <w:tcW w:w="2122" w:type="dxa"/>
            <w:tcBorders>
              <w:bottom w:val="single" w:sz="4" w:space="0" w:color="auto"/>
              <w:right w:val="single" w:sz="4" w:space="0" w:color="auto"/>
            </w:tcBorders>
            <w:shd w:val="clear" w:color="auto" w:fill="F2F2F2" w:themeFill="background1" w:themeFillShade="F2"/>
          </w:tcPr>
          <w:p w14:paraId="74BA21DD" w14:textId="77777777" w:rsidR="00CD4804" w:rsidRDefault="00CD4804" w:rsidP="00CD4804">
            <w:pPr>
              <w:ind w:firstLine="0"/>
              <w:jc w:val="left"/>
            </w:pPr>
            <w:r>
              <w:t>Requisitos asociados:</w:t>
            </w:r>
          </w:p>
        </w:tc>
        <w:tc>
          <w:tcPr>
            <w:tcW w:w="6372" w:type="dxa"/>
            <w:gridSpan w:val="2"/>
            <w:tcBorders>
              <w:left w:val="single" w:sz="4" w:space="0" w:color="auto"/>
            </w:tcBorders>
          </w:tcPr>
          <w:p w14:paraId="23B20C81" w14:textId="77777777" w:rsidR="00CD4804" w:rsidRDefault="00CD4804" w:rsidP="00CD4804">
            <w:pPr>
              <w:ind w:firstLine="0"/>
              <w:jc w:val="center"/>
            </w:pPr>
            <w:r>
              <w:t>R.F-11, R.F-11.1, R.F-14</w:t>
            </w:r>
          </w:p>
        </w:tc>
      </w:tr>
      <w:tr w:rsidR="00CD4804" w14:paraId="299024A8" w14:textId="77777777" w:rsidTr="00CD4804">
        <w:tc>
          <w:tcPr>
            <w:tcW w:w="2122" w:type="dxa"/>
            <w:tcBorders>
              <w:right w:val="single" w:sz="4" w:space="0" w:color="auto"/>
            </w:tcBorders>
            <w:shd w:val="clear" w:color="auto" w:fill="F2F2F2" w:themeFill="background1" w:themeFillShade="F2"/>
          </w:tcPr>
          <w:p w14:paraId="273A90C2"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0CD02E62" w14:textId="77777777" w:rsidR="00CD4804" w:rsidRDefault="00CD4804" w:rsidP="00CD4804">
            <w:pPr>
              <w:ind w:firstLine="0"/>
              <w:jc w:val="left"/>
            </w:pPr>
            <w:r>
              <w:rPr>
                <w:shd w:val="clear" w:color="auto" w:fill="FFFFFF" w:themeFill="background1"/>
              </w:rPr>
              <w:t>Permite al usuario visualizar la red y modificarla a su gusto.</w:t>
            </w:r>
          </w:p>
        </w:tc>
      </w:tr>
      <w:tr w:rsidR="00CD4804" w14:paraId="129FC052" w14:textId="77777777" w:rsidTr="00CD4804">
        <w:tc>
          <w:tcPr>
            <w:tcW w:w="2122" w:type="dxa"/>
            <w:tcBorders>
              <w:right w:val="single" w:sz="4" w:space="0" w:color="auto"/>
            </w:tcBorders>
            <w:shd w:val="clear" w:color="auto" w:fill="F2F2F2" w:themeFill="background1" w:themeFillShade="F2"/>
          </w:tcPr>
          <w:p w14:paraId="19DB01F6"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01E6E9B0" w14:textId="77777777" w:rsidR="00CD4804" w:rsidRDefault="00D7051C" w:rsidP="00CD4804">
            <w:pPr>
              <w:ind w:firstLine="0"/>
              <w:jc w:val="left"/>
            </w:pPr>
            <w:r>
              <w:t>Tener un diccionario cargado, es decir, haber introducido un ePub o un guion en la app y estar en la ventana de visualización de la red.</w:t>
            </w:r>
          </w:p>
        </w:tc>
      </w:tr>
      <w:tr w:rsidR="00CD4804" w14:paraId="43E64136" w14:textId="77777777" w:rsidTr="00CD4804">
        <w:tc>
          <w:tcPr>
            <w:tcW w:w="2122" w:type="dxa"/>
            <w:vMerge w:val="restart"/>
            <w:tcBorders>
              <w:right w:val="single" w:sz="4" w:space="0" w:color="auto"/>
            </w:tcBorders>
            <w:shd w:val="clear" w:color="auto" w:fill="F2F2F2" w:themeFill="background1" w:themeFillShade="F2"/>
          </w:tcPr>
          <w:p w14:paraId="15A1CE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B7D5491"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2222B5D" w14:textId="77777777" w:rsidR="00CD4804" w:rsidRDefault="00CD4804" w:rsidP="00CD4804">
            <w:pPr>
              <w:ind w:firstLine="0"/>
              <w:jc w:val="left"/>
            </w:pPr>
            <w:r>
              <w:t>Acción</w:t>
            </w:r>
          </w:p>
        </w:tc>
      </w:tr>
      <w:tr w:rsidR="00CD4804" w14:paraId="0910751B" w14:textId="77777777" w:rsidTr="00CD4804">
        <w:trPr>
          <w:trHeight w:val="213"/>
        </w:trPr>
        <w:tc>
          <w:tcPr>
            <w:tcW w:w="2122" w:type="dxa"/>
            <w:vMerge/>
            <w:tcBorders>
              <w:right w:val="single" w:sz="4" w:space="0" w:color="auto"/>
            </w:tcBorders>
            <w:shd w:val="clear" w:color="auto" w:fill="F2F2F2" w:themeFill="background1" w:themeFillShade="F2"/>
          </w:tcPr>
          <w:p w14:paraId="736097D2"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BAD4002"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207D7C26" w14:textId="77777777" w:rsidR="00CD4804" w:rsidRDefault="00CD4804" w:rsidP="00CD4804">
            <w:pPr>
              <w:ind w:firstLine="0"/>
              <w:jc w:val="left"/>
            </w:pPr>
            <w:r>
              <w:t>Se llama a la librería de visualización con el grafo generado por la aplicación.</w:t>
            </w:r>
          </w:p>
        </w:tc>
      </w:tr>
      <w:tr w:rsidR="00CD4804" w14:paraId="035FAA60" w14:textId="77777777" w:rsidTr="00CD4804">
        <w:trPr>
          <w:trHeight w:val="213"/>
        </w:trPr>
        <w:tc>
          <w:tcPr>
            <w:tcW w:w="2122" w:type="dxa"/>
            <w:vMerge/>
            <w:tcBorders>
              <w:right w:val="single" w:sz="4" w:space="0" w:color="auto"/>
            </w:tcBorders>
            <w:shd w:val="clear" w:color="auto" w:fill="F2F2F2" w:themeFill="background1" w:themeFillShade="F2"/>
          </w:tcPr>
          <w:p w14:paraId="5769423B"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C1EBED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428BAC59" w14:textId="77777777" w:rsidR="00CD4804" w:rsidRDefault="00CD4804" w:rsidP="00CD4804">
            <w:pPr>
              <w:ind w:firstLine="0"/>
              <w:jc w:val="left"/>
            </w:pPr>
            <w:r>
              <w:t>Se visualiza la red.</w:t>
            </w:r>
          </w:p>
        </w:tc>
      </w:tr>
      <w:tr w:rsidR="00CD4804" w14:paraId="4EAA7398" w14:textId="77777777" w:rsidTr="00CD4804">
        <w:tc>
          <w:tcPr>
            <w:tcW w:w="2122" w:type="dxa"/>
            <w:tcBorders>
              <w:right w:val="single" w:sz="4" w:space="0" w:color="auto"/>
            </w:tcBorders>
            <w:shd w:val="clear" w:color="auto" w:fill="F2F2F2" w:themeFill="background1" w:themeFillShade="F2"/>
          </w:tcPr>
          <w:p w14:paraId="0817E8C4" w14:textId="77777777" w:rsidR="00CD4804" w:rsidRDefault="00CD4804" w:rsidP="00CD4804">
            <w:pPr>
              <w:ind w:firstLine="0"/>
              <w:jc w:val="left"/>
            </w:pPr>
            <w:r>
              <w:t>Postcondición:</w:t>
            </w:r>
          </w:p>
        </w:tc>
        <w:tc>
          <w:tcPr>
            <w:tcW w:w="6372" w:type="dxa"/>
            <w:gridSpan w:val="2"/>
            <w:tcBorders>
              <w:left w:val="single" w:sz="4" w:space="0" w:color="auto"/>
            </w:tcBorders>
          </w:tcPr>
          <w:p w14:paraId="18494A0C" w14:textId="77777777" w:rsidR="00CD4804" w:rsidRDefault="00CD4804" w:rsidP="00CD4804">
            <w:pPr>
              <w:ind w:firstLine="0"/>
              <w:jc w:val="left"/>
            </w:pPr>
            <w:r>
              <w:t>Se visualiza la red, si se pulsa el botón de “Generar Informe” nos llevará a la pantalla de seleccionar características del informe.</w:t>
            </w:r>
          </w:p>
        </w:tc>
      </w:tr>
      <w:tr w:rsidR="00CD4804" w14:paraId="34F894FC" w14:textId="77777777" w:rsidTr="00CD4804">
        <w:trPr>
          <w:trHeight w:val="326"/>
        </w:trPr>
        <w:tc>
          <w:tcPr>
            <w:tcW w:w="2122" w:type="dxa"/>
            <w:tcBorders>
              <w:right w:val="single" w:sz="4" w:space="0" w:color="auto"/>
            </w:tcBorders>
            <w:shd w:val="clear" w:color="auto" w:fill="F2F2F2" w:themeFill="background1" w:themeFillShade="F2"/>
          </w:tcPr>
          <w:p w14:paraId="7C2161C3"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7B063FC" w14:textId="77777777" w:rsidR="00CD4804" w:rsidRDefault="00CD4804" w:rsidP="00CD4804">
            <w:pPr>
              <w:ind w:firstLine="0"/>
              <w:jc w:val="left"/>
            </w:pPr>
            <w:r>
              <w:t>En este caso de uso no hay excepciones.</w:t>
            </w:r>
          </w:p>
        </w:tc>
      </w:tr>
      <w:tr w:rsidR="00CD4804" w14:paraId="1EF0FB29" w14:textId="77777777" w:rsidTr="00CD4804">
        <w:tc>
          <w:tcPr>
            <w:tcW w:w="2122" w:type="dxa"/>
            <w:tcBorders>
              <w:right w:val="single" w:sz="4" w:space="0" w:color="auto"/>
            </w:tcBorders>
            <w:shd w:val="clear" w:color="auto" w:fill="F2F2F2" w:themeFill="background1" w:themeFillShade="F2"/>
          </w:tcPr>
          <w:p w14:paraId="3F786A9A" w14:textId="77777777" w:rsidR="00CD4804" w:rsidRDefault="00CD4804" w:rsidP="00CD4804">
            <w:pPr>
              <w:ind w:firstLine="0"/>
              <w:jc w:val="left"/>
            </w:pPr>
            <w:r>
              <w:t>Importancia:</w:t>
            </w:r>
          </w:p>
        </w:tc>
        <w:tc>
          <w:tcPr>
            <w:tcW w:w="6372" w:type="dxa"/>
            <w:gridSpan w:val="2"/>
            <w:tcBorders>
              <w:left w:val="single" w:sz="4" w:space="0" w:color="auto"/>
            </w:tcBorders>
          </w:tcPr>
          <w:p w14:paraId="099E74BC" w14:textId="77777777" w:rsidR="00CD4804" w:rsidRDefault="00CD4804" w:rsidP="00CD4804">
            <w:pPr>
              <w:ind w:firstLine="0"/>
              <w:jc w:val="left"/>
            </w:pPr>
            <w:r>
              <w:t>Alta</w:t>
            </w:r>
          </w:p>
        </w:tc>
      </w:tr>
      <w:tr w:rsidR="00CD4804" w14:paraId="24BEF727" w14:textId="77777777" w:rsidTr="00CD4804">
        <w:tc>
          <w:tcPr>
            <w:tcW w:w="2122" w:type="dxa"/>
            <w:tcBorders>
              <w:right w:val="single" w:sz="4" w:space="0" w:color="auto"/>
            </w:tcBorders>
            <w:shd w:val="clear" w:color="auto" w:fill="F2F2F2" w:themeFill="background1" w:themeFillShade="F2"/>
          </w:tcPr>
          <w:p w14:paraId="1DE0037A" w14:textId="77777777" w:rsidR="00CD4804" w:rsidRDefault="00CD4804" w:rsidP="00CD4804">
            <w:pPr>
              <w:ind w:firstLine="0"/>
              <w:jc w:val="left"/>
            </w:pPr>
            <w:r>
              <w:t>Frecuencia:</w:t>
            </w:r>
          </w:p>
        </w:tc>
        <w:tc>
          <w:tcPr>
            <w:tcW w:w="6372" w:type="dxa"/>
            <w:gridSpan w:val="2"/>
            <w:tcBorders>
              <w:left w:val="single" w:sz="4" w:space="0" w:color="auto"/>
            </w:tcBorders>
          </w:tcPr>
          <w:p w14:paraId="35F21FE9" w14:textId="77777777" w:rsidR="00CD4804" w:rsidRDefault="00CD4804" w:rsidP="00CD4804">
            <w:pPr>
              <w:keepNext/>
              <w:ind w:firstLine="0"/>
              <w:jc w:val="left"/>
            </w:pPr>
            <w:r>
              <w:t>Muy alta</w:t>
            </w:r>
          </w:p>
        </w:tc>
      </w:tr>
    </w:tbl>
    <w:p w14:paraId="4D1C4DE9" w14:textId="6FD9671E" w:rsidR="00CD4804" w:rsidRDefault="00CD4804" w:rsidP="00CD4804">
      <w:pPr>
        <w:pStyle w:val="Descripcin"/>
        <w:keepNext/>
        <w:jc w:val="center"/>
      </w:pPr>
      <w:r>
        <w:t xml:space="preserve">Tabla </w:t>
      </w:r>
      <w:fldSimple w:instr=" SEQ Tabla \* ARABIC ">
        <w:r w:rsidR="00D820EB">
          <w:rPr>
            <w:noProof/>
          </w:rPr>
          <w:t>33</w:t>
        </w:r>
      </w:fldSimple>
      <w:r>
        <w:t xml:space="preserve"> Caso de uso 22</w:t>
      </w:r>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CD4804" w:rsidRPr="00681815" w14:paraId="24D4E87E" w14:textId="77777777" w:rsidTr="00CD4804">
        <w:tc>
          <w:tcPr>
            <w:tcW w:w="2122" w:type="dxa"/>
            <w:tcBorders>
              <w:bottom w:val="single" w:sz="4" w:space="0" w:color="auto"/>
            </w:tcBorders>
            <w:shd w:val="clear" w:color="auto" w:fill="F2F2F2" w:themeFill="background1" w:themeFillShade="F2"/>
          </w:tcPr>
          <w:p w14:paraId="51E5CD11" w14:textId="77777777" w:rsidR="00CD4804" w:rsidRPr="00681815" w:rsidRDefault="00CD4804" w:rsidP="00CD4804">
            <w:pPr>
              <w:ind w:firstLine="0"/>
              <w:jc w:val="center"/>
              <w:rPr>
                <w:b/>
                <w:bCs/>
              </w:rPr>
            </w:pPr>
            <w:r>
              <w:rPr>
                <w:b/>
                <w:bCs/>
              </w:rPr>
              <w:t>Caso de uso 23</w:t>
            </w:r>
          </w:p>
        </w:tc>
        <w:tc>
          <w:tcPr>
            <w:tcW w:w="6372" w:type="dxa"/>
            <w:gridSpan w:val="2"/>
            <w:shd w:val="clear" w:color="auto" w:fill="F2F2F2" w:themeFill="background1" w:themeFillShade="F2"/>
          </w:tcPr>
          <w:p w14:paraId="77F8F4D1" w14:textId="77777777" w:rsidR="00CD4804" w:rsidRPr="00681815" w:rsidRDefault="00CD4804" w:rsidP="00CD4804">
            <w:pPr>
              <w:ind w:firstLine="0"/>
              <w:jc w:val="center"/>
              <w:rPr>
                <w:b/>
                <w:bCs/>
              </w:rPr>
            </w:pPr>
            <w:r>
              <w:rPr>
                <w:b/>
                <w:bCs/>
              </w:rPr>
              <w:t>Exportación de la red</w:t>
            </w:r>
          </w:p>
        </w:tc>
      </w:tr>
      <w:tr w:rsidR="00CD4804" w14:paraId="6DD8373B" w14:textId="77777777" w:rsidTr="00CD4804">
        <w:tc>
          <w:tcPr>
            <w:tcW w:w="2122" w:type="dxa"/>
            <w:tcBorders>
              <w:bottom w:val="single" w:sz="4" w:space="0" w:color="auto"/>
              <w:right w:val="single" w:sz="4" w:space="0" w:color="auto"/>
            </w:tcBorders>
            <w:shd w:val="clear" w:color="auto" w:fill="F2F2F2" w:themeFill="background1" w:themeFillShade="F2"/>
          </w:tcPr>
          <w:p w14:paraId="16E7F946" w14:textId="77777777" w:rsidR="00CD4804" w:rsidRDefault="00CD4804" w:rsidP="00CD4804">
            <w:pPr>
              <w:ind w:firstLine="0"/>
              <w:jc w:val="left"/>
            </w:pPr>
            <w:r>
              <w:t>Requisitos asociados:</w:t>
            </w:r>
          </w:p>
        </w:tc>
        <w:tc>
          <w:tcPr>
            <w:tcW w:w="6372" w:type="dxa"/>
            <w:gridSpan w:val="2"/>
            <w:tcBorders>
              <w:left w:val="single" w:sz="4" w:space="0" w:color="auto"/>
            </w:tcBorders>
          </w:tcPr>
          <w:p w14:paraId="5C52C18D" w14:textId="77777777" w:rsidR="00CD4804" w:rsidRDefault="00CD4804" w:rsidP="00CD4804">
            <w:pPr>
              <w:ind w:firstLine="0"/>
              <w:jc w:val="center"/>
            </w:pPr>
            <w:r>
              <w:t>R.F-11.1</w:t>
            </w:r>
          </w:p>
        </w:tc>
      </w:tr>
      <w:tr w:rsidR="00CD4804" w14:paraId="3F6A4801" w14:textId="77777777" w:rsidTr="00CD4804">
        <w:tc>
          <w:tcPr>
            <w:tcW w:w="2122" w:type="dxa"/>
            <w:tcBorders>
              <w:right w:val="single" w:sz="4" w:space="0" w:color="auto"/>
            </w:tcBorders>
            <w:shd w:val="clear" w:color="auto" w:fill="F2F2F2" w:themeFill="background1" w:themeFillShade="F2"/>
          </w:tcPr>
          <w:p w14:paraId="1ACBB9B0"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149F541B" w14:textId="77777777" w:rsidR="00CD4804" w:rsidRDefault="00CD4804" w:rsidP="00CD4804">
            <w:pPr>
              <w:ind w:firstLine="0"/>
              <w:jc w:val="left"/>
            </w:pPr>
            <w:r>
              <w:rPr>
                <w:shd w:val="clear" w:color="auto" w:fill="FFFFFF" w:themeFill="background1"/>
              </w:rPr>
              <w:t>Permite al usuario descargarse la red en diferentes formatos para luego poder emplearlos en otras herramientas.</w:t>
            </w:r>
          </w:p>
        </w:tc>
      </w:tr>
      <w:tr w:rsidR="00CD4804" w14:paraId="48C450CD" w14:textId="77777777" w:rsidTr="00CD4804">
        <w:tc>
          <w:tcPr>
            <w:tcW w:w="2122" w:type="dxa"/>
            <w:tcBorders>
              <w:right w:val="single" w:sz="4" w:space="0" w:color="auto"/>
            </w:tcBorders>
            <w:shd w:val="clear" w:color="auto" w:fill="F2F2F2" w:themeFill="background1" w:themeFillShade="F2"/>
          </w:tcPr>
          <w:p w14:paraId="6B59310B"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57BB554D" w14:textId="77777777" w:rsidR="00CD4804" w:rsidRDefault="00D7051C" w:rsidP="00CD4804">
            <w:pPr>
              <w:ind w:firstLine="0"/>
              <w:jc w:val="left"/>
            </w:pPr>
            <w:r>
              <w:t>Tener un diccionario cargado, es decir, haber introducido un ePub o un guion en la app y estar en la ventana de visualización de la red.</w:t>
            </w:r>
          </w:p>
        </w:tc>
      </w:tr>
      <w:tr w:rsidR="00CD4804" w14:paraId="26C6C78D" w14:textId="77777777" w:rsidTr="00CD4804">
        <w:tc>
          <w:tcPr>
            <w:tcW w:w="2122" w:type="dxa"/>
            <w:vMerge w:val="restart"/>
            <w:tcBorders>
              <w:right w:val="single" w:sz="4" w:space="0" w:color="auto"/>
            </w:tcBorders>
            <w:shd w:val="clear" w:color="auto" w:fill="F2F2F2" w:themeFill="background1" w:themeFillShade="F2"/>
          </w:tcPr>
          <w:p w14:paraId="2E5C9C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1EE52B2"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EE7341C" w14:textId="77777777" w:rsidR="00CD4804" w:rsidRDefault="00CD4804" w:rsidP="00CD4804">
            <w:pPr>
              <w:ind w:firstLine="0"/>
              <w:jc w:val="left"/>
            </w:pPr>
            <w:r>
              <w:t>Acción</w:t>
            </w:r>
          </w:p>
        </w:tc>
      </w:tr>
      <w:tr w:rsidR="00CD4804" w14:paraId="21E92AE4" w14:textId="77777777" w:rsidTr="00CD4804">
        <w:trPr>
          <w:trHeight w:val="213"/>
        </w:trPr>
        <w:tc>
          <w:tcPr>
            <w:tcW w:w="2122" w:type="dxa"/>
            <w:vMerge/>
            <w:tcBorders>
              <w:right w:val="single" w:sz="4" w:space="0" w:color="auto"/>
            </w:tcBorders>
            <w:shd w:val="clear" w:color="auto" w:fill="F2F2F2" w:themeFill="background1" w:themeFillShade="F2"/>
          </w:tcPr>
          <w:p w14:paraId="32E23A99"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EED946"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0512162B" w14:textId="77777777" w:rsidR="00CD4804" w:rsidRDefault="00CD4804" w:rsidP="00CD4804">
            <w:pPr>
              <w:ind w:firstLine="0"/>
              <w:jc w:val="left"/>
            </w:pPr>
            <w:r>
              <w:t>Se pulsa el botón de exportar en el formato deseado.</w:t>
            </w:r>
          </w:p>
        </w:tc>
      </w:tr>
      <w:tr w:rsidR="00CD4804" w14:paraId="15C0837D" w14:textId="77777777" w:rsidTr="00CD4804">
        <w:trPr>
          <w:trHeight w:val="213"/>
        </w:trPr>
        <w:tc>
          <w:tcPr>
            <w:tcW w:w="2122" w:type="dxa"/>
            <w:vMerge/>
            <w:tcBorders>
              <w:right w:val="single" w:sz="4" w:space="0" w:color="auto"/>
            </w:tcBorders>
            <w:shd w:val="clear" w:color="auto" w:fill="F2F2F2" w:themeFill="background1" w:themeFillShade="F2"/>
          </w:tcPr>
          <w:p w14:paraId="091F3A4F"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E0C952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13C2082E" w14:textId="77777777" w:rsidR="00CD4804" w:rsidRDefault="00CD4804" w:rsidP="00CD4804">
            <w:pPr>
              <w:ind w:firstLine="0"/>
              <w:jc w:val="left"/>
            </w:pPr>
            <w:r>
              <w:t>Se descarga la red en el formato seleccionado.</w:t>
            </w:r>
          </w:p>
        </w:tc>
      </w:tr>
      <w:tr w:rsidR="00CD4804" w14:paraId="1FC30576" w14:textId="77777777" w:rsidTr="00CD4804">
        <w:tc>
          <w:tcPr>
            <w:tcW w:w="2122" w:type="dxa"/>
            <w:tcBorders>
              <w:right w:val="single" w:sz="4" w:space="0" w:color="auto"/>
            </w:tcBorders>
            <w:shd w:val="clear" w:color="auto" w:fill="F2F2F2" w:themeFill="background1" w:themeFillShade="F2"/>
          </w:tcPr>
          <w:p w14:paraId="1580FD6C" w14:textId="77777777" w:rsidR="00CD4804" w:rsidRDefault="00CD4804" w:rsidP="00CD4804">
            <w:pPr>
              <w:ind w:firstLine="0"/>
              <w:jc w:val="left"/>
            </w:pPr>
            <w:r>
              <w:t>Postcondición:</w:t>
            </w:r>
          </w:p>
        </w:tc>
        <w:tc>
          <w:tcPr>
            <w:tcW w:w="6372" w:type="dxa"/>
            <w:gridSpan w:val="2"/>
            <w:tcBorders>
              <w:left w:val="single" w:sz="4" w:space="0" w:color="auto"/>
            </w:tcBorders>
          </w:tcPr>
          <w:p w14:paraId="1086D5C1" w14:textId="77777777" w:rsidR="00CD4804" w:rsidRDefault="00CD4804" w:rsidP="00CD4804">
            <w:pPr>
              <w:ind w:firstLine="0"/>
              <w:jc w:val="left"/>
            </w:pPr>
            <w:r>
              <w:t>Se queda en la misma pantalla, pero con la red descargada en el formato indicado en el ordenador del usuario.</w:t>
            </w:r>
          </w:p>
        </w:tc>
      </w:tr>
      <w:tr w:rsidR="00CD4804" w14:paraId="344793BB" w14:textId="77777777" w:rsidTr="00CD4804">
        <w:trPr>
          <w:trHeight w:val="326"/>
        </w:trPr>
        <w:tc>
          <w:tcPr>
            <w:tcW w:w="2122" w:type="dxa"/>
            <w:tcBorders>
              <w:right w:val="single" w:sz="4" w:space="0" w:color="auto"/>
            </w:tcBorders>
            <w:shd w:val="clear" w:color="auto" w:fill="F2F2F2" w:themeFill="background1" w:themeFillShade="F2"/>
          </w:tcPr>
          <w:p w14:paraId="17B54A20"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0E96154" w14:textId="77777777" w:rsidR="00CD4804" w:rsidRDefault="00CD4804" w:rsidP="00CD4804">
            <w:pPr>
              <w:ind w:firstLine="0"/>
              <w:jc w:val="left"/>
            </w:pPr>
            <w:r>
              <w:t>En este caso de uso no hay excepciones.</w:t>
            </w:r>
          </w:p>
        </w:tc>
      </w:tr>
      <w:tr w:rsidR="00CD4804" w14:paraId="19109109" w14:textId="77777777" w:rsidTr="00CD4804">
        <w:tc>
          <w:tcPr>
            <w:tcW w:w="2122" w:type="dxa"/>
            <w:tcBorders>
              <w:right w:val="single" w:sz="4" w:space="0" w:color="auto"/>
            </w:tcBorders>
            <w:shd w:val="clear" w:color="auto" w:fill="F2F2F2" w:themeFill="background1" w:themeFillShade="F2"/>
          </w:tcPr>
          <w:p w14:paraId="38FB39F6" w14:textId="77777777" w:rsidR="00CD4804" w:rsidRDefault="00CD4804" w:rsidP="00CD4804">
            <w:pPr>
              <w:ind w:firstLine="0"/>
              <w:jc w:val="left"/>
            </w:pPr>
            <w:r>
              <w:t>Importancia:</w:t>
            </w:r>
          </w:p>
        </w:tc>
        <w:tc>
          <w:tcPr>
            <w:tcW w:w="6372" w:type="dxa"/>
            <w:gridSpan w:val="2"/>
            <w:tcBorders>
              <w:left w:val="single" w:sz="4" w:space="0" w:color="auto"/>
            </w:tcBorders>
          </w:tcPr>
          <w:p w14:paraId="18EB61B8" w14:textId="77777777" w:rsidR="00CD4804" w:rsidRDefault="00CD4804" w:rsidP="00CD4804">
            <w:pPr>
              <w:ind w:firstLine="0"/>
              <w:jc w:val="left"/>
            </w:pPr>
            <w:r>
              <w:t>Alta</w:t>
            </w:r>
          </w:p>
        </w:tc>
      </w:tr>
      <w:tr w:rsidR="00CD4804" w14:paraId="2A3B314F" w14:textId="77777777" w:rsidTr="00CD4804">
        <w:tc>
          <w:tcPr>
            <w:tcW w:w="2122" w:type="dxa"/>
            <w:tcBorders>
              <w:right w:val="single" w:sz="4" w:space="0" w:color="auto"/>
            </w:tcBorders>
            <w:shd w:val="clear" w:color="auto" w:fill="F2F2F2" w:themeFill="background1" w:themeFillShade="F2"/>
          </w:tcPr>
          <w:p w14:paraId="2B98BACC" w14:textId="77777777" w:rsidR="00CD4804" w:rsidRDefault="00CD4804" w:rsidP="00CD4804">
            <w:pPr>
              <w:ind w:firstLine="0"/>
              <w:jc w:val="left"/>
            </w:pPr>
            <w:r>
              <w:t>Frecuencia:</w:t>
            </w:r>
          </w:p>
        </w:tc>
        <w:tc>
          <w:tcPr>
            <w:tcW w:w="6372" w:type="dxa"/>
            <w:gridSpan w:val="2"/>
            <w:tcBorders>
              <w:left w:val="single" w:sz="4" w:space="0" w:color="auto"/>
            </w:tcBorders>
          </w:tcPr>
          <w:p w14:paraId="1D42E440" w14:textId="77777777" w:rsidR="00CD4804" w:rsidRDefault="00CD4804" w:rsidP="00CD4804">
            <w:pPr>
              <w:keepNext/>
              <w:ind w:firstLine="0"/>
              <w:jc w:val="left"/>
            </w:pPr>
            <w:r>
              <w:t>Alta</w:t>
            </w:r>
          </w:p>
        </w:tc>
      </w:tr>
    </w:tbl>
    <w:p w14:paraId="3BDF772B" w14:textId="517783C4" w:rsidR="00CD4804" w:rsidRDefault="00CD4804" w:rsidP="00CD4804">
      <w:pPr>
        <w:pStyle w:val="Descripcin"/>
        <w:keepNext/>
        <w:jc w:val="center"/>
      </w:pPr>
      <w:r>
        <w:t xml:space="preserve">Tabla </w:t>
      </w:r>
      <w:fldSimple w:instr=" SEQ Tabla \* ARABIC ">
        <w:r w:rsidR="00D820EB">
          <w:rPr>
            <w:noProof/>
          </w:rPr>
          <w:t>34</w:t>
        </w:r>
      </w:fldSimple>
      <w:r>
        <w:t xml:space="preserve"> Caso de uso 23</w:t>
      </w:r>
    </w:p>
    <w:tbl>
      <w:tblPr>
        <w:tblStyle w:val="Tablaconcuadrcula"/>
        <w:tblpPr w:leftFromText="141" w:rightFromText="141" w:vertAnchor="text" w:horzAnchor="margin" w:tblpY="18"/>
        <w:tblW w:w="0" w:type="auto"/>
        <w:tblLook w:val="04A0" w:firstRow="1" w:lastRow="0" w:firstColumn="1" w:lastColumn="0" w:noHBand="0" w:noVBand="1"/>
      </w:tblPr>
      <w:tblGrid>
        <w:gridCol w:w="2122"/>
        <w:gridCol w:w="992"/>
        <w:gridCol w:w="5380"/>
      </w:tblGrid>
      <w:tr w:rsidR="00216CC0" w:rsidRPr="00681815" w14:paraId="7405DE0F" w14:textId="77777777" w:rsidTr="00216CC0">
        <w:tc>
          <w:tcPr>
            <w:tcW w:w="2122" w:type="dxa"/>
            <w:tcBorders>
              <w:bottom w:val="single" w:sz="4" w:space="0" w:color="auto"/>
            </w:tcBorders>
            <w:shd w:val="clear" w:color="auto" w:fill="F2F2F2" w:themeFill="background1" w:themeFillShade="F2"/>
          </w:tcPr>
          <w:p w14:paraId="06EB93CD" w14:textId="77777777" w:rsidR="00216CC0" w:rsidRPr="00681815" w:rsidRDefault="00216CC0" w:rsidP="00216CC0">
            <w:pPr>
              <w:ind w:firstLine="0"/>
              <w:jc w:val="center"/>
              <w:rPr>
                <w:b/>
                <w:bCs/>
              </w:rPr>
            </w:pPr>
            <w:r>
              <w:rPr>
                <w:b/>
                <w:bCs/>
              </w:rPr>
              <w:t>Caso de uso 24</w:t>
            </w:r>
          </w:p>
        </w:tc>
        <w:tc>
          <w:tcPr>
            <w:tcW w:w="6372" w:type="dxa"/>
            <w:gridSpan w:val="2"/>
            <w:shd w:val="clear" w:color="auto" w:fill="F2F2F2" w:themeFill="background1" w:themeFillShade="F2"/>
          </w:tcPr>
          <w:p w14:paraId="1691D786" w14:textId="77777777" w:rsidR="00216CC0" w:rsidRPr="00681815" w:rsidRDefault="00216CC0" w:rsidP="00216CC0">
            <w:pPr>
              <w:ind w:firstLine="0"/>
              <w:jc w:val="center"/>
              <w:rPr>
                <w:b/>
                <w:bCs/>
              </w:rPr>
            </w:pPr>
            <w:r>
              <w:rPr>
                <w:b/>
                <w:bCs/>
              </w:rPr>
              <w:t>Selección de características</w:t>
            </w:r>
          </w:p>
        </w:tc>
      </w:tr>
      <w:tr w:rsidR="00216CC0" w14:paraId="6D7A5D55" w14:textId="77777777" w:rsidTr="00216CC0">
        <w:tc>
          <w:tcPr>
            <w:tcW w:w="2122" w:type="dxa"/>
            <w:tcBorders>
              <w:bottom w:val="single" w:sz="4" w:space="0" w:color="auto"/>
              <w:right w:val="single" w:sz="4" w:space="0" w:color="auto"/>
            </w:tcBorders>
            <w:shd w:val="clear" w:color="auto" w:fill="F2F2F2" w:themeFill="background1" w:themeFillShade="F2"/>
          </w:tcPr>
          <w:p w14:paraId="2024D000" w14:textId="77777777" w:rsidR="00216CC0" w:rsidRDefault="00216CC0" w:rsidP="00216CC0">
            <w:pPr>
              <w:ind w:firstLine="0"/>
              <w:jc w:val="left"/>
            </w:pPr>
            <w:r>
              <w:t>Requisitos asociados:</w:t>
            </w:r>
          </w:p>
        </w:tc>
        <w:tc>
          <w:tcPr>
            <w:tcW w:w="6372" w:type="dxa"/>
            <w:gridSpan w:val="2"/>
            <w:tcBorders>
              <w:left w:val="single" w:sz="4" w:space="0" w:color="auto"/>
            </w:tcBorders>
          </w:tcPr>
          <w:p w14:paraId="3F4C4EDD" w14:textId="77777777" w:rsidR="00216CC0" w:rsidRDefault="00216CC0" w:rsidP="00216CC0">
            <w:pPr>
              <w:ind w:firstLine="0"/>
              <w:jc w:val="center"/>
            </w:pPr>
            <w:r>
              <w:t>R.F-12, R.F-14</w:t>
            </w:r>
          </w:p>
        </w:tc>
      </w:tr>
      <w:tr w:rsidR="00216CC0" w14:paraId="08803B43" w14:textId="77777777" w:rsidTr="00216CC0">
        <w:tc>
          <w:tcPr>
            <w:tcW w:w="2122" w:type="dxa"/>
            <w:tcBorders>
              <w:right w:val="single" w:sz="4" w:space="0" w:color="auto"/>
            </w:tcBorders>
            <w:shd w:val="clear" w:color="auto" w:fill="F2F2F2" w:themeFill="background1" w:themeFillShade="F2"/>
          </w:tcPr>
          <w:p w14:paraId="0A5B790C"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723F7BE0" w14:textId="77777777" w:rsidR="00216CC0" w:rsidRDefault="00216CC0" w:rsidP="00216CC0">
            <w:pPr>
              <w:ind w:firstLine="0"/>
              <w:jc w:val="left"/>
            </w:pPr>
            <w:r>
              <w:rPr>
                <w:shd w:val="clear" w:color="auto" w:fill="FFFFFF" w:themeFill="background1"/>
              </w:rPr>
              <w:t>Permite seleccionar al usuario las características que desea extraer de la red.</w:t>
            </w:r>
          </w:p>
        </w:tc>
      </w:tr>
      <w:tr w:rsidR="00216CC0" w14:paraId="72F3E017" w14:textId="77777777" w:rsidTr="00216CC0">
        <w:tc>
          <w:tcPr>
            <w:tcW w:w="2122" w:type="dxa"/>
            <w:tcBorders>
              <w:right w:val="single" w:sz="4" w:space="0" w:color="auto"/>
            </w:tcBorders>
            <w:shd w:val="clear" w:color="auto" w:fill="F2F2F2" w:themeFill="background1" w:themeFillShade="F2"/>
          </w:tcPr>
          <w:p w14:paraId="3A6E289F"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2F1926D7" w14:textId="77777777" w:rsidR="00216CC0" w:rsidRDefault="00D7051C" w:rsidP="00216CC0">
            <w:pPr>
              <w:ind w:firstLine="0"/>
              <w:jc w:val="left"/>
            </w:pPr>
            <w:r>
              <w:t>Tener un diccionario cargado, es decir, haber introducido un ePub o un guion en la app y estar en la ventana de selección de características.</w:t>
            </w:r>
          </w:p>
        </w:tc>
      </w:tr>
      <w:tr w:rsidR="00216CC0" w14:paraId="4D0A3001" w14:textId="77777777" w:rsidTr="00216CC0">
        <w:tc>
          <w:tcPr>
            <w:tcW w:w="2122" w:type="dxa"/>
            <w:vMerge w:val="restart"/>
            <w:tcBorders>
              <w:right w:val="single" w:sz="4" w:space="0" w:color="auto"/>
            </w:tcBorders>
            <w:shd w:val="clear" w:color="auto" w:fill="F2F2F2" w:themeFill="background1" w:themeFillShade="F2"/>
          </w:tcPr>
          <w:p w14:paraId="10E8D855"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FBFDFAA"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EF44BBC" w14:textId="77777777" w:rsidR="00216CC0" w:rsidRDefault="00216CC0" w:rsidP="00216CC0">
            <w:pPr>
              <w:ind w:firstLine="0"/>
              <w:jc w:val="left"/>
            </w:pPr>
            <w:r>
              <w:t>Acción</w:t>
            </w:r>
          </w:p>
        </w:tc>
      </w:tr>
      <w:tr w:rsidR="00216CC0" w14:paraId="583A9737" w14:textId="77777777" w:rsidTr="00216CC0">
        <w:trPr>
          <w:trHeight w:val="213"/>
        </w:trPr>
        <w:tc>
          <w:tcPr>
            <w:tcW w:w="2122" w:type="dxa"/>
            <w:vMerge/>
            <w:tcBorders>
              <w:right w:val="single" w:sz="4" w:space="0" w:color="auto"/>
            </w:tcBorders>
            <w:shd w:val="clear" w:color="auto" w:fill="F2F2F2" w:themeFill="background1" w:themeFillShade="F2"/>
          </w:tcPr>
          <w:p w14:paraId="1AE085DC"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7C0730"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5B2C941A" w14:textId="77777777" w:rsidR="00216CC0" w:rsidRDefault="00216CC0" w:rsidP="00216CC0">
            <w:pPr>
              <w:ind w:firstLine="0"/>
              <w:jc w:val="left"/>
            </w:pPr>
            <w:r>
              <w:t>Seleccionar las características deseadas.</w:t>
            </w:r>
          </w:p>
        </w:tc>
      </w:tr>
      <w:tr w:rsidR="00216CC0" w14:paraId="7BABA472" w14:textId="77777777" w:rsidTr="00216CC0">
        <w:trPr>
          <w:trHeight w:val="106"/>
        </w:trPr>
        <w:tc>
          <w:tcPr>
            <w:tcW w:w="2122" w:type="dxa"/>
            <w:vMerge/>
            <w:tcBorders>
              <w:right w:val="single" w:sz="4" w:space="0" w:color="auto"/>
            </w:tcBorders>
            <w:shd w:val="clear" w:color="auto" w:fill="F2F2F2" w:themeFill="background1" w:themeFillShade="F2"/>
          </w:tcPr>
          <w:p w14:paraId="5AC7F6CA"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4538D1B"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545929F6" w14:textId="77777777" w:rsidR="00216CC0" w:rsidRDefault="00216CC0" w:rsidP="00216CC0">
            <w:pPr>
              <w:ind w:firstLine="0"/>
              <w:jc w:val="left"/>
            </w:pPr>
            <w:r>
              <w:t>El usuario pulsa el botón de “Generar informe”.</w:t>
            </w:r>
          </w:p>
        </w:tc>
      </w:tr>
      <w:tr w:rsidR="00216CC0" w14:paraId="790A26F0" w14:textId="77777777" w:rsidTr="00216CC0">
        <w:tc>
          <w:tcPr>
            <w:tcW w:w="2122" w:type="dxa"/>
            <w:tcBorders>
              <w:right w:val="single" w:sz="4" w:space="0" w:color="auto"/>
            </w:tcBorders>
            <w:shd w:val="clear" w:color="auto" w:fill="F2F2F2" w:themeFill="background1" w:themeFillShade="F2"/>
          </w:tcPr>
          <w:p w14:paraId="02D0A0B4" w14:textId="77777777" w:rsidR="00216CC0" w:rsidRDefault="00216CC0" w:rsidP="00216CC0">
            <w:pPr>
              <w:ind w:firstLine="0"/>
              <w:jc w:val="left"/>
            </w:pPr>
            <w:r>
              <w:t>Postcondición:</w:t>
            </w:r>
          </w:p>
        </w:tc>
        <w:tc>
          <w:tcPr>
            <w:tcW w:w="6372" w:type="dxa"/>
            <w:gridSpan w:val="2"/>
            <w:tcBorders>
              <w:left w:val="single" w:sz="4" w:space="0" w:color="auto"/>
            </w:tcBorders>
          </w:tcPr>
          <w:p w14:paraId="18B1D376" w14:textId="77777777" w:rsidR="00216CC0" w:rsidRDefault="00216CC0" w:rsidP="00216CC0">
            <w:pPr>
              <w:ind w:firstLine="0"/>
              <w:jc w:val="left"/>
            </w:pPr>
            <w:r>
              <w:t>Genera el informe con las características.</w:t>
            </w:r>
          </w:p>
        </w:tc>
      </w:tr>
      <w:tr w:rsidR="00216CC0" w14:paraId="40F8D48B" w14:textId="77777777" w:rsidTr="00216CC0">
        <w:trPr>
          <w:trHeight w:val="107"/>
        </w:trPr>
        <w:tc>
          <w:tcPr>
            <w:tcW w:w="2122" w:type="dxa"/>
            <w:vMerge w:val="restart"/>
            <w:tcBorders>
              <w:right w:val="single" w:sz="4" w:space="0" w:color="auto"/>
            </w:tcBorders>
            <w:shd w:val="clear" w:color="auto" w:fill="F2F2F2" w:themeFill="background1" w:themeFillShade="F2"/>
          </w:tcPr>
          <w:p w14:paraId="1584CA90" w14:textId="77777777" w:rsidR="00216CC0" w:rsidRDefault="00216CC0" w:rsidP="00216CC0">
            <w:pPr>
              <w:ind w:firstLine="0"/>
              <w:jc w:val="left"/>
            </w:pPr>
            <w:r>
              <w:t>Excepciones:</w:t>
            </w:r>
          </w:p>
        </w:tc>
        <w:tc>
          <w:tcPr>
            <w:tcW w:w="992" w:type="dxa"/>
            <w:tcBorders>
              <w:left w:val="single" w:sz="4" w:space="0" w:color="auto"/>
            </w:tcBorders>
            <w:shd w:val="clear" w:color="auto" w:fill="F2F2F2" w:themeFill="background1" w:themeFillShade="F2"/>
          </w:tcPr>
          <w:p w14:paraId="225BB614" w14:textId="77777777" w:rsidR="00216CC0" w:rsidRDefault="00216CC0" w:rsidP="00216CC0">
            <w:pPr>
              <w:ind w:firstLine="0"/>
              <w:jc w:val="center"/>
            </w:pPr>
            <w:r>
              <w:t>Paso</w:t>
            </w:r>
          </w:p>
        </w:tc>
        <w:tc>
          <w:tcPr>
            <w:tcW w:w="5380" w:type="dxa"/>
            <w:tcBorders>
              <w:left w:val="single" w:sz="4" w:space="0" w:color="auto"/>
            </w:tcBorders>
            <w:shd w:val="clear" w:color="auto" w:fill="F2F2F2" w:themeFill="background1" w:themeFillShade="F2"/>
          </w:tcPr>
          <w:p w14:paraId="3364E6D9" w14:textId="77777777" w:rsidR="00216CC0" w:rsidRDefault="00216CC0" w:rsidP="00216CC0">
            <w:pPr>
              <w:ind w:firstLine="0"/>
              <w:jc w:val="left"/>
            </w:pPr>
            <w:r>
              <w:t>Excepción</w:t>
            </w:r>
          </w:p>
        </w:tc>
      </w:tr>
      <w:tr w:rsidR="00216CC0" w14:paraId="07F7D64F" w14:textId="77777777" w:rsidTr="00216CC0">
        <w:trPr>
          <w:trHeight w:val="107"/>
        </w:trPr>
        <w:tc>
          <w:tcPr>
            <w:tcW w:w="2122" w:type="dxa"/>
            <w:vMerge/>
            <w:tcBorders>
              <w:right w:val="single" w:sz="4" w:space="0" w:color="auto"/>
            </w:tcBorders>
            <w:shd w:val="clear" w:color="auto" w:fill="F2F2F2" w:themeFill="background1" w:themeFillShade="F2"/>
          </w:tcPr>
          <w:p w14:paraId="24FEBDCD" w14:textId="77777777" w:rsidR="00216CC0" w:rsidRDefault="00216CC0" w:rsidP="00216CC0">
            <w:pPr>
              <w:ind w:firstLine="0"/>
              <w:jc w:val="left"/>
            </w:pPr>
          </w:p>
        </w:tc>
        <w:tc>
          <w:tcPr>
            <w:tcW w:w="992" w:type="dxa"/>
            <w:tcBorders>
              <w:left w:val="single" w:sz="4" w:space="0" w:color="auto"/>
            </w:tcBorders>
            <w:shd w:val="clear" w:color="auto" w:fill="FFFFFF" w:themeFill="background1"/>
          </w:tcPr>
          <w:p w14:paraId="5BC42B20"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0FB759AC" w14:textId="77777777" w:rsidR="00216CC0" w:rsidRDefault="00216CC0" w:rsidP="00216CC0">
            <w:pPr>
              <w:ind w:firstLine="0"/>
              <w:jc w:val="left"/>
            </w:pPr>
            <w:r>
              <w:t>Que alguno de los valores obtenidos no sea válido.</w:t>
            </w:r>
          </w:p>
        </w:tc>
      </w:tr>
      <w:tr w:rsidR="00216CC0" w14:paraId="77AD2A46" w14:textId="77777777" w:rsidTr="00216CC0">
        <w:tc>
          <w:tcPr>
            <w:tcW w:w="2122" w:type="dxa"/>
            <w:tcBorders>
              <w:right w:val="single" w:sz="4" w:space="0" w:color="auto"/>
            </w:tcBorders>
            <w:shd w:val="clear" w:color="auto" w:fill="F2F2F2" w:themeFill="background1" w:themeFillShade="F2"/>
          </w:tcPr>
          <w:p w14:paraId="49E5385D" w14:textId="77777777" w:rsidR="00216CC0" w:rsidRDefault="00216CC0" w:rsidP="00216CC0">
            <w:pPr>
              <w:ind w:firstLine="0"/>
              <w:jc w:val="left"/>
            </w:pPr>
            <w:r>
              <w:t>Importancia:</w:t>
            </w:r>
          </w:p>
        </w:tc>
        <w:tc>
          <w:tcPr>
            <w:tcW w:w="6372" w:type="dxa"/>
            <w:gridSpan w:val="2"/>
            <w:tcBorders>
              <w:left w:val="single" w:sz="4" w:space="0" w:color="auto"/>
            </w:tcBorders>
          </w:tcPr>
          <w:p w14:paraId="79B0334E" w14:textId="77777777" w:rsidR="00216CC0" w:rsidRDefault="00216CC0" w:rsidP="00216CC0">
            <w:pPr>
              <w:ind w:firstLine="0"/>
              <w:jc w:val="left"/>
            </w:pPr>
            <w:r>
              <w:t>Alta</w:t>
            </w:r>
          </w:p>
        </w:tc>
      </w:tr>
      <w:tr w:rsidR="00216CC0" w14:paraId="537D610F" w14:textId="77777777" w:rsidTr="00216CC0">
        <w:tc>
          <w:tcPr>
            <w:tcW w:w="2122" w:type="dxa"/>
            <w:tcBorders>
              <w:right w:val="single" w:sz="4" w:space="0" w:color="auto"/>
            </w:tcBorders>
            <w:shd w:val="clear" w:color="auto" w:fill="F2F2F2" w:themeFill="background1" w:themeFillShade="F2"/>
          </w:tcPr>
          <w:p w14:paraId="493BB1D8" w14:textId="77777777" w:rsidR="00216CC0" w:rsidRDefault="00216CC0" w:rsidP="00216CC0">
            <w:pPr>
              <w:ind w:firstLine="0"/>
              <w:jc w:val="left"/>
            </w:pPr>
            <w:r>
              <w:t>Frecuencia:</w:t>
            </w:r>
          </w:p>
        </w:tc>
        <w:tc>
          <w:tcPr>
            <w:tcW w:w="6372" w:type="dxa"/>
            <w:gridSpan w:val="2"/>
            <w:tcBorders>
              <w:left w:val="single" w:sz="4" w:space="0" w:color="auto"/>
            </w:tcBorders>
          </w:tcPr>
          <w:p w14:paraId="12229366" w14:textId="77777777" w:rsidR="00216CC0" w:rsidRDefault="00216CC0" w:rsidP="00216CC0">
            <w:pPr>
              <w:keepNext/>
              <w:ind w:firstLine="0"/>
              <w:jc w:val="left"/>
            </w:pPr>
            <w:r>
              <w:t>Muy alta</w:t>
            </w:r>
          </w:p>
        </w:tc>
      </w:tr>
    </w:tbl>
    <w:p w14:paraId="0C014E59" w14:textId="667BA979" w:rsidR="00216CC0" w:rsidRDefault="00216CC0" w:rsidP="00216CC0">
      <w:pPr>
        <w:pStyle w:val="Descripcin"/>
        <w:keepNext/>
        <w:jc w:val="center"/>
      </w:pPr>
      <w:r>
        <w:t xml:space="preserve">Tabla </w:t>
      </w:r>
      <w:fldSimple w:instr=" SEQ Tabla \* ARABIC ">
        <w:r w:rsidR="00D820EB">
          <w:rPr>
            <w:noProof/>
          </w:rPr>
          <w:t>35</w:t>
        </w:r>
      </w:fldSimple>
      <w:r>
        <w:t xml:space="preserve"> Caso de uso 24</w:t>
      </w:r>
    </w:p>
    <w:p w14:paraId="29277444" w14:textId="77777777" w:rsidR="00216CC0" w:rsidRDefault="00216CC0" w:rsidP="00216CC0">
      <w:pPr>
        <w:rPr>
          <w:color w:val="44546A" w:themeColor="text2"/>
          <w:sz w:val="18"/>
          <w:szCs w:val="18"/>
        </w:rPr>
      </w:pPr>
      <w:r>
        <w:br w:type="page"/>
      </w:r>
    </w:p>
    <w:tbl>
      <w:tblPr>
        <w:tblStyle w:val="Tablaconcuadrcula"/>
        <w:tblpPr w:leftFromText="141" w:rightFromText="141" w:vertAnchor="text" w:horzAnchor="margin" w:tblpY="-14"/>
        <w:tblW w:w="0" w:type="auto"/>
        <w:tblLook w:val="04A0" w:firstRow="1" w:lastRow="0" w:firstColumn="1" w:lastColumn="0" w:noHBand="0" w:noVBand="1"/>
      </w:tblPr>
      <w:tblGrid>
        <w:gridCol w:w="2122"/>
        <w:gridCol w:w="992"/>
        <w:gridCol w:w="5380"/>
      </w:tblGrid>
      <w:tr w:rsidR="00216CC0" w:rsidRPr="00681815" w14:paraId="16CA5A00" w14:textId="77777777" w:rsidTr="00216CC0">
        <w:tc>
          <w:tcPr>
            <w:tcW w:w="2122" w:type="dxa"/>
            <w:tcBorders>
              <w:bottom w:val="single" w:sz="4" w:space="0" w:color="auto"/>
            </w:tcBorders>
            <w:shd w:val="clear" w:color="auto" w:fill="F2F2F2" w:themeFill="background1" w:themeFillShade="F2"/>
          </w:tcPr>
          <w:p w14:paraId="69A41690" w14:textId="77777777" w:rsidR="00216CC0" w:rsidRPr="00681815" w:rsidRDefault="00216CC0" w:rsidP="00216CC0">
            <w:pPr>
              <w:ind w:firstLine="0"/>
              <w:jc w:val="center"/>
              <w:rPr>
                <w:b/>
                <w:bCs/>
              </w:rPr>
            </w:pPr>
            <w:r>
              <w:rPr>
                <w:b/>
                <w:bCs/>
              </w:rPr>
              <w:lastRenderedPageBreak/>
              <w:t>Caso de uso 25</w:t>
            </w:r>
          </w:p>
        </w:tc>
        <w:tc>
          <w:tcPr>
            <w:tcW w:w="6372" w:type="dxa"/>
            <w:gridSpan w:val="2"/>
            <w:shd w:val="clear" w:color="auto" w:fill="F2F2F2" w:themeFill="background1" w:themeFillShade="F2"/>
          </w:tcPr>
          <w:p w14:paraId="5702858D" w14:textId="77777777" w:rsidR="00216CC0" w:rsidRPr="00681815" w:rsidRDefault="00216CC0" w:rsidP="00216CC0">
            <w:pPr>
              <w:ind w:firstLine="0"/>
              <w:jc w:val="center"/>
              <w:rPr>
                <w:b/>
                <w:bCs/>
              </w:rPr>
            </w:pPr>
            <w:r>
              <w:rPr>
                <w:b/>
                <w:bCs/>
              </w:rPr>
              <w:t>Visualización del informe</w:t>
            </w:r>
          </w:p>
        </w:tc>
      </w:tr>
      <w:tr w:rsidR="00216CC0" w14:paraId="2A2F7DB4" w14:textId="77777777" w:rsidTr="00216CC0">
        <w:tc>
          <w:tcPr>
            <w:tcW w:w="2122" w:type="dxa"/>
            <w:tcBorders>
              <w:bottom w:val="single" w:sz="4" w:space="0" w:color="auto"/>
              <w:right w:val="single" w:sz="4" w:space="0" w:color="auto"/>
            </w:tcBorders>
            <w:shd w:val="clear" w:color="auto" w:fill="F2F2F2" w:themeFill="background1" w:themeFillShade="F2"/>
          </w:tcPr>
          <w:p w14:paraId="6BEB7B6D" w14:textId="77777777" w:rsidR="00216CC0" w:rsidRDefault="00216CC0" w:rsidP="00216CC0">
            <w:pPr>
              <w:ind w:firstLine="0"/>
              <w:jc w:val="left"/>
            </w:pPr>
            <w:r>
              <w:t>Requisitos asociados:</w:t>
            </w:r>
          </w:p>
        </w:tc>
        <w:tc>
          <w:tcPr>
            <w:tcW w:w="6372" w:type="dxa"/>
            <w:gridSpan w:val="2"/>
            <w:tcBorders>
              <w:left w:val="single" w:sz="4" w:space="0" w:color="auto"/>
            </w:tcBorders>
          </w:tcPr>
          <w:p w14:paraId="43EB051A" w14:textId="77777777" w:rsidR="00216CC0" w:rsidRDefault="00216CC0" w:rsidP="00216CC0">
            <w:pPr>
              <w:ind w:firstLine="0"/>
              <w:jc w:val="center"/>
            </w:pPr>
            <w:r>
              <w:t>R.F-13</w:t>
            </w:r>
          </w:p>
        </w:tc>
      </w:tr>
      <w:tr w:rsidR="00216CC0" w14:paraId="781162D0" w14:textId="77777777" w:rsidTr="00216CC0">
        <w:tc>
          <w:tcPr>
            <w:tcW w:w="2122" w:type="dxa"/>
            <w:tcBorders>
              <w:right w:val="single" w:sz="4" w:space="0" w:color="auto"/>
            </w:tcBorders>
            <w:shd w:val="clear" w:color="auto" w:fill="F2F2F2" w:themeFill="background1" w:themeFillShade="F2"/>
          </w:tcPr>
          <w:p w14:paraId="7AF63243"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51F3264E" w14:textId="77777777" w:rsidR="00216CC0" w:rsidRDefault="00216CC0" w:rsidP="00216CC0">
            <w:pPr>
              <w:ind w:firstLine="0"/>
              <w:jc w:val="left"/>
            </w:pPr>
            <w:r>
              <w:rPr>
                <w:shd w:val="clear" w:color="auto" w:fill="FFFFFF" w:themeFill="background1"/>
              </w:rPr>
              <w:t>Permite al usuario visualizar el informe.</w:t>
            </w:r>
          </w:p>
        </w:tc>
      </w:tr>
      <w:tr w:rsidR="00216CC0" w14:paraId="58D29945" w14:textId="77777777" w:rsidTr="00216CC0">
        <w:tc>
          <w:tcPr>
            <w:tcW w:w="2122" w:type="dxa"/>
            <w:tcBorders>
              <w:right w:val="single" w:sz="4" w:space="0" w:color="auto"/>
            </w:tcBorders>
            <w:shd w:val="clear" w:color="auto" w:fill="F2F2F2" w:themeFill="background1" w:themeFillShade="F2"/>
          </w:tcPr>
          <w:p w14:paraId="4E08B5A8"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3F2DBDAE" w14:textId="77777777" w:rsidR="00216CC0" w:rsidRDefault="00D7051C" w:rsidP="00216CC0">
            <w:pPr>
              <w:ind w:firstLine="0"/>
              <w:jc w:val="left"/>
            </w:pPr>
            <w:r>
              <w:t>Tener un diccionario cargado, es decir, haber introducido un ePub o un guion en la app y estar en la ventana de visualización del informe.</w:t>
            </w:r>
          </w:p>
        </w:tc>
      </w:tr>
      <w:tr w:rsidR="00216CC0" w14:paraId="7BC4372D" w14:textId="77777777" w:rsidTr="00216CC0">
        <w:tc>
          <w:tcPr>
            <w:tcW w:w="2122" w:type="dxa"/>
            <w:vMerge w:val="restart"/>
            <w:tcBorders>
              <w:right w:val="single" w:sz="4" w:space="0" w:color="auto"/>
            </w:tcBorders>
            <w:shd w:val="clear" w:color="auto" w:fill="F2F2F2" w:themeFill="background1" w:themeFillShade="F2"/>
          </w:tcPr>
          <w:p w14:paraId="224EDCD6"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7ABF61"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0CCA92" w14:textId="77777777" w:rsidR="00216CC0" w:rsidRDefault="00216CC0" w:rsidP="00216CC0">
            <w:pPr>
              <w:ind w:firstLine="0"/>
              <w:jc w:val="left"/>
            </w:pPr>
            <w:r>
              <w:t>Acción (estas acciones son opcionales)</w:t>
            </w:r>
          </w:p>
        </w:tc>
      </w:tr>
      <w:tr w:rsidR="00216CC0" w14:paraId="4314BE5A" w14:textId="77777777" w:rsidTr="00216CC0">
        <w:trPr>
          <w:trHeight w:val="213"/>
        </w:trPr>
        <w:tc>
          <w:tcPr>
            <w:tcW w:w="2122" w:type="dxa"/>
            <w:vMerge/>
            <w:tcBorders>
              <w:right w:val="single" w:sz="4" w:space="0" w:color="auto"/>
            </w:tcBorders>
            <w:shd w:val="clear" w:color="auto" w:fill="F2F2F2" w:themeFill="background1" w:themeFillShade="F2"/>
          </w:tcPr>
          <w:p w14:paraId="3185A82B"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9145F8"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33363ED2" w14:textId="77777777" w:rsidR="00216CC0" w:rsidRDefault="00216CC0" w:rsidP="00216CC0">
            <w:pPr>
              <w:ind w:firstLine="0"/>
              <w:jc w:val="left"/>
            </w:pPr>
            <w:r>
              <w:t>Pulsar el botón del menú de navegación que aparece en la parte izquierda de la pantalla para navegar por el informe.</w:t>
            </w:r>
          </w:p>
        </w:tc>
      </w:tr>
      <w:tr w:rsidR="00216CC0" w14:paraId="0BCCA1B5" w14:textId="77777777" w:rsidTr="00216CC0">
        <w:trPr>
          <w:trHeight w:val="213"/>
        </w:trPr>
        <w:tc>
          <w:tcPr>
            <w:tcW w:w="2122" w:type="dxa"/>
            <w:vMerge/>
            <w:tcBorders>
              <w:right w:val="single" w:sz="4" w:space="0" w:color="auto"/>
            </w:tcBorders>
            <w:shd w:val="clear" w:color="auto" w:fill="F2F2F2" w:themeFill="background1" w:themeFillShade="F2"/>
          </w:tcPr>
          <w:p w14:paraId="0DD76827"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BC35166"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2F16767F" w14:textId="77777777" w:rsidR="00216CC0" w:rsidRDefault="00216CC0" w:rsidP="00216CC0">
            <w:pPr>
              <w:ind w:firstLine="0"/>
              <w:jc w:val="left"/>
            </w:pPr>
            <w:r>
              <w:t>Visualizar el informe.</w:t>
            </w:r>
          </w:p>
        </w:tc>
      </w:tr>
      <w:tr w:rsidR="00216CC0" w14:paraId="45C7B991" w14:textId="77777777" w:rsidTr="00216CC0">
        <w:tc>
          <w:tcPr>
            <w:tcW w:w="2122" w:type="dxa"/>
            <w:tcBorders>
              <w:right w:val="single" w:sz="4" w:space="0" w:color="auto"/>
            </w:tcBorders>
            <w:shd w:val="clear" w:color="auto" w:fill="F2F2F2" w:themeFill="background1" w:themeFillShade="F2"/>
          </w:tcPr>
          <w:p w14:paraId="44645FBD" w14:textId="77777777" w:rsidR="00216CC0" w:rsidRDefault="00216CC0" w:rsidP="00216CC0">
            <w:pPr>
              <w:ind w:firstLine="0"/>
              <w:jc w:val="left"/>
            </w:pPr>
            <w:r>
              <w:t>Postcondición:</w:t>
            </w:r>
          </w:p>
        </w:tc>
        <w:tc>
          <w:tcPr>
            <w:tcW w:w="6372" w:type="dxa"/>
            <w:gridSpan w:val="2"/>
            <w:tcBorders>
              <w:left w:val="single" w:sz="4" w:space="0" w:color="auto"/>
            </w:tcBorders>
          </w:tcPr>
          <w:p w14:paraId="59B9BE55" w14:textId="77777777" w:rsidR="00216CC0" w:rsidRDefault="00216CC0" w:rsidP="00216CC0">
            <w:pPr>
              <w:ind w:firstLine="0"/>
              <w:jc w:val="left"/>
            </w:pPr>
            <w:r>
              <w:t>Se visualiza el informe.</w:t>
            </w:r>
          </w:p>
        </w:tc>
      </w:tr>
      <w:tr w:rsidR="00216CC0" w14:paraId="66EFA942" w14:textId="77777777" w:rsidTr="00216CC0">
        <w:trPr>
          <w:trHeight w:val="326"/>
        </w:trPr>
        <w:tc>
          <w:tcPr>
            <w:tcW w:w="2122" w:type="dxa"/>
            <w:tcBorders>
              <w:right w:val="single" w:sz="4" w:space="0" w:color="auto"/>
            </w:tcBorders>
            <w:shd w:val="clear" w:color="auto" w:fill="F2F2F2" w:themeFill="background1" w:themeFillShade="F2"/>
          </w:tcPr>
          <w:p w14:paraId="1A26BEBA" w14:textId="77777777" w:rsidR="00216CC0" w:rsidRDefault="00216CC0" w:rsidP="00216CC0">
            <w:pPr>
              <w:ind w:firstLine="0"/>
              <w:jc w:val="left"/>
            </w:pPr>
            <w:r>
              <w:t>Excepciones:</w:t>
            </w:r>
          </w:p>
        </w:tc>
        <w:tc>
          <w:tcPr>
            <w:tcW w:w="6372" w:type="dxa"/>
            <w:gridSpan w:val="2"/>
            <w:tcBorders>
              <w:left w:val="single" w:sz="4" w:space="0" w:color="auto"/>
            </w:tcBorders>
            <w:shd w:val="clear" w:color="auto" w:fill="FFFFFF" w:themeFill="background1"/>
          </w:tcPr>
          <w:p w14:paraId="5B6FB13F" w14:textId="77777777" w:rsidR="00216CC0" w:rsidRDefault="00216CC0" w:rsidP="00216CC0">
            <w:pPr>
              <w:ind w:firstLine="0"/>
              <w:jc w:val="left"/>
            </w:pPr>
            <w:r>
              <w:t>En este caso de uso no hay excepciones.</w:t>
            </w:r>
          </w:p>
        </w:tc>
      </w:tr>
      <w:tr w:rsidR="00216CC0" w14:paraId="5173D1AE" w14:textId="77777777" w:rsidTr="00216CC0">
        <w:tc>
          <w:tcPr>
            <w:tcW w:w="2122" w:type="dxa"/>
            <w:tcBorders>
              <w:right w:val="single" w:sz="4" w:space="0" w:color="auto"/>
            </w:tcBorders>
            <w:shd w:val="clear" w:color="auto" w:fill="F2F2F2" w:themeFill="background1" w:themeFillShade="F2"/>
          </w:tcPr>
          <w:p w14:paraId="133D2DFC" w14:textId="77777777" w:rsidR="00216CC0" w:rsidRDefault="00216CC0" w:rsidP="00216CC0">
            <w:pPr>
              <w:ind w:firstLine="0"/>
              <w:jc w:val="left"/>
            </w:pPr>
            <w:r>
              <w:t>Importancia:</w:t>
            </w:r>
          </w:p>
        </w:tc>
        <w:tc>
          <w:tcPr>
            <w:tcW w:w="6372" w:type="dxa"/>
            <w:gridSpan w:val="2"/>
            <w:tcBorders>
              <w:left w:val="single" w:sz="4" w:space="0" w:color="auto"/>
            </w:tcBorders>
          </w:tcPr>
          <w:p w14:paraId="2D19CA54" w14:textId="77777777" w:rsidR="00216CC0" w:rsidRDefault="00216CC0" w:rsidP="00216CC0">
            <w:pPr>
              <w:ind w:firstLine="0"/>
              <w:jc w:val="left"/>
            </w:pPr>
            <w:r>
              <w:t>Alta</w:t>
            </w:r>
          </w:p>
        </w:tc>
      </w:tr>
      <w:tr w:rsidR="00216CC0" w14:paraId="71199D8D" w14:textId="77777777" w:rsidTr="00216CC0">
        <w:tc>
          <w:tcPr>
            <w:tcW w:w="2122" w:type="dxa"/>
            <w:tcBorders>
              <w:right w:val="single" w:sz="4" w:space="0" w:color="auto"/>
            </w:tcBorders>
            <w:shd w:val="clear" w:color="auto" w:fill="F2F2F2" w:themeFill="background1" w:themeFillShade="F2"/>
          </w:tcPr>
          <w:p w14:paraId="633FDFE4" w14:textId="77777777" w:rsidR="00216CC0" w:rsidRDefault="00216CC0" w:rsidP="00216CC0">
            <w:pPr>
              <w:ind w:firstLine="0"/>
              <w:jc w:val="left"/>
            </w:pPr>
            <w:r>
              <w:t>Frecuencia:</w:t>
            </w:r>
          </w:p>
        </w:tc>
        <w:tc>
          <w:tcPr>
            <w:tcW w:w="6372" w:type="dxa"/>
            <w:gridSpan w:val="2"/>
            <w:tcBorders>
              <w:left w:val="single" w:sz="4" w:space="0" w:color="auto"/>
            </w:tcBorders>
          </w:tcPr>
          <w:p w14:paraId="247D2C4F" w14:textId="77777777" w:rsidR="00216CC0" w:rsidRDefault="00216CC0" w:rsidP="00216CC0">
            <w:pPr>
              <w:keepNext/>
              <w:ind w:firstLine="0"/>
              <w:jc w:val="left"/>
            </w:pPr>
            <w:r>
              <w:t>Alta</w:t>
            </w:r>
          </w:p>
        </w:tc>
      </w:tr>
    </w:tbl>
    <w:p w14:paraId="7EBE15AB" w14:textId="44A962ED" w:rsidR="00216CC0" w:rsidRDefault="00216CC0" w:rsidP="00216CC0">
      <w:pPr>
        <w:pStyle w:val="Descripcin"/>
        <w:keepNext/>
        <w:jc w:val="center"/>
      </w:pPr>
      <w:r>
        <w:t xml:space="preserve">Tabla </w:t>
      </w:r>
      <w:fldSimple w:instr=" SEQ Tabla \* ARABIC ">
        <w:r w:rsidR="00D820EB">
          <w:rPr>
            <w:noProof/>
          </w:rPr>
          <w:t>36</w:t>
        </w:r>
      </w:fldSimple>
      <w:r>
        <w:t xml:space="preserve"> Caso de uso 25</w:t>
      </w:r>
    </w:p>
    <w:tbl>
      <w:tblPr>
        <w:tblStyle w:val="Tablaconcuadrcula"/>
        <w:tblpPr w:leftFromText="141" w:rightFromText="141" w:vertAnchor="text" w:horzAnchor="margin" w:tblpY="6"/>
        <w:tblW w:w="0" w:type="auto"/>
        <w:tblLook w:val="04A0" w:firstRow="1" w:lastRow="0" w:firstColumn="1" w:lastColumn="0" w:noHBand="0" w:noVBand="1"/>
      </w:tblPr>
      <w:tblGrid>
        <w:gridCol w:w="2122"/>
        <w:gridCol w:w="992"/>
        <w:gridCol w:w="5380"/>
      </w:tblGrid>
      <w:tr w:rsidR="00D7051C" w:rsidRPr="00681815" w14:paraId="3FDD2337" w14:textId="77777777" w:rsidTr="00D7051C">
        <w:tc>
          <w:tcPr>
            <w:tcW w:w="2122" w:type="dxa"/>
            <w:tcBorders>
              <w:bottom w:val="single" w:sz="4" w:space="0" w:color="auto"/>
            </w:tcBorders>
            <w:shd w:val="clear" w:color="auto" w:fill="F2F2F2" w:themeFill="background1" w:themeFillShade="F2"/>
          </w:tcPr>
          <w:p w14:paraId="5D522D3E" w14:textId="77777777" w:rsidR="00D7051C" w:rsidRPr="00681815" w:rsidRDefault="00D7051C" w:rsidP="00D7051C">
            <w:pPr>
              <w:ind w:firstLine="0"/>
              <w:jc w:val="center"/>
              <w:rPr>
                <w:b/>
                <w:bCs/>
              </w:rPr>
            </w:pPr>
            <w:r>
              <w:rPr>
                <w:b/>
                <w:bCs/>
              </w:rPr>
              <w:t>Caso de uso 26</w:t>
            </w:r>
          </w:p>
        </w:tc>
        <w:tc>
          <w:tcPr>
            <w:tcW w:w="6372" w:type="dxa"/>
            <w:gridSpan w:val="2"/>
            <w:shd w:val="clear" w:color="auto" w:fill="F2F2F2" w:themeFill="background1" w:themeFillShade="F2"/>
          </w:tcPr>
          <w:p w14:paraId="349E818F" w14:textId="77777777" w:rsidR="00D7051C" w:rsidRPr="00681815" w:rsidRDefault="00D7051C" w:rsidP="00D7051C">
            <w:pPr>
              <w:ind w:firstLine="0"/>
              <w:jc w:val="center"/>
              <w:rPr>
                <w:b/>
                <w:bCs/>
              </w:rPr>
            </w:pPr>
            <w:r>
              <w:rPr>
                <w:b/>
                <w:bCs/>
              </w:rPr>
              <w:t>Ayuda al usuario</w:t>
            </w:r>
          </w:p>
        </w:tc>
      </w:tr>
      <w:tr w:rsidR="00D7051C" w14:paraId="5F782F49" w14:textId="77777777" w:rsidTr="00D7051C">
        <w:tc>
          <w:tcPr>
            <w:tcW w:w="2122" w:type="dxa"/>
            <w:tcBorders>
              <w:bottom w:val="single" w:sz="4" w:space="0" w:color="auto"/>
              <w:right w:val="single" w:sz="4" w:space="0" w:color="auto"/>
            </w:tcBorders>
            <w:shd w:val="clear" w:color="auto" w:fill="F2F2F2" w:themeFill="background1" w:themeFillShade="F2"/>
          </w:tcPr>
          <w:p w14:paraId="219CCDC6" w14:textId="77777777" w:rsidR="00D7051C" w:rsidRDefault="00D7051C" w:rsidP="00D7051C">
            <w:pPr>
              <w:ind w:firstLine="0"/>
              <w:jc w:val="left"/>
            </w:pPr>
            <w:r>
              <w:t>Requisitos asociados:</w:t>
            </w:r>
          </w:p>
        </w:tc>
        <w:tc>
          <w:tcPr>
            <w:tcW w:w="6372" w:type="dxa"/>
            <w:gridSpan w:val="2"/>
            <w:tcBorders>
              <w:left w:val="single" w:sz="4" w:space="0" w:color="auto"/>
            </w:tcBorders>
          </w:tcPr>
          <w:p w14:paraId="178EE1C6" w14:textId="77777777" w:rsidR="00D7051C" w:rsidRDefault="00D7051C" w:rsidP="00D7051C">
            <w:pPr>
              <w:ind w:firstLine="0"/>
              <w:jc w:val="center"/>
            </w:pPr>
            <w:r>
              <w:t>R.F-15</w:t>
            </w:r>
          </w:p>
        </w:tc>
      </w:tr>
      <w:tr w:rsidR="00D7051C" w14:paraId="128DFCBB" w14:textId="77777777" w:rsidTr="00D7051C">
        <w:tc>
          <w:tcPr>
            <w:tcW w:w="2122" w:type="dxa"/>
            <w:tcBorders>
              <w:right w:val="single" w:sz="4" w:space="0" w:color="auto"/>
            </w:tcBorders>
            <w:shd w:val="clear" w:color="auto" w:fill="F2F2F2" w:themeFill="background1" w:themeFillShade="F2"/>
          </w:tcPr>
          <w:p w14:paraId="20BAF2DD" w14:textId="77777777" w:rsidR="00D7051C" w:rsidRDefault="00D7051C" w:rsidP="00D7051C">
            <w:pPr>
              <w:ind w:firstLine="0"/>
              <w:jc w:val="left"/>
            </w:pPr>
            <w:r>
              <w:t>Descripción:</w:t>
            </w:r>
          </w:p>
        </w:tc>
        <w:tc>
          <w:tcPr>
            <w:tcW w:w="6372" w:type="dxa"/>
            <w:gridSpan w:val="2"/>
            <w:tcBorders>
              <w:left w:val="single" w:sz="4" w:space="0" w:color="auto"/>
            </w:tcBorders>
            <w:shd w:val="clear" w:color="auto" w:fill="FFFFFF" w:themeFill="background1"/>
          </w:tcPr>
          <w:p w14:paraId="3F03DEFA" w14:textId="77777777" w:rsidR="00D7051C" w:rsidRDefault="00D7051C" w:rsidP="00D7051C">
            <w:pPr>
              <w:ind w:firstLine="0"/>
              <w:jc w:val="left"/>
            </w:pPr>
            <w:r>
              <w:rPr>
                <w:shd w:val="clear" w:color="auto" w:fill="FFFFFF" w:themeFill="background1"/>
              </w:rPr>
              <w:t>Permite al usuario acceder a una wiki con ayuda para manejarte con la aplicación.</w:t>
            </w:r>
          </w:p>
        </w:tc>
      </w:tr>
      <w:tr w:rsidR="00D7051C" w14:paraId="60177579" w14:textId="77777777" w:rsidTr="00D7051C">
        <w:tc>
          <w:tcPr>
            <w:tcW w:w="2122" w:type="dxa"/>
            <w:tcBorders>
              <w:right w:val="single" w:sz="4" w:space="0" w:color="auto"/>
            </w:tcBorders>
            <w:shd w:val="clear" w:color="auto" w:fill="F2F2F2" w:themeFill="background1" w:themeFillShade="F2"/>
          </w:tcPr>
          <w:p w14:paraId="6C255897" w14:textId="77777777" w:rsidR="00D7051C" w:rsidRDefault="00D7051C" w:rsidP="00D7051C">
            <w:pPr>
              <w:ind w:firstLine="0"/>
              <w:jc w:val="left"/>
            </w:pPr>
            <w:r>
              <w:t>Precondición:</w:t>
            </w:r>
          </w:p>
        </w:tc>
        <w:tc>
          <w:tcPr>
            <w:tcW w:w="6372" w:type="dxa"/>
            <w:gridSpan w:val="2"/>
            <w:tcBorders>
              <w:left w:val="single" w:sz="4" w:space="0" w:color="auto"/>
              <w:bottom w:val="single" w:sz="4" w:space="0" w:color="auto"/>
            </w:tcBorders>
          </w:tcPr>
          <w:p w14:paraId="6FC47DB5" w14:textId="77777777" w:rsidR="00D7051C" w:rsidRDefault="00D7051C" w:rsidP="00D7051C">
            <w:pPr>
              <w:ind w:firstLine="0"/>
              <w:jc w:val="left"/>
            </w:pPr>
            <w:r>
              <w:t>Tener conexión a internet.</w:t>
            </w:r>
          </w:p>
        </w:tc>
      </w:tr>
      <w:tr w:rsidR="00D7051C" w14:paraId="64BD05B8" w14:textId="77777777" w:rsidTr="00D7051C">
        <w:tc>
          <w:tcPr>
            <w:tcW w:w="2122" w:type="dxa"/>
            <w:vMerge w:val="restart"/>
            <w:tcBorders>
              <w:right w:val="single" w:sz="4" w:space="0" w:color="auto"/>
            </w:tcBorders>
            <w:shd w:val="clear" w:color="auto" w:fill="F2F2F2" w:themeFill="background1" w:themeFillShade="F2"/>
          </w:tcPr>
          <w:p w14:paraId="7F02925F" w14:textId="77777777" w:rsidR="00D7051C" w:rsidRDefault="00D7051C" w:rsidP="00D7051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20B64A8A" w14:textId="77777777" w:rsidR="00D7051C" w:rsidRDefault="00D7051C" w:rsidP="00D7051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C5645B6" w14:textId="77777777" w:rsidR="00D7051C" w:rsidRDefault="00D7051C" w:rsidP="00D7051C">
            <w:pPr>
              <w:ind w:firstLine="0"/>
              <w:jc w:val="left"/>
            </w:pPr>
            <w:r>
              <w:t>Acción (estas acciones son opcionales)</w:t>
            </w:r>
          </w:p>
        </w:tc>
      </w:tr>
      <w:tr w:rsidR="00D7051C" w14:paraId="1E166DCF" w14:textId="77777777" w:rsidTr="00D7051C">
        <w:trPr>
          <w:trHeight w:val="213"/>
        </w:trPr>
        <w:tc>
          <w:tcPr>
            <w:tcW w:w="2122" w:type="dxa"/>
            <w:vMerge/>
            <w:tcBorders>
              <w:right w:val="single" w:sz="4" w:space="0" w:color="auto"/>
            </w:tcBorders>
            <w:shd w:val="clear" w:color="auto" w:fill="F2F2F2" w:themeFill="background1" w:themeFillShade="F2"/>
          </w:tcPr>
          <w:p w14:paraId="4291634C"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9B3353" w14:textId="77777777" w:rsidR="00D7051C" w:rsidRDefault="00D7051C" w:rsidP="00D7051C">
            <w:pPr>
              <w:ind w:firstLine="0"/>
              <w:jc w:val="center"/>
            </w:pPr>
            <w:r>
              <w:t>1-</w:t>
            </w:r>
          </w:p>
        </w:tc>
        <w:tc>
          <w:tcPr>
            <w:tcW w:w="5380" w:type="dxa"/>
            <w:tcBorders>
              <w:top w:val="single" w:sz="4" w:space="0" w:color="auto"/>
              <w:left w:val="single" w:sz="4" w:space="0" w:color="auto"/>
            </w:tcBorders>
            <w:shd w:val="clear" w:color="auto" w:fill="FFFFFF" w:themeFill="background1"/>
          </w:tcPr>
          <w:p w14:paraId="030CD365" w14:textId="77777777" w:rsidR="00D7051C" w:rsidRDefault="00D7051C" w:rsidP="00D7051C">
            <w:pPr>
              <w:ind w:firstLine="0"/>
              <w:jc w:val="left"/>
            </w:pPr>
            <w:r>
              <w:t>El usuario presiona el botón de “Wiki”.</w:t>
            </w:r>
          </w:p>
        </w:tc>
      </w:tr>
      <w:tr w:rsidR="00D7051C" w14:paraId="6F9151BD" w14:textId="77777777" w:rsidTr="00D7051C">
        <w:trPr>
          <w:trHeight w:val="213"/>
        </w:trPr>
        <w:tc>
          <w:tcPr>
            <w:tcW w:w="2122" w:type="dxa"/>
            <w:vMerge/>
            <w:tcBorders>
              <w:right w:val="single" w:sz="4" w:space="0" w:color="auto"/>
            </w:tcBorders>
            <w:shd w:val="clear" w:color="auto" w:fill="F2F2F2" w:themeFill="background1" w:themeFillShade="F2"/>
          </w:tcPr>
          <w:p w14:paraId="5D7F66CE"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B97DE0D" w14:textId="77777777" w:rsidR="00D7051C" w:rsidRDefault="00D7051C" w:rsidP="00D7051C">
            <w:pPr>
              <w:ind w:firstLine="0"/>
              <w:jc w:val="center"/>
            </w:pPr>
            <w:r>
              <w:t>2-</w:t>
            </w:r>
          </w:p>
        </w:tc>
        <w:tc>
          <w:tcPr>
            <w:tcW w:w="5380" w:type="dxa"/>
            <w:tcBorders>
              <w:left w:val="single" w:sz="4" w:space="0" w:color="auto"/>
            </w:tcBorders>
            <w:shd w:val="clear" w:color="auto" w:fill="FFFFFF" w:themeFill="background1"/>
          </w:tcPr>
          <w:p w14:paraId="0C2E842C" w14:textId="77777777" w:rsidR="00D7051C" w:rsidRDefault="00D7051C" w:rsidP="00D7051C">
            <w:pPr>
              <w:ind w:firstLine="0"/>
              <w:jc w:val="left"/>
            </w:pPr>
            <w:r>
              <w:t>Se abre otra pestaña con la wiki de la aplicación.</w:t>
            </w:r>
          </w:p>
        </w:tc>
      </w:tr>
      <w:tr w:rsidR="00D7051C" w14:paraId="789BDA1E" w14:textId="77777777" w:rsidTr="00D7051C">
        <w:tc>
          <w:tcPr>
            <w:tcW w:w="2122" w:type="dxa"/>
            <w:tcBorders>
              <w:right w:val="single" w:sz="4" w:space="0" w:color="auto"/>
            </w:tcBorders>
            <w:shd w:val="clear" w:color="auto" w:fill="F2F2F2" w:themeFill="background1" w:themeFillShade="F2"/>
          </w:tcPr>
          <w:p w14:paraId="34F9C3FC" w14:textId="77777777" w:rsidR="00D7051C" w:rsidRDefault="00D7051C" w:rsidP="00D7051C">
            <w:pPr>
              <w:ind w:firstLine="0"/>
              <w:jc w:val="left"/>
            </w:pPr>
            <w:r>
              <w:t>Postcondición:</w:t>
            </w:r>
          </w:p>
        </w:tc>
        <w:tc>
          <w:tcPr>
            <w:tcW w:w="6372" w:type="dxa"/>
            <w:gridSpan w:val="2"/>
            <w:tcBorders>
              <w:left w:val="single" w:sz="4" w:space="0" w:color="auto"/>
            </w:tcBorders>
          </w:tcPr>
          <w:p w14:paraId="6CE06BFE" w14:textId="77777777" w:rsidR="00D7051C" w:rsidRDefault="00D7051C" w:rsidP="00D7051C">
            <w:pPr>
              <w:ind w:firstLine="0"/>
              <w:jc w:val="left"/>
            </w:pPr>
            <w:r>
              <w:t>-</w:t>
            </w:r>
          </w:p>
        </w:tc>
      </w:tr>
      <w:tr w:rsidR="00D7051C" w14:paraId="4E78A2D9" w14:textId="77777777" w:rsidTr="00D7051C">
        <w:trPr>
          <w:trHeight w:val="326"/>
        </w:trPr>
        <w:tc>
          <w:tcPr>
            <w:tcW w:w="2122" w:type="dxa"/>
            <w:tcBorders>
              <w:right w:val="single" w:sz="4" w:space="0" w:color="auto"/>
            </w:tcBorders>
            <w:shd w:val="clear" w:color="auto" w:fill="F2F2F2" w:themeFill="background1" w:themeFillShade="F2"/>
          </w:tcPr>
          <w:p w14:paraId="0E0BB201" w14:textId="77777777" w:rsidR="00D7051C" w:rsidRDefault="00D7051C" w:rsidP="00D7051C">
            <w:pPr>
              <w:ind w:firstLine="0"/>
              <w:jc w:val="left"/>
            </w:pPr>
            <w:r>
              <w:t>Excepciones:</w:t>
            </w:r>
          </w:p>
        </w:tc>
        <w:tc>
          <w:tcPr>
            <w:tcW w:w="6372" w:type="dxa"/>
            <w:gridSpan w:val="2"/>
            <w:tcBorders>
              <w:left w:val="single" w:sz="4" w:space="0" w:color="auto"/>
            </w:tcBorders>
            <w:shd w:val="clear" w:color="auto" w:fill="FFFFFF" w:themeFill="background1"/>
          </w:tcPr>
          <w:p w14:paraId="71B882A3" w14:textId="77777777" w:rsidR="00D7051C" w:rsidRDefault="00D7051C" w:rsidP="00D7051C">
            <w:pPr>
              <w:ind w:firstLine="0"/>
              <w:jc w:val="left"/>
            </w:pPr>
            <w:r>
              <w:t>En este caso de uso no hay excepciones.</w:t>
            </w:r>
          </w:p>
        </w:tc>
      </w:tr>
      <w:tr w:rsidR="00D7051C" w14:paraId="35E2D01A" w14:textId="77777777" w:rsidTr="00D7051C">
        <w:tc>
          <w:tcPr>
            <w:tcW w:w="2122" w:type="dxa"/>
            <w:tcBorders>
              <w:right w:val="single" w:sz="4" w:space="0" w:color="auto"/>
            </w:tcBorders>
            <w:shd w:val="clear" w:color="auto" w:fill="F2F2F2" w:themeFill="background1" w:themeFillShade="F2"/>
          </w:tcPr>
          <w:p w14:paraId="050C2D96" w14:textId="77777777" w:rsidR="00D7051C" w:rsidRDefault="00D7051C" w:rsidP="00D7051C">
            <w:pPr>
              <w:ind w:firstLine="0"/>
              <w:jc w:val="left"/>
            </w:pPr>
            <w:r>
              <w:t>Importancia:</w:t>
            </w:r>
          </w:p>
        </w:tc>
        <w:tc>
          <w:tcPr>
            <w:tcW w:w="6372" w:type="dxa"/>
            <w:gridSpan w:val="2"/>
            <w:tcBorders>
              <w:left w:val="single" w:sz="4" w:space="0" w:color="auto"/>
            </w:tcBorders>
          </w:tcPr>
          <w:p w14:paraId="3F3D834C" w14:textId="77777777" w:rsidR="00D7051C" w:rsidRDefault="00D7051C" w:rsidP="00D7051C">
            <w:pPr>
              <w:ind w:firstLine="0"/>
              <w:jc w:val="left"/>
            </w:pPr>
            <w:r>
              <w:t>Alta</w:t>
            </w:r>
          </w:p>
        </w:tc>
      </w:tr>
      <w:tr w:rsidR="00D7051C" w14:paraId="59140E16" w14:textId="77777777" w:rsidTr="00D7051C">
        <w:tc>
          <w:tcPr>
            <w:tcW w:w="2122" w:type="dxa"/>
            <w:tcBorders>
              <w:right w:val="single" w:sz="4" w:space="0" w:color="auto"/>
            </w:tcBorders>
            <w:shd w:val="clear" w:color="auto" w:fill="F2F2F2" w:themeFill="background1" w:themeFillShade="F2"/>
          </w:tcPr>
          <w:p w14:paraId="595658F3" w14:textId="77777777" w:rsidR="00D7051C" w:rsidRDefault="00D7051C" w:rsidP="00D7051C">
            <w:pPr>
              <w:ind w:firstLine="0"/>
              <w:jc w:val="left"/>
            </w:pPr>
            <w:r>
              <w:t>Frecuencia:</w:t>
            </w:r>
          </w:p>
        </w:tc>
        <w:tc>
          <w:tcPr>
            <w:tcW w:w="6372" w:type="dxa"/>
            <w:gridSpan w:val="2"/>
            <w:tcBorders>
              <w:left w:val="single" w:sz="4" w:space="0" w:color="auto"/>
            </w:tcBorders>
          </w:tcPr>
          <w:p w14:paraId="609F4482" w14:textId="77777777" w:rsidR="00D7051C" w:rsidRDefault="00D7051C" w:rsidP="00D7051C">
            <w:pPr>
              <w:keepNext/>
              <w:ind w:firstLine="0"/>
              <w:jc w:val="left"/>
            </w:pPr>
            <w:r>
              <w:t>Baja</w:t>
            </w:r>
          </w:p>
        </w:tc>
      </w:tr>
    </w:tbl>
    <w:p w14:paraId="716D3A2E" w14:textId="6CAA38DA" w:rsidR="00D7051C" w:rsidRDefault="00D7051C" w:rsidP="00D7051C">
      <w:pPr>
        <w:pStyle w:val="Descripcin"/>
        <w:keepNext/>
        <w:jc w:val="center"/>
      </w:pPr>
      <w:r>
        <w:t xml:space="preserve">Tabla </w:t>
      </w:r>
      <w:fldSimple w:instr=" SEQ Tabla \* ARABIC ">
        <w:r w:rsidR="00D820EB">
          <w:rPr>
            <w:noProof/>
          </w:rPr>
          <w:t>37</w:t>
        </w:r>
      </w:fldSimple>
      <w:r>
        <w:t xml:space="preserve"> Caso de uso 26</w:t>
      </w:r>
    </w:p>
    <w:tbl>
      <w:tblPr>
        <w:tblStyle w:val="Tablaconcuadrcula"/>
        <w:tblpPr w:leftFromText="141" w:rightFromText="141" w:vertAnchor="text" w:horzAnchor="margin" w:tblpY="-43"/>
        <w:tblW w:w="0" w:type="auto"/>
        <w:tblLook w:val="04A0" w:firstRow="1" w:lastRow="0" w:firstColumn="1" w:lastColumn="0" w:noHBand="0" w:noVBand="1"/>
      </w:tblPr>
      <w:tblGrid>
        <w:gridCol w:w="2122"/>
        <w:gridCol w:w="992"/>
        <w:gridCol w:w="5380"/>
      </w:tblGrid>
      <w:tr w:rsidR="00163CF7" w:rsidRPr="00681815" w14:paraId="680DEA4C" w14:textId="77777777" w:rsidTr="00163CF7">
        <w:tc>
          <w:tcPr>
            <w:tcW w:w="2122" w:type="dxa"/>
            <w:tcBorders>
              <w:bottom w:val="single" w:sz="4" w:space="0" w:color="auto"/>
            </w:tcBorders>
            <w:shd w:val="clear" w:color="auto" w:fill="F2F2F2" w:themeFill="background1" w:themeFillShade="F2"/>
          </w:tcPr>
          <w:p w14:paraId="065DEEE6" w14:textId="77777777" w:rsidR="00163CF7" w:rsidRPr="00681815" w:rsidRDefault="00163CF7" w:rsidP="00163CF7">
            <w:pPr>
              <w:ind w:firstLine="0"/>
              <w:jc w:val="center"/>
              <w:rPr>
                <w:b/>
                <w:bCs/>
              </w:rPr>
            </w:pPr>
            <w:r>
              <w:rPr>
                <w:b/>
                <w:bCs/>
              </w:rPr>
              <w:t>Caso de uso 27</w:t>
            </w:r>
          </w:p>
        </w:tc>
        <w:tc>
          <w:tcPr>
            <w:tcW w:w="6372" w:type="dxa"/>
            <w:gridSpan w:val="2"/>
            <w:shd w:val="clear" w:color="auto" w:fill="F2F2F2" w:themeFill="background1" w:themeFillShade="F2"/>
          </w:tcPr>
          <w:p w14:paraId="5CA2AE84" w14:textId="77777777" w:rsidR="00163CF7" w:rsidRPr="00681815" w:rsidRDefault="00163CF7" w:rsidP="00163CF7">
            <w:pPr>
              <w:ind w:firstLine="0"/>
              <w:jc w:val="center"/>
              <w:rPr>
                <w:b/>
                <w:bCs/>
              </w:rPr>
            </w:pPr>
            <w:r>
              <w:rPr>
                <w:b/>
                <w:bCs/>
              </w:rPr>
              <w:t>Información sobre la aplicación</w:t>
            </w:r>
          </w:p>
        </w:tc>
      </w:tr>
      <w:tr w:rsidR="00163CF7" w14:paraId="3DFB6CA6" w14:textId="77777777" w:rsidTr="00163CF7">
        <w:tc>
          <w:tcPr>
            <w:tcW w:w="2122" w:type="dxa"/>
            <w:tcBorders>
              <w:bottom w:val="single" w:sz="4" w:space="0" w:color="auto"/>
              <w:right w:val="single" w:sz="4" w:space="0" w:color="auto"/>
            </w:tcBorders>
            <w:shd w:val="clear" w:color="auto" w:fill="F2F2F2" w:themeFill="background1" w:themeFillShade="F2"/>
          </w:tcPr>
          <w:p w14:paraId="78E25879" w14:textId="77777777" w:rsidR="00163CF7" w:rsidRDefault="00163CF7" w:rsidP="00163CF7">
            <w:pPr>
              <w:ind w:firstLine="0"/>
              <w:jc w:val="left"/>
            </w:pPr>
            <w:r>
              <w:t>Requisitos asociados:</w:t>
            </w:r>
          </w:p>
        </w:tc>
        <w:tc>
          <w:tcPr>
            <w:tcW w:w="6372" w:type="dxa"/>
            <w:gridSpan w:val="2"/>
            <w:tcBorders>
              <w:left w:val="single" w:sz="4" w:space="0" w:color="auto"/>
            </w:tcBorders>
          </w:tcPr>
          <w:p w14:paraId="1E690542" w14:textId="77777777" w:rsidR="00163CF7" w:rsidRDefault="00163CF7" w:rsidP="00163CF7">
            <w:pPr>
              <w:ind w:firstLine="0"/>
              <w:jc w:val="center"/>
            </w:pPr>
            <w:r>
              <w:t>R.F-16</w:t>
            </w:r>
          </w:p>
        </w:tc>
      </w:tr>
      <w:tr w:rsidR="00163CF7" w14:paraId="35FE714C" w14:textId="77777777" w:rsidTr="00163CF7">
        <w:tc>
          <w:tcPr>
            <w:tcW w:w="2122" w:type="dxa"/>
            <w:tcBorders>
              <w:right w:val="single" w:sz="4" w:space="0" w:color="auto"/>
            </w:tcBorders>
            <w:shd w:val="clear" w:color="auto" w:fill="F2F2F2" w:themeFill="background1" w:themeFillShade="F2"/>
          </w:tcPr>
          <w:p w14:paraId="7183F491"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6E4A5DD4" w14:textId="77777777" w:rsidR="00163CF7" w:rsidRDefault="00163CF7" w:rsidP="00163CF7">
            <w:pPr>
              <w:ind w:firstLine="0"/>
              <w:jc w:val="left"/>
            </w:pPr>
            <w:r>
              <w:rPr>
                <w:shd w:val="clear" w:color="auto" w:fill="FFFFFF" w:themeFill="background1"/>
              </w:rPr>
              <w:t>Permite al usuario acceder a una ventana de “Acerca de” con información sobre la aplicación.</w:t>
            </w:r>
          </w:p>
        </w:tc>
      </w:tr>
      <w:tr w:rsidR="00163CF7" w14:paraId="109F3E52" w14:textId="77777777" w:rsidTr="00163CF7">
        <w:tc>
          <w:tcPr>
            <w:tcW w:w="2122" w:type="dxa"/>
            <w:tcBorders>
              <w:right w:val="single" w:sz="4" w:space="0" w:color="auto"/>
            </w:tcBorders>
            <w:shd w:val="clear" w:color="auto" w:fill="F2F2F2" w:themeFill="background1" w:themeFillShade="F2"/>
          </w:tcPr>
          <w:p w14:paraId="7D4D3E02"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1750C4EC" w14:textId="77777777" w:rsidR="00163CF7" w:rsidRDefault="00163CF7" w:rsidP="00163CF7">
            <w:pPr>
              <w:ind w:firstLine="0"/>
              <w:jc w:val="left"/>
            </w:pPr>
            <w:r>
              <w:t>Tener conexión a internet.</w:t>
            </w:r>
          </w:p>
        </w:tc>
      </w:tr>
      <w:tr w:rsidR="00163CF7" w14:paraId="372723D6" w14:textId="77777777" w:rsidTr="00163CF7">
        <w:tc>
          <w:tcPr>
            <w:tcW w:w="2122" w:type="dxa"/>
            <w:vMerge w:val="restart"/>
            <w:tcBorders>
              <w:right w:val="single" w:sz="4" w:space="0" w:color="auto"/>
            </w:tcBorders>
            <w:shd w:val="clear" w:color="auto" w:fill="F2F2F2" w:themeFill="background1" w:themeFillShade="F2"/>
          </w:tcPr>
          <w:p w14:paraId="48268630"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8F6B456"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B70F2FF" w14:textId="77777777" w:rsidR="00163CF7" w:rsidRDefault="00163CF7" w:rsidP="00163CF7">
            <w:pPr>
              <w:ind w:firstLine="0"/>
              <w:jc w:val="left"/>
            </w:pPr>
            <w:r>
              <w:t>Acción (estas acciones son opcionales)</w:t>
            </w:r>
          </w:p>
        </w:tc>
      </w:tr>
      <w:tr w:rsidR="00163CF7" w14:paraId="20505602" w14:textId="77777777" w:rsidTr="00163CF7">
        <w:trPr>
          <w:trHeight w:val="213"/>
        </w:trPr>
        <w:tc>
          <w:tcPr>
            <w:tcW w:w="2122" w:type="dxa"/>
            <w:vMerge/>
            <w:tcBorders>
              <w:right w:val="single" w:sz="4" w:space="0" w:color="auto"/>
            </w:tcBorders>
            <w:shd w:val="clear" w:color="auto" w:fill="F2F2F2" w:themeFill="background1" w:themeFillShade="F2"/>
          </w:tcPr>
          <w:p w14:paraId="7396A4AD"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387C2D"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1300C9F4" w14:textId="77777777" w:rsidR="00163CF7" w:rsidRDefault="00163CF7" w:rsidP="00163CF7">
            <w:pPr>
              <w:ind w:firstLine="0"/>
              <w:jc w:val="left"/>
            </w:pPr>
            <w:r>
              <w:t>El usuario presiona el botón de “Acerca de”.</w:t>
            </w:r>
          </w:p>
        </w:tc>
      </w:tr>
      <w:tr w:rsidR="00163CF7" w14:paraId="461BC5A8" w14:textId="77777777" w:rsidTr="00163CF7">
        <w:trPr>
          <w:trHeight w:val="213"/>
        </w:trPr>
        <w:tc>
          <w:tcPr>
            <w:tcW w:w="2122" w:type="dxa"/>
            <w:vMerge/>
            <w:tcBorders>
              <w:right w:val="single" w:sz="4" w:space="0" w:color="auto"/>
            </w:tcBorders>
            <w:shd w:val="clear" w:color="auto" w:fill="F2F2F2" w:themeFill="background1" w:themeFillShade="F2"/>
          </w:tcPr>
          <w:p w14:paraId="45003F54"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8A40A0"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13DDFC11" w14:textId="77777777" w:rsidR="00163CF7" w:rsidRDefault="00163CF7" w:rsidP="00163CF7">
            <w:pPr>
              <w:ind w:firstLine="0"/>
              <w:jc w:val="left"/>
            </w:pPr>
            <w:r>
              <w:t>Se abre otra pestaña con la información de la aplicación.</w:t>
            </w:r>
          </w:p>
        </w:tc>
      </w:tr>
      <w:tr w:rsidR="00163CF7" w14:paraId="129E9DA5" w14:textId="77777777" w:rsidTr="00163CF7">
        <w:tc>
          <w:tcPr>
            <w:tcW w:w="2122" w:type="dxa"/>
            <w:tcBorders>
              <w:right w:val="single" w:sz="4" w:space="0" w:color="auto"/>
            </w:tcBorders>
            <w:shd w:val="clear" w:color="auto" w:fill="F2F2F2" w:themeFill="background1" w:themeFillShade="F2"/>
          </w:tcPr>
          <w:p w14:paraId="327AA1B0" w14:textId="77777777" w:rsidR="00163CF7" w:rsidRDefault="00163CF7" w:rsidP="00163CF7">
            <w:pPr>
              <w:ind w:firstLine="0"/>
              <w:jc w:val="left"/>
            </w:pPr>
            <w:r>
              <w:t>Postcondición:</w:t>
            </w:r>
          </w:p>
        </w:tc>
        <w:tc>
          <w:tcPr>
            <w:tcW w:w="6372" w:type="dxa"/>
            <w:gridSpan w:val="2"/>
            <w:tcBorders>
              <w:left w:val="single" w:sz="4" w:space="0" w:color="auto"/>
            </w:tcBorders>
          </w:tcPr>
          <w:p w14:paraId="2599A6BE" w14:textId="77777777" w:rsidR="00163CF7" w:rsidRDefault="00163CF7" w:rsidP="00163CF7">
            <w:pPr>
              <w:ind w:firstLine="0"/>
              <w:jc w:val="left"/>
            </w:pPr>
            <w:r>
              <w:t>-</w:t>
            </w:r>
          </w:p>
        </w:tc>
      </w:tr>
      <w:tr w:rsidR="00163CF7" w14:paraId="05488F34" w14:textId="77777777" w:rsidTr="00163CF7">
        <w:trPr>
          <w:trHeight w:val="326"/>
        </w:trPr>
        <w:tc>
          <w:tcPr>
            <w:tcW w:w="2122" w:type="dxa"/>
            <w:tcBorders>
              <w:right w:val="single" w:sz="4" w:space="0" w:color="auto"/>
            </w:tcBorders>
            <w:shd w:val="clear" w:color="auto" w:fill="F2F2F2" w:themeFill="background1" w:themeFillShade="F2"/>
          </w:tcPr>
          <w:p w14:paraId="6A127584"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61333A18" w14:textId="77777777" w:rsidR="00163CF7" w:rsidRDefault="00163CF7" w:rsidP="00163CF7">
            <w:pPr>
              <w:ind w:firstLine="0"/>
              <w:jc w:val="left"/>
            </w:pPr>
            <w:r>
              <w:t>En este caso de uso no hay excepciones.</w:t>
            </w:r>
          </w:p>
        </w:tc>
      </w:tr>
      <w:tr w:rsidR="00163CF7" w14:paraId="6259072F" w14:textId="77777777" w:rsidTr="00163CF7">
        <w:tc>
          <w:tcPr>
            <w:tcW w:w="2122" w:type="dxa"/>
            <w:tcBorders>
              <w:right w:val="single" w:sz="4" w:space="0" w:color="auto"/>
            </w:tcBorders>
            <w:shd w:val="clear" w:color="auto" w:fill="F2F2F2" w:themeFill="background1" w:themeFillShade="F2"/>
          </w:tcPr>
          <w:p w14:paraId="4BAA6142" w14:textId="77777777" w:rsidR="00163CF7" w:rsidRDefault="00163CF7" w:rsidP="00163CF7">
            <w:pPr>
              <w:ind w:firstLine="0"/>
              <w:jc w:val="left"/>
            </w:pPr>
            <w:r>
              <w:t>Importancia:</w:t>
            </w:r>
          </w:p>
        </w:tc>
        <w:tc>
          <w:tcPr>
            <w:tcW w:w="6372" w:type="dxa"/>
            <w:gridSpan w:val="2"/>
            <w:tcBorders>
              <w:left w:val="single" w:sz="4" w:space="0" w:color="auto"/>
            </w:tcBorders>
          </w:tcPr>
          <w:p w14:paraId="6261F0A0" w14:textId="77777777" w:rsidR="00163CF7" w:rsidRDefault="00163CF7" w:rsidP="00163CF7">
            <w:pPr>
              <w:ind w:firstLine="0"/>
              <w:jc w:val="left"/>
            </w:pPr>
            <w:r>
              <w:t>Baja</w:t>
            </w:r>
          </w:p>
        </w:tc>
      </w:tr>
      <w:tr w:rsidR="00163CF7" w14:paraId="3369C025" w14:textId="77777777" w:rsidTr="00163CF7">
        <w:tc>
          <w:tcPr>
            <w:tcW w:w="2122" w:type="dxa"/>
            <w:tcBorders>
              <w:right w:val="single" w:sz="4" w:space="0" w:color="auto"/>
            </w:tcBorders>
            <w:shd w:val="clear" w:color="auto" w:fill="F2F2F2" w:themeFill="background1" w:themeFillShade="F2"/>
          </w:tcPr>
          <w:p w14:paraId="0C7586D8" w14:textId="77777777" w:rsidR="00163CF7" w:rsidRDefault="00163CF7" w:rsidP="00163CF7">
            <w:pPr>
              <w:ind w:firstLine="0"/>
              <w:jc w:val="left"/>
            </w:pPr>
            <w:r>
              <w:t>Frecuencia:</w:t>
            </w:r>
          </w:p>
        </w:tc>
        <w:tc>
          <w:tcPr>
            <w:tcW w:w="6372" w:type="dxa"/>
            <w:gridSpan w:val="2"/>
            <w:tcBorders>
              <w:left w:val="single" w:sz="4" w:space="0" w:color="auto"/>
            </w:tcBorders>
          </w:tcPr>
          <w:p w14:paraId="13C2CE1C" w14:textId="77777777" w:rsidR="00163CF7" w:rsidRDefault="00163CF7" w:rsidP="00163CF7">
            <w:pPr>
              <w:keepNext/>
              <w:ind w:firstLine="0"/>
              <w:jc w:val="left"/>
            </w:pPr>
            <w:r>
              <w:t>Baja</w:t>
            </w:r>
          </w:p>
        </w:tc>
      </w:tr>
    </w:tbl>
    <w:p w14:paraId="7AFD1937" w14:textId="75E755B0" w:rsidR="00163CF7" w:rsidRDefault="00163CF7" w:rsidP="00163CF7">
      <w:pPr>
        <w:pStyle w:val="Descripcin"/>
        <w:keepNext/>
        <w:jc w:val="center"/>
      </w:pPr>
      <w:r>
        <w:t xml:space="preserve">Tabla </w:t>
      </w:r>
      <w:fldSimple w:instr=" SEQ Tabla \* ARABIC ">
        <w:r w:rsidR="00D820EB">
          <w:rPr>
            <w:noProof/>
          </w:rPr>
          <w:t>38</w:t>
        </w:r>
      </w:fldSimple>
      <w:r>
        <w:t xml:space="preserve"> Caso de uso 27</w:t>
      </w:r>
    </w:p>
    <w:p w14:paraId="5ABD41A6" w14:textId="77777777" w:rsidR="00163CF7" w:rsidRDefault="00163CF7">
      <w:pPr>
        <w:ind w:firstLine="0"/>
        <w:jc w:val="left"/>
        <w:rPr>
          <w:i/>
          <w:iCs/>
          <w:color w:val="44546A" w:themeColor="text2"/>
          <w:sz w:val="18"/>
          <w:szCs w:val="18"/>
        </w:rPr>
      </w:pPr>
      <w:r>
        <w:br w:type="page"/>
      </w:r>
    </w:p>
    <w:tbl>
      <w:tblPr>
        <w:tblStyle w:val="Tablaconcuadrcula"/>
        <w:tblpPr w:leftFromText="141" w:rightFromText="141" w:vertAnchor="text" w:horzAnchor="margin" w:tblpY="-2"/>
        <w:tblW w:w="0" w:type="auto"/>
        <w:tblLook w:val="04A0" w:firstRow="1" w:lastRow="0" w:firstColumn="1" w:lastColumn="0" w:noHBand="0" w:noVBand="1"/>
      </w:tblPr>
      <w:tblGrid>
        <w:gridCol w:w="2122"/>
        <w:gridCol w:w="992"/>
        <w:gridCol w:w="5380"/>
      </w:tblGrid>
      <w:tr w:rsidR="00163CF7" w:rsidRPr="00681815" w14:paraId="331EADF6" w14:textId="77777777" w:rsidTr="00163CF7">
        <w:tc>
          <w:tcPr>
            <w:tcW w:w="2122" w:type="dxa"/>
            <w:tcBorders>
              <w:bottom w:val="single" w:sz="4" w:space="0" w:color="auto"/>
            </w:tcBorders>
            <w:shd w:val="clear" w:color="auto" w:fill="F2F2F2" w:themeFill="background1" w:themeFillShade="F2"/>
          </w:tcPr>
          <w:p w14:paraId="298C6216" w14:textId="77777777" w:rsidR="00163CF7" w:rsidRPr="00681815" w:rsidRDefault="00163CF7" w:rsidP="00163CF7">
            <w:pPr>
              <w:ind w:firstLine="0"/>
              <w:jc w:val="center"/>
              <w:rPr>
                <w:b/>
                <w:bCs/>
              </w:rPr>
            </w:pPr>
            <w:r>
              <w:rPr>
                <w:b/>
                <w:bCs/>
              </w:rPr>
              <w:lastRenderedPageBreak/>
              <w:t>Caso de uso 28</w:t>
            </w:r>
          </w:p>
        </w:tc>
        <w:tc>
          <w:tcPr>
            <w:tcW w:w="6372" w:type="dxa"/>
            <w:gridSpan w:val="2"/>
            <w:shd w:val="clear" w:color="auto" w:fill="F2F2F2" w:themeFill="background1" w:themeFillShade="F2"/>
          </w:tcPr>
          <w:p w14:paraId="099BA53C" w14:textId="77777777" w:rsidR="00163CF7" w:rsidRPr="00681815" w:rsidRDefault="00163CF7" w:rsidP="00163CF7">
            <w:pPr>
              <w:ind w:firstLine="0"/>
              <w:jc w:val="center"/>
              <w:rPr>
                <w:b/>
                <w:bCs/>
              </w:rPr>
            </w:pPr>
            <w:r>
              <w:rPr>
                <w:b/>
                <w:bCs/>
              </w:rPr>
              <w:t>Cambio de idioma</w:t>
            </w:r>
          </w:p>
        </w:tc>
      </w:tr>
      <w:tr w:rsidR="00163CF7" w14:paraId="4EBFF699" w14:textId="77777777" w:rsidTr="00163CF7">
        <w:tc>
          <w:tcPr>
            <w:tcW w:w="2122" w:type="dxa"/>
            <w:tcBorders>
              <w:bottom w:val="single" w:sz="4" w:space="0" w:color="auto"/>
              <w:right w:val="single" w:sz="4" w:space="0" w:color="auto"/>
            </w:tcBorders>
            <w:shd w:val="clear" w:color="auto" w:fill="F2F2F2" w:themeFill="background1" w:themeFillShade="F2"/>
          </w:tcPr>
          <w:p w14:paraId="3B0494ED" w14:textId="77777777" w:rsidR="00163CF7" w:rsidRDefault="00163CF7" w:rsidP="00163CF7">
            <w:pPr>
              <w:ind w:firstLine="0"/>
              <w:jc w:val="left"/>
            </w:pPr>
            <w:r>
              <w:t>Requisitos asociados:</w:t>
            </w:r>
          </w:p>
        </w:tc>
        <w:tc>
          <w:tcPr>
            <w:tcW w:w="6372" w:type="dxa"/>
            <w:gridSpan w:val="2"/>
            <w:tcBorders>
              <w:left w:val="single" w:sz="4" w:space="0" w:color="auto"/>
            </w:tcBorders>
          </w:tcPr>
          <w:p w14:paraId="39D22AC7" w14:textId="77777777" w:rsidR="00163CF7" w:rsidRDefault="00163CF7" w:rsidP="00163CF7">
            <w:pPr>
              <w:ind w:firstLine="0"/>
              <w:jc w:val="center"/>
            </w:pPr>
            <w:r>
              <w:t>R.F-17</w:t>
            </w:r>
          </w:p>
        </w:tc>
      </w:tr>
      <w:tr w:rsidR="00163CF7" w14:paraId="24ACD92E" w14:textId="77777777" w:rsidTr="00163CF7">
        <w:tc>
          <w:tcPr>
            <w:tcW w:w="2122" w:type="dxa"/>
            <w:tcBorders>
              <w:right w:val="single" w:sz="4" w:space="0" w:color="auto"/>
            </w:tcBorders>
            <w:shd w:val="clear" w:color="auto" w:fill="F2F2F2" w:themeFill="background1" w:themeFillShade="F2"/>
          </w:tcPr>
          <w:p w14:paraId="35643169"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5FC85D36" w14:textId="77777777" w:rsidR="00163CF7" w:rsidRDefault="00163CF7" w:rsidP="00163CF7">
            <w:pPr>
              <w:ind w:firstLine="0"/>
              <w:jc w:val="left"/>
            </w:pPr>
            <w:r>
              <w:rPr>
                <w:shd w:val="clear" w:color="auto" w:fill="FFFFFF" w:themeFill="background1"/>
              </w:rPr>
              <w:t>Permite al usuario cambiar el idioma de la aplicación.</w:t>
            </w:r>
          </w:p>
        </w:tc>
      </w:tr>
      <w:tr w:rsidR="00163CF7" w14:paraId="71DFBB04" w14:textId="77777777" w:rsidTr="00163CF7">
        <w:tc>
          <w:tcPr>
            <w:tcW w:w="2122" w:type="dxa"/>
            <w:tcBorders>
              <w:right w:val="single" w:sz="4" w:space="0" w:color="auto"/>
            </w:tcBorders>
            <w:shd w:val="clear" w:color="auto" w:fill="F2F2F2" w:themeFill="background1" w:themeFillShade="F2"/>
          </w:tcPr>
          <w:p w14:paraId="16147728"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2A2BEAE9" w14:textId="77777777" w:rsidR="00163CF7" w:rsidRDefault="00163CF7" w:rsidP="00163CF7">
            <w:pPr>
              <w:ind w:firstLine="0"/>
              <w:jc w:val="left"/>
            </w:pPr>
            <w:r>
              <w:t>Tener conexión a internet.</w:t>
            </w:r>
          </w:p>
        </w:tc>
      </w:tr>
      <w:tr w:rsidR="00163CF7" w14:paraId="4686F05E" w14:textId="77777777" w:rsidTr="00163CF7">
        <w:tc>
          <w:tcPr>
            <w:tcW w:w="2122" w:type="dxa"/>
            <w:vMerge w:val="restart"/>
            <w:tcBorders>
              <w:right w:val="single" w:sz="4" w:space="0" w:color="auto"/>
            </w:tcBorders>
            <w:shd w:val="clear" w:color="auto" w:fill="F2F2F2" w:themeFill="background1" w:themeFillShade="F2"/>
          </w:tcPr>
          <w:p w14:paraId="2F168882"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E7FA70A"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37ECDE" w14:textId="77777777" w:rsidR="00163CF7" w:rsidRDefault="00163CF7" w:rsidP="00163CF7">
            <w:pPr>
              <w:ind w:firstLine="0"/>
              <w:jc w:val="left"/>
            </w:pPr>
            <w:r>
              <w:t>Acción (estas acciones son opcionales)</w:t>
            </w:r>
          </w:p>
        </w:tc>
      </w:tr>
      <w:tr w:rsidR="00163CF7" w14:paraId="4BEAA17F" w14:textId="77777777" w:rsidTr="00163CF7">
        <w:trPr>
          <w:trHeight w:val="213"/>
        </w:trPr>
        <w:tc>
          <w:tcPr>
            <w:tcW w:w="2122" w:type="dxa"/>
            <w:vMerge/>
            <w:tcBorders>
              <w:right w:val="single" w:sz="4" w:space="0" w:color="auto"/>
            </w:tcBorders>
            <w:shd w:val="clear" w:color="auto" w:fill="F2F2F2" w:themeFill="background1" w:themeFillShade="F2"/>
          </w:tcPr>
          <w:p w14:paraId="41C01952"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1982A19"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4593A340" w14:textId="77777777" w:rsidR="00163CF7" w:rsidRDefault="00163CF7" w:rsidP="00163CF7">
            <w:pPr>
              <w:ind w:firstLine="0"/>
              <w:jc w:val="left"/>
            </w:pPr>
            <w:r>
              <w:t>El usuario presiona la bandera del idioma que desea.</w:t>
            </w:r>
          </w:p>
        </w:tc>
      </w:tr>
      <w:tr w:rsidR="00163CF7" w14:paraId="6C3AC807" w14:textId="77777777" w:rsidTr="00163CF7">
        <w:trPr>
          <w:trHeight w:val="213"/>
        </w:trPr>
        <w:tc>
          <w:tcPr>
            <w:tcW w:w="2122" w:type="dxa"/>
            <w:vMerge/>
            <w:tcBorders>
              <w:right w:val="single" w:sz="4" w:space="0" w:color="auto"/>
            </w:tcBorders>
            <w:shd w:val="clear" w:color="auto" w:fill="F2F2F2" w:themeFill="background1" w:themeFillShade="F2"/>
          </w:tcPr>
          <w:p w14:paraId="034262E0"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4D7E7C5"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09E3337C" w14:textId="77777777" w:rsidR="00163CF7" w:rsidRDefault="00163CF7" w:rsidP="00163CF7">
            <w:pPr>
              <w:ind w:firstLine="0"/>
              <w:jc w:val="left"/>
            </w:pPr>
            <w:r>
              <w:t>Se cambia el idioma de la aplicación.</w:t>
            </w:r>
          </w:p>
        </w:tc>
      </w:tr>
      <w:tr w:rsidR="00163CF7" w14:paraId="6F1C64AE" w14:textId="77777777" w:rsidTr="00163CF7">
        <w:tc>
          <w:tcPr>
            <w:tcW w:w="2122" w:type="dxa"/>
            <w:tcBorders>
              <w:right w:val="single" w:sz="4" w:space="0" w:color="auto"/>
            </w:tcBorders>
            <w:shd w:val="clear" w:color="auto" w:fill="F2F2F2" w:themeFill="background1" w:themeFillShade="F2"/>
          </w:tcPr>
          <w:p w14:paraId="2618A649" w14:textId="77777777" w:rsidR="00163CF7" w:rsidRDefault="00163CF7" w:rsidP="00163CF7">
            <w:pPr>
              <w:ind w:firstLine="0"/>
              <w:jc w:val="left"/>
            </w:pPr>
            <w:r>
              <w:t>Postcondición:</w:t>
            </w:r>
          </w:p>
        </w:tc>
        <w:tc>
          <w:tcPr>
            <w:tcW w:w="6372" w:type="dxa"/>
            <w:gridSpan w:val="2"/>
            <w:tcBorders>
              <w:left w:val="single" w:sz="4" w:space="0" w:color="auto"/>
            </w:tcBorders>
          </w:tcPr>
          <w:p w14:paraId="1AB00E2C" w14:textId="77777777" w:rsidR="00163CF7" w:rsidRDefault="00163CF7" w:rsidP="00163CF7">
            <w:pPr>
              <w:ind w:firstLine="0"/>
              <w:jc w:val="left"/>
            </w:pPr>
            <w:r>
              <w:t>Se cambia el idioma</w:t>
            </w:r>
          </w:p>
        </w:tc>
      </w:tr>
      <w:tr w:rsidR="00163CF7" w14:paraId="17F5AB7F" w14:textId="77777777" w:rsidTr="00163CF7">
        <w:trPr>
          <w:trHeight w:val="326"/>
        </w:trPr>
        <w:tc>
          <w:tcPr>
            <w:tcW w:w="2122" w:type="dxa"/>
            <w:tcBorders>
              <w:right w:val="single" w:sz="4" w:space="0" w:color="auto"/>
            </w:tcBorders>
            <w:shd w:val="clear" w:color="auto" w:fill="F2F2F2" w:themeFill="background1" w:themeFillShade="F2"/>
          </w:tcPr>
          <w:p w14:paraId="2F4F57FB"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11EEF9E6" w14:textId="77777777" w:rsidR="00163CF7" w:rsidRDefault="00163CF7" w:rsidP="00163CF7">
            <w:pPr>
              <w:ind w:firstLine="0"/>
              <w:jc w:val="left"/>
            </w:pPr>
            <w:r>
              <w:t>En este caso de uso no hay excepciones.</w:t>
            </w:r>
          </w:p>
        </w:tc>
      </w:tr>
      <w:tr w:rsidR="00163CF7" w14:paraId="72338AC7" w14:textId="77777777" w:rsidTr="00163CF7">
        <w:tc>
          <w:tcPr>
            <w:tcW w:w="2122" w:type="dxa"/>
            <w:tcBorders>
              <w:right w:val="single" w:sz="4" w:space="0" w:color="auto"/>
            </w:tcBorders>
            <w:shd w:val="clear" w:color="auto" w:fill="F2F2F2" w:themeFill="background1" w:themeFillShade="F2"/>
          </w:tcPr>
          <w:p w14:paraId="46C0F0CB" w14:textId="77777777" w:rsidR="00163CF7" w:rsidRDefault="00163CF7" w:rsidP="00163CF7">
            <w:pPr>
              <w:ind w:firstLine="0"/>
              <w:jc w:val="left"/>
            </w:pPr>
            <w:r>
              <w:t>Importancia:</w:t>
            </w:r>
          </w:p>
        </w:tc>
        <w:tc>
          <w:tcPr>
            <w:tcW w:w="6372" w:type="dxa"/>
            <w:gridSpan w:val="2"/>
            <w:tcBorders>
              <w:left w:val="single" w:sz="4" w:space="0" w:color="auto"/>
            </w:tcBorders>
          </w:tcPr>
          <w:p w14:paraId="72E2646C" w14:textId="77777777" w:rsidR="00163CF7" w:rsidRDefault="00163CF7" w:rsidP="00163CF7">
            <w:pPr>
              <w:ind w:firstLine="0"/>
              <w:jc w:val="left"/>
            </w:pPr>
            <w:r>
              <w:t>Alta</w:t>
            </w:r>
          </w:p>
        </w:tc>
      </w:tr>
      <w:tr w:rsidR="00163CF7" w14:paraId="16AE4A6C" w14:textId="77777777" w:rsidTr="00163CF7">
        <w:tc>
          <w:tcPr>
            <w:tcW w:w="2122" w:type="dxa"/>
            <w:tcBorders>
              <w:right w:val="single" w:sz="4" w:space="0" w:color="auto"/>
            </w:tcBorders>
            <w:shd w:val="clear" w:color="auto" w:fill="F2F2F2" w:themeFill="background1" w:themeFillShade="F2"/>
          </w:tcPr>
          <w:p w14:paraId="3E5FE4C3" w14:textId="77777777" w:rsidR="00163CF7" w:rsidRDefault="00163CF7" w:rsidP="00163CF7">
            <w:pPr>
              <w:ind w:firstLine="0"/>
              <w:jc w:val="left"/>
            </w:pPr>
            <w:r>
              <w:t>Frecuencia:</w:t>
            </w:r>
          </w:p>
        </w:tc>
        <w:tc>
          <w:tcPr>
            <w:tcW w:w="6372" w:type="dxa"/>
            <w:gridSpan w:val="2"/>
            <w:tcBorders>
              <w:left w:val="single" w:sz="4" w:space="0" w:color="auto"/>
            </w:tcBorders>
          </w:tcPr>
          <w:p w14:paraId="7FD7D90A" w14:textId="77777777" w:rsidR="00163CF7" w:rsidRDefault="00163CF7" w:rsidP="00163CF7">
            <w:pPr>
              <w:keepNext/>
              <w:ind w:firstLine="0"/>
              <w:jc w:val="left"/>
            </w:pPr>
            <w:r>
              <w:t>Baja</w:t>
            </w:r>
          </w:p>
        </w:tc>
      </w:tr>
    </w:tbl>
    <w:p w14:paraId="3769D964" w14:textId="478A2140" w:rsidR="00163CF7" w:rsidRDefault="00163CF7" w:rsidP="00163CF7">
      <w:pPr>
        <w:pStyle w:val="Descripcin"/>
        <w:keepNext/>
        <w:jc w:val="center"/>
      </w:pPr>
      <w:r>
        <w:t xml:space="preserve">Tabla </w:t>
      </w:r>
      <w:fldSimple w:instr=" SEQ Tabla \* ARABIC ">
        <w:r w:rsidR="00D820EB">
          <w:rPr>
            <w:noProof/>
          </w:rPr>
          <w:t>39</w:t>
        </w:r>
      </w:fldSimple>
      <w:r>
        <w:t xml:space="preserve"> Caso de uso 28</w:t>
      </w:r>
    </w:p>
    <w:p w14:paraId="72C5A818" w14:textId="77777777" w:rsidR="00266537" w:rsidRDefault="00266537">
      <w:pPr>
        <w:ind w:firstLine="0"/>
        <w:jc w:val="left"/>
        <w:rPr>
          <w:i/>
          <w:iCs/>
          <w:color w:val="44546A" w:themeColor="text2"/>
          <w:sz w:val="18"/>
          <w:szCs w:val="18"/>
        </w:rPr>
      </w:pPr>
      <w:r>
        <w:br w:type="page"/>
      </w:r>
    </w:p>
    <w:p w14:paraId="22E6023B" w14:textId="77777777" w:rsidR="00C276E8" w:rsidRDefault="00C276E8" w:rsidP="00C276E8">
      <w:pPr>
        <w:pStyle w:val="Ttulo1"/>
      </w:pPr>
      <w:r>
        <w:lastRenderedPageBreak/>
        <w:t>Apéndice C. Especificación de requisitos</w:t>
      </w:r>
    </w:p>
    <w:p w14:paraId="75455689" w14:textId="4B7751FF" w:rsidR="00205C09" w:rsidRDefault="00205C09" w:rsidP="00205C09">
      <w:pPr>
        <w:pStyle w:val="Ttulo2"/>
        <w:numPr>
          <w:ilvl w:val="0"/>
          <w:numId w:val="50"/>
        </w:numPr>
      </w:pPr>
      <w:r>
        <w:t>Introducción</w:t>
      </w:r>
    </w:p>
    <w:p w14:paraId="0DB7CD9B" w14:textId="77777777" w:rsidR="00205C09" w:rsidRDefault="007000E6" w:rsidP="007000E6">
      <w:r>
        <w:t xml:space="preserve">En este apartado se vana a definir </w:t>
      </w:r>
      <w:r w:rsidR="00205C09">
        <w:t>los datos que van a ser manejados por la aplicación, su estructura, las interfaces que se han definido, detalles procedimentales…</w:t>
      </w:r>
    </w:p>
    <w:p w14:paraId="135E74D1" w14:textId="77777777" w:rsidR="00205C09" w:rsidRDefault="00205C09" w:rsidP="00205C09">
      <w:pPr>
        <w:pStyle w:val="Ttulo2"/>
        <w:numPr>
          <w:ilvl w:val="0"/>
          <w:numId w:val="50"/>
        </w:numPr>
      </w:pPr>
      <w:r>
        <w:t>Diseño de datos</w:t>
      </w:r>
    </w:p>
    <w:p w14:paraId="6A5EF3EA" w14:textId="77777777" w:rsidR="00B26BD7" w:rsidRDefault="00205C09" w:rsidP="00205C09">
      <w:r>
        <w:t xml:space="preserve">En este apartado se </w:t>
      </w:r>
      <w:r w:rsidR="00B26BD7">
        <w:t>van a explicar los tipos de datos que se están manejando en la aplicación, algunos de ellos, van a ser almacenados en variables de sesión, pero otros al tener un tamaño mucho mayor van a ser guardados en el objeto modelo.</w:t>
      </w:r>
    </w:p>
    <w:p w14:paraId="5D027CD7" w14:textId="77777777" w:rsidR="00B26BD7" w:rsidRDefault="00B26BD7" w:rsidP="00B26BD7">
      <w:pPr>
        <w:pStyle w:val="Ttulo3"/>
      </w:pPr>
      <w:r>
        <w:t>Variables de sesión</w:t>
      </w:r>
    </w:p>
    <w:p w14:paraId="2291F283" w14:textId="77777777" w:rsidR="00B26BD7" w:rsidRDefault="00B26BD7" w:rsidP="00B26BD7">
      <w:r>
        <w:t>Los datos que van a ser guardados en variables de sesión van a ser los siguientes:</w:t>
      </w:r>
    </w:p>
    <w:p w14:paraId="5590B14A" w14:textId="77777777" w:rsidR="00B26BD7" w:rsidRDefault="00B26BD7" w:rsidP="00EB5372">
      <w:pPr>
        <w:pStyle w:val="Prrafodelista"/>
        <w:numPr>
          <w:ilvl w:val="0"/>
          <w:numId w:val="51"/>
        </w:numPr>
      </w:pPr>
      <w:r>
        <w:t>Sesión de usuario: en la que se va a guardar la id que tiene el usuario que entra a la aplicación.</w:t>
      </w:r>
    </w:p>
    <w:p w14:paraId="0AEB1BF7" w14:textId="59D20C2D" w:rsidR="00B26BD7" w:rsidRDefault="00B26BD7" w:rsidP="00EB5372">
      <w:pPr>
        <w:pStyle w:val="Prrafodelista"/>
        <w:numPr>
          <w:ilvl w:val="0"/>
          <w:numId w:val="51"/>
        </w:numPr>
      </w:pPr>
      <w:r>
        <w:t>Sesión de fichero: es en la que se guarda el nombre de la novela o de la película que se ha introducido a la aplicación.</w:t>
      </w:r>
    </w:p>
    <w:p w14:paraId="1846F7B9" w14:textId="77777777" w:rsidR="00B26BD7" w:rsidRDefault="00B26BD7" w:rsidP="00EB5372">
      <w:pPr>
        <w:pStyle w:val="Prrafodelista"/>
        <w:numPr>
          <w:ilvl w:val="1"/>
          <w:numId w:val="51"/>
        </w:numPr>
      </w:pPr>
      <w:r>
        <w:t>Nombre de la novela: en este caso lo que se va a añadir a la sesión del fichero va a ser el nombre del ePub que se ha subido en la aplicación.</w:t>
      </w:r>
    </w:p>
    <w:p w14:paraId="181A9DB1" w14:textId="77777777" w:rsidR="00B26BD7" w:rsidRDefault="00B26BD7" w:rsidP="00EB5372">
      <w:pPr>
        <w:pStyle w:val="Prrafodelista"/>
        <w:numPr>
          <w:ilvl w:val="1"/>
          <w:numId w:val="51"/>
        </w:numPr>
      </w:pPr>
      <w:r>
        <w:t xml:space="preserve">Nombre de la película: por el contrario, en este caso lo que se hace es recortar la url de forma que solo se obtenga de ella el nombre de la película, es decir, si el enlace es </w:t>
      </w:r>
      <w:hyperlink r:id="rId33" w:history="1">
        <w:r>
          <w:rPr>
            <w:rStyle w:val="Hipervnculo"/>
          </w:rPr>
          <w:t>https://www.imsdb.com/scripts/Anastasia.html</w:t>
        </w:r>
      </w:hyperlink>
      <w:r>
        <w:t xml:space="preserve"> se recorta de forma que en la variable de sesión solo se guarde “Anastasia”.</w:t>
      </w:r>
    </w:p>
    <w:p w14:paraId="7B91F590" w14:textId="77777777" w:rsidR="00B26BD7" w:rsidRDefault="00B26BD7" w:rsidP="00EB5372">
      <w:pPr>
        <w:pStyle w:val="Prrafodelista"/>
        <w:numPr>
          <w:ilvl w:val="0"/>
          <w:numId w:val="51"/>
        </w:numPr>
      </w:pPr>
      <w:r>
        <w:t>Sesión de configuración de la red: en esta variable se va a guardar la configuración de la red que luego será mostrada en la pantalla de visualización.</w:t>
      </w:r>
    </w:p>
    <w:p w14:paraId="019001C4" w14:textId="23EA8556" w:rsidR="00CE5B06" w:rsidRDefault="00B26BD7" w:rsidP="00EB5372">
      <w:pPr>
        <w:pStyle w:val="Prrafodelista"/>
        <w:numPr>
          <w:ilvl w:val="0"/>
          <w:numId w:val="51"/>
        </w:numPr>
      </w:pPr>
      <w:r>
        <w:t>Sesión de idioma: en la que se guardará el idioma elegido en la aplicación.</w:t>
      </w:r>
    </w:p>
    <w:p w14:paraId="7709FF05" w14:textId="3A198A14" w:rsidR="00CE5B06" w:rsidRDefault="00CE5B06" w:rsidP="00CE5B06">
      <w:r>
        <w:t>La variable de fichero va a ser la que de nombre a los ficheros que pueden ser exportados a lo largo de la aplicación. La sesión de usuario va a ser la que sirva para enviar estos ficheros exportados a la carpeta de sesión correspondiente.</w:t>
      </w:r>
    </w:p>
    <w:p w14:paraId="00D2E30F" w14:textId="15D13FFB" w:rsidR="00CE5B06" w:rsidRDefault="00CE5B06" w:rsidP="00CE5B06">
      <w:pPr>
        <w:pStyle w:val="Ttulo3"/>
      </w:pPr>
      <w:r>
        <w:t>Base de datos temporal</w:t>
      </w:r>
    </w:p>
    <w:p w14:paraId="179043B2" w14:textId="36A498C7" w:rsidR="00CE5B06" w:rsidRDefault="00CE5B06" w:rsidP="00CE5B06">
      <w:r>
        <w:t>También existe una clase utilizada para almacenad datos de los usuarios que estén usando la aplicación. En esta base de datos existe un diccionario, que guarda dos datos:</w:t>
      </w:r>
    </w:p>
    <w:p w14:paraId="6385E062" w14:textId="79A2336D" w:rsidR="00CE5B06" w:rsidRDefault="00CE5B06" w:rsidP="00EB5372">
      <w:pPr>
        <w:pStyle w:val="Prrafodelista"/>
        <w:numPr>
          <w:ilvl w:val="0"/>
          <w:numId w:val="52"/>
        </w:numPr>
      </w:pPr>
      <w:r>
        <w:t>La clave del diccionario que va a ser considerada la id del usuario.</w:t>
      </w:r>
    </w:p>
    <w:p w14:paraId="5E9BC8A5" w14:textId="0A7392DE" w:rsidR="00CE5B06" w:rsidRDefault="00CE5B06" w:rsidP="00EB5372">
      <w:pPr>
        <w:pStyle w:val="Prrafodelista"/>
        <w:numPr>
          <w:ilvl w:val="0"/>
          <w:numId w:val="52"/>
        </w:numPr>
      </w:pPr>
      <w:r>
        <w:t>El valor de dicho diccionario que es el objeto modelo que lleva asociado dicho usuario.</w:t>
      </w:r>
    </w:p>
    <w:p w14:paraId="0ED5F9A9" w14:textId="199DC88F" w:rsidR="00CE5B06" w:rsidRDefault="00CE5B06" w:rsidP="00CE5B06">
      <w:r>
        <w:t>La id del usuario se va a ir incrementando cada vez que se cree una nueva entrada en el diccionario, es decir, cada vez que un usuario entra en la aplicación.</w:t>
      </w:r>
    </w:p>
    <w:p w14:paraId="5523DCAE" w14:textId="02C24634" w:rsidR="00CE5B06" w:rsidRDefault="00CE5B06" w:rsidP="00CE5B06">
      <w:r>
        <w:t>Una vez que el usuario se sale de la aplicación, es decir, cierra su navegador, esa sesión va a ser borrada, y con ella todos los datos que hay en su interior.</w:t>
      </w:r>
    </w:p>
    <w:p w14:paraId="720BFAFA" w14:textId="27143FAC" w:rsidR="00CE5B06" w:rsidRDefault="00CE5B06" w:rsidP="00CE5B06">
      <w:pPr>
        <w:pStyle w:val="Ttulo3"/>
      </w:pPr>
      <w:r>
        <w:t>Clase personaje</w:t>
      </w:r>
    </w:p>
    <w:p w14:paraId="4EDB6547" w14:textId="53A21937" w:rsidR="00CE5B06" w:rsidRDefault="00CE5B06" w:rsidP="00CE5B06">
      <w:r>
        <w:t xml:space="preserve">La forma para almacenar el número de apariciones y los distintos nombres que puede tomar un mismo personaje en el transcurso de una novela o película, va a ser mediante una clase </w:t>
      </w:r>
      <w:r>
        <w:lastRenderedPageBreak/>
        <w:t>de Python llamada “Personaje”, en esta clase se almacena toda la información necesaria de un personaje.</w:t>
      </w:r>
    </w:p>
    <w:p w14:paraId="0CAE312B" w14:textId="07AD5C5A" w:rsidR="00CE5B06" w:rsidRDefault="00CE5B06" w:rsidP="00CE5B06">
      <w:r>
        <w:t>La clase Personaje va a contar con los siguientes campos:</w:t>
      </w:r>
    </w:p>
    <w:p w14:paraId="0FE79B1F" w14:textId="373B616A" w:rsidR="00CE5B06" w:rsidRDefault="00B210B8" w:rsidP="00EB5372">
      <w:pPr>
        <w:pStyle w:val="Prrafodelista"/>
        <w:numPr>
          <w:ilvl w:val="0"/>
          <w:numId w:val="53"/>
        </w:numPr>
      </w:pPr>
      <w:r>
        <w:t>Diccionario de nombres: un diccionario contiene como clave el nombre de un personaje y como valor tiene la posición en la que aparece.</w:t>
      </w:r>
    </w:p>
    <w:p w14:paraId="5C434BBA" w14:textId="3879D4DB" w:rsidR="00B210B8" w:rsidRDefault="00B210B8" w:rsidP="00EB5372">
      <w:pPr>
        <w:pStyle w:val="Prrafodelista"/>
        <w:numPr>
          <w:ilvl w:val="0"/>
          <w:numId w:val="53"/>
        </w:numPr>
      </w:pPr>
      <w:r>
        <w:t>Diccionario de posiciones: un diccionario que tiene como clave el capítulo de la novela y como valor las posiciones en las que aparece en dicho capítulo.</w:t>
      </w:r>
    </w:p>
    <w:p w14:paraId="34E7B697" w14:textId="6314FCA0" w:rsidR="00B210B8" w:rsidRDefault="00B210B8" w:rsidP="00EB5372">
      <w:pPr>
        <w:pStyle w:val="Prrafodelista"/>
        <w:numPr>
          <w:ilvl w:val="0"/>
          <w:numId w:val="53"/>
        </w:numPr>
      </w:pPr>
      <w:r>
        <w:t>Diccionario de referencias: un diccionario que tiene como clave cada uno de los nombres que posee un personaje y como valor las apariciones de ese personaje.</w:t>
      </w:r>
    </w:p>
    <w:p w14:paraId="372C807C" w14:textId="3D9755F8" w:rsidR="00B210B8" w:rsidRDefault="00B210B8" w:rsidP="00EB5372">
      <w:pPr>
        <w:pStyle w:val="Prrafodelista"/>
        <w:numPr>
          <w:ilvl w:val="0"/>
          <w:numId w:val="53"/>
        </w:numPr>
      </w:pPr>
      <w:r>
        <w:t>Número de apariciones: es una variable que posee el número de apariciones de cada personaje.</w:t>
      </w:r>
    </w:p>
    <w:p w14:paraId="71C9E71A" w14:textId="6DC65E2D" w:rsidR="00B210B8" w:rsidRDefault="00B210B8" w:rsidP="00EB5372">
      <w:pPr>
        <w:pStyle w:val="Prrafodelista"/>
        <w:numPr>
          <w:ilvl w:val="0"/>
          <w:numId w:val="53"/>
        </w:numPr>
      </w:pPr>
      <w:r>
        <w:t>Sexo: variable con el sexo del personaje.</w:t>
      </w:r>
    </w:p>
    <w:p w14:paraId="6E17D197" w14:textId="67DD467B" w:rsidR="00B210B8" w:rsidRDefault="00B210B8" w:rsidP="00EB5372">
      <w:pPr>
        <w:pStyle w:val="Prrafodelista"/>
        <w:numPr>
          <w:ilvl w:val="0"/>
          <w:numId w:val="53"/>
        </w:numPr>
      </w:pPr>
      <w:r>
        <w:t>Etnia: variable con la etnia del personaje.</w:t>
      </w:r>
    </w:p>
    <w:p w14:paraId="44E0E8B2" w14:textId="0516572D" w:rsidR="00396D57" w:rsidRDefault="00396D57" w:rsidP="00EB5372">
      <w:pPr>
        <w:pStyle w:val="Prrafodelista"/>
        <w:numPr>
          <w:ilvl w:val="0"/>
          <w:numId w:val="53"/>
        </w:numPr>
      </w:pPr>
      <w:r>
        <w:t>Diccionario de sexo y etnia: es un diccionario que posee dos claves “Etnia” y “Sexo” y como valor tiene la etnia y sexo del personaje respectivamente. Este diccionario se emplea para añadir estos atributos a los nodos, ya que se pueden añadir como un diccionario directamente los dos en vez de tener que ir añadiendo los atributos uno a uno.</w:t>
      </w:r>
    </w:p>
    <w:p w14:paraId="451AFC7D" w14:textId="058B2F4E" w:rsidR="00396D57" w:rsidRDefault="00396D57" w:rsidP="00396D57">
      <w:pPr>
        <w:pStyle w:val="Ttulo3"/>
      </w:pPr>
      <w:r>
        <w:t>Clase Modelo</w:t>
      </w:r>
    </w:p>
    <w:p w14:paraId="47A280C7" w14:textId="1910DEBC" w:rsidR="00396D57" w:rsidRDefault="00396D57" w:rsidP="00396D57">
      <w:r>
        <w:t>La clase modelo es la encargada de albergar la lógica que tiene la aplicación, todos los métodos que aportan la funcionalidad a la aplicación. En esta clase se van a almacenar algunos datos que son usados por la aplicación y que poseen un peso demasiado grande para almacenarse en una variable de sesión.</w:t>
      </w:r>
    </w:p>
    <w:p w14:paraId="5E5E6EB2" w14:textId="25FF4E33" w:rsidR="00396D57" w:rsidRDefault="00396D57" w:rsidP="00F675F1">
      <w:r>
        <w:t>La clase modelo maneja los siguientes datos:</w:t>
      </w:r>
    </w:p>
    <w:p w14:paraId="71AFF0F9" w14:textId="2B2CF9A7" w:rsidR="00396D57" w:rsidRDefault="00396D57" w:rsidP="00EB5372">
      <w:pPr>
        <w:pStyle w:val="Prrafodelista"/>
        <w:numPr>
          <w:ilvl w:val="0"/>
          <w:numId w:val="54"/>
        </w:numPr>
      </w:pPr>
      <w:r>
        <w:t>Lista de texto: es una lista que contiene todo el texto que contiene la novela por cada capítulo.</w:t>
      </w:r>
    </w:p>
    <w:p w14:paraId="77724984" w14:textId="1E7CA660" w:rsidR="00396D57" w:rsidRDefault="00396D57" w:rsidP="00EB5372">
      <w:pPr>
        <w:pStyle w:val="Prrafodelista"/>
        <w:numPr>
          <w:ilvl w:val="0"/>
          <w:numId w:val="54"/>
        </w:numPr>
      </w:pPr>
      <w:r>
        <w:t>Lista de palabras: es una lista que contiene el número de palabras que tiene cada capítulo de la novela.</w:t>
      </w:r>
    </w:p>
    <w:p w14:paraId="2F077775" w14:textId="0F8CE503" w:rsidR="00396D57" w:rsidRDefault="00396D57" w:rsidP="00EB5372">
      <w:pPr>
        <w:pStyle w:val="Prrafodelista"/>
        <w:numPr>
          <w:ilvl w:val="0"/>
          <w:numId w:val="54"/>
        </w:numPr>
      </w:pPr>
      <w:r>
        <w:t>Diccionario personajes: es un diccionario que contendrá todos los personajes de la novela o el guion de forma que la clave es la id del personaje y el valor es el objeto “Personaje”.</w:t>
      </w:r>
    </w:p>
    <w:p w14:paraId="2B3A692D" w14:textId="23C2CD3F" w:rsidR="00F675F1" w:rsidRDefault="00F675F1" w:rsidP="00EB5372">
      <w:pPr>
        <w:pStyle w:val="Prrafodelista"/>
        <w:numPr>
          <w:ilvl w:val="0"/>
          <w:numId w:val="54"/>
        </w:numPr>
      </w:pPr>
      <w:r>
        <w:t>El grafo generado con los atributos de etnia y sexo.</w:t>
      </w:r>
    </w:p>
    <w:p w14:paraId="0348B6EB" w14:textId="53C2370E" w:rsidR="00F675F1" w:rsidRDefault="00F675F1" w:rsidP="00EB5372">
      <w:pPr>
        <w:pStyle w:val="Prrafodelista"/>
        <w:numPr>
          <w:ilvl w:val="0"/>
          <w:numId w:val="54"/>
        </w:numPr>
      </w:pPr>
      <w:r>
        <w:t>El mismo grafo mencionado anteriormente, pero sin los atributos para poder ser visualizado de forma correcta.</w:t>
      </w:r>
    </w:p>
    <w:p w14:paraId="0910B0D5" w14:textId="7BD30654" w:rsidR="00F675F1" w:rsidRDefault="00F675F1" w:rsidP="00EB5372">
      <w:pPr>
        <w:pStyle w:val="Prrafodelista"/>
        <w:numPr>
          <w:ilvl w:val="0"/>
          <w:numId w:val="54"/>
        </w:numPr>
      </w:pPr>
      <w:r>
        <w:t>El enlace que va a tener la película que se introduzca.</w:t>
      </w:r>
    </w:p>
    <w:p w14:paraId="69A6B68E" w14:textId="257145AF" w:rsidR="00F675F1" w:rsidRDefault="00F675F1" w:rsidP="00EB5372">
      <w:pPr>
        <w:pStyle w:val="Prrafodelista"/>
        <w:numPr>
          <w:ilvl w:val="0"/>
          <w:numId w:val="54"/>
        </w:numPr>
      </w:pPr>
      <w:r>
        <w:t>Diccionario de apariciones: es un diccionario creado simplemente para los algoritmos de obtención de personajes y posiciones en los guiones. Como clave tiene la id del personaje y como valor tiene una lista con los números de las escenas en las que aparece. Se utiliza sobre todo para la obtención de enlaces.</w:t>
      </w:r>
    </w:p>
    <w:p w14:paraId="058B235F" w14:textId="23BF662F" w:rsidR="00F675F1" w:rsidRDefault="00F675F1" w:rsidP="00EB5372">
      <w:pPr>
        <w:pStyle w:val="Prrafodelista"/>
        <w:numPr>
          <w:ilvl w:val="0"/>
          <w:numId w:val="54"/>
        </w:numPr>
      </w:pPr>
      <w:r>
        <w:t>Variable de cambio: empleada para acceder a las distintas pantallas entre película y novela. Ya que la aplicación tiene una estructura en la cual hay distintas pantallas comunes y otras pantallas no comunes entre novelas y películas, esta variable se emplea para alternar entre estas pantallas.</w:t>
      </w:r>
    </w:p>
    <w:p w14:paraId="26BF7880" w14:textId="3EB43334" w:rsidR="00F675F1" w:rsidRDefault="00D16CF0" w:rsidP="00D16CF0">
      <w:pPr>
        <w:pStyle w:val="Ttulo2"/>
        <w:numPr>
          <w:ilvl w:val="0"/>
          <w:numId w:val="50"/>
        </w:numPr>
      </w:pPr>
      <w:r>
        <w:lastRenderedPageBreak/>
        <w:t>Diseño arquitectónico</w:t>
      </w:r>
    </w:p>
    <w:p w14:paraId="221D2BA8" w14:textId="77510C74" w:rsidR="00D16CF0" w:rsidRDefault="00D16CF0" w:rsidP="00D16CF0">
      <w:r>
        <w:t>En este apartado se va a explicar la estructura que tiene el proyecto</w:t>
      </w:r>
      <w:r w:rsidR="00C62098">
        <w:t>, cómo se distribuyen los paquetes, como se conectan las clases entre ellas, el diseño procedimental de la aplicación reflejado en un diagrama de secuencias y cómo han sido desarrolladas las interfaces de la aplicación.</w:t>
      </w:r>
    </w:p>
    <w:p w14:paraId="7B57C828" w14:textId="282ECAAD" w:rsidR="00C62098" w:rsidRDefault="00C62098" w:rsidP="00C62098">
      <w:pPr>
        <w:pStyle w:val="Ttulo3"/>
      </w:pPr>
      <w:r>
        <w:t>Modelo-Vista-Presentador (MVP)</w:t>
      </w:r>
    </w:p>
    <w:p w14:paraId="26221103" w14:textId="7EDB96FB" w:rsidR="00C62098" w:rsidRDefault="00C62098" w:rsidP="00C62098">
      <w:r>
        <w:rPr>
          <w:noProof/>
        </w:rPr>
        <mc:AlternateContent>
          <mc:Choice Requires="wps">
            <w:drawing>
              <wp:anchor distT="0" distB="0" distL="114300" distR="114300" simplePos="0" relativeHeight="251815936" behindDoc="1" locked="0" layoutInCell="1" allowOverlap="1" wp14:anchorId="0828BD26" wp14:editId="686AFC92">
                <wp:simplePos x="0" y="0"/>
                <wp:positionH relativeFrom="column">
                  <wp:posOffset>0</wp:posOffset>
                </wp:positionH>
                <wp:positionV relativeFrom="paragraph">
                  <wp:posOffset>3950970</wp:posOffset>
                </wp:positionV>
                <wp:extent cx="540004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70A3DE" w14:textId="71A5FF34" w:rsidR="0013615A" w:rsidRPr="002B7265" w:rsidRDefault="0013615A" w:rsidP="00C62098">
                            <w:pPr>
                              <w:pStyle w:val="Descripcin"/>
                              <w:jc w:val="center"/>
                              <w:rPr>
                                <w:noProof/>
                              </w:rPr>
                            </w:pPr>
                            <w:r>
                              <w:t xml:space="preserve">Ilustración </w:t>
                            </w:r>
                            <w:fldSimple w:instr=" SEQ Ilustración \* ARABIC ">
                              <w:r>
                                <w:rPr>
                                  <w:noProof/>
                                </w:rPr>
                                <w:t>11</w:t>
                              </w:r>
                            </w:fldSimple>
                            <w:r>
                              <w:t xml:space="preserve"> Modelo-Vista-Presentador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8BD26" id="Cuadro de texto 43" o:spid="_x0000_s1036" type="#_x0000_t202" style="position:absolute;left:0;text-align:left;margin-left:0;margin-top:311.1pt;width:425.2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" stroked="f">
                <v:textbox style="mso-fit-shape-to-text:t" inset="0,0,0,0">
                  <w:txbxContent>
                    <w:p w14:paraId="4070A3DE" w14:textId="71A5FF34" w:rsidR="0013615A" w:rsidRPr="002B7265" w:rsidRDefault="0013615A" w:rsidP="00C62098">
                      <w:pPr>
                        <w:pStyle w:val="Descripcin"/>
                        <w:jc w:val="center"/>
                        <w:rPr>
                          <w:noProof/>
                        </w:rPr>
                      </w:pPr>
                      <w:r>
                        <w:t xml:space="preserve">Ilustración </w:t>
                      </w:r>
                      <w:fldSimple w:instr=" SEQ Ilustración \* ARABIC ">
                        <w:r>
                          <w:rPr>
                            <w:noProof/>
                          </w:rPr>
                          <w:t>11</w:t>
                        </w:r>
                      </w:fldSimple>
                      <w:r>
                        <w:t xml:space="preserve"> Modelo-Vista-Presentador</w:t>
                      </w:r>
                    </w:p>
                  </w:txbxContent>
                </v:textbox>
                <w10:wrap type="tight"/>
              </v:shape>
            </w:pict>
          </mc:Fallback>
        </mc:AlternateContent>
      </w:r>
      <w:r>
        <w:rPr>
          <w:noProof/>
        </w:rPr>
        <w:drawing>
          <wp:anchor distT="0" distB="0" distL="114300" distR="114300" simplePos="0" relativeHeight="251813888" behindDoc="1" locked="0" layoutInCell="1" allowOverlap="1" wp14:anchorId="1C21E771" wp14:editId="68FF2BCD">
            <wp:simplePos x="0" y="0"/>
            <wp:positionH relativeFrom="margin">
              <wp:align>right</wp:align>
            </wp:positionH>
            <wp:positionV relativeFrom="paragraph">
              <wp:posOffset>1141730</wp:posOffset>
            </wp:positionV>
            <wp:extent cx="5400040" cy="2752090"/>
            <wp:effectExtent l="0" t="0" r="0" b="0"/>
            <wp:wrapTight wrapText="bothSides">
              <wp:wrapPolygon edited="0">
                <wp:start x="0" y="0"/>
                <wp:lineTo x="0" y="21381"/>
                <wp:lineTo x="21488" y="21381"/>
                <wp:lineTo x="21488" y="0"/>
                <wp:lineTo x="0" y="0"/>
              </wp:wrapPolygon>
            </wp:wrapTight>
            <wp:docPr id="40" name="Imagen 4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quitecturaMVP.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anchor>
        </w:drawing>
      </w:r>
      <w:r>
        <w:t>Se ha elegido emplear un patrón que cada vez está cobrando más importancia en el desarrollo de aplicaciones como es el Modelo-Vista-Presentador. Uno de los motivos por los cuales se ha implementado esto es la facilidad que aporta al desarrollador a la hora de realizar modificaciones, ya que podemos cambiar la lógica de la aplicación, sin tener que cambiar ningún requisito de la interfaz y viceversa</w:t>
      </w:r>
      <w:r>
        <w:fldChar w:fldCharType="begin"/>
      </w:r>
      <w:r w:rsidR="00693A99">
        <w:instrText xml:space="preserve"> ADDIN ZOTERO_ITEM CSL_CITATION {"citationID":"ywIbQSAP","properties":{"formattedCitation":"(2)","plainCitation":"(2)","noteIndex":0},"citationItems":[{"id":159,"uris":["http://zotero.org/users/local/7KpN74TT/items/DN9LPBPZ"],"uri":["http://zotero.org/users/local/7KpN74TT/items/DN9LPBPZ"],"itemData":{"id":159,"type":"entry-encyclopedia","abstract":"Modelo–Vista–Presentador (MVP) es una derivación del patrón arquitectónico modelo–vista–controlador (MVC), y es utilizado mayoritariamente para construir interfaces de usuario.\nEn MVP el presentador asume la funcionalidad del \"intermediario\".  En MVP, toda lógica de presentación es colocada al presentador.[1]</w:instrText>
      </w:r>
      <w:r w:rsidR="00693A99">
        <w:rPr>
          <w:rFonts w:ascii="Times New Roman" w:hAnsi="Times New Roman" w:cs="Times New Roman"/>
        </w:rPr>
        <w:instrText>​</w:instrText>
      </w:r>
      <w:r w:rsidR="00693A99">
        <w:instrText>","container-title":"Wikipedia, la enciclopedia libre","language":"es","note":"Page Version ID: 119127836","source":"Wikipedia","title":"Modelo</w:instrText>
      </w:r>
      <w:r w:rsidR="00693A99">
        <w:rPr>
          <w:rFonts w:cs="Liberation Serif"/>
        </w:rPr>
        <w:instrText>–</w:instrText>
      </w:r>
      <w:r w:rsidR="00693A99">
        <w:instrText xml:space="preserve">vista–presentador","URL":"https://es.wikipedia.org/w/index.php?title=Modelo%E2%80%93vista%E2%80%93presentador&amp;oldid=119127836","accessed":{"date-parts":[["2020",2,4]]},"issued":{"date-parts":[["2019",9,9]]}}}],"schema":"https://github.com/citation-style-language/schema/raw/master/csl-citation.json"} </w:instrText>
      </w:r>
      <w:r>
        <w:fldChar w:fldCharType="separate"/>
      </w:r>
      <w:r w:rsidR="00693A99" w:rsidRPr="00693A99">
        <w:rPr>
          <w:rFonts w:cs="Liberation Serif"/>
        </w:rPr>
        <w:t>(2)</w:t>
      </w:r>
      <w:r>
        <w:fldChar w:fldCharType="end"/>
      </w:r>
      <w:r>
        <w:t>. Además, gracias al desarrollo de la aplicación con Flask, se permite implementar este patrón de una forma muy sencilla.</w:t>
      </w:r>
    </w:p>
    <w:p w14:paraId="2B2D0BB4" w14:textId="13610E59" w:rsidR="00C62098" w:rsidRDefault="00C62098" w:rsidP="00C62098">
      <w:pPr>
        <w:pStyle w:val="Ttulo3"/>
      </w:pPr>
      <w:r>
        <w:t>Arquitectura general de la aplicación</w:t>
      </w:r>
    </w:p>
    <w:p w14:paraId="52228979" w14:textId="46C85C84" w:rsidR="00BD0496" w:rsidRDefault="00BD0496" w:rsidP="00C62098">
      <w:pPr>
        <w:sectPr w:rsidR="00BD0496" w:rsidSect="00681815">
          <w:pgSz w:w="11906" w:h="16838" w:code="9"/>
          <w:pgMar w:top="1418" w:right="1701" w:bottom="1418" w:left="1701" w:header="709" w:footer="709" w:gutter="0"/>
          <w:cols w:space="708"/>
          <w:titlePg/>
          <w:docGrid w:linePitch="360"/>
        </w:sectPr>
      </w:pPr>
      <w:r>
        <w:t>La arquitectura que se va a mostrar a continuación muestra los inputs que se introducen en la aplicación que se corresponden con la novela o película y el informe generado como output. Además, como es una aplicación de Python, se van a mostrar algunas librerías de Python y herramientas que se han empleado en su desarrollo, también aparecen dos librerías externas que se han utilizado para la funcionalidad añadida de Etnia y Sexo</w:t>
      </w:r>
      <w:r>
        <w:fldChar w:fldCharType="begin"/>
      </w:r>
      <w:r w:rsidR="00693A99">
        <w:instrText xml:space="preserve"> ADDIN ZOTERO_ITEM CSL_CITATION {"citationID":"rRuC7c89","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 xml:space="preserve"> y para la visualización de la red</w:t>
      </w:r>
      <w:r>
        <w:fldChar w:fldCharType="begin"/>
      </w:r>
      <w:r w:rsidR="00693A99">
        <w:instrText xml:space="preserve"> ADDIN ZOTERO_ITEM CSL_CITATION {"citationID":"30dVZPI7","properties":{"formattedCitation":"(4)","plainCitation":"(4)","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instrText>
      </w:r>
      <w:r>
        <w:fldChar w:fldCharType="separate"/>
      </w:r>
      <w:r w:rsidR="00693A99" w:rsidRPr="00693A99">
        <w:rPr>
          <w:rFonts w:cs="Liberation Serif"/>
        </w:rPr>
        <w:t>(4)</w:t>
      </w:r>
      <w:r>
        <w:fldChar w:fldCharType="end"/>
      </w:r>
      <w:r>
        <w:t>.</w:t>
      </w:r>
    </w:p>
    <w:p w14:paraId="0D7030BF" w14:textId="7C619409" w:rsidR="00C62098" w:rsidRDefault="00BD0496" w:rsidP="00C62098">
      <w:r>
        <w:rPr>
          <w:noProof/>
        </w:rPr>
        <w:lastRenderedPageBreak/>
        <mc:AlternateContent>
          <mc:Choice Requires="wps">
            <w:drawing>
              <wp:anchor distT="0" distB="0" distL="114300" distR="114300" simplePos="0" relativeHeight="251819008" behindDoc="1" locked="0" layoutInCell="1" allowOverlap="1" wp14:anchorId="46791647" wp14:editId="2EAC9A43">
                <wp:simplePos x="0" y="0"/>
                <wp:positionH relativeFrom="column">
                  <wp:posOffset>0</wp:posOffset>
                </wp:positionH>
                <wp:positionV relativeFrom="paragraph">
                  <wp:posOffset>5031105</wp:posOffset>
                </wp:positionV>
                <wp:extent cx="8886825" cy="635"/>
                <wp:effectExtent l="0" t="0" r="0" b="0"/>
                <wp:wrapTight wrapText="bothSides">
                  <wp:wrapPolygon edited="0">
                    <wp:start x="0" y="0"/>
                    <wp:lineTo x="0" y="21600"/>
                    <wp:lineTo x="21600" y="21600"/>
                    <wp:lineTo x="21600" y="0"/>
                  </wp:wrapPolygon>
                </wp:wrapTight>
                <wp:docPr id="88" name="Cuadro de texto 8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09B19A2E" w14:textId="36318F34" w:rsidR="0013615A" w:rsidRPr="006E3E72" w:rsidRDefault="0013615A" w:rsidP="00BD0496">
                            <w:pPr>
                              <w:pStyle w:val="Descripcin"/>
                              <w:jc w:val="center"/>
                              <w:rPr>
                                <w:noProof/>
                              </w:rPr>
                            </w:pPr>
                            <w:r>
                              <w:t xml:space="preserve">Ilustración </w:t>
                            </w:r>
                            <w:fldSimple w:instr=" SEQ Ilustración \* ARABIC ">
                              <w:r>
                                <w:rPr>
                                  <w:noProof/>
                                </w:rPr>
                                <w:t>12</w:t>
                              </w:r>
                            </w:fldSimple>
                            <w:r>
                              <w:t xml:space="preserve"> Arquitectura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91647" id="Cuadro de texto 88" o:spid="_x0000_s1037" type="#_x0000_t202" style="position:absolute;left:0;text-align:left;margin-left:0;margin-top:396.15pt;width:699.75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" stroked="f">
                <v:textbox style="mso-fit-shape-to-text:t" inset="0,0,0,0">
                  <w:txbxContent>
                    <w:p w14:paraId="09B19A2E" w14:textId="36318F34" w:rsidR="0013615A" w:rsidRPr="006E3E72" w:rsidRDefault="0013615A" w:rsidP="00BD0496">
                      <w:pPr>
                        <w:pStyle w:val="Descripcin"/>
                        <w:jc w:val="center"/>
                        <w:rPr>
                          <w:noProof/>
                        </w:rPr>
                      </w:pPr>
                      <w:r>
                        <w:t xml:space="preserve">Ilustración </w:t>
                      </w:r>
                      <w:fldSimple w:instr=" SEQ Ilustración \* ARABIC ">
                        <w:r>
                          <w:rPr>
                            <w:noProof/>
                          </w:rPr>
                          <w:t>12</w:t>
                        </w:r>
                      </w:fldSimple>
                      <w:r>
                        <w:t xml:space="preserve"> Arquitectura de la aplicación</w:t>
                      </w:r>
                    </w:p>
                  </w:txbxContent>
                </v:textbox>
                <w10:wrap type="tight"/>
              </v:shape>
            </w:pict>
          </mc:Fallback>
        </mc:AlternateContent>
      </w:r>
      <w:r>
        <w:rPr>
          <w:noProof/>
        </w:rPr>
        <w:drawing>
          <wp:anchor distT="0" distB="0" distL="114300" distR="114300" simplePos="0" relativeHeight="251816960" behindDoc="1" locked="0" layoutInCell="1" allowOverlap="1" wp14:anchorId="30F65229" wp14:editId="19ADA841">
            <wp:simplePos x="0" y="0"/>
            <wp:positionH relativeFrom="margin">
              <wp:align>left</wp:align>
            </wp:positionH>
            <wp:positionV relativeFrom="paragraph">
              <wp:posOffset>0</wp:posOffset>
            </wp:positionV>
            <wp:extent cx="8886825" cy="4973955"/>
            <wp:effectExtent l="0" t="0" r="9525" b="0"/>
            <wp:wrapTight wrapText="bothSides">
              <wp:wrapPolygon edited="0">
                <wp:start x="5788" y="0"/>
                <wp:lineTo x="5417" y="331"/>
                <wp:lineTo x="5047" y="993"/>
                <wp:lineTo x="5047" y="1737"/>
                <wp:lineTo x="5510" y="2647"/>
                <wp:lineTo x="5741" y="2647"/>
                <wp:lineTo x="6112" y="3971"/>
                <wp:lineTo x="5741" y="3971"/>
                <wp:lineTo x="3843" y="5046"/>
                <wp:lineTo x="648" y="5791"/>
                <wp:lineTo x="648" y="6535"/>
                <wp:lineTo x="3380" y="6618"/>
                <wp:lineTo x="1111" y="7445"/>
                <wp:lineTo x="278" y="7859"/>
                <wp:lineTo x="0" y="8438"/>
                <wp:lineTo x="0" y="10424"/>
                <wp:lineTo x="3334" y="10589"/>
                <wp:lineTo x="3334" y="14560"/>
                <wp:lineTo x="602" y="15884"/>
                <wp:lineTo x="0" y="16380"/>
                <wp:lineTo x="0" y="18034"/>
                <wp:lineTo x="602" y="18531"/>
                <wp:lineTo x="3334" y="19854"/>
                <wp:lineTo x="3936" y="21178"/>
                <wp:lineTo x="4306" y="21509"/>
                <wp:lineTo x="4399" y="21509"/>
                <wp:lineTo x="17178" y="21509"/>
                <wp:lineTo x="17271" y="21509"/>
                <wp:lineTo x="17641" y="21178"/>
                <wp:lineTo x="18197" y="19937"/>
                <wp:lineTo x="18243" y="14560"/>
                <wp:lineTo x="21577" y="14477"/>
                <wp:lineTo x="21577" y="12492"/>
                <wp:lineTo x="21299" y="11830"/>
                <wp:lineTo x="18243" y="10589"/>
                <wp:lineTo x="21021" y="10589"/>
                <wp:lineTo x="21021" y="10010"/>
                <wp:lineTo x="18243" y="9265"/>
                <wp:lineTo x="18243" y="6618"/>
                <wp:lineTo x="17919" y="5708"/>
                <wp:lineTo x="17734" y="5046"/>
                <wp:lineTo x="15743" y="4054"/>
                <wp:lineTo x="15233" y="3971"/>
                <wp:lineTo x="15280" y="3971"/>
                <wp:lineTo x="15650" y="2647"/>
                <wp:lineTo x="15835" y="2647"/>
                <wp:lineTo x="16345" y="1655"/>
                <wp:lineTo x="16391" y="993"/>
                <wp:lineTo x="15835" y="83"/>
                <wp:lineTo x="15558" y="0"/>
                <wp:lineTo x="5788" y="0"/>
              </wp:wrapPolygon>
            </wp:wrapTight>
            <wp:docPr id="87" name="Imagen 8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ueba grafo.png"/>
                    <pic:cNvPicPr/>
                  </pic:nvPicPr>
                  <pic:blipFill>
                    <a:blip r:embed="rId35">
                      <a:extLst>
                        <a:ext uri="{28A0092B-C50C-407E-A947-70E740481C1C}">
                          <a14:useLocalDpi xmlns:a14="http://schemas.microsoft.com/office/drawing/2010/main" val="0"/>
                        </a:ext>
                      </a:extLst>
                    </a:blip>
                    <a:stretch>
                      <a:fillRect/>
                    </a:stretch>
                  </pic:blipFill>
                  <pic:spPr>
                    <a:xfrm>
                      <a:off x="0" y="0"/>
                      <a:ext cx="8886825" cy="4973955"/>
                    </a:xfrm>
                    <a:prstGeom prst="rect">
                      <a:avLst/>
                    </a:prstGeom>
                  </pic:spPr>
                </pic:pic>
              </a:graphicData>
            </a:graphic>
            <wp14:sizeRelH relativeFrom="margin">
              <wp14:pctWidth>0</wp14:pctWidth>
            </wp14:sizeRelH>
            <wp14:sizeRelV relativeFrom="margin">
              <wp14:pctHeight>0</wp14:pctHeight>
            </wp14:sizeRelV>
          </wp:anchor>
        </w:drawing>
      </w:r>
    </w:p>
    <w:p w14:paraId="3B98A9E3" w14:textId="7C46FDFA" w:rsidR="00BD0496" w:rsidRPr="00C62098" w:rsidRDefault="00BD0496" w:rsidP="00C62098"/>
    <w:p w14:paraId="52180F2B" w14:textId="77777777" w:rsidR="00BD0496" w:rsidRDefault="00396D57">
      <w:pPr>
        <w:ind w:firstLine="0"/>
        <w:jc w:val="left"/>
        <w:sectPr w:rsidR="00BD0496" w:rsidSect="00BD0496">
          <w:pgSz w:w="16838" w:h="11906" w:orient="landscape" w:code="9"/>
          <w:pgMar w:top="1701" w:right="1418" w:bottom="1701" w:left="1418" w:header="709" w:footer="709" w:gutter="0"/>
          <w:cols w:space="708"/>
          <w:titlePg/>
          <w:docGrid w:linePitch="360"/>
        </w:sectPr>
      </w:pPr>
      <w:r>
        <w:br w:type="page"/>
      </w:r>
    </w:p>
    <w:p w14:paraId="0D4F740D" w14:textId="77777777" w:rsidR="00BD0496" w:rsidRDefault="00BD0496" w:rsidP="00BD0496">
      <w:pPr>
        <w:pStyle w:val="Ttulo3"/>
      </w:pPr>
      <w:r>
        <w:lastRenderedPageBreak/>
        <w:t>Diagrama de paquetes</w:t>
      </w:r>
    </w:p>
    <w:p w14:paraId="2E99C823" w14:textId="77777777" w:rsidR="004161D2" w:rsidRDefault="004161D2" w:rsidP="004161D2">
      <w:r>
        <w:t>Los paquetes de la aplicación tienen la siguiente estructura, desde el paquete src hasta cada una de las subcarpetas que lo componen:</w:t>
      </w:r>
    </w:p>
    <w:p w14:paraId="43E19B9D" w14:textId="2E595568" w:rsidR="00434327" w:rsidRDefault="004161D2" w:rsidP="00EB5372">
      <w:pPr>
        <w:pStyle w:val="Prrafodelista"/>
        <w:numPr>
          <w:ilvl w:val="0"/>
          <w:numId w:val="55"/>
        </w:numPr>
      </w:pPr>
      <w:r>
        <w:t xml:space="preserve">src: contiene todos los paquetes del proyecto. </w:t>
      </w:r>
      <w:r w:rsidR="00434327">
        <w:t>Además,</w:t>
      </w:r>
      <w:r>
        <w:t xml:space="preserve"> posee dos archivos adicionales que se corresponden con el controlador y con el fichero de configuración</w:t>
      </w:r>
      <w:r w:rsidR="00434327">
        <w:t xml:space="preserve"> de Flask Babel.</w:t>
      </w:r>
    </w:p>
    <w:p w14:paraId="47085C1F" w14:textId="77777777" w:rsidR="00434327" w:rsidRDefault="004161D2" w:rsidP="00EB5372">
      <w:pPr>
        <w:pStyle w:val="Prrafodelista"/>
        <w:numPr>
          <w:ilvl w:val="0"/>
          <w:numId w:val="55"/>
        </w:numPr>
      </w:pPr>
      <w:r>
        <w:t xml:space="preserve"> </w:t>
      </w:r>
      <w:r w:rsidR="00434327">
        <w:t>src/Modelo: contiene los dos ficheros de Python donde se encuentra la lógica de la aplicación, estos ficheros se corresponden con el modelo y con la clase personaje.</w:t>
      </w:r>
    </w:p>
    <w:p w14:paraId="517CC89E" w14:textId="77777777" w:rsidR="00434327" w:rsidRDefault="00434327" w:rsidP="00EB5372">
      <w:pPr>
        <w:pStyle w:val="Prrafodelista"/>
        <w:numPr>
          <w:ilvl w:val="0"/>
          <w:numId w:val="55"/>
        </w:numPr>
      </w:pPr>
      <w:r>
        <w:t>src/LecturaFicheros: contiene los archivos para la lectura de ePubs y de csv. También contiene archivos para la escritura de los csv cuando el diccionario es exportado.</w:t>
      </w:r>
    </w:p>
    <w:p w14:paraId="03E49EEE" w14:textId="77777777" w:rsidR="00434327" w:rsidRDefault="00434327" w:rsidP="00EB5372">
      <w:pPr>
        <w:pStyle w:val="Prrafodelista"/>
        <w:numPr>
          <w:ilvl w:val="0"/>
          <w:numId w:val="55"/>
        </w:numPr>
      </w:pPr>
      <w:r>
        <w:t>src/Lexers: contiene cada uno de los analizadores léxicos empleados para obtener las posiciones de los personajes y para crear el diccionario de personajes a partir de un ePub introducido.</w:t>
      </w:r>
    </w:p>
    <w:p w14:paraId="3D09F56F" w14:textId="77777777" w:rsidR="00434327" w:rsidRDefault="00434327" w:rsidP="00EB5372">
      <w:pPr>
        <w:pStyle w:val="Prrafodelista"/>
        <w:numPr>
          <w:ilvl w:val="0"/>
          <w:numId w:val="55"/>
        </w:numPr>
      </w:pPr>
      <w:r>
        <w:t>src/PersistenciaSesiones: contiene la lógica de almacenamiento de sesiones del usuario. Es decir, la id de la sesión y el objeto modelo.</w:t>
      </w:r>
    </w:p>
    <w:p w14:paraId="02B92262" w14:textId="77777777" w:rsidR="00434327" w:rsidRDefault="00434327" w:rsidP="00EB5372">
      <w:pPr>
        <w:pStyle w:val="Prrafodelista"/>
        <w:numPr>
          <w:ilvl w:val="0"/>
          <w:numId w:val="55"/>
        </w:numPr>
      </w:pPr>
      <w:r>
        <w:t>src/static: contiene todos los archivos que han sido empleados por las plantillas html, es decir, las hojas de estilo, imágenes y archivos javascript.</w:t>
      </w:r>
    </w:p>
    <w:p w14:paraId="588AE859" w14:textId="77777777" w:rsidR="00434327" w:rsidRDefault="00434327" w:rsidP="00EB5372">
      <w:pPr>
        <w:pStyle w:val="Prrafodelista"/>
        <w:numPr>
          <w:ilvl w:val="0"/>
          <w:numId w:val="55"/>
        </w:numPr>
      </w:pPr>
      <w:r>
        <w:t>src/static/css: contiene las hojas de estilo que se han usado en las plantillas html.</w:t>
      </w:r>
    </w:p>
    <w:p w14:paraId="4234C40A" w14:textId="77777777" w:rsidR="00434327" w:rsidRDefault="00434327" w:rsidP="00EB5372">
      <w:pPr>
        <w:pStyle w:val="Prrafodelista"/>
        <w:numPr>
          <w:ilvl w:val="0"/>
          <w:numId w:val="55"/>
        </w:numPr>
      </w:pPr>
      <w:r>
        <w:t>src/static/img: contiene las imágenes que han sido usadas en las plantillas html.</w:t>
      </w:r>
    </w:p>
    <w:p w14:paraId="47721D6C" w14:textId="77777777" w:rsidR="00434327" w:rsidRDefault="00434327" w:rsidP="00EB5372">
      <w:pPr>
        <w:pStyle w:val="Prrafodelista"/>
        <w:numPr>
          <w:ilvl w:val="0"/>
          <w:numId w:val="55"/>
        </w:numPr>
      </w:pPr>
      <w:r>
        <w:t xml:space="preserve">src/static/js: contiene los ficheros javascript que se han empleado en las plantillas html. </w:t>
      </w:r>
    </w:p>
    <w:p w14:paraId="0444E1A2" w14:textId="77777777" w:rsidR="00AA0BD8" w:rsidRDefault="00434327" w:rsidP="00EB5372">
      <w:pPr>
        <w:pStyle w:val="Prrafodelista"/>
        <w:numPr>
          <w:ilvl w:val="0"/>
          <w:numId w:val="55"/>
        </w:numPr>
      </w:pPr>
      <w:r>
        <w:t xml:space="preserve">src/translations: contiene el </w:t>
      </w:r>
      <w:r w:rsidR="00AA0BD8">
        <w:t>catálogo de traducciones de la aplicación.</w:t>
      </w:r>
    </w:p>
    <w:p w14:paraId="7F755A26" w14:textId="48712C63" w:rsidR="00AA0BD8" w:rsidRDefault="00AA0BD8" w:rsidP="00EB5372">
      <w:pPr>
        <w:pStyle w:val="Prrafodelista"/>
        <w:numPr>
          <w:ilvl w:val="0"/>
          <w:numId w:val="55"/>
        </w:numPr>
      </w:pPr>
      <w:r>
        <w:t>src/templates: contiene las plantillas html que han sido usadas en el proyecto.</w:t>
      </w:r>
    </w:p>
    <w:p w14:paraId="38C0B0AD" w14:textId="71297037" w:rsidR="0009280E" w:rsidRDefault="0009280E" w:rsidP="00EB5372">
      <w:pPr>
        <w:pStyle w:val="Prrafodelista"/>
        <w:numPr>
          <w:ilvl w:val="0"/>
          <w:numId w:val="55"/>
        </w:numPr>
      </w:pPr>
      <w:r>
        <w:t xml:space="preserve">src/guiones: contiene </w:t>
      </w:r>
      <w:r w:rsidR="00845AB4">
        <w:t>el archivo de Python para la obtención del diccionario de personajes al obtener un guion.</w:t>
      </w:r>
    </w:p>
    <w:p w14:paraId="387404D9" w14:textId="787AA966" w:rsidR="00845AB4" w:rsidRDefault="00845AB4" w:rsidP="00EB5372">
      <w:pPr>
        <w:pStyle w:val="Prrafodelista"/>
        <w:numPr>
          <w:ilvl w:val="0"/>
          <w:numId w:val="55"/>
        </w:numPr>
      </w:pPr>
      <w:r>
        <w:t>src/PredictorEtniaSexo: contiene el archivo Python que implementa el predictor de etnia y sexo de Ethnea y Genni</w:t>
      </w:r>
      <w:r>
        <w:fldChar w:fldCharType="begin"/>
      </w:r>
      <w:r w:rsidR="00693A99">
        <w:instrText xml:space="preserve"> ADDIN ZOTERO_ITEM CSL_CITATION {"citationID":"3uwU22nD","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w:t>
      </w:r>
    </w:p>
    <w:p w14:paraId="79A299D3" w14:textId="7D284776" w:rsidR="00BD0496" w:rsidRDefault="0009280E" w:rsidP="00AA0BD8">
      <w:pPr>
        <w:pStyle w:val="Ttulo3"/>
        <w:ind w:left="707"/>
      </w:pPr>
      <w:r>
        <w:rPr>
          <w:noProof/>
        </w:rPr>
        <w:lastRenderedPageBreak/>
        <w:drawing>
          <wp:anchor distT="0" distB="0" distL="114300" distR="114300" simplePos="0" relativeHeight="251854848" behindDoc="1" locked="0" layoutInCell="1" allowOverlap="1" wp14:anchorId="08B1FEDE" wp14:editId="02ACA8EF">
            <wp:simplePos x="0" y="0"/>
            <wp:positionH relativeFrom="margin">
              <wp:align>right</wp:align>
            </wp:positionH>
            <wp:positionV relativeFrom="paragraph">
              <wp:posOffset>0</wp:posOffset>
            </wp:positionV>
            <wp:extent cx="5399405" cy="5583555"/>
            <wp:effectExtent l="0" t="0" r="0" b="0"/>
            <wp:wrapTight wrapText="bothSides">
              <wp:wrapPolygon edited="0">
                <wp:start x="0" y="0"/>
                <wp:lineTo x="0" y="21519"/>
                <wp:lineTo x="21491" y="21519"/>
                <wp:lineTo x="21491"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diagramapaquetes.png"/>
                    <pic:cNvPicPr/>
                  </pic:nvPicPr>
                  <pic:blipFill>
                    <a:blip r:embed="rId36">
                      <a:extLst>
                        <a:ext uri="{28A0092B-C50C-407E-A947-70E740481C1C}">
                          <a14:useLocalDpi xmlns:a14="http://schemas.microsoft.com/office/drawing/2010/main" val="0"/>
                        </a:ext>
                      </a:extLst>
                    </a:blip>
                    <a:stretch>
                      <a:fillRect/>
                    </a:stretch>
                  </pic:blipFill>
                  <pic:spPr>
                    <a:xfrm>
                      <a:off x="0" y="0"/>
                      <a:ext cx="5400024" cy="5583555"/>
                    </a:xfrm>
                    <a:prstGeom prst="rect">
                      <a:avLst/>
                    </a:prstGeom>
                  </pic:spPr>
                </pic:pic>
              </a:graphicData>
            </a:graphic>
          </wp:anchor>
        </w:drawing>
      </w:r>
      <w:r w:rsidR="00AA0BD8">
        <w:rPr>
          <w:noProof/>
        </w:rPr>
        <mc:AlternateContent>
          <mc:Choice Requires="wps">
            <w:drawing>
              <wp:anchor distT="0" distB="0" distL="114300" distR="114300" simplePos="0" relativeHeight="251822080" behindDoc="1" locked="0" layoutInCell="1" allowOverlap="1" wp14:anchorId="3AE18216" wp14:editId="0E210969">
                <wp:simplePos x="0" y="0"/>
                <wp:positionH relativeFrom="column">
                  <wp:posOffset>0</wp:posOffset>
                </wp:positionH>
                <wp:positionV relativeFrom="paragraph">
                  <wp:posOffset>5641975</wp:posOffset>
                </wp:positionV>
                <wp:extent cx="5400040"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838B41A" w14:textId="403A7C80" w:rsidR="0013615A" w:rsidRPr="0097122C" w:rsidRDefault="0013615A" w:rsidP="00AA0BD8">
                            <w:pPr>
                              <w:pStyle w:val="Descripcin"/>
                              <w:jc w:val="center"/>
                              <w:rPr>
                                <w:noProof/>
                              </w:rPr>
                            </w:pPr>
                            <w:r>
                              <w:t xml:space="preserve">Ilustración </w:t>
                            </w:r>
                            <w:fldSimple w:instr=" SEQ Ilustración \* ARABIC ">
                              <w:r>
                                <w:rPr>
                                  <w:noProof/>
                                </w:rPr>
                                <w:t>13</w:t>
                              </w:r>
                            </w:fldSimple>
                            <w:r>
                              <w:t xml:space="preserve"> Diagrama de paquetes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18216" id="Cuadro de texto 90" o:spid="_x0000_s1038" type="#_x0000_t202" style="position:absolute;left:0;text-align:left;margin-left:0;margin-top:444.25pt;width:425.2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" stroked="f">
                <v:textbox style="mso-fit-shape-to-text:t" inset="0,0,0,0">
                  <w:txbxContent>
                    <w:p w14:paraId="4838B41A" w14:textId="403A7C80" w:rsidR="0013615A" w:rsidRPr="0097122C" w:rsidRDefault="0013615A" w:rsidP="00AA0BD8">
                      <w:pPr>
                        <w:pStyle w:val="Descripcin"/>
                        <w:jc w:val="center"/>
                        <w:rPr>
                          <w:noProof/>
                        </w:rPr>
                      </w:pPr>
                      <w:r>
                        <w:t xml:space="preserve">Ilustración </w:t>
                      </w:r>
                      <w:fldSimple w:instr=" SEQ Ilustración \* ARABIC ">
                        <w:r>
                          <w:rPr>
                            <w:noProof/>
                          </w:rPr>
                          <w:t>13</w:t>
                        </w:r>
                      </w:fldSimple>
                      <w:r>
                        <w:t xml:space="preserve"> Diagrama de paquetes</w:t>
                      </w:r>
                    </w:p>
                  </w:txbxContent>
                </v:textbox>
                <w10:wrap type="tight"/>
              </v:shape>
            </w:pict>
          </mc:Fallback>
        </mc:AlternateContent>
      </w:r>
      <w:r w:rsidR="00BD0496">
        <w:br w:type="page"/>
      </w:r>
      <w:r w:rsidR="00AA0BD8">
        <w:lastRenderedPageBreak/>
        <w:t>Diagrama de clases</w:t>
      </w:r>
    </w:p>
    <w:p w14:paraId="7B1FA7B0" w14:textId="5247F388" w:rsidR="00CE7A01" w:rsidRDefault="0009280E" w:rsidP="00CE7A01">
      <w:r>
        <w:rPr>
          <w:noProof/>
        </w:rPr>
        <mc:AlternateContent>
          <mc:Choice Requires="wps">
            <w:drawing>
              <wp:anchor distT="0" distB="0" distL="114300" distR="114300" simplePos="0" relativeHeight="251857920" behindDoc="1" locked="0" layoutInCell="1" allowOverlap="1" wp14:anchorId="2D568B63" wp14:editId="6A658004">
                <wp:simplePos x="0" y="0"/>
                <wp:positionH relativeFrom="column">
                  <wp:posOffset>0</wp:posOffset>
                </wp:positionH>
                <wp:positionV relativeFrom="paragraph">
                  <wp:posOffset>5825490</wp:posOffset>
                </wp:positionV>
                <wp:extent cx="5400040" cy="635"/>
                <wp:effectExtent l="0" t="0" r="0" b="0"/>
                <wp:wrapTight wrapText="bothSides">
                  <wp:wrapPolygon edited="0">
                    <wp:start x="0" y="0"/>
                    <wp:lineTo x="0" y="21600"/>
                    <wp:lineTo x="21600" y="21600"/>
                    <wp:lineTo x="21600" y="0"/>
                  </wp:wrapPolygon>
                </wp:wrapTight>
                <wp:docPr id="116" name="Cuadro de texto 1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FFCDA19" w14:textId="424D1FD3" w:rsidR="0013615A" w:rsidRPr="00C6316F" w:rsidRDefault="0013615A" w:rsidP="0009280E">
                            <w:pPr>
                              <w:pStyle w:val="Descripcin"/>
                              <w:jc w:val="center"/>
                              <w:rPr>
                                <w:noProof/>
                              </w:rPr>
                            </w:pPr>
                            <w:r>
                              <w:t xml:space="preserve">Ilustración </w:t>
                            </w:r>
                            <w:fldSimple w:instr=" SEQ Ilustración \* ARABIC ">
                              <w:r>
                                <w:rPr>
                                  <w:noProof/>
                                </w:rPr>
                                <w:t>14</w:t>
                              </w:r>
                            </w:fldSimple>
                            <w:r>
                              <w:t xml:space="preserve">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68B63" id="Cuadro de texto 116" o:spid="_x0000_s1039" type="#_x0000_t202" style="position:absolute;left:0;text-align:left;margin-left:0;margin-top:458.7pt;width:425.2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" stroked="f">
                <v:textbox style="mso-fit-shape-to-text:t" inset="0,0,0,0">
                  <w:txbxContent>
                    <w:p w14:paraId="6FFCDA19" w14:textId="424D1FD3" w:rsidR="0013615A" w:rsidRPr="00C6316F" w:rsidRDefault="0013615A" w:rsidP="0009280E">
                      <w:pPr>
                        <w:pStyle w:val="Descripcin"/>
                        <w:jc w:val="center"/>
                        <w:rPr>
                          <w:noProof/>
                        </w:rPr>
                      </w:pPr>
                      <w:r>
                        <w:t xml:space="preserve">Ilustración </w:t>
                      </w:r>
                      <w:fldSimple w:instr=" SEQ Ilustración \* ARABIC ">
                        <w:r>
                          <w:rPr>
                            <w:noProof/>
                          </w:rPr>
                          <w:t>14</w:t>
                        </w:r>
                      </w:fldSimple>
                      <w:r>
                        <w:t xml:space="preserve"> Diagrama de clases</w:t>
                      </w:r>
                    </w:p>
                  </w:txbxContent>
                </v:textbox>
                <w10:wrap type="tight"/>
              </v:shape>
            </w:pict>
          </mc:Fallback>
        </mc:AlternateContent>
      </w:r>
      <w:r>
        <w:rPr>
          <w:noProof/>
        </w:rPr>
        <w:drawing>
          <wp:anchor distT="0" distB="0" distL="114300" distR="114300" simplePos="0" relativeHeight="251855872" behindDoc="1" locked="0" layoutInCell="1" allowOverlap="1" wp14:anchorId="3BAED12C" wp14:editId="3B17F3B2">
            <wp:simplePos x="0" y="0"/>
            <wp:positionH relativeFrom="margin">
              <wp:align>right</wp:align>
            </wp:positionH>
            <wp:positionV relativeFrom="paragraph">
              <wp:posOffset>935990</wp:posOffset>
            </wp:positionV>
            <wp:extent cx="5400040" cy="4832350"/>
            <wp:effectExtent l="0" t="0" r="0" b="6350"/>
            <wp:wrapTight wrapText="bothSides">
              <wp:wrapPolygon edited="0">
                <wp:start x="0" y="0"/>
                <wp:lineTo x="0" y="21543"/>
                <wp:lineTo x="21488" y="21543"/>
                <wp:lineTo x="21488" y="0"/>
                <wp:lineTo x="0" y="0"/>
              </wp:wrapPolygon>
            </wp:wrapTight>
            <wp:docPr id="115" name="Imagen 1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iagramadeclase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4832350"/>
                    </a:xfrm>
                    <a:prstGeom prst="rect">
                      <a:avLst/>
                    </a:prstGeom>
                  </pic:spPr>
                </pic:pic>
              </a:graphicData>
            </a:graphic>
          </wp:anchor>
        </w:drawing>
      </w:r>
      <w:r w:rsidR="00AA0BD8">
        <w:t>En este apartado se va a mostrar el diagrama de clases generado en este proyecto, se mostrará la estructura del sistema y sus clases y atributos, dejando claro las relaciones que se establecen entre ellos. En este diagrama no se van a mostrar los métodos que existen en ellos, sino que se describirán a continuación de forma individual debido a la cantidad de métodos que poseen algunas clases.</w:t>
      </w:r>
    </w:p>
    <w:p w14:paraId="778FF60F" w14:textId="25ACED20" w:rsidR="00CE7A01" w:rsidRDefault="00CE7A01" w:rsidP="00CE7A01">
      <w:r>
        <w:t>A continuación, se van a describir cada uno de los tipos de relaciones que se van a dar en el siguiente diagrama.</w:t>
      </w:r>
    </w:p>
    <w:p w14:paraId="2F181A45" w14:textId="7F9AB1DF" w:rsidR="00CE7A01" w:rsidRDefault="00CE7A01" w:rsidP="00EB5372">
      <w:pPr>
        <w:pStyle w:val="Prrafodelista"/>
        <w:numPr>
          <w:ilvl w:val="0"/>
          <w:numId w:val="56"/>
        </w:numPr>
      </w:pPr>
      <w:r>
        <w:t>Composición: es la relación que se marca con un diamante relleno. Esta relación indica un todo y cada una de sus partes. Por ejemplo, en nuestro proyecto la clase Personaje es una parte de la clase Modelo.</w:t>
      </w:r>
    </w:p>
    <w:p w14:paraId="2DC8190F" w14:textId="01307E8B" w:rsidR="00CE7A01" w:rsidRDefault="00CE7A01" w:rsidP="00EB5372">
      <w:pPr>
        <w:pStyle w:val="Prrafodelista"/>
        <w:numPr>
          <w:ilvl w:val="0"/>
          <w:numId w:val="56"/>
        </w:numPr>
      </w:pPr>
      <w:r>
        <w:t>Asociación: es la relación marcada con una línea. Una asociación indica la relación entre dos clases</w:t>
      </w:r>
      <w:r w:rsidR="00270DE3">
        <w:t xml:space="preserve"> de forma estática. La clase Modelo se asocia con la clase Lectorcsv.</w:t>
      </w:r>
    </w:p>
    <w:p w14:paraId="7A66BBB7" w14:textId="0154D3F0" w:rsidR="00270DE3" w:rsidRDefault="00270DE3" w:rsidP="00EB5372">
      <w:pPr>
        <w:pStyle w:val="Prrafodelista"/>
        <w:numPr>
          <w:ilvl w:val="0"/>
          <w:numId w:val="56"/>
        </w:numPr>
      </w:pPr>
      <w:r>
        <w:t>Dependencia: es la relación marcada con una línea discontinua y corresponde con una relación cliente-proveedor, en la cual el cliente usa los servicios del proveedor. Por ejemplo, la clase Modelo, usa los servicios de la clase LecturaEpub.</w:t>
      </w:r>
    </w:p>
    <w:p w14:paraId="0BF949B8" w14:textId="4739A1C5" w:rsidR="00270DE3" w:rsidRDefault="00270DE3" w:rsidP="00EB5372">
      <w:pPr>
        <w:pStyle w:val="Prrafodelista"/>
        <w:numPr>
          <w:ilvl w:val="0"/>
          <w:numId w:val="56"/>
        </w:numPr>
      </w:pPr>
      <w:r>
        <w:lastRenderedPageBreak/>
        <w:t xml:space="preserve">Asociación directa: es la relación marcada con una flecha. Esta relación denota navegación en la dirección hacia la que va la flecha. Por </w:t>
      </w:r>
      <w:r w:rsidR="004B29D9">
        <w:t>ejemplo,</w:t>
      </w:r>
      <w:r>
        <w:t xml:space="preserve"> la clase CreaDict y Modelo tienen una asociación directa ya que poseen una relación en la que Modelo llama a CreaDict, por </w:t>
      </w:r>
      <w:r w:rsidR="00270007">
        <w:t>tanto,</w:t>
      </w:r>
      <w:r>
        <w:t xml:space="preserve"> la dirección de navegación va de CreaDict a Modelo.</w:t>
      </w:r>
    </w:p>
    <w:p w14:paraId="58CB170A" w14:textId="69F87BB4" w:rsidR="00270DE3" w:rsidRDefault="00457CE9" w:rsidP="00270DE3">
      <w:r>
        <w:rPr>
          <w:noProof/>
        </w:rPr>
        <w:drawing>
          <wp:anchor distT="0" distB="0" distL="114300" distR="114300" simplePos="0" relativeHeight="251827200" behindDoc="1" locked="0" layoutInCell="1" allowOverlap="1" wp14:anchorId="3C0A14E9" wp14:editId="20226546">
            <wp:simplePos x="0" y="0"/>
            <wp:positionH relativeFrom="margin">
              <wp:align>left</wp:align>
            </wp:positionH>
            <wp:positionV relativeFrom="paragraph">
              <wp:posOffset>560070</wp:posOffset>
            </wp:positionV>
            <wp:extent cx="2676525" cy="4800600"/>
            <wp:effectExtent l="0" t="0" r="9525" b="0"/>
            <wp:wrapTight wrapText="bothSides">
              <wp:wrapPolygon edited="0">
                <wp:start x="0" y="0"/>
                <wp:lineTo x="0" y="21514"/>
                <wp:lineTo x="21523" y="21514"/>
                <wp:lineTo x="21523"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ntrolador.png"/>
                    <pic:cNvPicPr/>
                  </pic:nvPicPr>
                  <pic:blipFill>
                    <a:blip r:embed="rId38">
                      <a:extLst>
                        <a:ext uri="{28A0092B-C50C-407E-A947-70E740481C1C}">
                          <a14:useLocalDpi xmlns:a14="http://schemas.microsoft.com/office/drawing/2010/main" val="0"/>
                        </a:ext>
                      </a:extLst>
                    </a:blip>
                    <a:stretch>
                      <a:fillRect/>
                    </a:stretch>
                  </pic:blipFill>
                  <pic:spPr>
                    <a:xfrm>
                      <a:off x="0" y="0"/>
                      <a:ext cx="2676525" cy="4800600"/>
                    </a:xfrm>
                    <a:prstGeom prst="rect">
                      <a:avLst/>
                    </a:prstGeom>
                  </pic:spPr>
                </pic:pic>
              </a:graphicData>
            </a:graphic>
          </wp:anchor>
        </w:drawing>
      </w:r>
      <w:r w:rsidR="00BB056E">
        <w:rPr>
          <w:noProof/>
        </w:rPr>
        <mc:AlternateContent>
          <mc:Choice Requires="wps">
            <w:drawing>
              <wp:anchor distT="0" distB="0" distL="114300" distR="114300" simplePos="0" relativeHeight="251853824" behindDoc="1" locked="0" layoutInCell="1" allowOverlap="1" wp14:anchorId="606F5A57" wp14:editId="0917FB84">
                <wp:simplePos x="0" y="0"/>
                <wp:positionH relativeFrom="margin">
                  <wp:align>right</wp:align>
                </wp:positionH>
                <wp:positionV relativeFrom="paragraph">
                  <wp:posOffset>2887345</wp:posOffset>
                </wp:positionV>
                <wp:extent cx="2686050" cy="635"/>
                <wp:effectExtent l="0" t="0" r="0" b="8255"/>
                <wp:wrapTight wrapText="bothSides">
                  <wp:wrapPolygon edited="0">
                    <wp:start x="0" y="0"/>
                    <wp:lineTo x="0" y="20698"/>
                    <wp:lineTo x="21447" y="20698"/>
                    <wp:lineTo x="21447" y="0"/>
                    <wp:lineTo x="0" y="0"/>
                  </wp:wrapPolygon>
                </wp:wrapTight>
                <wp:docPr id="111" name="Cuadro de texto 11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87F6116" w14:textId="1FAE08EF" w:rsidR="0013615A" w:rsidRPr="00C55E65" w:rsidRDefault="0013615A" w:rsidP="00BB056E">
                            <w:pPr>
                              <w:pStyle w:val="Descripcin"/>
                              <w:jc w:val="center"/>
                              <w:rPr>
                                <w:noProof/>
                              </w:rPr>
                            </w:pPr>
                            <w:r>
                              <w:t xml:space="preserve">Ilustración </w:t>
                            </w:r>
                            <w:fldSimple w:instr=" SEQ Ilustración \* ARABIC ">
                              <w:r>
                                <w:rPr>
                                  <w:noProof/>
                                </w:rPr>
                                <w:t>15</w:t>
                              </w:r>
                            </w:fldSimple>
                            <w:r>
                              <w:t xml:space="preserve"> Clase CreaDict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F5A57" id="Cuadro de texto 111" o:spid="_x0000_s1040" type="#_x0000_t202" style="position:absolute;left:0;text-align:left;margin-left:160.3pt;margin-top:227.35pt;width:211.5pt;height:.05pt;z-index:-251462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IyNAIAAHAEAAAOAAAAZHJzL2Uyb0RvYy54bWysVMFu2zAMvQ/YPwi6L06yN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" stroked="f">
                <v:textbox style="mso-fit-shape-to-text:t" inset="0,0,0,0">
                  <w:txbxContent>
                    <w:p w14:paraId="787F6116" w14:textId="1FAE08EF" w:rsidR="0013615A" w:rsidRPr="00C55E65" w:rsidRDefault="0013615A" w:rsidP="00BB056E">
                      <w:pPr>
                        <w:pStyle w:val="Descripcin"/>
                        <w:jc w:val="center"/>
                        <w:rPr>
                          <w:noProof/>
                        </w:rPr>
                      </w:pPr>
                      <w:r>
                        <w:t xml:space="preserve">Ilustración </w:t>
                      </w:r>
                      <w:fldSimple w:instr=" SEQ Ilustración \* ARABIC ">
                        <w:r>
                          <w:rPr>
                            <w:noProof/>
                          </w:rPr>
                          <w:t>15</w:t>
                        </w:r>
                      </w:fldSimple>
                      <w:r>
                        <w:t xml:space="preserve"> Clase CreaDict</w:t>
                      </w:r>
                    </w:p>
                  </w:txbxContent>
                </v:textbox>
                <w10:wrap type="tight" anchorx="margin"/>
              </v:shape>
            </w:pict>
          </mc:Fallback>
        </mc:AlternateContent>
      </w:r>
      <w:r w:rsidR="00BB056E">
        <w:rPr>
          <w:noProof/>
        </w:rPr>
        <w:drawing>
          <wp:anchor distT="0" distB="0" distL="114300" distR="114300" simplePos="0" relativeHeight="251851776" behindDoc="1" locked="0" layoutInCell="1" allowOverlap="1" wp14:anchorId="2C8193C7" wp14:editId="6163B21C">
            <wp:simplePos x="0" y="0"/>
            <wp:positionH relativeFrom="margin">
              <wp:align>right</wp:align>
            </wp:positionH>
            <wp:positionV relativeFrom="paragraph">
              <wp:posOffset>563245</wp:posOffset>
            </wp:positionV>
            <wp:extent cx="2686050" cy="2324100"/>
            <wp:effectExtent l="0" t="0" r="0" b="0"/>
            <wp:wrapTight wrapText="bothSides">
              <wp:wrapPolygon edited="0">
                <wp:start x="0" y="0"/>
                <wp:lineTo x="0" y="21423"/>
                <wp:lineTo x="21447" y="21423"/>
                <wp:lineTo x="21447" y="0"/>
                <wp:lineTo x="0" y="0"/>
              </wp:wrapPolygon>
            </wp:wrapTight>
            <wp:docPr id="110" name="Imagen 1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eaDict.png"/>
                    <pic:cNvPicPr/>
                  </pic:nvPicPr>
                  <pic:blipFill>
                    <a:blip r:embed="rId39">
                      <a:extLst>
                        <a:ext uri="{28A0092B-C50C-407E-A947-70E740481C1C}">
                          <a14:useLocalDpi xmlns:a14="http://schemas.microsoft.com/office/drawing/2010/main" val="0"/>
                        </a:ext>
                      </a:extLst>
                    </a:blip>
                    <a:stretch>
                      <a:fillRect/>
                    </a:stretch>
                  </pic:blipFill>
                  <pic:spPr>
                    <a:xfrm>
                      <a:off x="0" y="0"/>
                      <a:ext cx="2686050" cy="2324100"/>
                    </a:xfrm>
                    <a:prstGeom prst="rect">
                      <a:avLst/>
                    </a:prstGeom>
                  </pic:spPr>
                </pic:pic>
              </a:graphicData>
            </a:graphic>
          </wp:anchor>
        </w:drawing>
      </w:r>
      <w:r w:rsidR="00BB056E">
        <w:rPr>
          <w:noProof/>
        </w:rPr>
        <mc:AlternateContent>
          <mc:Choice Requires="wps">
            <w:drawing>
              <wp:anchor distT="0" distB="0" distL="114300" distR="114300" simplePos="0" relativeHeight="251843584" behindDoc="1" locked="0" layoutInCell="1" allowOverlap="1" wp14:anchorId="50BB8F7D" wp14:editId="1450E8ED">
                <wp:simplePos x="0" y="0"/>
                <wp:positionH relativeFrom="column">
                  <wp:posOffset>2713990</wp:posOffset>
                </wp:positionH>
                <wp:positionV relativeFrom="paragraph">
                  <wp:posOffset>7665720</wp:posOffset>
                </wp:positionV>
                <wp:extent cx="2676525" cy="635"/>
                <wp:effectExtent l="0" t="0" r="0" b="0"/>
                <wp:wrapTight wrapText="bothSides">
                  <wp:wrapPolygon edited="0">
                    <wp:start x="0" y="0"/>
                    <wp:lineTo x="0" y="21600"/>
                    <wp:lineTo x="21600" y="21600"/>
                    <wp:lineTo x="2160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F3F5832" w14:textId="026DA336" w:rsidR="0013615A" w:rsidRPr="00AA3BB7" w:rsidRDefault="0013615A" w:rsidP="00BB056E">
                            <w:pPr>
                              <w:pStyle w:val="Descripcin"/>
                              <w:jc w:val="center"/>
                              <w:rPr>
                                <w:noProof/>
                              </w:rPr>
                            </w:pPr>
                            <w:r>
                              <w:t xml:space="preserve">Ilustración </w:t>
                            </w:r>
                            <w:fldSimple w:instr=" SEQ Ilustración \* ARABIC ">
                              <w:r>
                                <w:rPr>
                                  <w:noProof/>
                                </w:rPr>
                                <w:t>16</w:t>
                              </w:r>
                            </w:fldSimple>
                            <w:r>
                              <w:t xml:space="preserve"> Clase TempBD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B8F7D" id="Cuadro de texto 106" o:spid="_x0000_s1041" type="#_x0000_t202" style="position:absolute;left:0;text-align:left;margin-left:213.7pt;margin-top:603.6pt;width:210.75pt;height:.0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" stroked="f">
                <v:textbox style="mso-fit-shape-to-text:t" inset="0,0,0,0">
                  <w:txbxContent>
                    <w:p w14:paraId="6F3F5832" w14:textId="026DA336" w:rsidR="0013615A" w:rsidRPr="00AA3BB7" w:rsidRDefault="0013615A" w:rsidP="00BB056E">
                      <w:pPr>
                        <w:pStyle w:val="Descripcin"/>
                        <w:jc w:val="center"/>
                        <w:rPr>
                          <w:noProof/>
                        </w:rPr>
                      </w:pPr>
                      <w:r>
                        <w:t xml:space="preserve">Ilustración </w:t>
                      </w:r>
                      <w:fldSimple w:instr=" SEQ Ilustración \* ARABIC ">
                        <w:r>
                          <w:rPr>
                            <w:noProof/>
                          </w:rPr>
                          <w:t>16</w:t>
                        </w:r>
                      </w:fldSimple>
                      <w:r>
                        <w:t xml:space="preserve"> Clase TempBD</w:t>
                      </w:r>
                    </w:p>
                  </w:txbxContent>
                </v:textbox>
                <w10:wrap type="tight"/>
              </v:shape>
            </w:pict>
          </mc:Fallback>
        </mc:AlternateContent>
      </w:r>
      <w:r w:rsidR="00BB056E">
        <w:rPr>
          <w:noProof/>
        </w:rPr>
        <w:drawing>
          <wp:anchor distT="0" distB="0" distL="114300" distR="114300" simplePos="0" relativeHeight="251832320" behindDoc="1" locked="0" layoutInCell="1" allowOverlap="1" wp14:anchorId="7E14C183" wp14:editId="55DDAF23">
            <wp:simplePos x="0" y="0"/>
            <wp:positionH relativeFrom="margin">
              <wp:align>right</wp:align>
            </wp:positionH>
            <wp:positionV relativeFrom="paragraph">
              <wp:posOffset>5665470</wp:posOffset>
            </wp:positionV>
            <wp:extent cx="2676525" cy="1943100"/>
            <wp:effectExtent l="0" t="0" r="9525" b="0"/>
            <wp:wrapTight wrapText="bothSides">
              <wp:wrapPolygon edited="0">
                <wp:start x="0" y="0"/>
                <wp:lineTo x="0" y="21388"/>
                <wp:lineTo x="21523" y="21388"/>
                <wp:lineTo x="21523" y="0"/>
                <wp:lineTo x="0" y="0"/>
              </wp:wrapPolygon>
            </wp:wrapTight>
            <wp:docPr id="101" name="Imagen 10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empBD.png"/>
                    <pic:cNvPicPr/>
                  </pic:nvPicPr>
                  <pic:blipFill>
                    <a:blip r:embed="rId40">
                      <a:extLst>
                        <a:ext uri="{28A0092B-C50C-407E-A947-70E740481C1C}">
                          <a14:useLocalDpi xmlns:a14="http://schemas.microsoft.com/office/drawing/2010/main" val="0"/>
                        </a:ext>
                      </a:extLst>
                    </a:blip>
                    <a:stretch>
                      <a:fillRect/>
                    </a:stretch>
                  </pic:blipFill>
                  <pic:spPr>
                    <a:xfrm>
                      <a:off x="0" y="0"/>
                      <a:ext cx="2676525" cy="1943100"/>
                    </a:xfrm>
                    <a:prstGeom prst="rect">
                      <a:avLst/>
                    </a:prstGeom>
                  </pic:spPr>
                </pic:pic>
              </a:graphicData>
            </a:graphic>
          </wp:anchor>
        </w:drawing>
      </w:r>
      <w:r w:rsidR="00BB056E">
        <w:rPr>
          <w:noProof/>
        </w:rPr>
        <mc:AlternateContent>
          <mc:Choice Requires="wps">
            <w:drawing>
              <wp:anchor distT="0" distB="0" distL="114300" distR="114300" simplePos="0" relativeHeight="251839488" behindDoc="1" locked="0" layoutInCell="1" allowOverlap="1" wp14:anchorId="45870927" wp14:editId="0BE536FA">
                <wp:simplePos x="0" y="0"/>
                <wp:positionH relativeFrom="column">
                  <wp:posOffset>2713990</wp:posOffset>
                </wp:positionH>
                <wp:positionV relativeFrom="paragraph">
                  <wp:posOffset>4963795</wp:posOffset>
                </wp:positionV>
                <wp:extent cx="2676525" cy="635"/>
                <wp:effectExtent l="0" t="0" r="0" b="0"/>
                <wp:wrapTight wrapText="bothSides">
                  <wp:wrapPolygon edited="0">
                    <wp:start x="0" y="0"/>
                    <wp:lineTo x="0" y="21600"/>
                    <wp:lineTo x="21600" y="21600"/>
                    <wp:lineTo x="2160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DA7FD6A" w14:textId="2DDA801A" w:rsidR="0013615A" w:rsidRPr="002D732B" w:rsidRDefault="0013615A" w:rsidP="00BB056E">
                            <w:pPr>
                              <w:pStyle w:val="Descripcin"/>
                              <w:jc w:val="center"/>
                              <w:rPr>
                                <w:noProof/>
                              </w:rPr>
                            </w:pPr>
                            <w:r>
                              <w:t xml:space="preserve">Ilustración </w:t>
                            </w:r>
                            <w:fldSimple w:instr=" SEQ Ilustración \* ARABIC ">
                              <w:r>
                                <w:rPr>
                                  <w:noProof/>
                                </w:rPr>
                                <w:t>17</w:t>
                              </w:r>
                            </w:fldSimple>
                            <w:r>
                              <w:t xml:space="preserve"> Clase Lectorcsv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70927" id="Cuadro de texto 104" o:spid="_x0000_s1042" type="#_x0000_t202" style="position:absolute;left:0;text-align:left;margin-left:213.7pt;margin-top:390.85pt;width:210.75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PTDNQIAAHA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" stroked="f">
                <v:textbox style="mso-fit-shape-to-text:t" inset="0,0,0,0">
                  <w:txbxContent>
                    <w:p w14:paraId="4DA7FD6A" w14:textId="2DDA801A" w:rsidR="0013615A" w:rsidRPr="002D732B" w:rsidRDefault="0013615A" w:rsidP="00BB056E">
                      <w:pPr>
                        <w:pStyle w:val="Descripcin"/>
                        <w:jc w:val="center"/>
                        <w:rPr>
                          <w:noProof/>
                        </w:rPr>
                      </w:pPr>
                      <w:r>
                        <w:t xml:space="preserve">Ilustración </w:t>
                      </w:r>
                      <w:fldSimple w:instr=" SEQ Ilustración \* ARABIC ">
                        <w:r>
                          <w:rPr>
                            <w:noProof/>
                          </w:rPr>
                          <w:t>17</w:t>
                        </w:r>
                      </w:fldSimple>
                      <w:r>
                        <w:t xml:space="preserve"> Clase Lectorcsv</w:t>
                      </w:r>
                    </w:p>
                  </w:txbxContent>
                </v:textbox>
                <w10:wrap type="tight"/>
              </v:shape>
            </w:pict>
          </mc:Fallback>
        </mc:AlternateContent>
      </w:r>
      <w:r w:rsidR="00BB056E">
        <w:rPr>
          <w:noProof/>
        </w:rPr>
        <w:drawing>
          <wp:anchor distT="0" distB="0" distL="114300" distR="114300" simplePos="0" relativeHeight="251829248" behindDoc="1" locked="0" layoutInCell="1" allowOverlap="1" wp14:anchorId="25C63DD9" wp14:editId="36AC8E94">
            <wp:simplePos x="0" y="0"/>
            <wp:positionH relativeFrom="margin">
              <wp:align>right</wp:align>
            </wp:positionH>
            <wp:positionV relativeFrom="paragraph">
              <wp:posOffset>3820795</wp:posOffset>
            </wp:positionV>
            <wp:extent cx="2676525" cy="1085850"/>
            <wp:effectExtent l="0" t="0" r="9525" b="0"/>
            <wp:wrapTight wrapText="bothSides">
              <wp:wrapPolygon edited="0">
                <wp:start x="0" y="0"/>
                <wp:lineTo x="0" y="21221"/>
                <wp:lineTo x="21523" y="21221"/>
                <wp:lineTo x="21523" y="0"/>
                <wp:lineTo x="0" y="0"/>
              </wp:wrapPolygon>
            </wp:wrapTight>
            <wp:docPr id="96" name="Imagen 9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ectorcsv.png"/>
                    <pic:cNvPicPr/>
                  </pic:nvPicPr>
                  <pic:blipFill>
                    <a:blip r:embed="rId41">
                      <a:extLst>
                        <a:ext uri="{28A0092B-C50C-407E-A947-70E740481C1C}">
                          <a14:useLocalDpi xmlns:a14="http://schemas.microsoft.com/office/drawing/2010/main" val="0"/>
                        </a:ext>
                      </a:extLst>
                    </a:blip>
                    <a:stretch>
                      <a:fillRect/>
                    </a:stretch>
                  </pic:blipFill>
                  <pic:spPr>
                    <a:xfrm>
                      <a:off x="0" y="0"/>
                      <a:ext cx="2676525" cy="1085850"/>
                    </a:xfrm>
                    <a:prstGeom prst="rect">
                      <a:avLst/>
                    </a:prstGeom>
                  </pic:spPr>
                </pic:pic>
              </a:graphicData>
            </a:graphic>
          </wp:anchor>
        </w:drawing>
      </w:r>
      <w:r w:rsidR="00BB056E">
        <w:rPr>
          <w:noProof/>
        </w:rPr>
        <mc:AlternateContent>
          <mc:Choice Requires="wps">
            <w:drawing>
              <wp:anchor distT="0" distB="0" distL="114300" distR="114300" simplePos="0" relativeHeight="251841536" behindDoc="1" locked="0" layoutInCell="1" allowOverlap="1" wp14:anchorId="46DE5517" wp14:editId="3C63DE34">
                <wp:simplePos x="0" y="0"/>
                <wp:positionH relativeFrom="column">
                  <wp:posOffset>-635</wp:posOffset>
                </wp:positionH>
                <wp:positionV relativeFrom="paragraph">
                  <wp:posOffset>7478395</wp:posOffset>
                </wp:positionV>
                <wp:extent cx="2676525" cy="635"/>
                <wp:effectExtent l="0" t="0" r="0" b="0"/>
                <wp:wrapTight wrapText="bothSides">
                  <wp:wrapPolygon edited="0">
                    <wp:start x="0" y="0"/>
                    <wp:lineTo x="0" y="21600"/>
                    <wp:lineTo x="21600" y="21600"/>
                    <wp:lineTo x="21600" y="0"/>
                  </wp:wrapPolygon>
                </wp:wrapTight>
                <wp:docPr id="105" name="Cuadro de texto 105"/>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1FEBC68" w14:textId="798159EC" w:rsidR="0013615A" w:rsidRPr="00AF02F6" w:rsidRDefault="0013615A" w:rsidP="00BB056E">
                            <w:pPr>
                              <w:pStyle w:val="Descripcin"/>
                              <w:jc w:val="center"/>
                              <w:rPr>
                                <w:noProof/>
                              </w:rPr>
                            </w:pPr>
                            <w:r>
                              <w:t xml:space="preserve">Ilustración </w:t>
                            </w:r>
                            <w:fldSimple w:instr=" SEQ Ilustración \* ARABIC ">
                              <w:r>
                                <w:rPr>
                                  <w:noProof/>
                                </w:rPr>
                                <w:t>18</w:t>
                              </w:r>
                            </w:fldSimple>
                            <w:r>
                              <w:t xml:space="preserve"> Clase LecturaEpub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E5517" id="Cuadro de texto 105" o:spid="_x0000_s1043" type="#_x0000_t202" style="position:absolute;left:0;text-align:left;margin-left:-.05pt;margin-top:588.85pt;width:210.75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" stroked="f">
                <v:textbox style="mso-fit-shape-to-text:t" inset="0,0,0,0">
                  <w:txbxContent>
                    <w:p w14:paraId="61FEBC68" w14:textId="798159EC" w:rsidR="0013615A" w:rsidRPr="00AF02F6" w:rsidRDefault="0013615A" w:rsidP="00BB056E">
                      <w:pPr>
                        <w:pStyle w:val="Descripcin"/>
                        <w:jc w:val="center"/>
                        <w:rPr>
                          <w:noProof/>
                        </w:rPr>
                      </w:pPr>
                      <w:r>
                        <w:t xml:space="preserve">Ilustración </w:t>
                      </w:r>
                      <w:fldSimple w:instr=" SEQ Ilustración \* ARABIC ">
                        <w:r>
                          <w:rPr>
                            <w:noProof/>
                          </w:rPr>
                          <w:t>18</w:t>
                        </w:r>
                      </w:fldSimple>
                      <w:r>
                        <w:t xml:space="preserve"> Clase LecturaEpub</w:t>
                      </w:r>
                    </w:p>
                  </w:txbxContent>
                </v:textbox>
                <w10:wrap type="tight"/>
              </v:shape>
            </w:pict>
          </mc:Fallback>
        </mc:AlternateContent>
      </w:r>
      <w:r w:rsidR="00BB056E">
        <w:rPr>
          <w:noProof/>
        </w:rPr>
        <w:drawing>
          <wp:anchor distT="0" distB="0" distL="114300" distR="114300" simplePos="0" relativeHeight="251830272" behindDoc="1" locked="0" layoutInCell="1" allowOverlap="1" wp14:anchorId="02226943" wp14:editId="6062A97B">
            <wp:simplePos x="0" y="0"/>
            <wp:positionH relativeFrom="margin">
              <wp:posOffset>-635</wp:posOffset>
            </wp:positionH>
            <wp:positionV relativeFrom="paragraph">
              <wp:posOffset>6049645</wp:posOffset>
            </wp:positionV>
            <wp:extent cx="2676525" cy="1371600"/>
            <wp:effectExtent l="0" t="0" r="9525" b="0"/>
            <wp:wrapTight wrapText="bothSides">
              <wp:wrapPolygon edited="0">
                <wp:start x="0" y="0"/>
                <wp:lineTo x="0" y="21300"/>
                <wp:lineTo x="21523" y="21300"/>
                <wp:lineTo x="21523" y="0"/>
                <wp:lineTo x="0" y="0"/>
              </wp:wrapPolygon>
            </wp:wrapTight>
            <wp:docPr id="97" name="Imagen 97"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ecturaEpub.png"/>
                    <pic:cNvPicPr/>
                  </pic:nvPicPr>
                  <pic:blipFill>
                    <a:blip r:embed="rId42">
                      <a:extLst>
                        <a:ext uri="{28A0092B-C50C-407E-A947-70E740481C1C}">
                          <a14:useLocalDpi xmlns:a14="http://schemas.microsoft.com/office/drawing/2010/main" val="0"/>
                        </a:ext>
                      </a:extLst>
                    </a:blip>
                    <a:stretch>
                      <a:fillRect/>
                    </a:stretch>
                  </pic:blipFill>
                  <pic:spPr>
                    <a:xfrm>
                      <a:off x="0" y="0"/>
                      <a:ext cx="2676525" cy="1371600"/>
                    </a:xfrm>
                    <a:prstGeom prst="rect">
                      <a:avLst/>
                    </a:prstGeom>
                  </pic:spPr>
                </pic:pic>
              </a:graphicData>
            </a:graphic>
          </wp:anchor>
        </w:drawing>
      </w:r>
      <w:r w:rsidR="00BB056E">
        <w:rPr>
          <w:noProof/>
        </w:rPr>
        <mc:AlternateContent>
          <mc:Choice Requires="wps">
            <w:drawing>
              <wp:anchor distT="0" distB="0" distL="114300" distR="114300" simplePos="0" relativeHeight="251835392" behindDoc="1" locked="0" layoutInCell="1" allowOverlap="1" wp14:anchorId="20546DCA" wp14:editId="7CAE9555">
                <wp:simplePos x="0" y="0"/>
                <wp:positionH relativeFrom="column">
                  <wp:posOffset>0</wp:posOffset>
                </wp:positionH>
                <wp:positionV relativeFrom="paragraph">
                  <wp:posOffset>5417820</wp:posOffset>
                </wp:positionV>
                <wp:extent cx="2676525" cy="635"/>
                <wp:effectExtent l="0" t="0" r="0" b="0"/>
                <wp:wrapTight wrapText="bothSides">
                  <wp:wrapPolygon edited="0">
                    <wp:start x="0" y="0"/>
                    <wp:lineTo x="0" y="21600"/>
                    <wp:lineTo x="21600" y="21600"/>
                    <wp:lineTo x="21600" y="0"/>
                  </wp:wrapPolygon>
                </wp:wrapTight>
                <wp:docPr id="102" name="Cuadro de texto 10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DD40F82" w14:textId="2C24F881" w:rsidR="0013615A" w:rsidRPr="00C84B38" w:rsidRDefault="0013615A" w:rsidP="00BB056E">
                            <w:pPr>
                              <w:pStyle w:val="Descripcin"/>
                              <w:jc w:val="center"/>
                              <w:rPr>
                                <w:noProof/>
                              </w:rPr>
                            </w:pPr>
                            <w:r>
                              <w:t xml:space="preserve">Ilustración </w:t>
                            </w:r>
                            <w:fldSimple w:instr=" SEQ Ilustración \* ARABIC ">
                              <w:r>
                                <w:rPr>
                                  <w:noProof/>
                                </w:rPr>
                                <w:t>19</w:t>
                              </w:r>
                            </w:fldSimple>
                            <w:r>
                              <w:t xml:space="preserve"> Clase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46DCA" id="Cuadro de texto 102" o:spid="_x0000_s1044" type="#_x0000_t202" style="position:absolute;left:0;text-align:left;margin-left:0;margin-top:426.6pt;width:210.75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" stroked="f">
                <v:textbox style="mso-fit-shape-to-text:t" inset="0,0,0,0">
                  <w:txbxContent>
                    <w:p w14:paraId="6DD40F82" w14:textId="2C24F881" w:rsidR="0013615A" w:rsidRPr="00C84B38" w:rsidRDefault="0013615A" w:rsidP="00BB056E">
                      <w:pPr>
                        <w:pStyle w:val="Descripcin"/>
                        <w:jc w:val="center"/>
                        <w:rPr>
                          <w:noProof/>
                        </w:rPr>
                      </w:pPr>
                      <w:r>
                        <w:t xml:space="preserve">Ilustración </w:t>
                      </w:r>
                      <w:fldSimple w:instr=" SEQ Ilustración \* ARABIC ">
                        <w:r>
                          <w:rPr>
                            <w:noProof/>
                          </w:rPr>
                          <w:t>19</w:t>
                        </w:r>
                      </w:fldSimple>
                      <w:r>
                        <w:t xml:space="preserve"> Clase controlador</w:t>
                      </w:r>
                    </w:p>
                  </w:txbxContent>
                </v:textbox>
                <w10:wrap type="tight"/>
              </v:shape>
            </w:pict>
          </mc:Fallback>
        </mc:AlternateContent>
      </w:r>
      <w:r w:rsidR="00270DE3">
        <w:t xml:space="preserve">Como no cabían todas las variables y métodos en cada una de las clases, se van a poner a continuación </w:t>
      </w:r>
      <w:r w:rsidR="004B29D9">
        <w:t>todas las clases detalladas más a fondo:</w:t>
      </w:r>
      <w:r w:rsidR="00BB056E" w:rsidRPr="00BB056E">
        <w:rPr>
          <w:noProof/>
        </w:rPr>
        <w:t xml:space="preserve"> </w:t>
      </w:r>
    </w:p>
    <w:p w14:paraId="3D2260C2" w14:textId="10F88EAF" w:rsidR="00BB056E" w:rsidRDefault="00322EAA" w:rsidP="00BB056E">
      <w:pPr>
        <w:keepNext/>
      </w:pPr>
      <w:r>
        <w:rPr>
          <w:noProof/>
        </w:rPr>
        <w:lastRenderedPageBreak/>
        <w:drawing>
          <wp:inline distT="0" distB="0" distL="0" distR="0" wp14:anchorId="5F7FEE86" wp14:editId="6A4DFDC8">
            <wp:extent cx="2833370" cy="8249539"/>
            <wp:effectExtent l="0" t="0" r="508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delo.png"/>
                    <pic:cNvPicPr/>
                  </pic:nvPicPr>
                  <pic:blipFill>
                    <a:blip r:embed="rId43">
                      <a:extLst>
                        <a:ext uri="{28A0092B-C50C-407E-A947-70E740481C1C}">
                          <a14:useLocalDpi xmlns:a14="http://schemas.microsoft.com/office/drawing/2010/main" val="0"/>
                        </a:ext>
                      </a:extLst>
                    </a:blip>
                    <a:stretch>
                      <a:fillRect/>
                    </a:stretch>
                  </pic:blipFill>
                  <pic:spPr>
                    <a:xfrm>
                      <a:off x="0" y="0"/>
                      <a:ext cx="2833370" cy="8249539"/>
                    </a:xfrm>
                    <a:prstGeom prst="rect">
                      <a:avLst/>
                    </a:prstGeom>
                  </pic:spPr>
                </pic:pic>
              </a:graphicData>
            </a:graphic>
          </wp:inline>
        </w:drawing>
      </w:r>
      <w:r w:rsidR="00BB056E">
        <w:rPr>
          <w:noProof/>
        </w:rPr>
        <mc:AlternateContent>
          <mc:Choice Requires="wps">
            <w:drawing>
              <wp:anchor distT="0" distB="0" distL="114300" distR="114300" simplePos="0" relativeHeight="251846656" behindDoc="1" locked="0" layoutInCell="1" allowOverlap="1" wp14:anchorId="6F8CFE74" wp14:editId="2A868719">
                <wp:simplePos x="0" y="0"/>
                <wp:positionH relativeFrom="column">
                  <wp:posOffset>3339465</wp:posOffset>
                </wp:positionH>
                <wp:positionV relativeFrom="paragraph">
                  <wp:posOffset>20320</wp:posOffset>
                </wp:positionV>
                <wp:extent cx="1918970" cy="457200"/>
                <wp:effectExtent l="0" t="0" r="5080" b="0"/>
                <wp:wrapTight wrapText="bothSides">
                  <wp:wrapPolygon edited="0">
                    <wp:start x="0" y="0"/>
                    <wp:lineTo x="0" y="20700"/>
                    <wp:lineTo x="21443" y="20700"/>
                    <wp:lineTo x="21443" y="0"/>
                    <wp:lineTo x="0" y="0"/>
                  </wp:wrapPolygon>
                </wp:wrapTight>
                <wp:docPr id="107" name="Cuadro de texto 107"/>
                <wp:cNvGraphicFramePr/>
                <a:graphic xmlns:a="http://schemas.openxmlformats.org/drawingml/2006/main">
                  <a:graphicData uri="http://schemas.microsoft.com/office/word/2010/wordprocessingShape">
                    <wps:wsp>
                      <wps:cNvSpPr txBox="1"/>
                      <wps:spPr>
                        <a:xfrm>
                          <a:off x="0" y="0"/>
                          <a:ext cx="1918970" cy="457200"/>
                        </a:xfrm>
                        <a:prstGeom prst="rect">
                          <a:avLst/>
                        </a:prstGeom>
                        <a:solidFill>
                          <a:prstClr val="white"/>
                        </a:solidFill>
                        <a:ln>
                          <a:noFill/>
                        </a:ln>
                      </wps:spPr>
                      <wps:txbx>
                        <w:txbxContent>
                          <w:p w14:paraId="5121C7B5" w14:textId="6F328EE7" w:rsidR="0013615A" w:rsidRPr="005B5BED" w:rsidRDefault="0013615A" w:rsidP="00BB056E">
                            <w:pPr>
                              <w:pStyle w:val="Descripcin"/>
                              <w:jc w:val="center"/>
                              <w:rPr>
                                <w:noProof/>
                              </w:rPr>
                            </w:pPr>
                            <w:r>
                              <w:t xml:space="preserve">Ilustración </w:t>
                            </w:r>
                            <w:fldSimple w:instr=" SEQ Ilustración \* ARABIC ">
                              <w:r>
                                <w:rPr>
                                  <w:noProof/>
                                </w:rPr>
                                <w:t>20</w:t>
                              </w:r>
                            </w:fldSimple>
                            <w:r>
                              <w:t xml:space="preserve"> Clase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CFE74" id="Cuadro de texto 107" o:spid="_x0000_s1045" type="#_x0000_t202" style="position:absolute;left:0;text-align:left;margin-left:262.95pt;margin-top:1.6pt;width:151.1pt;height:36pt;z-index:-25146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" stroked="f">
                <v:textbox inset="0,0,0,0">
                  <w:txbxContent>
                    <w:p w14:paraId="5121C7B5" w14:textId="6F328EE7" w:rsidR="0013615A" w:rsidRPr="005B5BED" w:rsidRDefault="0013615A" w:rsidP="00BB056E">
                      <w:pPr>
                        <w:pStyle w:val="Descripcin"/>
                        <w:jc w:val="center"/>
                        <w:rPr>
                          <w:noProof/>
                        </w:rPr>
                      </w:pPr>
                      <w:r>
                        <w:t xml:space="preserve">Ilustración </w:t>
                      </w:r>
                      <w:fldSimple w:instr=" SEQ Ilustración \* ARABIC ">
                        <w:r>
                          <w:rPr>
                            <w:noProof/>
                          </w:rPr>
                          <w:t>20</w:t>
                        </w:r>
                      </w:fldSimple>
                      <w:r>
                        <w:t xml:space="preserve"> Clase Modelo</w:t>
                      </w:r>
                    </w:p>
                  </w:txbxContent>
                </v:textbox>
                <w10:wrap type="tight"/>
              </v:shape>
            </w:pict>
          </mc:Fallback>
        </mc:AlternateContent>
      </w:r>
    </w:p>
    <w:p w14:paraId="44465F65" w14:textId="330D83FA" w:rsidR="00BB056E" w:rsidRDefault="00845AB4">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864064" behindDoc="1" locked="0" layoutInCell="1" allowOverlap="1" wp14:anchorId="288CE9C2" wp14:editId="47C9FD01">
                <wp:simplePos x="0" y="0"/>
                <wp:positionH relativeFrom="column">
                  <wp:posOffset>0</wp:posOffset>
                </wp:positionH>
                <wp:positionV relativeFrom="paragraph">
                  <wp:posOffset>7577455</wp:posOffset>
                </wp:positionV>
                <wp:extent cx="2524125" cy="635"/>
                <wp:effectExtent l="0" t="0" r="0" b="0"/>
                <wp:wrapTight wrapText="bothSides">
                  <wp:wrapPolygon edited="0">
                    <wp:start x="0" y="0"/>
                    <wp:lineTo x="0" y="21600"/>
                    <wp:lineTo x="21600" y="21600"/>
                    <wp:lineTo x="21600" y="0"/>
                  </wp:wrapPolygon>
                </wp:wrapTight>
                <wp:docPr id="120" name="Cuadro de texto 120"/>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20BFC7E3" w14:textId="08EABFEA" w:rsidR="0013615A" w:rsidRPr="00065EC7" w:rsidRDefault="0013615A" w:rsidP="00845AB4">
                            <w:pPr>
                              <w:pStyle w:val="Descripcin"/>
                              <w:rPr>
                                <w:noProof/>
                              </w:rPr>
                            </w:pPr>
                            <w:r>
                              <w:t xml:space="preserve">Ilustración </w:t>
                            </w:r>
                            <w:fldSimple w:instr=" SEQ Ilustración \* ARABIC ">
                              <w:r>
                                <w:rPr>
                                  <w:noProof/>
                                </w:rPr>
                                <w:t>21</w:t>
                              </w:r>
                            </w:fldSimple>
                            <w:r>
                              <w:t xml:space="preserve"> Clase EthneaGenni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E9C2" id="Cuadro de texto 120" o:spid="_x0000_s1046" type="#_x0000_t202" style="position:absolute;margin-left:0;margin-top:596.65pt;width:198.75pt;height:.05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" stroked="f">
                <v:textbox style="mso-fit-shape-to-text:t" inset="0,0,0,0">
                  <w:txbxContent>
                    <w:p w14:paraId="20BFC7E3" w14:textId="08EABFEA" w:rsidR="0013615A" w:rsidRPr="00065EC7" w:rsidRDefault="0013615A" w:rsidP="00845AB4">
                      <w:pPr>
                        <w:pStyle w:val="Descripcin"/>
                        <w:rPr>
                          <w:noProof/>
                        </w:rPr>
                      </w:pPr>
                      <w:r>
                        <w:t xml:space="preserve">Ilustración </w:t>
                      </w:r>
                      <w:fldSimple w:instr=" SEQ Ilustración \* ARABIC ">
                        <w:r>
                          <w:rPr>
                            <w:noProof/>
                          </w:rPr>
                          <w:t>21</w:t>
                        </w:r>
                      </w:fldSimple>
                      <w:r>
                        <w:t xml:space="preserve"> Clase EthneaGenni</w:t>
                      </w:r>
                    </w:p>
                  </w:txbxContent>
                </v:textbox>
                <w10:wrap type="tight"/>
              </v:shape>
            </w:pict>
          </mc:Fallback>
        </mc:AlternateContent>
      </w:r>
      <w:r w:rsidR="00322EAA">
        <w:rPr>
          <w:noProof/>
        </w:rPr>
        <w:drawing>
          <wp:anchor distT="0" distB="0" distL="114300" distR="114300" simplePos="0" relativeHeight="251862016" behindDoc="1" locked="0" layoutInCell="1" allowOverlap="1" wp14:anchorId="09414F78" wp14:editId="623CEBB7">
            <wp:simplePos x="0" y="0"/>
            <wp:positionH relativeFrom="margin">
              <wp:align>left</wp:align>
            </wp:positionH>
            <wp:positionV relativeFrom="paragraph">
              <wp:posOffset>6316345</wp:posOffset>
            </wp:positionV>
            <wp:extent cx="2524125" cy="1203960"/>
            <wp:effectExtent l="0" t="0" r="9525" b="0"/>
            <wp:wrapTight wrapText="bothSides">
              <wp:wrapPolygon edited="0">
                <wp:start x="0" y="0"/>
                <wp:lineTo x="0" y="21190"/>
                <wp:lineTo x="21518" y="21190"/>
                <wp:lineTo x="21518"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rearDiccionario.png"/>
                    <pic:cNvPicPr/>
                  </pic:nvPicPr>
                  <pic:blipFill>
                    <a:blip r:embed="rId44">
                      <a:extLst>
                        <a:ext uri="{28A0092B-C50C-407E-A947-70E740481C1C}">
                          <a14:useLocalDpi xmlns:a14="http://schemas.microsoft.com/office/drawing/2010/main" val="0"/>
                        </a:ext>
                      </a:extLst>
                    </a:blip>
                    <a:stretch>
                      <a:fillRect/>
                    </a:stretch>
                  </pic:blipFill>
                  <pic:spPr>
                    <a:xfrm>
                      <a:off x="0" y="0"/>
                      <a:ext cx="2524125" cy="1203960"/>
                    </a:xfrm>
                    <a:prstGeom prst="rect">
                      <a:avLst/>
                    </a:prstGeom>
                  </pic:spPr>
                </pic:pic>
              </a:graphicData>
            </a:graphic>
            <wp14:sizeRelH relativeFrom="margin">
              <wp14:pctWidth>0</wp14:pctWidth>
            </wp14:sizeRelH>
            <wp14:sizeRelV relativeFrom="margin">
              <wp14:pctHeight>0</wp14:pctHeight>
            </wp14:sizeRelV>
          </wp:anchor>
        </w:drawing>
      </w:r>
      <w:r w:rsidR="00322EAA">
        <w:rPr>
          <w:noProof/>
        </w:rPr>
        <w:drawing>
          <wp:anchor distT="0" distB="0" distL="114300" distR="114300" simplePos="0" relativeHeight="251858944" behindDoc="1" locked="0" layoutInCell="1" allowOverlap="1" wp14:anchorId="5AAED45E" wp14:editId="3FAE1FE6">
            <wp:simplePos x="0" y="0"/>
            <wp:positionH relativeFrom="margin">
              <wp:align>right</wp:align>
            </wp:positionH>
            <wp:positionV relativeFrom="paragraph">
              <wp:posOffset>3754120</wp:posOffset>
            </wp:positionV>
            <wp:extent cx="2676525" cy="989965"/>
            <wp:effectExtent l="0" t="0" r="0" b="635"/>
            <wp:wrapTight wrapText="bothSides">
              <wp:wrapPolygon edited="0">
                <wp:start x="0" y="0"/>
                <wp:lineTo x="0" y="21198"/>
                <wp:lineTo x="21369" y="21198"/>
                <wp:lineTo x="21369"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rearDiccionario.png"/>
                    <pic:cNvPicPr/>
                  </pic:nvPicPr>
                  <pic:blipFill>
                    <a:blip r:embed="rId45">
                      <a:extLst>
                        <a:ext uri="{28A0092B-C50C-407E-A947-70E740481C1C}">
                          <a14:useLocalDpi xmlns:a14="http://schemas.microsoft.com/office/drawing/2010/main" val="0"/>
                        </a:ext>
                      </a:extLst>
                    </a:blip>
                    <a:stretch>
                      <a:fillRect/>
                    </a:stretch>
                  </pic:blipFill>
                  <pic:spPr>
                    <a:xfrm>
                      <a:off x="0" y="0"/>
                      <a:ext cx="2676525" cy="990599"/>
                    </a:xfrm>
                    <a:prstGeom prst="rect">
                      <a:avLst/>
                    </a:prstGeom>
                  </pic:spPr>
                </pic:pic>
              </a:graphicData>
            </a:graphic>
          </wp:anchor>
        </w:drawing>
      </w:r>
      <w:r w:rsidR="00322EAA">
        <w:rPr>
          <w:noProof/>
        </w:rPr>
        <mc:AlternateContent>
          <mc:Choice Requires="wps">
            <w:drawing>
              <wp:anchor distT="0" distB="0" distL="114300" distR="114300" simplePos="0" relativeHeight="251860992" behindDoc="1" locked="0" layoutInCell="1" allowOverlap="1" wp14:anchorId="727F7EBB" wp14:editId="6187C078">
                <wp:simplePos x="0" y="0"/>
                <wp:positionH relativeFrom="column">
                  <wp:posOffset>2713990</wp:posOffset>
                </wp:positionH>
                <wp:positionV relativeFrom="paragraph">
                  <wp:posOffset>4773295</wp:posOffset>
                </wp:positionV>
                <wp:extent cx="2676525" cy="635"/>
                <wp:effectExtent l="0" t="0" r="0" b="0"/>
                <wp:wrapTight wrapText="bothSides">
                  <wp:wrapPolygon edited="0">
                    <wp:start x="0" y="0"/>
                    <wp:lineTo x="0" y="21600"/>
                    <wp:lineTo x="21600" y="21600"/>
                    <wp:lineTo x="21600" y="0"/>
                  </wp:wrapPolygon>
                </wp:wrapTight>
                <wp:docPr id="118" name="Cuadro de texto 118"/>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AF041DA" w14:textId="30BC3682" w:rsidR="0013615A" w:rsidRPr="00A15314" w:rsidRDefault="0013615A" w:rsidP="00322EAA">
                            <w:pPr>
                              <w:pStyle w:val="Descripcin"/>
                              <w:jc w:val="center"/>
                              <w:rPr>
                                <w:noProof/>
                              </w:rPr>
                            </w:pPr>
                            <w:r>
                              <w:t xml:space="preserve">Ilustración </w:t>
                            </w:r>
                            <w:fldSimple w:instr=" SEQ Ilustración \* ARABIC ">
                              <w:r>
                                <w:rPr>
                                  <w:noProof/>
                                </w:rPr>
                                <w:t>22</w:t>
                              </w:r>
                            </w:fldSimple>
                            <w:r>
                              <w:t xml:space="preserve"> Clase CrearDiccionario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7EBB" id="Cuadro de texto 118" o:spid="_x0000_s1047" type="#_x0000_t202" style="position:absolute;margin-left:213.7pt;margin-top:375.85pt;width:210.7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" stroked="f">
                <v:textbox style="mso-fit-shape-to-text:t" inset="0,0,0,0">
                  <w:txbxContent>
                    <w:p w14:paraId="4AF041DA" w14:textId="30BC3682" w:rsidR="0013615A" w:rsidRPr="00A15314" w:rsidRDefault="0013615A" w:rsidP="00322EAA">
                      <w:pPr>
                        <w:pStyle w:val="Descripcin"/>
                        <w:jc w:val="center"/>
                        <w:rPr>
                          <w:noProof/>
                        </w:rPr>
                      </w:pPr>
                      <w:r>
                        <w:t xml:space="preserve">Ilustración </w:t>
                      </w:r>
                      <w:fldSimple w:instr=" SEQ Ilustración \* ARABIC ">
                        <w:r>
                          <w:rPr>
                            <w:noProof/>
                          </w:rPr>
                          <w:t>22</w:t>
                        </w:r>
                      </w:fldSimple>
                      <w:r>
                        <w:t xml:space="preserve"> Clase CrearDiccionario</w:t>
                      </w:r>
                    </w:p>
                  </w:txbxContent>
                </v:textbox>
                <w10:wrap type="tight"/>
              </v:shape>
            </w:pict>
          </mc:Fallback>
        </mc:AlternateContent>
      </w:r>
      <w:r w:rsidR="00BB056E">
        <w:rPr>
          <w:noProof/>
        </w:rPr>
        <mc:AlternateContent>
          <mc:Choice Requires="wps">
            <w:drawing>
              <wp:anchor distT="0" distB="0" distL="114300" distR="114300" simplePos="0" relativeHeight="251848704" behindDoc="1" locked="0" layoutInCell="1" allowOverlap="1" wp14:anchorId="691507E2" wp14:editId="0EA86AB4">
                <wp:simplePos x="0" y="0"/>
                <wp:positionH relativeFrom="margin">
                  <wp:align>left</wp:align>
                </wp:positionH>
                <wp:positionV relativeFrom="paragraph">
                  <wp:posOffset>3219450</wp:posOffset>
                </wp:positionV>
                <wp:extent cx="3057525" cy="457200"/>
                <wp:effectExtent l="0" t="0" r="9525" b="0"/>
                <wp:wrapTight wrapText="bothSides">
                  <wp:wrapPolygon edited="0">
                    <wp:start x="0" y="0"/>
                    <wp:lineTo x="0" y="20700"/>
                    <wp:lineTo x="21533" y="20700"/>
                    <wp:lineTo x="21533"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3057525" cy="457200"/>
                        </a:xfrm>
                        <a:prstGeom prst="rect">
                          <a:avLst/>
                        </a:prstGeom>
                        <a:solidFill>
                          <a:prstClr val="white"/>
                        </a:solidFill>
                        <a:ln>
                          <a:noFill/>
                        </a:ln>
                      </wps:spPr>
                      <wps:txbx>
                        <w:txbxContent>
                          <w:p w14:paraId="135FA97E" w14:textId="10366822" w:rsidR="0013615A" w:rsidRPr="000825E1" w:rsidRDefault="0013615A" w:rsidP="00BB056E">
                            <w:pPr>
                              <w:pStyle w:val="Descripcin"/>
                              <w:jc w:val="center"/>
                              <w:rPr>
                                <w:noProof/>
                              </w:rPr>
                            </w:pPr>
                            <w:r>
                              <w:t xml:space="preserve">Ilustración </w:t>
                            </w:r>
                            <w:fldSimple w:instr=" SEQ Ilustración \* ARABIC ">
                              <w:r>
                                <w:rPr>
                                  <w:noProof/>
                                </w:rPr>
                                <w:t>23</w:t>
                              </w:r>
                            </w:fldSimple>
                            <w:r>
                              <w:t xml:space="preserve"> Clase Personaje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1507E2" id="Cuadro de texto 108" o:spid="_x0000_s1048" type="#_x0000_t202" style="position:absolute;margin-left:0;margin-top:253.5pt;width:240.75pt;height:36pt;z-index:-251467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" stroked="f">
                <v:textbox inset="0,0,0,0">
                  <w:txbxContent>
                    <w:p w14:paraId="135FA97E" w14:textId="10366822" w:rsidR="0013615A" w:rsidRPr="000825E1" w:rsidRDefault="0013615A" w:rsidP="00BB056E">
                      <w:pPr>
                        <w:pStyle w:val="Descripcin"/>
                        <w:jc w:val="center"/>
                        <w:rPr>
                          <w:noProof/>
                        </w:rPr>
                      </w:pPr>
                      <w:r>
                        <w:t xml:space="preserve">Ilustración </w:t>
                      </w:r>
                      <w:fldSimple w:instr=" SEQ Ilustración \* ARABIC ">
                        <w:r>
                          <w:rPr>
                            <w:noProof/>
                          </w:rPr>
                          <w:t>23</w:t>
                        </w:r>
                      </w:fldSimple>
                      <w:r>
                        <w:t xml:space="preserve"> Clase Personaje</w:t>
                      </w:r>
                    </w:p>
                  </w:txbxContent>
                </v:textbox>
                <w10:wrap type="tight" anchorx="margin"/>
              </v:shape>
            </w:pict>
          </mc:Fallback>
        </mc:AlternateContent>
      </w:r>
      <w:r w:rsidR="00BB056E">
        <w:rPr>
          <w:noProof/>
        </w:rPr>
        <mc:AlternateContent>
          <mc:Choice Requires="wps">
            <w:drawing>
              <wp:anchor distT="0" distB="0" distL="114300" distR="114300" simplePos="0" relativeHeight="251850752" behindDoc="1" locked="0" layoutInCell="1" allowOverlap="1" wp14:anchorId="41D7516A" wp14:editId="22B2EFD5">
                <wp:simplePos x="0" y="0"/>
                <wp:positionH relativeFrom="column">
                  <wp:posOffset>-635</wp:posOffset>
                </wp:positionH>
                <wp:positionV relativeFrom="paragraph">
                  <wp:posOffset>5922645</wp:posOffset>
                </wp:positionV>
                <wp:extent cx="2676525" cy="635"/>
                <wp:effectExtent l="0" t="0" r="0" b="0"/>
                <wp:wrapTight wrapText="bothSides">
                  <wp:wrapPolygon edited="0">
                    <wp:start x="0" y="0"/>
                    <wp:lineTo x="0" y="21600"/>
                    <wp:lineTo x="21600" y="21600"/>
                    <wp:lineTo x="21600" y="0"/>
                  </wp:wrapPolygon>
                </wp:wrapTight>
                <wp:docPr id="109" name="Cuadro de texto 109"/>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2E1C4CF" w14:textId="0183791B" w:rsidR="0013615A" w:rsidRPr="001C6AC2" w:rsidRDefault="0013615A" w:rsidP="00BB056E">
                            <w:pPr>
                              <w:pStyle w:val="Descripcin"/>
                              <w:jc w:val="center"/>
                              <w:rPr>
                                <w:noProof/>
                              </w:rPr>
                            </w:pPr>
                            <w:r>
                              <w:t xml:space="preserve">Ilustración </w:t>
                            </w:r>
                            <w:fldSimple w:instr=" SEQ Ilustración \* ARABIC ">
                              <w:r>
                                <w:rPr>
                                  <w:noProof/>
                                </w:rPr>
                                <w:t>24</w:t>
                              </w:r>
                            </w:fldSimple>
                            <w:r>
                              <w:t xml:space="preserve"> Clase PosPersonajes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7516A" id="Cuadro de texto 109" o:spid="_x0000_s1049" type="#_x0000_t202" style="position:absolute;margin-left:-.05pt;margin-top:466.35pt;width:210.7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zDNgIAAHAEAAAOAAAAZHJzL2Uyb0RvYy54bWysVMFu2zAMvQ/YPwi6L05SJFu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" stroked="f">
                <v:textbox style="mso-fit-shape-to-text:t" inset="0,0,0,0">
                  <w:txbxContent>
                    <w:p w14:paraId="62E1C4CF" w14:textId="0183791B" w:rsidR="0013615A" w:rsidRPr="001C6AC2" w:rsidRDefault="0013615A" w:rsidP="00BB056E">
                      <w:pPr>
                        <w:pStyle w:val="Descripcin"/>
                        <w:jc w:val="center"/>
                        <w:rPr>
                          <w:noProof/>
                        </w:rPr>
                      </w:pPr>
                      <w:r>
                        <w:t xml:space="preserve">Ilustración </w:t>
                      </w:r>
                      <w:fldSimple w:instr=" SEQ Ilustración \* ARABIC ">
                        <w:r>
                          <w:rPr>
                            <w:noProof/>
                          </w:rPr>
                          <w:t>24</w:t>
                        </w:r>
                      </w:fldSimple>
                      <w:r>
                        <w:t xml:space="preserve"> Clase PosPersonajes</w:t>
                      </w:r>
                    </w:p>
                  </w:txbxContent>
                </v:textbox>
                <w10:wrap type="tight"/>
              </v:shape>
            </w:pict>
          </mc:Fallback>
        </mc:AlternateContent>
      </w:r>
      <w:r w:rsidR="00BB056E">
        <w:rPr>
          <w:noProof/>
        </w:rPr>
        <w:drawing>
          <wp:anchor distT="0" distB="0" distL="114300" distR="114300" simplePos="0" relativeHeight="251833344" behindDoc="1" locked="0" layoutInCell="1" allowOverlap="1" wp14:anchorId="63C01152" wp14:editId="343C5F15">
            <wp:simplePos x="0" y="0"/>
            <wp:positionH relativeFrom="margin">
              <wp:posOffset>-635</wp:posOffset>
            </wp:positionH>
            <wp:positionV relativeFrom="paragraph">
              <wp:posOffset>3731895</wp:posOffset>
            </wp:positionV>
            <wp:extent cx="2676525" cy="2133600"/>
            <wp:effectExtent l="0" t="0" r="9525" b="0"/>
            <wp:wrapTight wrapText="bothSides">
              <wp:wrapPolygon edited="0">
                <wp:start x="0" y="0"/>
                <wp:lineTo x="0" y="21407"/>
                <wp:lineTo x="21523" y="21407"/>
                <wp:lineTo x="21523" y="0"/>
                <wp:lineTo x="0" y="0"/>
              </wp:wrapPolygon>
            </wp:wrapTight>
            <wp:docPr id="100" name="Imagen 10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osPersonajes.png"/>
                    <pic:cNvPicPr/>
                  </pic:nvPicPr>
                  <pic:blipFill>
                    <a:blip r:embed="rId46">
                      <a:extLst>
                        <a:ext uri="{28A0092B-C50C-407E-A947-70E740481C1C}">
                          <a14:useLocalDpi xmlns:a14="http://schemas.microsoft.com/office/drawing/2010/main" val="0"/>
                        </a:ext>
                      </a:extLst>
                    </a:blip>
                    <a:stretch>
                      <a:fillRect/>
                    </a:stretch>
                  </pic:blipFill>
                  <pic:spPr>
                    <a:xfrm>
                      <a:off x="0" y="0"/>
                      <a:ext cx="2676525" cy="2133600"/>
                    </a:xfrm>
                    <a:prstGeom prst="rect">
                      <a:avLst/>
                    </a:prstGeom>
                  </pic:spPr>
                </pic:pic>
              </a:graphicData>
            </a:graphic>
          </wp:anchor>
        </w:drawing>
      </w:r>
      <w:r w:rsidR="00BB056E">
        <w:rPr>
          <w:noProof/>
        </w:rPr>
        <w:drawing>
          <wp:anchor distT="0" distB="0" distL="114300" distR="114300" simplePos="0" relativeHeight="251831296" behindDoc="1" locked="0" layoutInCell="1" allowOverlap="1" wp14:anchorId="707D2192" wp14:editId="29B49D6D">
            <wp:simplePos x="0" y="0"/>
            <wp:positionH relativeFrom="margin">
              <wp:posOffset>-635</wp:posOffset>
            </wp:positionH>
            <wp:positionV relativeFrom="paragraph">
              <wp:posOffset>9525</wp:posOffset>
            </wp:positionV>
            <wp:extent cx="3057525" cy="3181350"/>
            <wp:effectExtent l="0" t="0" r="9525" b="0"/>
            <wp:wrapTight wrapText="bothSides">
              <wp:wrapPolygon edited="0">
                <wp:start x="0" y="0"/>
                <wp:lineTo x="0" y="21471"/>
                <wp:lineTo x="21533" y="21471"/>
                <wp:lineTo x="21533" y="0"/>
                <wp:lineTo x="0" y="0"/>
              </wp:wrapPolygon>
            </wp:wrapTight>
            <wp:docPr id="99" name="Imagen 9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ersonaje.png"/>
                    <pic:cNvPicPr/>
                  </pic:nvPicPr>
                  <pic:blipFill>
                    <a:blip r:embed="rId47">
                      <a:extLst>
                        <a:ext uri="{28A0092B-C50C-407E-A947-70E740481C1C}">
                          <a14:useLocalDpi xmlns:a14="http://schemas.microsoft.com/office/drawing/2010/main" val="0"/>
                        </a:ext>
                      </a:extLst>
                    </a:blip>
                    <a:stretch>
                      <a:fillRect/>
                    </a:stretch>
                  </pic:blipFill>
                  <pic:spPr>
                    <a:xfrm>
                      <a:off x="0" y="0"/>
                      <a:ext cx="3057525" cy="3181350"/>
                    </a:xfrm>
                    <a:prstGeom prst="rect">
                      <a:avLst/>
                    </a:prstGeom>
                  </pic:spPr>
                </pic:pic>
              </a:graphicData>
            </a:graphic>
          </wp:anchor>
        </w:drawing>
      </w:r>
      <w:r w:rsidR="00BB056E">
        <w:br w:type="page"/>
      </w:r>
    </w:p>
    <w:p w14:paraId="34579E19" w14:textId="77777777" w:rsidR="008963F3" w:rsidRDefault="008963F3" w:rsidP="008963F3">
      <w:pPr>
        <w:pStyle w:val="Ttulo3"/>
      </w:pPr>
      <w:r>
        <w:lastRenderedPageBreak/>
        <w:t>Diseño procedimental</w:t>
      </w:r>
    </w:p>
    <w:p w14:paraId="0A253624" w14:textId="416E2B05" w:rsidR="008963F3" w:rsidRDefault="00217FC8" w:rsidP="008963F3">
      <w:r>
        <w:t>En este apartado se muestran los detalles más relevantes de los algoritmos utilizados para la obtención de diccionario, apariciones de personajes y para la predicción de la etnia y sexo del personaje.</w:t>
      </w:r>
    </w:p>
    <w:p w14:paraId="2152C56C" w14:textId="75029DE4" w:rsidR="00217FC8" w:rsidRDefault="00217FC8" w:rsidP="00217FC8">
      <w:pPr>
        <w:sectPr w:rsidR="00217FC8" w:rsidSect="00BD0496">
          <w:pgSz w:w="11906" w:h="16838" w:code="9"/>
          <w:pgMar w:top="1418" w:right="1701" w:bottom="1418" w:left="1701" w:header="709" w:footer="709" w:gutter="0"/>
          <w:cols w:space="708"/>
          <w:titlePg/>
          <w:docGrid w:linePitch="360"/>
        </w:sectPr>
      </w:pPr>
      <w:r>
        <w:t>Los siguientes diagramas de secuencia representan la interacción de las clases de este proyecto cuando tienen lugar los algoritmos mencionados en el párrafo anterior.</w:t>
      </w:r>
    </w:p>
    <w:p w14:paraId="6DC336C6" w14:textId="7C118C68" w:rsidR="00217FC8" w:rsidRDefault="000365E0" w:rsidP="00217FC8">
      <w:r>
        <w:rPr>
          <w:noProof/>
        </w:rPr>
        <w:lastRenderedPageBreak/>
        <w:drawing>
          <wp:anchor distT="0" distB="0" distL="114300" distR="114300" simplePos="0" relativeHeight="251865088" behindDoc="1" locked="0" layoutInCell="1" allowOverlap="1" wp14:anchorId="42397FCA" wp14:editId="0F142C75">
            <wp:simplePos x="0" y="0"/>
            <wp:positionH relativeFrom="margin">
              <wp:align>right</wp:align>
            </wp:positionH>
            <wp:positionV relativeFrom="paragraph">
              <wp:posOffset>0</wp:posOffset>
            </wp:positionV>
            <wp:extent cx="8885555" cy="5100320"/>
            <wp:effectExtent l="0" t="0" r="0" b="5080"/>
            <wp:wrapTight wrapText="bothSides">
              <wp:wrapPolygon edited="0">
                <wp:start x="0" y="0"/>
                <wp:lineTo x="0" y="21541"/>
                <wp:lineTo x="21534" y="21541"/>
                <wp:lineTo x="21534" y="0"/>
                <wp:lineTo x="0" y="0"/>
              </wp:wrapPolygon>
            </wp:wrapTight>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SCreacióndict.png"/>
                    <pic:cNvPicPr/>
                  </pic:nvPicPr>
                  <pic:blipFill>
                    <a:blip r:embed="rId48">
                      <a:extLst>
                        <a:ext uri="{28A0092B-C50C-407E-A947-70E740481C1C}">
                          <a14:useLocalDpi xmlns:a14="http://schemas.microsoft.com/office/drawing/2010/main" val="0"/>
                        </a:ext>
                      </a:extLst>
                    </a:blip>
                    <a:stretch>
                      <a:fillRect/>
                    </a:stretch>
                  </pic:blipFill>
                  <pic:spPr>
                    <a:xfrm>
                      <a:off x="0" y="0"/>
                      <a:ext cx="8885982" cy="5100320"/>
                    </a:xfrm>
                    <a:prstGeom prst="rect">
                      <a:avLst/>
                    </a:prstGeom>
                  </pic:spPr>
                </pic:pic>
              </a:graphicData>
            </a:graphic>
            <wp14:sizeRelH relativeFrom="margin">
              <wp14:pctWidth>0</wp14:pctWidth>
            </wp14:sizeRelH>
            <wp14:sizeRelV relativeFrom="margin">
              <wp14:pctHeight>0</wp14:pctHeight>
            </wp14:sizeRelV>
          </wp:anchor>
        </w:drawing>
      </w:r>
      <w:r w:rsidR="00217FC8">
        <w:rPr>
          <w:noProof/>
        </w:rPr>
        <mc:AlternateContent>
          <mc:Choice Requires="wps">
            <w:drawing>
              <wp:anchor distT="0" distB="0" distL="114300" distR="114300" simplePos="0" relativeHeight="251867136" behindDoc="1" locked="0" layoutInCell="1" allowOverlap="1" wp14:anchorId="00FDF7B9" wp14:editId="484467B8">
                <wp:simplePos x="0" y="0"/>
                <wp:positionH relativeFrom="column">
                  <wp:posOffset>-5080</wp:posOffset>
                </wp:positionH>
                <wp:positionV relativeFrom="paragraph">
                  <wp:posOffset>5121910</wp:posOffset>
                </wp:positionV>
                <wp:extent cx="8886825" cy="635"/>
                <wp:effectExtent l="0" t="0" r="0" b="0"/>
                <wp:wrapTight wrapText="bothSides">
                  <wp:wrapPolygon edited="0">
                    <wp:start x="0" y="0"/>
                    <wp:lineTo x="0" y="21600"/>
                    <wp:lineTo x="21600" y="21600"/>
                    <wp:lineTo x="21600" y="0"/>
                  </wp:wrapPolygon>
                </wp:wrapTight>
                <wp:docPr id="123" name="Cuadro de texto 123"/>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06CEE0A" w14:textId="568B6677" w:rsidR="0013615A" w:rsidRPr="003B21E8" w:rsidRDefault="0013615A" w:rsidP="00217FC8">
                            <w:pPr>
                              <w:pStyle w:val="Descripcin"/>
                              <w:jc w:val="center"/>
                              <w:rPr>
                                <w:noProof/>
                              </w:rPr>
                            </w:pPr>
                            <w:r>
                              <w:t xml:space="preserve">Ilustración </w:t>
                            </w:r>
                            <w:fldSimple w:instr=" SEQ Ilustración \* ARABIC ">
                              <w:r>
                                <w:rPr>
                                  <w:noProof/>
                                </w:rPr>
                                <w:t>25</w:t>
                              </w:r>
                            </w:fldSimple>
                            <w:r>
                              <w:t xml:space="preserve"> Diagrama de secuencia para los algoritmos de creación de diccionarios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F7B9" id="Cuadro de texto 123" o:spid="_x0000_s1050" type="#_x0000_t202" style="position:absolute;left:0;text-align:left;margin-left:-.4pt;margin-top:403.3pt;width:699.75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1ttNgIAAHAEAAAOAAAAZHJzL2Uyb0RvYy54bWysVMFu2zAMvQ/YPwi6L07SNQ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" stroked="f">
                <v:textbox style="mso-fit-shape-to-text:t" inset="0,0,0,0">
                  <w:txbxContent>
                    <w:p w14:paraId="106CEE0A" w14:textId="568B6677" w:rsidR="0013615A" w:rsidRPr="003B21E8" w:rsidRDefault="0013615A" w:rsidP="00217FC8">
                      <w:pPr>
                        <w:pStyle w:val="Descripcin"/>
                        <w:jc w:val="center"/>
                        <w:rPr>
                          <w:noProof/>
                        </w:rPr>
                      </w:pPr>
                      <w:r>
                        <w:t xml:space="preserve">Ilustración </w:t>
                      </w:r>
                      <w:fldSimple w:instr=" SEQ Ilustración \* ARABIC ">
                        <w:r>
                          <w:rPr>
                            <w:noProof/>
                          </w:rPr>
                          <w:t>25</w:t>
                        </w:r>
                      </w:fldSimple>
                      <w:r>
                        <w:t xml:space="preserve"> Diagrama de secuencia para los algoritmos de creación de diccionarios</w:t>
                      </w:r>
                    </w:p>
                  </w:txbxContent>
                </v:textbox>
                <w10:wrap type="tight"/>
              </v:shape>
            </w:pict>
          </mc:Fallback>
        </mc:AlternateContent>
      </w:r>
    </w:p>
    <w:p w14:paraId="312D13DE" w14:textId="218343DB" w:rsidR="008963F3" w:rsidRDefault="000365E0" w:rsidP="008963F3">
      <w:pPr>
        <w:rPr>
          <w:sz w:val="48"/>
          <w:szCs w:val="32"/>
        </w:rPr>
      </w:pPr>
      <w:r>
        <w:rPr>
          <w:noProof/>
        </w:rPr>
        <w:lastRenderedPageBreak/>
        <w:drawing>
          <wp:anchor distT="0" distB="0" distL="114300" distR="114300" simplePos="0" relativeHeight="251868160" behindDoc="1" locked="0" layoutInCell="1" allowOverlap="1" wp14:anchorId="2FA5227F" wp14:editId="467EC9D7">
            <wp:simplePos x="0" y="0"/>
            <wp:positionH relativeFrom="margin">
              <wp:align>left</wp:align>
            </wp:positionH>
            <wp:positionV relativeFrom="paragraph">
              <wp:posOffset>0</wp:posOffset>
            </wp:positionV>
            <wp:extent cx="8891270" cy="4794885"/>
            <wp:effectExtent l="0" t="0" r="5080" b="5715"/>
            <wp:wrapTight wrapText="bothSides">
              <wp:wrapPolygon edited="0">
                <wp:start x="0" y="0"/>
                <wp:lineTo x="0" y="21540"/>
                <wp:lineTo x="21566" y="21540"/>
                <wp:lineTo x="21566" y="0"/>
                <wp:lineTo x="0" y="0"/>
              </wp:wrapPolygon>
            </wp:wrapTight>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SEtniaSexo.png"/>
                    <pic:cNvPicPr/>
                  </pic:nvPicPr>
                  <pic:blipFill>
                    <a:blip r:embed="rId49">
                      <a:extLst>
                        <a:ext uri="{28A0092B-C50C-407E-A947-70E740481C1C}">
                          <a14:useLocalDpi xmlns:a14="http://schemas.microsoft.com/office/drawing/2010/main" val="0"/>
                        </a:ext>
                      </a:extLst>
                    </a:blip>
                    <a:stretch>
                      <a:fillRect/>
                    </a:stretch>
                  </pic:blipFill>
                  <pic:spPr>
                    <a:xfrm>
                      <a:off x="0" y="0"/>
                      <a:ext cx="8891270" cy="4795362"/>
                    </a:xfrm>
                    <a:prstGeom prst="rect">
                      <a:avLst/>
                    </a:prstGeom>
                  </pic:spPr>
                </pic:pic>
              </a:graphicData>
            </a:graphic>
          </wp:anchor>
        </w:drawing>
      </w:r>
      <w:r w:rsidR="00217FC8">
        <w:rPr>
          <w:noProof/>
        </w:rPr>
        <mc:AlternateContent>
          <mc:Choice Requires="wps">
            <w:drawing>
              <wp:anchor distT="0" distB="0" distL="114300" distR="114300" simplePos="0" relativeHeight="251870208" behindDoc="1" locked="0" layoutInCell="1" allowOverlap="1" wp14:anchorId="4B1247FB" wp14:editId="43CEEA7F">
                <wp:simplePos x="0" y="0"/>
                <wp:positionH relativeFrom="column">
                  <wp:posOffset>0</wp:posOffset>
                </wp:positionH>
                <wp:positionV relativeFrom="paragraph">
                  <wp:posOffset>4852670</wp:posOffset>
                </wp:positionV>
                <wp:extent cx="8891270" cy="635"/>
                <wp:effectExtent l="0" t="0" r="0" b="0"/>
                <wp:wrapTight wrapText="bothSides">
                  <wp:wrapPolygon edited="0">
                    <wp:start x="0" y="0"/>
                    <wp:lineTo x="0" y="21600"/>
                    <wp:lineTo x="21600" y="21600"/>
                    <wp:lineTo x="21600" y="0"/>
                  </wp:wrapPolygon>
                </wp:wrapTight>
                <wp:docPr id="125" name="Cuadro de texto 125"/>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81432A8" w14:textId="6792336C" w:rsidR="0013615A" w:rsidRPr="00772961" w:rsidRDefault="0013615A" w:rsidP="00217FC8">
                            <w:pPr>
                              <w:pStyle w:val="Descripcin"/>
                              <w:jc w:val="center"/>
                              <w:rPr>
                                <w:noProof/>
                              </w:rPr>
                            </w:pPr>
                            <w:r>
                              <w:t xml:space="preserve">Ilustración </w:t>
                            </w:r>
                            <w:fldSimple w:instr=" SEQ Ilustración \* ARABIC ">
                              <w:r>
                                <w:rPr>
                                  <w:noProof/>
                                </w:rPr>
                                <w:t>26</w:t>
                              </w:r>
                            </w:fldSimple>
                            <w:r>
                              <w:t xml:space="preserve"> Diagrama de secuencia para los algoritmos de obtención de posiciones y predicción de etnia y sexo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247FB" id="Cuadro de texto 125" o:spid="_x0000_s1051" type="#_x0000_t202" style="position:absolute;left:0;text-align:left;margin-left:0;margin-top:382.1pt;width:700.1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" stroked="f">
                <v:textbox style="mso-fit-shape-to-text:t" inset="0,0,0,0">
                  <w:txbxContent>
                    <w:p w14:paraId="581432A8" w14:textId="6792336C" w:rsidR="0013615A" w:rsidRPr="00772961" w:rsidRDefault="0013615A" w:rsidP="00217FC8">
                      <w:pPr>
                        <w:pStyle w:val="Descripcin"/>
                        <w:jc w:val="center"/>
                        <w:rPr>
                          <w:noProof/>
                        </w:rPr>
                      </w:pPr>
                      <w:r>
                        <w:t xml:space="preserve">Ilustración </w:t>
                      </w:r>
                      <w:fldSimple w:instr=" SEQ Ilustración \* ARABIC ">
                        <w:r>
                          <w:rPr>
                            <w:noProof/>
                          </w:rPr>
                          <w:t>26</w:t>
                        </w:r>
                      </w:fldSimple>
                      <w:r>
                        <w:t xml:space="preserve"> Diagrama de secuencia para los algoritmos de obtención de posiciones y predicción de etnia y sexo</w:t>
                      </w:r>
                    </w:p>
                  </w:txbxContent>
                </v:textbox>
                <w10:wrap type="tight"/>
              </v:shape>
            </w:pict>
          </mc:Fallback>
        </mc:AlternateContent>
      </w:r>
      <w:r w:rsidR="008963F3">
        <w:br w:type="page"/>
      </w:r>
    </w:p>
    <w:p w14:paraId="5DCD2320" w14:textId="77777777" w:rsidR="00217FC8" w:rsidRDefault="00217FC8" w:rsidP="00266537">
      <w:pPr>
        <w:pStyle w:val="Ttulo1"/>
        <w:sectPr w:rsidR="00217FC8" w:rsidSect="00217FC8">
          <w:pgSz w:w="16838" w:h="11906" w:orient="landscape" w:code="9"/>
          <w:pgMar w:top="1701" w:right="1418" w:bottom="1701" w:left="1418" w:header="709" w:footer="709" w:gutter="0"/>
          <w:cols w:space="708"/>
          <w:titlePg/>
          <w:docGrid w:linePitch="360"/>
        </w:sectPr>
      </w:pPr>
    </w:p>
    <w:p w14:paraId="7330FB2A" w14:textId="77777777" w:rsidR="00A24F57" w:rsidRPr="00A24F57" w:rsidRDefault="00A24F57" w:rsidP="00A24F57">
      <w:pPr>
        <w:pStyle w:val="Ttulo2"/>
        <w:numPr>
          <w:ilvl w:val="0"/>
          <w:numId w:val="50"/>
        </w:numPr>
        <w:rPr>
          <w:sz w:val="48"/>
          <w:szCs w:val="32"/>
        </w:rPr>
      </w:pPr>
      <w:r>
        <w:lastRenderedPageBreak/>
        <w:t>Diseño de interfaces</w:t>
      </w:r>
    </w:p>
    <w:p w14:paraId="04770F7B" w14:textId="77777777" w:rsidR="00A24F57" w:rsidRDefault="00A24F57" w:rsidP="00A24F57">
      <w:r>
        <w:t>Al empezar el proyecto, se decidió que la interfaz iba a ser una de las cosas que habría que cambiar, sustituirla por una más vistosa y que pueda ser más entendible al usuario.</w:t>
      </w:r>
    </w:p>
    <w:p w14:paraId="6A7C4A8F" w14:textId="2EB516BA" w:rsidR="00A24F57" w:rsidRDefault="00A24F57" w:rsidP="00A24F57">
      <w:r>
        <w:rPr>
          <w:noProof/>
        </w:rPr>
        <mc:AlternateContent>
          <mc:Choice Requires="wps">
            <w:drawing>
              <wp:anchor distT="0" distB="0" distL="114300" distR="114300" simplePos="0" relativeHeight="251880448" behindDoc="1" locked="0" layoutInCell="1" allowOverlap="1" wp14:anchorId="788223EE" wp14:editId="75753538">
                <wp:simplePos x="0" y="0"/>
                <wp:positionH relativeFrom="column">
                  <wp:posOffset>0</wp:posOffset>
                </wp:positionH>
                <wp:positionV relativeFrom="paragraph">
                  <wp:posOffset>7760970</wp:posOffset>
                </wp:positionV>
                <wp:extent cx="5400040" cy="635"/>
                <wp:effectExtent l="0" t="0" r="0" b="0"/>
                <wp:wrapTight wrapText="bothSides">
                  <wp:wrapPolygon edited="0">
                    <wp:start x="0" y="0"/>
                    <wp:lineTo x="0" y="21600"/>
                    <wp:lineTo x="21600" y="21600"/>
                    <wp:lineTo x="21600" y="0"/>
                  </wp:wrapPolygon>
                </wp:wrapTight>
                <wp:docPr id="133" name="Cuadro de texto 1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5249B8" w14:textId="700D76F4" w:rsidR="0013615A" w:rsidRPr="00A778B9" w:rsidRDefault="0013615A" w:rsidP="00A24F57">
                            <w:pPr>
                              <w:pStyle w:val="Descripcin"/>
                              <w:jc w:val="center"/>
                              <w:rPr>
                                <w:noProof/>
                              </w:rPr>
                            </w:pPr>
                            <w:r>
                              <w:t xml:space="preserve">Ilustración </w:t>
                            </w:r>
                            <w:fldSimple w:instr=" SEQ Ilustración \* ARABIC ">
                              <w:r>
                                <w:rPr>
                                  <w:noProof/>
                                </w:rPr>
                                <w:t>27</w:t>
                              </w:r>
                            </w:fldSimple>
                            <w:r>
                              <w:t xml:space="preserve"> Prototipo introducir guion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223EE" id="Cuadro de texto 133" o:spid="_x0000_s1052" type="#_x0000_t202" style="position:absolute;left:0;text-align:left;margin-left:0;margin-top:611.1pt;width:425.2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" stroked="f">
                <v:textbox style="mso-fit-shape-to-text:t" inset="0,0,0,0">
                  <w:txbxContent>
                    <w:p w14:paraId="695249B8" w14:textId="700D76F4" w:rsidR="0013615A" w:rsidRPr="00A778B9" w:rsidRDefault="0013615A" w:rsidP="00A24F57">
                      <w:pPr>
                        <w:pStyle w:val="Descripcin"/>
                        <w:jc w:val="center"/>
                        <w:rPr>
                          <w:noProof/>
                        </w:rPr>
                      </w:pPr>
                      <w:r>
                        <w:t xml:space="preserve">Ilustración </w:t>
                      </w:r>
                      <w:fldSimple w:instr=" SEQ Ilustración \* ARABIC ">
                        <w:r>
                          <w:rPr>
                            <w:noProof/>
                          </w:rPr>
                          <w:t>27</w:t>
                        </w:r>
                      </w:fldSimple>
                      <w:r>
                        <w:t xml:space="preserve"> Prototipo introducir guion</w:t>
                      </w:r>
                    </w:p>
                  </w:txbxContent>
                </v:textbox>
                <w10:wrap type="tight"/>
              </v:shape>
            </w:pict>
          </mc:Fallback>
        </mc:AlternateContent>
      </w:r>
      <w:r>
        <w:rPr>
          <w:noProof/>
        </w:rPr>
        <w:drawing>
          <wp:anchor distT="0" distB="0" distL="114300" distR="114300" simplePos="0" relativeHeight="251873280" behindDoc="1" locked="0" layoutInCell="1" allowOverlap="1" wp14:anchorId="610C5051" wp14:editId="35D7971C">
            <wp:simplePos x="0" y="0"/>
            <wp:positionH relativeFrom="margin">
              <wp:align>right</wp:align>
            </wp:positionH>
            <wp:positionV relativeFrom="paragraph">
              <wp:posOffset>4665980</wp:posOffset>
            </wp:positionV>
            <wp:extent cx="5400040" cy="3037840"/>
            <wp:effectExtent l="0" t="0" r="0" b="0"/>
            <wp:wrapTight wrapText="bothSides">
              <wp:wrapPolygon edited="0">
                <wp:start x="0" y="0"/>
                <wp:lineTo x="0" y="21401"/>
                <wp:lineTo x="21488" y="21401"/>
                <wp:lineTo x="21488" y="0"/>
                <wp:lineTo x="0" y="0"/>
              </wp:wrapPolygon>
            </wp:wrapTight>
            <wp:docPr id="129" name="Imagen 12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troducirGuionPrototip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78400" behindDoc="1" locked="0" layoutInCell="1" allowOverlap="1" wp14:anchorId="59DFE2ED" wp14:editId="212A2519">
                <wp:simplePos x="0" y="0"/>
                <wp:positionH relativeFrom="column">
                  <wp:posOffset>0</wp:posOffset>
                </wp:positionH>
                <wp:positionV relativeFrom="paragraph">
                  <wp:posOffset>4084320</wp:posOffset>
                </wp:positionV>
                <wp:extent cx="5400040" cy="635"/>
                <wp:effectExtent l="0" t="0" r="0" b="0"/>
                <wp:wrapTight wrapText="bothSides">
                  <wp:wrapPolygon edited="0">
                    <wp:start x="0" y="0"/>
                    <wp:lineTo x="0" y="21600"/>
                    <wp:lineTo x="21600" y="21600"/>
                    <wp:lineTo x="21600" y="0"/>
                  </wp:wrapPolygon>
                </wp:wrapTight>
                <wp:docPr id="132" name="Cuadro de texto 1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1B1D3" w14:textId="1A8A1E50" w:rsidR="0013615A" w:rsidRPr="00797792" w:rsidRDefault="0013615A" w:rsidP="00A24F57">
                            <w:pPr>
                              <w:pStyle w:val="Descripcin"/>
                              <w:jc w:val="center"/>
                              <w:rPr>
                                <w:noProof/>
                              </w:rPr>
                            </w:pPr>
                            <w:r>
                              <w:t xml:space="preserve">Ilustración </w:t>
                            </w:r>
                            <w:fldSimple w:instr=" SEQ Ilustración \* ARABIC ">
                              <w:r>
                                <w:rPr>
                                  <w:noProof/>
                                </w:rPr>
                                <w:t>28</w:t>
                              </w:r>
                            </w:fldSimple>
                            <w:r>
                              <w:t xml:space="preserve"> Prototipo selección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FE2ED" id="Cuadro de texto 132" o:spid="_x0000_s1053" type="#_x0000_t202" style="position:absolute;left:0;text-align:left;margin-left:0;margin-top:321.6pt;width:425.2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" stroked="f">
                <v:textbox style="mso-fit-shape-to-text:t" inset="0,0,0,0">
                  <w:txbxContent>
                    <w:p w14:paraId="1A01B1D3" w14:textId="1A8A1E50" w:rsidR="0013615A" w:rsidRPr="00797792" w:rsidRDefault="0013615A" w:rsidP="00A24F57">
                      <w:pPr>
                        <w:pStyle w:val="Descripcin"/>
                        <w:jc w:val="center"/>
                        <w:rPr>
                          <w:noProof/>
                        </w:rPr>
                      </w:pPr>
                      <w:r>
                        <w:t xml:space="preserve">Ilustración </w:t>
                      </w:r>
                      <w:fldSimple w:instr=" SEQ Ilustración \* ARABIC ">
                        <w:r>
                          <w:rPr>
                            <w:noProof/>
                          </w:rPr>
                          <w:t>28</w:t>
                        </w:r>
                      </w:fldSimple>
                      <w:r>
                        <w:t xml:space="preserve"> Prototipo selección</w:t>
                      </w:r>
                    </w:p>
                  </w:txbxContent>
                </v:textbox>
                <w10:wrap type="tight"/>
              </v:shape>
            </w:pict>
          </mc:Fallback>
        </mc:AlternateContent>
      </w:r>
      <w:r>
        <w:rPr>
          <w:noProof/>
        </w:rPr>
        <w:drawing>
          <wp:anchor distT="0" distB="0" distL="114300" distR="114300" simplePos="0" relativeHeight="251872256" behindDoc="1" locked="0" layoutInCell="1" allowOverlap="1" wp14:anchorId="2909A008" wp14:editId="359D71BA">
            <wp:simplePos x="0" y="0"/>
            <wp:positionH relativeFrom="margin">
              <wp:align>right</wp:align>
            </wp:positionH>
            <wp:positionV relativeFrom="paragraph">
              <wp:posOffset>989330</wp:posOffset>
            </wp:positionV>
            <wp:extent cx="5400040" cy="3037840"/>
            <wp:effectExtent l="0" t="0" r="0" b="0"/>
            <wp:wrapTight wrapText="bothSides">
              <wp:wrapPolygon edited="0">
                <wp:start x="0" y="0"/>
                <wp:lineTo x="0" y="21401"/>
                <wp:lineTo x="21488" y="21401"/>
                <wp:lineTo x="21488" y="0"/>
                <wp:lineTo x="0" y="0"/>
              </wp:wrapPolygon>
            </wp:wrapTight>
            <wp:docPr id="127" name="Imagen 1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omePrototip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Para ello se desarrollaron una serie de prototipos sobre algunas pantallas de la aplicación. Estos prototipos han sido realizados con la herramienta de Adobe XD</w:t>
      </w:r>
      <w:r w:rsidR="005C31DD">
        <w:fldChar w:fldCharType="begin"/>
      </w:r>
      <w:r w:rsidR="00693A99">
        <w:instrText xml:space="preserve"> ADDIN ZOTERO_ITEM CSL_CITATION {"citationID":"om2L2jeZ","properties":{"formattedCitation":"(5)","plainCitation":"(5)","noteIndex":0},"citationItems":[{"id":161,"uris":["http://zotero.org/users/local/7KpN74TT/items/HVH5PR8E"],"uri":["http://zotero.org/users/local/7KpN74TT/items/HVH5PR8E"],"itemData":{"id":161,"type":"webpage","abstract":"Diseña, crea prototipos y comparte experiencias de usuario atractivas en diferentes plataformas, pantallas y dispositivos con Adobe XD.","language":"es","title":"Crea y comparte diseños, maquetas y prototipos rápidamente | Adobe XD","URL":"https://www.adobe.com/es/products/xd/details.html","accessed":{"date-parts":[["2020",2,5]]}}}],"schema":"https://github.com/citation-style-language/schema/raw/master/csl-citation.json"} </w:instrText>
      </w:r>
      <w:r w:rsidR="005C31DD">
        <w:fldChar w:fldCharType="separate"/>
      </w:r>
      <w:r w:rsidR="00693A99" w:rsidRPr="00693A99">
        <w:rPr>
          <w:rFonts w:cs="Liberation Serif"/>
        </w:rPr>
        <w:t>(5)</w:t>
      </w:r>
      <w:r w:rsidR="005C31DD">
        <w:fldChar w:fldCharType="end"/>
      </w:r>
      <w:r>
        <w:t>, una herramienta que permite la realización de prototipos, tanto móviles como web. Permite además exportar los prototipos en distintos tipos de formato de imagen. Algunos de los prototipos que se realizaron fueron los siguientes:</w:t>
      </w:r>
    </w:p>
    <w:p w14:paraId="7FA0A597" w14:textId="57217B4B" w:rsidR="000365E0" w:rsidRDefault="00A24F57" w:rsidP="00A24F57">
      <w:pPr>
        <w:rPr>
          <w:sz w:val="48"/>
          <w:szCs w:val="32"/>
        </w:rPr>
      </w:pPr>
      <w:r>
        <w:rPr>
          <w:noProof/>
        </w:rPr>
        <w:lastRenderedPageBreak/>
        <mc:AlternateContent>
          <mc:Choice Requires="wps">
            <w:drawing>
              <wp:anchor distT="0" distB="0" distL="114300" distR="114300" simplePos="0" relativeHeight="251884544" behindDoc="1" locked="0" layoutInCell="1" allowOverlap="1" wp14:anchorId="3A83CC4E" wp14:editId="6E81B448">
                <wp:simplePos x="0" y="0"/>
                <wp:positionH relativeFrom="column">
                  <wp:posOffset>0</wp:posOffset>
                </wp:positionH>
                <wp:positionV relativeFrom="paragraph">
                  <wp:posOffset>6906260</wp:posOffset>
                </wp:positionV>
                <wp:extent cx="5400040" cy="635"/>
                <wp:effectExtent l="0" t="0" r="0" b="0"/>
                <wp:wrapTight wrapText="bothSides">
                  <wp:wrapPolygon edited="0">
                    <wp:start x="0" y="0"/>
                    <wp:lineTo x="0" y="21600"/>
                    <wp:lineTo x="21600" y="21600"/>
                    <wp:lineTo x="21600" y="0"/>
                  </wp:wrapPolygon>
                </wp:wrapTight>
                <wp:docPr id="135" name="Cuadro de texto 1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992D880" w14:textId="56384FBE" w:rsidR="0013615A" w:rsidRPr="002C028B" w:rsidRDefault="0013615A" w:rsidP="00A24F57">
                            <w:pPr>
                              <w:pStyle w:val="Descripcin"/>
                              <w:jc w:val="center"/>
                              <w:rPr>
                                <w:noProof/>
                              </w:rPr>
                            </w:pPr>
                            <w:r>
                              <w:t xml:space="preserve">Ilustración </w:t>
                            </w:r>
                            <w:fldSimple w:instr=" SEQ Ilustración \* ARABIC ">
                              <w:r>
                                <w:rPr>
                                  <w:noProof/>
                                </w:rPr>
                                <w:t>29</w:t>
                              </w:r>
                            </w:fldSimple>
                            <w:r>
                              <w:t xml:space="preserve"> Prototipo visualización de la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3CC4E" id="Cuadro de texto 135" o:spid="_x0000_s1054" type="#_x0000_t202" style="position:absolute;left:0;text-align:left;margin-left:0;margin-top:543.8pt;width:425.2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" stroked="f">
                <v:textbox style="mso-fit-shape-to-text:t" inset="0,0,0,0">
                  <w:txbxContent>
                    <w:p w14:paraId="1992D880" w14:textId="56384FBE" w:rsidR="0013615A" w:rsidRPr="002C028B" w:rsidRDefault="0013615A" w:rsidP="00A24F57">
                      <w:pPr>
                        <w:pStyle w:val="Descripcin"/>
                        <w:jc w:val="center"/>
                        <w:rPr>
                          <w:noProof/>
                        </w:rPr>
                      </w:pPr>
                      <w:r>
                        <w:t xml:space="preserve">Ilustración </w:t>
                      </w:r>
                      <w:fldSimple w:instr=" SEQ Ilustración \* ARABIC ">
                        <w:r>
                          <w:rPr>
                            <w:noProof/>
                          </w:rPr>
                          <w:t>29</w:t>
                        </w:r>
                      </w:fldSimple>
                      <w:r>
                        <w:t xml:space="preserve"> Prototipo visualización de la red</w:t>
                      </w:r>
                    </w:p>
                  </w:txbxContent>
                </v:textbox>
                <w10:wrap type="tight"/>
              </v:shape>
            </w:pict>
          </mc:Fallback>
        </mc:AlternateContent>
      </w:r>
      <w:r>
        <w:rPr>
          <w:noProof/>
        </w:rPr>
        <w:drawing>
          <wp:anchor distT="0" distB="0" distL="114300" distR="114300" simplePos="0" relativeHeight="251875328" behindDoc="1" locked="0" layoutInCell="1" allowOverlap="1" wp14:anchorId="5FCB0473" wp14:editId="120B6514">
            <wp:simplePos x="0" y="0"/>
            <wp:positionH relativeFrom="margin">
              <wp:align>right</wp:align>
            </wp:positionH>
            <wp:positionV relativeFrom="paragraph">
              <wp:posOffset>3811270</wp:posOffset>
            </wp:positionV>
            <wp:extent cx="5400040" cy="3037840"/>
            <wp:effectExtent l="0" t="0" r="0" b="0"/>
            <wp:wrapTight wrapText="bothSides">
              <wp:wrapPolygon edited="0">
                <wp:start x="0" y="0"/>
                <wp:lineTo x="0" y="21401"/>
                <wp:lineTo x="21488" y="21401"/>
                <wp:lineTo x="21488" y="0"/>
                <wp:lineTo x="0" y="0"/>
              </wp:wrapPolygon>
            </wp:wrapTight>
            <wp:docPr id="131" name="Imagen 1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isualización de redPrototip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2496" behindDoc="1" locked="0" layoutInCell="1" allowOverlap="1" wp14:anchorId="14BA8D28" wp14:editId="002DC3F9">
                <wp:simplePos x="0" y="0"/>
                <wp:positionH relativeFrom="column">
                  <wp:posOffset>0</wp:posOffset>
                </wp:positionH>
                <wp:positionV relativeFrom="paragraph">
                  <wp:posOffset>3255645</wp:posOffset>
                </wp:positionV>
                <wp:extent cx="5400040" cy="635"/>
                <wp:effectExtent l="0" t="0" r="0" b="0"/>
                <wp:wrapTight wrapText="bothSides">
                  <wp:wrapPolygon edited="0">
                    <wp:start x="0" y="0"/>
                    <wp:lineTo x="0" y="21600"/>
                    <wp:lineTo x="21600" y="21600"/>
                    <wp:lineTo x="21600" y="0"/>
                  </wp:wrapPolygon>
                </wp:wrapTight>
                <wp:docPr id="134" name="Cuadro de texto 1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D47936" w14:textId="34A8986B" w:rsidR="0013615A" w:rsidRPr="003A6382" w:rsidRDefault="0013615A" w:rsidP="00A24F57">
                            <w:pPr>
                              <w:pStyle w:val="Descripcin"/>
                              <w:jc w:val="center"/>
                              <w:rPr>
                                <w:noProof/>
                              </w:rPr>
                            </w:pPr>
                            <w:r>
                              <w:t xml:space="preserve">Ilustración </w:t>
                            </w:r>
                            <w:fldSimple w:instr=" SEQ Ilustración \* ARABIC ">
                              <w:r>
                                <w:rPr>
                                  <w:noProof/>
                                </w:rPr>
                                <w:t>30</w:t>
                              </w:r>
                            </w:fldSimple>
                            <w:r>
                              <w:t xml:space="preserve"> Prototipo modificar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A8D28" id="Cuadro de texto 134" o:spid="_x0000_s1055" type="#_x0000_t202" style="position:absolute;left:0;text-align:left;margin-left:0;margin-top:256.35pt;width:425.2pt;height:.0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" stroked="f">
                <v:textbox style="mso-fit-shape-to-text:t" inset="0,0,0,0">
                  <w:txbxContent>
                    <w:p w14:paraId="51D47936" w14:textId="34A8986B" w:rsidR="0013615A" w:rsidRPr="003A6382" w:rsidRDefault="0013615A" w:rsidP="00A24F57">
                      <w:pPr>
                        <w:pStyle w:val="Descripcin"/>
                        <w:jc w:val="center"/>
                        <w:rPr>
                          <w:noProof/>
                        </w:rPr>
                      </w:pPr>
                      <w:r>
                        <w:t xml:space="preserve">Ilustración </w:t>
                      </w:r>
                      <w:fldSimple w:instr=" SEQ Ilustración \* ARABIC ">
                        <w:r>
                          <w:rPr>
                            <w:noProof/>
                          </w:rPr>
                          <w:t>30</w:t>
                        </w:r>
                      </w:fldSimple>
                      <w:r>
                        <w:t xml:space="preserve"> Prototipo modificar diccionario</w:t>
                      </w:r>
                    </w:p>
                  </w:txbxContent>
                </v:textbox>
                <w10:wrap type="tight"/>
              </v:shape>
            </w:pict>
          </mc:Fallback>
        </mc:AlternateContent>
      </w:r>
      <w:r>
        <w:rPr>
          <w:noProof/>
        </w:rPr>
        <w:drawing>
          <wp:anchor distT="0" distB="0" distL="114300" distR="114300" simplePos="0" relativeHeight="251874304" behindDoc="1" locked="0" layoutInCell="1" allowOverlap="1" wp14:anchorId="3607019D" wp14:editId="6D02416A">
            <wp:simplePos x="0" y="0"/>
            <wp:positionH relativeFrom="margin">
              <wp:align>right</wp:align>
            </wp:positionH>
            <wp:positionV relativeFrom="paragraph">
              <wp:posOffset>160655</wp:posOffset>
            </wp:positionV>
            <wp:extent cx="5400040" cy="3037840"/>
            <wp:effectExtent l="0" t="0" r="0" b="0"/>
            <wp:wrapTight wrapText="bothSides">
              <wp:wrapPolygon edited="0">
                <wp:start x="0" y="0"/>
                <wp:lineTo x="0" y="21401"/>
                <wp:lineTo x="21488" y="21401"/>
                <wp:lineTo x="21488" y="0"/>
                <wp:lineTo x="0" y="0"/>
              </wp:wrapPolygon>
            </wp:wrapTight>
            <wp:docPr id="130" name="Imagen 1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odificarPersonajesPrototip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0365E0">
        <w:br w:type="page"/>
      </w:r>
    </w:p>
    <w:p w14:paraId="578E1421" w14:textId="77777777" w:rsidR="00A24F57" w:rsidRDefault="00A24F57" w:rsidP="00A24F57">
      <w:r>
        <w:rPr>
          <w:noProof/>
        </w:rPr>
        <w:lastRenderedPageBreak/>
        <mc:AlternateContent>
          <mc:Choice Requires="wps">
            <w:drawing>
              <wp:anchor distT="0" distB="0" distL="114300" distR="114300" simplePos="0" relativeHeight="251886592" behindDoc="1" locked="0" layoutInCell="1" allowOverlap="1" wp14:anchorId="76B42292" wp14:editId="3B850A60">
                <wp:simplePos x="0" y="0"/>
                <wp:positionH relativeFrom="column">
                  <wp:posOffset>0</wp:posOffset>
                </wp:positionH>
                <wp:positionV relativeFrom="paragraph">
                  <wp:posOffset>3817620</wp:posOffset>
                </wp:positionV>
                <wp:extent cx="5400040" cy="635"/>
                <wp:effectExtent l="0" t="0" r="0" b="0"/>
                <wp:wrapTight wrapText="bothSides">
                  <wp:wrapPolygon edited="0">
                    <wp:start x="0" y="0"/>
                    <wp:lineTo x="0" y="21600"/>
                    <wp:lineTo x="21600" y="21600"/>
                    <wp:lineTo x="21600" y="0"/>
                  </wp:wrapPolygon>
                </wp:wrapTight>
                <wp:docPr id="136" name="Cuadro de texto 1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CA8FCD8" w14:textId="34BBD9D7" w:rsidR="0013615A" w:rsidRPr="00EB171D" w:rsidRDefault="0013615A" w:rsidP="00A24F57">
                            <w:pPr>
                              <w:pStyle w:val="Descripcin"/>
                              <w:jc w:val="center"/>
                              <w:rPr>
                                <w:noProof/>
                              </w:rPr>
                            </w:pPr>
                            <w:r>
                              <w:t xml:space="preserve">Ilustración </w:t>
                            </w:r>
                            <w:fldSimple w:instr=" SEQ Ilustración \* ARABIC ">
                              <w:r>
                                <w:rPr>
                                  <w:noProof/>
                                </w:rPr>
                                <w:t>31</w:t>
                              </w:r>
                            </w:fldSimple>
                            <w:r>
                              <w:t xml:space="preserve"> Prototipo extración caracterísiticas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42292" id="Cuadro de texto 136" o:spid="_x0000_s1056" type="#_x0000_t202" style="position:absolute;left:0;text-align:left;margin-left:0;margin-top:300.6pt;width:425.2pt;height:.05pt;z-index:-25142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" stroked="f">
                <v:textbox style="mso-fit-shape-to-text:t" inset="0,0,0,0">
                  <w:txbxContent>
                    <w:p w14:paraId="2CA8FCD8" w14:textId="34BBD9D7" w:rsidR="0013615A" w:rsidRPr="00EB171D" w:rsidRDefault="0013615A" w:rsidP="00A24F57">
                      <w:pPr>
                        <w:pStyle w:val="Descripcin"/>
                        <w:jc w:val="center"/>
                        <w:rPr>
                          <w:noProof/>
                        </w:rPr>
                      </w:pPr>
                      <w:r>
                        <w:t xml:space="preserve">Ilustración </w:t>
                      </w:r>
                      <w:fldSimple w:instr=" SEQ Ilustración \* ARABIC ">
                        <w:r>
                          <w:rPr>
                            <w:noProof/>
                          </w:rPr>
                          <w:t>31</w:t>
                        </w:r>
                      </w:fldSimple>
                      <w:r>
                        <w:t xml:space="preserve"> Prototipo extración caracterísiticas</w:t>
                      </w:r>
                    </w:p>
                  </w:txbxContent>
                </v:textbox>
                <w10:wrap type="tight"/>
              </v:shape>
            </w:pict>
          </mc:Fallback>
        </mc:AlternateContent>
      </w:r>
      <w:r>
        <w:rPr>
          <w:noProof/>
        </w:rPr>
        <w:drawing>
          <wp:anchor distT="0" distB="0" distL="114300" distR="114300" simplePos="0" relativeHeight="251871232" behindDoc="1" locked="0" layoutInCell="1" allowOverlap="1" wp14:anchorId="46E9C9BF" wp14:editId="77996578">
            <wp:simplePos x="0" y="0"/>
            <wp:positionH relativeFrom="margin">
              <wp:align>right</wp:align>
            </wp:positionH>
            <wp:positionV relativeFrom="paragraph">
              <wp:posOffset>722630</wp:posOffset>
            </wp:positionV>
            <wp:extent cx="5400040" cy="3037840"/>
            <wp:effectExtent l="0" t="0" r="0" b="0"/>
            <wp:wrapTight wrapText="bothSides">
              <wp:wrapPolygon edited="0">
                <wp:start x="0" y="0"/>
                <wp:lineTo x="0" y="21401"/>
                <wp:lineTo x="21488" y="21401"/>
                <wp:lineTo x="21488" y="0"/>
                <wp:lineTo x="0" y="0"/>
              </wp:wrapPolygon>
            </wp:wrapTight>
            <wp:docPr id="126" name="Imagen 12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xtracción característicasPrototip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8640" behindDoc="1" locked="0" layoutInCell="1" allowOverlap="1" wp14:anchorId="059D86E6" wp14:editId="1EE02E3C">
                <wp:simplePos x="0" y="0"/>
                <wp:positionH relativeFrom="column">
                  <wp:posOffset>0</wp:posOffset>
                </wp:positionH>
                <wp:positionV relativeFrom="paragraph">
                  <wp:posOffset>7656195</wp:posOffset>
                </wp:positionV>
                <wp:extent cx="5400040" cy="635"/>
                <wp:effectExtent l="0" t="0" r="0" b="0"/>
                <wp:wrapTight wrapText="bothSides">
                  <wp:wrapPolygon edited="0">
                    <wp:start x="0" y="0"/>
                    <wp:lineTo x="0" y="21600"/>
                    <wp:lineTo x="21600" y="21600"/>
                    <wp:lineTo x="21600" y="0"/>
                  </wp:wrapPolygon>
                </wp:wrapTight>
                <wp:docPr id="137" name="Cuadro de texto 1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B9A5533" w14:textId="3C36F2C5" w:rsidR="0013615A" w:rsidRPr="00D4625F" w:rsidRDefault="0013615A" w:rsidP="00A24F57">
                            <w:pPr>
                              <w:pStyle w:val="Descripcin"/>
                              <w:jc w:val="center"/>
                              <w:rPr>
                                <w:noProof/>
                              </w:rPr>
                            </w:pPr>
                            <w:r>
                              <w:t xml:space="preserve">Ilustración </w:t>
                            </w:r>
                            <w:fldSimple w:instr=" SEQ Ilustración \* ARABIC ">
                              <w:r>
                                <w:rPr>
                                  <w:noProof/>
                                </w:rPr>
                                <w:t>32</w:t>
                              </w:r>
                            </w:fldSimple>
                            <w:r>
                              <w:t xml:space="preserve"> Prototipo informe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86E6" id="Cuadro de texto 137" o:spid="_x0000_s1057" type="#_x0000_t202" style="position:absolute;left:0;text-align:left;margin-left:0;margin-top:602.85pt;width:425.2pt;height:.05pt;z-index:-25142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kNQIAAHAEAAAOAAAAZHJzL2Uyb0RvYy54bWysVMFu2zAMvQ/YPwi6L3aath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" stroked="f">
                <v:textbox style="mso-fit-shape-to-text:t" inset="0,0,0,0">
                  <w:txbxContent>
                    <w:p w14:paraId="4B9A5533" w14:textId="3C36F2C5" w:rsidR="0013615A" w:rsidRPr="00D4625F" w:rsidRDefault="0013615A" w:rsidP="00A24F57">
                      <w:pPr>
                        <w:pStyle w:val="Descripcin"/>
                        <w:jc w:val="center"/>
                        <w:rPr>
                          <w:noProof/>
                        </w:rPr>
                      </w:pPr>
                      <w:r>
                        <w:t xml:space="preserve">Ilustración </w:t>
                      </w:r>
                      <w:fldSimple w:instr=" SEQ Ilustración \* ARABIC ">
                        <w:r>
                          <w:rPr>
                            <w:noProof/>
                          </w:rPr>
                          <w:t>32</w:t>
                        </w:r>
                      </w:fldSimple>
                      <w:r>
                        <w:t xml:space="preserve"> Prototipo informe</w:t>
                      </w:r>
                    </w:p>
                  </w:txbxContent>
                </v:textbox>
                <w10:wrap type="tight"/>
              </v:shape>
            </w:pict>
          </mc:Fallback>
        </mc:AlternateContent>
      </w:r>
      <w:r>
        <w:rPr>
          <w:noProof/>
        </w:rPr>
        <w:drawing>
          <wp:anchor distT="0" distB="0" distL="114300" distR="114300" simplePos="0" relativeHeight="251876352" behindDoc="1" locked="0" layoutInCell="1" allowOverlap="1" wp14:anchorId="1504E89C" wp14:editId="4FED8160">
            <wp:simplePos x="0" y="0"/>
            <wp:positionH relativeFrom="margin">
              <wp:align>right</wp:align>
            </wp:positionH>
            <wp:positionV relativeFrom="paragraph">
              <wp:posOffset>4561205</wp:posOffset>
            </wp:positionV>
            <wp:extent cx="5400040" cy="3037840"/>
            <wp:effectExtent l="0" t="0" r="0" b="0"/>
            <wp:wrapTight wrapText="bothSides">
              <wp:wrapPolygon edited="0">
                <wp:start x="0" y="0"/>
                <wp:lineTo x="0" y="21401"/>
                <wp:lineTo x="21488" y="21401"/>
                <wp:lineTo x="21488" y="0"/>
                <wp:lineTo x="0" y="0"/>
              </wp:wrapPolygon>
            </wp:wrapTight>
            <wp:docPr id="128" name="Imagen 12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formePrototip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br w:type="page"/>
      </w:r>
    </w:p>
    <w:p w14:paraId="13EEA9CB" w14:textId="7746B0BC" w:rsidR="00A24F57" w:rsidRDefault="00A24F57" w:rsidP="00A24F57">
      <w:r>
        <w:lastRenderedPageBreak/>
        <w:t>Estos fueron los primeros prototipos, una ventaja de su realización es que al ser una evolución de un proyecto anterior (Ububooknet), ya existía una interfaz anterior, por lo tanto, se sabía como podría desarrollarse la nueva interfaz conociendo la anterior.</w:t>
      </w:r>
    </w:p>
    <w:p w14:paraId="6DF717ED" w14:textId="42B9D4B0" w:rsidR="00A24F57" w:rsidRDefault="005C31DD" w:rsidP="00A24F57">
      <w:r>
        <w:rPr>
          <w:noProof/>
        </w:rPr>
        <mc:AlternateContent>
          <mc:Choice Requires="wps">
            <w:drawing>
              <wp:anchor distT="0" distB="0" distL="114300" distR="114300" simplePos="0" relativeHeight="251896832" behindDoc="1" locked="0" layoutInCell="1" allowOverlap="1" wp14:anchorId="6E21468A" wp14:editId="237BA73A">
                <wp:simplePos x="0" y="0"/>
                <wp:positionH relativeFrom="column">
                  <wp:posOffset>0</wp:posOffset>
                </wp:positionH>
                <wp:positionV relativeFrom="paragraph">
                  <wp:posOffset>3159760</wp:posOffset>
                </wp:positionV>
                <wp:extent cx="5400040" cy="635"/>
                <wp:effectExtent l="0" t="0" r="0" b="0"/>
                <wp:wrapTight wrapText="bothSides">
                  <wp:wrapPolygon edited="0">
                    <wp:start x="0" y="0"/>
                    <wp:lineTo x="0" y="21600"/>
                    <wp:lineTo x="21600" y="21600"/>
                    <wp:lineTo x="21600" y="0"/>
                  </wp:wrapPolygon>
                </wp:wrapTight>
                <wp:docPr id="144" name="Cuadro de texto 1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78FEF0" w14:textId="1BEA4CA5" w:rsidR="0013615A" w:rsidRPr="00964EB6" w:rsidRDefault="0013615A" w:rsidP="005C31DD">
                            <w:pPr>
                              <w:pStyle w:val="Descripcin"/>
                              <w:jc w:val="center"/>
                              <w:rPr>
                                <w:noProof/>
                              </w:rPr>
                            </w:pPr>
                            <w:r>
                              <w:t xml:space="preserve">Ilustración </w:t>
                            </w:r>
                            <w:fldSimple w:instr=" SEQ Ilustración \* ARABIC ">
                              <w:r>
                                <w:rPr>
                                  <w:noProof/>
                                </w:rPr>
                                <w:t>33</w:t>
                              </w:r>
                            </w:fldSimple>
                            <w:r>
                              <w:t xml:space="preserve"> Seleccion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468A" id="Cuadro de texto 144" o:spid="_x0000_s1058" type="#_x0000_t202" style="position:absolute;left:0;text-align:left;margin-left:0;margin-top:248.8pt;width:425.2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NoNQIAAHAEAAAOAAAAZHJzL2Uyb0RvYy54bWysVMFu2zAMvQ/YPwi6L3bStB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" stroked="f">
                <v:textbox style="mso-fit-shape-to-text:t" inset="0,0,0,0">
                  <w:txbxContent>
                    <w:p w14:paraId="3B78FEF0" w14:textId="1BEA4CA5" w:rsidR="0013615A" w:rsidRPr="00964EB6" w:rsidRDefault="0013615A" w:rsidP="005C31DD">
                      <w:pPr>
                        <w:pStyle w:val="Descripcin"/>
                        <w:jc w:val="center"/>
                        <w:rPr>
                          <w:noProof/>
                        </w:rPr>
                      </w:pPr>
                      <w:r>
                        <w:t xml:space="preserve">Ilustración </w:t>
                      </w:r>
                      <w:fldSimple w:instr=" SEQ Ilustración \* ARABIC ">
                        <w:r>
                          <w:rPr>
                            <w:noProof/>
                          </w:rPr>
                          <w:t>33</w:t>
                        </w:r>
                      </w:fldSimple>
                      <w:r>
                        <w:t xml:space="preserve"> Seleccion final</w:t>
                      </w:r>
                    </w:p>
                  </w:txbxContent>
                </v:textbox>
                <w10:wrap type="tight"/>
              </v:shape>
            </w:pict>
          </mc:Fallback>
        </mc:AlternateContent>
      </w:r>
      <w:r>
        <w:rPr>
          <w:noProof/>
        </w:rPr>
        <w:drawing>
          <wp:anchor distT="0" distB="0" distL="114300" distR="114300" simplePos="0" relativeHeight="251892736" behindDoc="1" locked="0" layoutInCell="1" allowOverlap="1" wp14:anchorId="349968CB" wp14:editId="7D8E225A">
            <wp:simplePos x="0" y="0"/>
            <wp:positionH relativeFrom="margin">
              <wp:align>right</wp:align>
            </wp:positionH>
            <wp:positionV relativeFrom="paragraph">
              <wp:posOffset>500380</wp:posOffset>
            </wp:positionV>
            <wp:extent cx="5400040" cy="2602230"/>
            <wp:effectExtent l="0" t="0" r="0" b="7620"/>
            <wp:wrapTight wrapText="bothSides">
              <wp:wrapPolygon edited="0">
                <wp:start x="0" y="0"/>
                <wp:lineTo x="0" y="21505"/>
                <wp:lineTo x="21488" y="21505"/>
                <wp:lineTo x="21488" y="0"/>
                <wp:lineTo x="0" y="0"/>
              </wp:wrapPolygon>
            </wp:wrapTight>
            <wp:docPr id="142" name="Imagen 142" descr="Captura de pantalla de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elecci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2602230"/>
                    </a:xfrm>
                    <a:prstGeom prst="rect">
                      <a:avLst/>
                    </a:prstGeom>
                  </pic:spPr>
                </pic:pic>
              </a:graphicData>
            </a:graphic>
          </wp:anchor>
        </w:drawing>
      </w:r>
      <w:r>
        <w:t>Al final, a lo largo del proyecto, se fueron cambiando los colores y diseños de la interfaz hasta conseguir los finales que son los siguientes:</w:t>
      </w:r>
    </w:p>
    <w:p w14:paraId="6377887B" w14:textId="33644D89" w:rsidR="005C31DD" w:rsidRPr="00A24F57" w:rsidRDefault="005C31DD" w:rsidP="00A24F57"/>
    <w:p w14:paraId="6EC2791C" w14:textId="5C05F20B" w:rsidR="00A24F57" w:rsidRDefault="005C31DD">
      <w:pPr>
        <w:ind w:firstLine="0"/>
        <w:jc w:val="left"/>
        <w:rPr>
          <w:rFonts w:eastAsiaTheme="majorEastAsia" w:cstheme="majorBidi"/>
          <w:b/>
          <w:sz w:val="48"/>
          <w:szCs w:val="32"/>
        </w:rPr>
      </w:pPr>
      <w:r>
        <w:rPr>
          <w:noProof/>
        </w:rPr>
        <mc:AlternateContent>
          <mc:Choice Requires="wps">
            <w:drawing>
              <wp:anchor distT="0" distB="0" distL="114300" distR="114300" simplePos="0" relativeHeight="251898880" behindDoc="1" locked="0" layoutInCell="1" allowOverlap="1" wp14:anchorId="6B2380E9" wp14:editId="63A2C1FD">
                <wp:simplePos x="0" y="0"/>
                <wp:positionH relativeFrom="column">
                  <wp:posOffset>0</wp:posOffset>
                </wp:positionH>
                <wp:positionV relativeFrom="paragraph">
                  <wp:posOffset>3220085</wp:posOffset>
                </wp:positionV>
                <wp:extent cx="5400040" cy="635"/>
                <wp:effectExtent l="0" t="0" r="0" b="0"/>
                <wp:wrapTight wrapText="bothSides">
                  <wp:wrapPolygon edited="0">
                    <wp:start x="0" y="0"/>
                    <wp:lineTo x="0" y="21600"/>
                    <wp:lineTo x="21600" y="21600"/>
                    <wp:lineTo x="21600" y="0"/>
                  </wp:wrapPolygon>
                </wp:wrapTight>
                <wp:docPr id="145" name="Cuadro de texto 1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074E2A" w14:textId="5A2F1A40" w:rsidR="0013615A" w:rsidRPr="00672DFB" w:rsidRDefault="0013615A" w:rsidP="005C31DD">
                            <w:pPr>
                              <w:pStyle w:val="Descripcin"/>
                              <w:jc w:val="center"/>
                              <w:rPr>
                                <w:noProof/>
                              </w:rPr>
                            </w:pPr>
                            <w:r>
                              <w:t xml:space="preserve">Ilustración </w:t>
                            </w:r>
                            <w:fldSimple w:instr=" SEQ Ilustración \* ARABIC ">
                              <w:r>
                                <w:rPr>
                                  <w:noProof/>
                                </w:rPr>
                                <w:t>34</w:t>
                              </w:r>
                            </w:fldSimple>
                            <w:r>
                              <w:t xml:space="preserve"> Introducir guion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380E9" id="Cuadro de texto 145" o:spid="_x0000_s1059" type="#_x0000_t202" style="position:absolute;margin-left:0;margin-top:253.55pt;width:425.2pt;height:.0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" stroked="f">
                <v:textbox style="mso-fit-shape-to-text:t" inset="0,0,0,0">
                  <w:txbxContent>
                    <w:p w14:paraId="46074E2A" w14:textId="5A2F1A40" w:rsidR="0013615A" w:rsidRPr="00672DFB" w:rsidRDefault="0013615A" w:rsidP="005C31DD">
                      <w:pPr>
                        <w:pStyle w:val="Descripcin"/>
                        <w:jc w:val="center"/>
                        <w:rPr>
                          <w:noProof/>
                        </w:rPr>
                      </w:pPr>
                      <w:r>
                        <w:t xml:space="preserve">Ilustración </w:t>
                      </w:r>
                      <w:fldSimple w:instr=" SEQ Ilustración \* ARABIC ">
                        <w:r>
                          <w:rPr>
                            <w:noProof/>
                          </w:rPr>
                          <w:t>34</w:t>
                        </w:r>
                      </w:fldSimple>
                      <w:r>
                        <w:t xml:space="preserve"> Introducir guion final</w:t>
                      </w:r>
                    </w:p>
                  </w:txbxContent>
                </v:textbox>
                <w10:wrap type="tight"/>
              </v:shape>
            </w:pict>
          </mc:Fallback>
        </mc:AlternateContent>
      </w:r>
      <w:r>
        <w:rPr>
          <w:noProof/>
        </w:rPr>
        <w:drawing>
          <wp:anchor distT="0" distB="0" distL="114300" distR="114300" simplePos="0" relativeHeight="251891712" behindDoc="1" locked="0" layoutInCell="1" allowOverlap="1" wp14:anchorId="1EDE0E53" wp14:editId="26DDE898">
            <wp:simplePos x="0" y="0"/>
            <wp:positionH relativeFrom="margin">
              <wp:align>right</wp:align>
            </wp:positionH>
            <wp:positionV relativeFrom="paragraph">
              <wp:posOffset>522605</wp:posOffset>
            </wp:positionV>
            <wp:extent cx="5400040" cy="2640330"/>
            <wp:effectExtent l="0" t="0" r="0" b="7620"/>
            <wp:wrapTight wrapText="bothSides">
              <wp:wrapPolygon edited="0">
                <wp:start x="0" y="0"/>
                <wp:lineTo x="0" y="21506"/>
                <wp:lineTo x="21488" y="21506"/>
                <wp:lineTo x="21488" y="0"/>
                <wp:lineTo x="0" y="0"/>
              </wp:wrapPolygon>
            </wp:wrapTight>
            <wp:docPr id="140" name="Imagen 1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ntroducirGui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sidR="00A24F57">
        <w:br w:type="page"/>
      </w:r>
    </w:p>
    <w:p w14:paraId="031038CE" w14:textId="065A9445"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2976" behindDoc="1" locked="0" layoutInCell="1" allowOverlap="1" wp14:anchorId="5BF6D968" wp14:editId="61E6D7AE">
                <wp:simplePos x="0" y="0"/>
                <wp:positionH relativeFrom="column">
                  <wp:posOffset>0</wp:posOffset>
                </wp:positionH>
                <wp:positionV relativeFrom="paragraph">
                  <wp:posOffset>6038215</wp:posOffset>
                </wp:positionV>
                <wp:extent cx="5400040" cy="635"/>
                <wp:effectExtent l="0" t="0" r="0" b="0"/>
                <wp:wrapTight wrapText="bothSides">
                  <wp:wrapPolygon edited="0">
                    <wp:start x="0" y="0"/>
                    <wp:lineTo x="0" y="21600"/>
                    <wp:lineTo x="21600" y="21600"/>
                    <wp:lineTo x="21600" y="0"/>
                  </wp:wrapPolygon>
                </wp:wrapTight>
                <wp:docPr id="147" name="Cuadro de texto 1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D183E3" w14:textId="7A91EA58" w:rsidR="0013615A" w:rsidRPr="008C5A25" w:rsidRDefault="0013615A" w:rsidP="005C31DD">
                            <w:pPr>
                              <w:pStyle w:val="Descripcin"/>
                              <w:jc w:val="center"/>
                              <w:rPr>
                                <w:noProof/>
                              </w:rPr>
                            </w:pPr>
                            <w:r>
                              <w:t xml:space="preserve">Ilustración </w:t>
                            </w:r>
                            <w:fldSimple w:instr=" SEQ Ilustración \* ARABIC ">
                              <w:r>
                                <w:rPr>
                                  <w:noProof/>
                                </w:rPr>
                                <w:t>35</w:t>
                              </w:r>
                            </w:fldSimple>
                            <w:r>
                              <w:t xml:space="preserve"> Visualización de la red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D968" id="Cuadro de texto 147" o:spid="_x0000_s1060" type="#_x0000_t202" style="position:absolute;margin-left:0;margin-top:475.45pt;width:425.2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YHNQIAAHA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" stroked="f">
                <v:textbox style="mso-fit-shape-to-text:t" inset="0,0,0,0">
                  <w:txbxContent>
                    <w:p w14:paraId="6BD183E3" w14:textId="7A91EA58" w:rsidR="0013615A" w:rsidRPr="008C5A25" w:rsidRDefault="0013615A" w:rsidP="005C31DD">
                      <w:pPr>
                        <w:pStyle w:val="Descripcin"/>
                        <w:jc w:val="center"/>
                        <w:rPr>
                          <w:noProof/>
                        </w:rPr>
                      </w:pPr>
                      <w:r>
                        <w:t xml:space="preserve">Ilustración </w:t>
                      </w:r>
                      <w:fldSimple w:instr=" SEQ Ilustración \* ARABIC ">
                        <w:r>
                          <w:rPr>
                            <w:noProof/>
                          </w:rPr>
                          <w:t>35</w:t>
                        </w:r>
                      </w:fldSimple>
                      <w:r>
                        <w:t xml:space="preserve"> Visualización de la red final</w:t>
                      </w:r>
                    </w:p>
                  </w:txbxContent>
                </v:textbox>
                <w10:wrap type="tight"/>
              </v:shape>
            </w:pict>
          </mc:Fallback>
        </mc:AlternateContent>
      </w:r>
      <w:r>
        <w:rPr>
          <w:noProof/>
        </w:rPr>
        <w:drawing>
          <wp:anchor distT="0" distB="0" distL="114300" distR="114300" simplePos="0" relativeHeight="251893760" behindDoc="1" locked="0" layoutInCell="1" allowOverlap="1" wp14:anchorId="4E3E621E" wp14:editId="67303B71">
            <wp:simplePos x="0" y="0"/>
            <wp:positionH relativeFrom="margin">
              <wp:align>right</wp:align>
            </wp:positionH>
            <wp:positionV relativeFrom="paragraph">
              <wp:posOffset>3333750</wp:posOffset>
            </wp:positionV>
            <wp:extent cx="5400040" cy="2647315"/>
            <wp:effectExtent l="0" t="0" r="0" b="635"/>
            <wp:wrapTight wrapText="bothSides">
              <wp:wrapPolygon edited="0">
                <wp:start x="0" y="0"/>
                <wp:lineTo x="0" y="21450"/>
                <wp:lineTo x="21488" y="21450"/>
                <wp:lineTo x="21488" y="0"/>
                <wp:lineTo x="0" y="0"/>
              </wp:wrapPolygon>
            </wp:wrapTight>
            <wp:docPr id="143" name="Imagen 1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VisualizaciónR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noProof/>
        </w:rPr>
        <mc:AlternateContent>
          <mc:Choice Requires="wps">
            <w:drawing>
              <wp:anchor distT="0" distB="0" distL="114300" distR="114300" simplePos="0" relativeHeight="251900928" behindDoc="1" locked="0" layoutInCell="1" allowOverlap="1" wp14:anchorId="1DF17F7A" wp14:editId="78C22982">
                <wp:simplePos x="0" y="0"/>
                <wp:positionH relativeFrom="column">
                  <wp:posOffset>0</wp:posOffset>
                </wp:positionH>
                <wp:positionV relativeFrom="paragraph">
                  <wp:posOffset>2818765</wp:posOffset>
                </wp:positionV>
                <wp:extent cx="5400040" cy="635"/>
                <wp:effectExtent l="0" t="0" r="0" b="0"/>
                <wp:wrapTight wrapText="bothSides">
                  <wp:wrapPolygon edited="0">
                    <wp:start x="0" y="0"/>
                    <wp:lineTo x="0" y="21600"/>
                    <wp:lineTo x="21600" y="21600"/>
                    <wp:lineTo x="21600" y="0"/>
                  </wp:wrapPolygon>
                </wp:wrapTight>
                <wp:docPr id="146" name="Cuadro de texto 14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13D441A" w14:textId="3637A26A" w:rsidR="0013615A" w:rsidRPr="003A76DC" w:rsidRDefault="0013615A" w:rsidP="005C31DD">
                            <w:pPr>
                              <w:pStyle w:val="Descripcin"/>
                              <w:jc w:val="center"/>
                              <w:rPr>
                                <w:noProof/>
                              </w:rPr>
                            </w:pPr>
                            <w:r>
                              <w:t xml:space="preserve">Ilustración </w:t>
                            </w:r>
                            <w:fldSimple w:instr=" SEQ Ilustración \* ARABIC ">
                              <w:r>
                                <w:rPr>
                                  <w:noProof/>
                                </w:rPr>
                                <w:t>36</w:t>
                              </w:r>
                            </w:fldSimple>
                            <w:r>
                              <w:t xml:space="preserve"> Modificar diccionario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17F7A" id="Cuadro de texto 146" o:spid="_x0000_s1061" type="#_x0000_t202" style="position:absolute;margin-left:0;margin-top:221.95pt;width:425.2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" stroked="f">
                <v:textbox style="mso-fit-shape-to-text:t" inset="0,0,0,0">
                  <w:txbxContent>
                    <w:p w14:paraId="613D441A" w14:textId="3637A26A" w:rsidR="0013615A" w:rsidRPr="003A76DC" w:rsidRDefault="0013615A" w:rsidP="005C31DD">
                      <w:pPr>
                        <w:pStyle w:val="Descripcin"/>
                        <w:jc w:val="center"/>
                        <w:rPr>
                          <w:noProof/>
                        </w:rPr>
                      </w:pPr>
                      <w:r>
                        <w:t xml:space="preserve">Ilustración </w:t>
                      </w:r>
                      <w:fldSimple w:instr=" SEQ Ilustración \* ARABIC ">
                        <w:r>
                          <w:rPr>
                            <w:noProof/>
                          </w:rPr>
                          <w:t>36</w:t>
                        </w:r>
                      </w:fldSimple>
                      <w:r>
                        <w:t xml:space="preserve"> Modificar diccionario final</w:t>
                      </w:r>
                    </w:p>
                  </w:txbxContent>
                </v:textbox>
                <w10:wrap type="tight"/>
              </v:shape>
            </w:pict>
          </mc:Fallback>
        </mc:AlternateContent>
      </w:r>
      <w:r>
        <w:rPr>
          <w:noProof/>
        </w:rPr>
        <w:drawing>
          <wp:anchor distT="0" distB="0" distL="114300" distR="114300" simplePos="0" relativeHeight="251894784" behindDoc="1" locked="0" layoutInCell="1" allowOverlap="1" wp14:anchorId="65667844" wp14:editId="18C3BA40">
            <wp:simplePos x="0" y="0"/>
            <wp:positionH relativeFrom="margin">
              <wp:align>right</wp:align>
            </wp:positionH>
            <wp:positionV relativeFrom="paragraph">
              <wp:posOffset>114300</wp:posOffset>
            </wp:positionV>
            <wp:extent cx="5400040" cy="2647315"/>
            <wp:effectExtent l="0" t="0" r="0" b="635"/>
            <wp:wrapTight wrapText="bothSides">
              <wp:wrapPolygon edited="0">
                <wp:start x="0" y="0"/>
                <wp:lineTo x="0" y="21450"/>
                <wp:lineTo x="21488" y="21450"/>
                <wp:lineTo x="21488" y="0"/>
                <wp:lineTo x="0" y="0"/>
              </wp:wrapPolygon>
            </wp:wrapTight>
            <wp:docPr id="141" name="Imagen 1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ModificarDiccionari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br w:type="page"/>
      </w:r>
    </w:p>
    <w:p w14:paraId="6ACCC2EA" w14:textId="2BE440E8"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7072" behindDoc="1" locked="0" layoutInCell="1" allowOverlap="1" wp14:anchorId="6E9AC1B8" wp14:editId="15A9B00D">
                <wp:simplePos x="0" y="0"/>
                <wp:positionH relativeFrom="column">
                  <wp:posOffset>0</wp:posOffset>
                </wp:positionH>
                <wp:positionV relativeFrom="paragraph">
                  <wp:posOffset>6376670</wp:posOffset>
                </wp:positionV>
                <wp:extent cx="5400040" cy="635"/>
                <wp:effectExtent l="0" t="0" r="0" b="0"/>
                <wp:wrapTight wrapText="bothSides">
                  <wp:wrapPolygon edited="0">
                    <wp:start x="0" y="0"/>
                    <wp:lineTo x="0" y="21600"/>
                    <wp:lineTo x="21600" y="21600"/>
                    <wp:lineTo x="21600" y="0"/>
                  </wp:wrapPolygon>
                </wp:wrapTight>
                <wp:docPr id="149" name="Cuadro de texto 14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17B053" w14:textId="14861A41" w:rsidR="0013615A" w:rsidRPr="009E534F" w:rsidRDefault="0013615A" w:rsidP="005C31DD">
                            <w:pPr>
                              <w:pStyle w:val="Descripcin"/>
                              <w:jc w:val="center"/>
                              <w:rPr>
                                <w:noProof/>
                              </w:rPr>
                            </w:pPr>
                            <w:r>
                              <w:t xml:space="preserve">Ilustración </w:t>
                            </w:r>
                            <w:fldSimple w:instr=" SEQ Ilustración \* ARABIC ">
                              <w:r>
                                <w:rPr>
                                  <w:noProof/>
                                </w:rPr>
                                <w:t>37</w:t>
                              </w:r>
                            </w:fldSimple>
                            <w:r>
                              <w:t xml:space="preserve"> Informe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AC1B8" id="Cuadro de texto 149" o:spid="_x0000_s1062" type="#_x0000_t202" style="position:absolute;margin-left:0;margin-top:502.1pt;width:425.2pt;height:.05pt;z-index:-2514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" stroked="f">
                <v:textbox style="mso-fit-shape-to-text:t" inset="0,0,0,0">
                  <w:txbxContent>
                    <w:p w14:paraId="5117B053" w14:textId="14861A41" w:rsidR="0013615A" w:rsidRPr="009E534F" w:rsidRDefault="0013615A" w:rsidP="005C31DD">
                      <w:pPr>
                        <w:pStyle w:val="Descripcin"/>
                        <w:jc w:val="center"/>
                        <w:rPr>
                          <w:noProof/>
                        </w:rPr>
                      </w:pPr>
                      <w:r>
                        <w:t xml:space="preserve">Ilustración </w:t>
                      </w:r>
                      <w:fldSimple w:instr=" SEQ Ilustración \* ARABIC ">
                        <w:r>
                          <w:rPr>
                            <w:noProof/>
                          </w:rPr>
                          <w:t>37</w:t>
                        </w:r>
                      </w:fldSimple>
                      <w:r>
                        <w:t xml:space="preserve"> Informe final</w:t>
                      </w:r>
                    </w:p>
                  </w:txbxContent>
                </v:textbox>
                <w10:wrap type="tight"/>
              </v:shape>
            </w:pict>
          </mc:Fallback>
        </mc:AlternateContent>
      </w:r>
      <w:r>
        <w:rPr>
          <w:noProof/>
        </w:rPr>
        <w:drawing>
          <wp:anchor distT="0" distB="0" distL="114300" distR="114300" simplePos="0" relativeHeight="251890688" behindDoc="1" locked="0" layoutInCell="1" allowOverlap="1" wp14:anchorId="7661BF1A" wp14:editId="4E4B95E2">
            <wp:simplePos x="0" y="0"/>
            <wp:positionH relativeFrom="margin">
              <wp:align>right</wp:align>
            </wp:positionH>
            <wp:positionV relativeFrom="paragraph">
              <wp:posOffset>3674745</wp:posOffset>
            </wp:positionV>
            <wp:extent cx="5400040" cy="2644775"/>
            <wp:effectExtent l="0" t="0" r="0" b="3175"/>
            <wp:wrapTight wrapText="bothSides">
              <wp:wrapPolygon edited="0">
                <wp:start x="0" y="0"/>
                <wp:lineTo x="0" y="21470"/>
                <wp:lineTo x="21488" y="21470"/>
                <wp:lineTo x="21488" y="0"/>
                <wp:lineTo x="0" y="0"/>
              </wp:wrapPolygon>
            </wp:wrapTight>
            <wp:docPr id="139" name="Imagen 13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nfor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anchor>
        </w:drawing>
      </w:r>
      <w:r>
        <w:rPr>
          <w:noProof/>
        </w:rPr>
        <mc:AlternateContent>
          <mc:Choice Requires="wps">
            <w:drawing>
              <wp:anchor distT="0" distB="0" distL="114300" distR="114300" simplePos="0" relativeHeight="251905024" behindDoc="1" locked="0" layoutInCell="1" allowOverlap="1" wp14:anchorId="0E77D27A" wp14:editId="7E9A38A3">
                <wp:simplePos x="0" y="0"/>
                <wp:positionH relativeFrom="column">
                  <wp:posOffset>0</wp:posOffset>
                </wp:positionH>
                <wp:positionV relativeFrom="paragraph">
                  <wp:posOffset>2638425</wp:posOffset>
                </wp:positionV>
                <wp:extent cx="5400040" cy="635"/>
                <wp:effectExtent l="0" t="0" r="0" b="0"/>
                <wp:wrapTight wrapText="bothSides">
                  <wp:wrapPolygon edited="0">
                    <wp:start x="0" y="0"/>
                    <wp:lineTo x="0" y="21600"/>
                    <wp:lineTo x="21600" y="21600"/>
                    <wp:lineTo x="21600" y="0"/>
                  </wp:wrapPolygon>
                </wp:wrapTight>
                <wp:docPr id="148" name="Cuadro de texto 14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31246F" w14:textId="5C862DE3" w:rsidR="0013615A" w:rsidRPr="00A66DD2" w:rsidRDefault="0013615A" w:rsidP="005C31DD">
                            <w:pPr>
                              <w:pStyle w:val="Descripcin"/>
                              <w:jc w:val="center"/>
                              <w:rPr>
                                <w:noProof/>
                              </w:rPr>
                            </w:pPr>
                            <w:r>
                              <w:t xml:space="preserve">Ilustración </w:t>
                            </w:r>
                            <w:fldSimple w:instr=" SEQ Ilustración \* ARABIC ">
                              <w:r>
                                <w:rPr>
                                  <w:noProof/>
                                </w:rPr>
                                <w:t>38</w:t>
                              </w:r>
                            </w:fldSimple>
                            <w:r>
                              <w:t xml:space="preserve"> Extracción de datos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7D27A" id="Cuadro de texto 148" o:spid="_x0000_s1063" type="#_x0000_t202" style="position:absolute;margin-left:0;margin-top:207.75pt;width:425.2pt;height:.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zNQIAAHA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" stroked="f">
                <v:textbox style="mso-fit-shape-to-text:t" inset="0,0,0,0">
                  <w:txbxContent>
                    <w:p w14:paraId="3231246F" w14:textId="5C862DE3" w:rsidR="0013615A" w:rsidRPr="00A66DD2" w:rsidRDefault="0013615A" w:rsidP="005C31DD">
                      <w:pPr>
                        <w:pStyle w:val="Descripcin"/>
                        <w:jc w:val="center"/>
                        <w:rPr>
                          <w:noProof/>
                        </w:rPr>
                      </w:pPr>
                      <w:r>
                        <w:t xml:space="preserve">Ilustración </w:t>
                      </w:r>
                      <w:fldSimple w:instr=" SEQ Ilustración \* ARABIC ">
                        <w:r>
                          <w:rPr>
                            <w:noProof/>
                          </w:rPr>
                          <w:t>38</w:t>
                        </w:r>
                      </w:fldSimple>
                      <w:r>
                        <w:t xml:space="preserve"> Extracción de datos final</w:t>
                      </w:r>
                    </w:p>
                  </w:txbxContent>
                </v:textbox>
                <w10:wrap type="tight"/>
              </v:shape>
            </w:pict>
          </mc:Fallback>
        </mc:AlternateContent>
      </w:r>
      <w:r>
        <w:rPr>
          <w:noProof/>
        </w:rPr>
        <w:drawing>
          <wp:anchor distT="0" distB="0" distL="114300" distR="114300" simplePos="0" relativeHeight="251889664" behindDoc="1" locked="0" layoutInCell="1" allowOverlap="1" wp14:anchorId="23AD203F" wp14:editId="20B7BE49">
            <wp:simplePos x="0" y="0"/>
            <wp:positionH relativeFrom="margin">
              <wp:align>right</wp:align>
            </wp:positionH>
            <wp:positionV relativeFrom="paragraph">
              <wp:posOffset>0</wp:posOffset>
            </wp:positionV>
            <wp:extent cx="5400040" cy="2581275"/>
            <wp:effectExtent l="0" t="0" r="0" b="9525"/>
            <wp:wrapTight wrapText="bothSides">
              <wp:wrapPolygon edited="0">
                <wp:start x="0" y="0"/>
                <wp:lineTo x="0" y="21520"/>
                <wp:lineTo x="21488" y="21520"/>
                <wp:lineTo x="21488" y="0"/>
                <wp:lineTo x="0" y="0"/>
              </wp:wrapPolygon>
            </wp:wrapTight>
            <wp:docPr id="138" name="Imagen 1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xtracciónDato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anchor>
        </w:drawing>
      </w:r>
      <w:r>
        <w:br w:type="page"/>
      </w:r>
    </w:p>
    <w:p w14:paraId="23CE8799" w14:textId="375D2951" w:rsidR="00163CF7" w:rsidRDefault="00266537" w:rsidP="00266537">
      <w:pPr>
        <w:pStyle w:val="Ttulo1"/>
      </w:pPr>
      <w:r>
        <w:lastRenderedPageBreak/>
        <w:t>Apéndice D. Documentación técnica de programación</w:t>
      </w:r>
    </w:p>
    <w:p w14:paraId="4534BB31" w14:textId="1593E634" w:rsidR="00216CC0" w:rsidRDefault="00266537" w:rsidP="0001124E">
      <w:pPr>
        <w:pStyle w:val="Ttulo2"/>
        <w:numPr>
          <w:ilvl w:val="0"/>
          <w:numId w:val="10"/>
        </w:numPr>
      </w:pPr>
      <w:r>
        <w:t>Introducción</w:t>
      </w:r>
    </w:p>
    <w:p w14:paraId="12FE3300" w14:textId="41442162" w:rsidR="008B2CA7" w:rsidRDefault="00266537" w:rsidP="00A24F57">
      <w:r>
        <w:t xml:space="preserve">En este apartado se va a describir toda la estructura de archivos que tenemos en el repositorio del proyecto y que serán necesarios si vamos a desplegar la aplicación. También se van a describir todos los aspectos técnicos de la aplicación y cómo se debe instalar todos los archivos para poder lanzar la aplicación tanto en local como en el servidor de </w:t>
      </w:r>
      <w:r w:rsidR="00F9569F">
        <w:t>H</w:t>
      </w:r>
      <w:r>
        <w:t>eroku.</w:t>
      </w:r>
    </w:p>
    <w:p w14:paraId="3CF74591" w14:textId="37D83748" w:rsidR="00F9569F" w:rsidRDefault="00F9569F" w:rsidP="00266537">
      <w:r>
        <w:t>También se mostrará cómo crear la wiki en Wikidot y aunque no se haya implementado finalmente, se mostrará cómo desplegar MediaWiki en Heroku también.</w:t>
      </w:r>
    </w:p>
    <w:p w14:paraId="753498D9" w14:textId="5C27567C" w:rsidR="00FF7738" w:rsidRDefault="00F9569F" w:rsidP="0001124E">
      <w:pPr>
        <w:pStyle w:val="Ttulo2"/>
        <w:numPr>
          <w:ilvl w:val="0"/>
          <w:numId w:val="10"/>
        </w:numPr>
      </w:pPr>
      <w:r>
        <w:t>Estructura de directorios</w:t>
      </w:r>
    </w:p>
    <w:p w14:paraId="7DD8C07A" w14:textId="77777777" w:rsidR="00F9569F" w:rsidRDefault="00F9569F" w:rsidP="00F9569F">
      <w:r>
        <w:t>En este proyecto existen tres repositorios que hemos empleado durante su realización.</w:t>
      </w:r>
    </w:p>
    <w:p w14:paraId="7F5D0E10" w14:textId="77777777" w:rsidR="00F9569F" w:rsidRDefault="00F9569F" w:rsidP="0001124E">
      <w:pPr>
        <w:pStyle w:val="Prrafodelista"/>
        <w:numPr>
          <w:ilvl w:val="0"/>
          <w:numId w:val="11"/>
        </w:numPr>
      </w:pPr>
      <w:r>
        <w:t>Repositorio principal: es donde se aloja todo el proyecto y por tanto todos los archivos que lo componen.</w:t>
      </w:r>
    </w:p>
    <w:p w14:paraId="2FF184DC" w14:textId="77777777" w:rsidR="00F9569F" w:rsidRDefault="00F9569F" w:rsidP="0001124E">
      <w:pPr>
        <w:pStyle w:val="Prrafodelista"/>
        <w:numPr>
          <w:ilvl w:val="0"/>
          <w:numId w:val="11"/>
        </w:numPr>
      </w:pPr>
      <w:r>
        <w:t xml:space="preserve">Repositorio despliegue: como ya se mencionó en la memoria, el </w:t>
      </w:r>
      <w:r w:rsidRPr="00F21352">
        <w:rPr>
          <w:i/>
          <w:iCs/>
        </w:rPr>
        <w:t>main</w:t>
      </w:r>
      <w:r>
        <w:t xml:space="preserve"> del despliegue difiere un poco del </w:t>
      </w:r>
      <w:r w:rsidRPr="00F21352">
        <w:rPr>
          <w:i/>
          <w:iCs/>
        </w:rPr>
        <w:t>main</w:t>
      </w:r>
      <w:r>
        <w:t xml:space="preserve"> necesario para su ejecución en local, por tanto, se creó otro repositorio para albergar el despliegue de la aplicación.</w:t>
      </w:r>
    </w:p>
    <w:p w14:paraId="5F82A7F0" w14:textId="77777777" w:rsidR="00F9569F" w:rsidRPr="00F9569F" w:rsidRDefault="00F9569F" w:rsidP="0001124E">
      <w:pPr>
        <w:pStyle w:val="Prrafodelista"/>
        <w:numPr>
          <w:ilvl w:val="0"/>
          <w:numId w:val="11"/>
        </w:numPr>
      </w:pPr>
      <w:r>
        <w:t>Repositorio MediaWiki: aunque no se llegó a emplear MediaWiki para la realización de la wiki debido a problemas aparecidos mencionados en la memoria, sí que se llegó a desplegar MediaWiki en Heroku, por tanto, este repositorio también figurará en el proyecto.</w:t>
      </w:r>
    </w:p>
    <w:p w14:paraId="32718EFC" w14:textId="77777777" w:rsidR="00F9569F" w:rsidRDefault="00F9569F" w:rsidP="00F9569F">
      <w:pPr>
        <w:pStyle w:val="Ttulo3"/>
      </w:pPr>
      <w:r>
        <w:t>Repositorio principal</w:t>
      </w:r>
    </w:p>
    <w:p w14:paraId="4987297F" w14:textId="77777777" w:rsidR="00F9569F" w:rsidRPr="00F9569F" w:rsidRDefault="00F9569F" w:rsidP="00F9569F">
      <w:r>
        <w:t xml:space="preserve">Se mostrará a continuación la estructura de directorios que vamos a tener en el repositorio principal de </w:t>
      </w:r>
      <w:hyperlink r:id="rId62" w:history="1">
        <w:r w:rsidR="00F91630" w:rsidRPr="00F91630">
          <w:rPr>
            <w:rStyle w:val="Hipervnculo"/>
          </w:rPr>
          <w:t>GitHub</w:t>
        </w:r>
      </w:hyperlink>
      <w:r>
        <w:t>.</w:t>
      </w:r>
    </w:p>
    <w:p w14:paraId="614FBFB5" w14:textId="77777777" w:rsidR="00681815" w:rsidRDefault="00F9569F" w:rsidP="0001124E">
      <w:pPr>
        <w:pStyle w:val="Prrafodelista"/>
        <w:numPr>
          <w:ilvl w:val="0"/>
          <w:numId w:val="12"/>
        </w:numPr>
      </w:pPr>
      <w:r>
        <w:t>/Imagenes Wiki/: Carpeta donde están contenidas las imágenes que van a ser usadas en la wiki de la aplicación.</w:t>
      </w:r>
    </w:p>
    <w:p w14:paraId="4B7A6309" w14:textId="77777777" w:rsidR="00F9569F" w:rsidRDefault="00F9569F" w:rsidP="0001124E">
      <w:pPr>
        <w:pStyle w:val="Prrafodelista"/>
        <w:numPr>
          <w:ilvl w:val="0"/>
          <w:numId w:val="12"/>
        </w:numPr>
      </w:pPr>
      <w:r>
        <w:t xml:space="preserve">/ReadMeImagenes/: Carpeta para guardar las imágenes usadas en el </w:t>
      </w:r>
      <w:r w:rsidRPr="00F21352">
        <w:rPr>
          <w:i/>
          <w:iCs/>
        </w:rPr>
        <w:t>readme</w:t>
      </w:r>
      <w:r>
        <w:t xml:space="preserve"> del repositorio.</w:t>
      </w:r>
    </w:p>
    <w:p w14:paraId="313639C5" w14:textId="77777777" w:rsidR="00F9569F" w:rsidRDefault="00F9569F" w:rsidP="0001124E">
      <w:pPr>
        <w:pStyle w:val="Prrafodelista"/>
        <w:numPr>
          <w:ilvl w:val="0"/>
          <w:numId w:val="12"/>
        </w:numPr>
      </w:pPr>
      <w:r>
        <w:t>/doc/: Carpeta que contiene toda la documentación del proyecto.</w:t>
      </w:r>
    </w:p>
    <w:p w14:paraId="08530AD1" w14:textId="77777777" w:rsidR="00F9569F" w:rsidRDefault="00F9569F" w:rsidP="0001124E">
      <w:pPr>
        <w:pStyle w:val="Prrafodelista"/>
        <w:numPr>
          <w:ilvl w:val="0"/>
          <w:numId w:val="12"/>
        </w:numPr>
      </w:pPr>
      <w:r>
        <w:t>/doc/Imagenes/: Carpeta que contiene las imágenes que se han empleado en la documentación.</w:t>
      </w:r>
    </w:p>
    <w:p w14:paraId="74D2BC01" w14:textId="77777777" w:rsidR="00F9569F" w:rsidRDefault="00F9569F" w:rsidP="0001124E">
      <w:pPr>
        <w:pStyle w:val="Prrafodelista"/>
        <w:numPr>
          <w:ilvl w:val="0"/>
          <w:numId w:val="12"/>
        </w:numPr>
      </w:pPr>
      <w:r>
        <w:t xml:space="preserve">/src/: </w:t>
      </w:r>
      <w:r w:rsidR="00A80AAA">
        <w:t>Carpeta que contiene todos los archivos necesarios para el funcionamiento del proyecto.</w:t>
      </w:r>
    </w:p>
    <w:p w14:paraId="53836886" w14:textId="77777777" w:rsidR="00A80AAA" w:rsidRDefault="00A80AAA" w:rsidP="0001124E">
      <w:pPr>
        <w:pStyle w:val="Prrafodelista"/>
        <w:numPr>
          <w:ilvl w:val="0"/>
          <w:numId w:val="12"/>
        </w:numPr>
      </w:pPr>
      <w:r>
        <w:t>/src/LecturaFicheros/: Carpeta que contiene los ficheros que van a ser usados para leer los distintos archivos subidos a la aplicación (ePub, csv importados…).</w:t>
      </w:r>
    </w:p>
    <w:p w14:paraId="734DC7C0" w14:textId="77777777" w:rsidR="00A80AAA" w:rsidRDefault="00A80AAA" w:rsidP="0001124E">
      <w:pPr>
        <w:pStyle w:val="Prrafodelista"/>
        <w:numPr>
          <w:ilvl w:val="0"/>
          <w:numId w:val="12"/>
        </w:numPr>
      </w:pPr>
      <w:r>
        <w:t>/src/Lexers/: Carpeta que contiene todos los archivos necesarios para realizar los distintos análisis léxicos a lo largo de la aplicación.</w:t>
      </w:r>
    </w:p>
    <w:p w14:paraId="09F5003F" w14:textId="77777777" w:rsidR="00A80AAA" w:rsidRDefault="00A80AAA" w:rsidP="0001124E">
      <w:pPr>
        <w:pStyle w:val="Prrafodelista"/>
        <w:numPr>
          <w:ilvl w:val="0"/>
          <w:numId w:val="12"/>
        </w:numPr>
      </w:pPr>
      <w:r>
        <w:t>/src/Modelo/: Carpeta que contiene dos ficheros, uno llamado Modelo.py que contiene todas las funcionalidades que posee la aplicación; y otro llamado Personaje.py que contiene la clase con la lógica que posee cada personaje detectado.</w:t>
      </w:r>
    </w:p>
    <w:p w14:paraId="17172F28" w14:textId="77777777" w:rsidR="00A80AAA" w:rsidRDefault="00A80AAA" w:rsidP="0001124E">
      <w:pPr>
        <w:pStyle w:val="Prrafodelista"/>
        <w:numPr>
          <w:ilvl w:val="0"/>
          <w:numId w:val="12"/>
        </w:numPr>
      </w:pPr>
      <w:r>
        <w:lastRenderedPageBreak/>
        <w:t>/src/PersistenciaSesiones/: Carpeta que contiene las sesiones de usuario, la información perteneciente a cada usuario será eliminada una vez que la aplicación se cierre.</w:t>
      </w:r>
    </w:p>
    <w:p w14:paraId="6F78C2D5" w14:textId="42B2CAF8" w:rsidR="00A80AAA" w:rsidRDefault="00A80AAA" w:rsidP="0001124E">
      <w:pPr>
        <w:pStyle w:val="Prrafodelista"/>
        <w:numPr>
          <w:ilvl w:val="0"/>
          <w:numId w:val="12"/>
        </w:numPr>
      </w:pPr>
      <w:r>
        <w:t>/src/ficheros/: Carpeta que contiene los ficheros empleados a lo largo del transcurso de la aplicación, en esta carpeta se guardan, por ejemplo, las imágenes usadas cuando se genera el informe.</w:t>
      </w:r>
    </w:p>
    <w:p w14:paraId="602167BB" w14:textId="2164CE83" w:rsidR="00845AB4" w:rsidRDefault="00845AB4" w:rsidP="0001124E">
      <w:pPr>
        <w:pStyle w:val="Prrafodelista"/>
        <w:numPr>
          <w:ilvl w:val="0"/>
          <w:numId w:val="12"/>
        </w:numPr>
      </w:pPr>
      <w:r>
        <w:t>/src/Guiones: Carpeta que contiene el fichero de obtención de personajes para un guion.</w:t>
      </w:r>
    </w:p>
    <w:p w14:paraId="656DCD78" w14:textId="12F6BDF2" w:rsidR="00845AB4" w:rsidRDefault="00845AB4" w:rsidP="0001124E">
      <w:pPr>
        <w:pStyle w:val="Prrafodelista"/>
        <w:numPr>
          <w:ilvl w:val="0"/>
          <w:numId w:val="12"/>
        </w:numPr>
      </w:pPr>
      <w:r>
        <w:t>/src/PredictorEtniaSexo/: Carpeta que contiene el fichero que usa Ethnea y Genni</w:t>
      </w:r>
      <w:r>
        <w:fldChar w:fldCharType="begin"/>
      </w:r>
      <w:r w:rsidR="00693A99">
        <w:instrText xml:space="preserve"> ADDIN ZOTERO_ITEM CSL_CITATION {"citationID":"99Yhbwz8","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 xml:space="preserve"> para predecir la etnia y el sexo.</w:t>
      </w:r>
    </w:p>
    <w:p w14:paraId="06D75327" w14:textId="77777777" w:rsidR="00A80AAA" w:rsidRDefault="00A80AAA" w:rsidP="0001124E">
      <w:pPr>
        <w:pStyle w:val="Prrafodelista"/>
        <w:numPr>
          <w:ilvl w:val="0"/>
          <w:numId w:val="12"/>
        </w:numPr>
      </w:pPr>
      <w:r>
        <w:t>/src/static/: Carpeta que contiene ficheros pertenecientes a la web de la aplicación.</w:t>
      </w:r>
    </w:p>
    <w:p w14:paraId="0D9DB6B1" w14:textId="77777777" w:rsidR="00A80AAA" w:rsidRDefault="00A80AAA" w:rsidP="0001124E">
      <w:pPr>
        <w:pStyle w:val="Prrafodelista"/>
        <w:numPr>
          <w:ilvl w:val="0"/>
          <w:numId w:val="12"/>
        </w:numPr>
      </w:pPr>
      <w:r>
        <w:t>/src/static/img: Carpeta que contiene las imágenes que van a ser usadas en la aplicación, estas se corresponden con las banderas del idioma, el logo de la aplicación, escudos de universidad y politécnica y gif de pantalla de carga.</w:t>
      </w:r>
    </w:p>
    <w:p w14:paraId="76766EA0" w14:textId="77777777" w:rsidR="00A80AAA" w:rsidRDefault="00A80AAA" w:rsidP="0001124E">
      <w:pPr>
        <w:pStyle w:val="Prrafodelista"/>
        <w:numPr>
          <w:ilvl w:val="0"/>
          <w:numId w:val="12"/>
        </w:numPr>
      </w:pPr>
      <w:r>
        <w:t>/src/static/css: Carpeta que contiene el css para la interfaz de la web.</w:t>
      </w:r>
    </w:p>
    <w:p w14:paraId="387EF785" w14:textId="77777777" w:rsidR="00A80AAA" w:rsidRDefault="00A80AAA" w:rsidP="0001124E">
      <w:pPr>
        <w:pStyle w:val="Prrafodelista"/>
        <w:numPr>
          <w:ilvl w:val="0"/>
          <w:numId w:val="12"/>
        </w:numPr>
      </w:pPr>
      <w:r>
        <w:t>/src/static/js: Carpeta que contiene ficheros js para poder realizar ciertas funcionalidades de la web.</w:t>
      </w:r>
    </w:p>
    <w:p w14:paraId="79EA8BD8" w14:textId="77777777" w:rsidR="00A80AAA" w:rsidRDefault="00A80AAA" w:rsidP="0001124E">
      <w:pPr>
        <w:pStyle w:val="Prrafodelista"/>
        <w:numPr>
          <w:ilvl w:val="0"/>
          <w:numId w:val="12"/>
        </w:numPr>
      </w:pPr>
      <w:r>
        <w:t>/src/templates/: Carpeta que contiene todos los ficheros html de cada pantalla que existe en la aplicación.</w:t>
      </w:r>
    </w:p>
    <w:p w14:paraId="3603D834" w14:textId="77777777" w:rsidR="00A80AAA" w:rsidRDefault="00A80AAA" w:rsidP="0001124E">
      <w:pPr>
        <w:pStyle w:val="Prrafodelista"/>
        <w:numPr>
          <w:ilvl w:val="0"/>
          <w:numId w:val="12"/>
        </w:numPr>
      </w:pPr>
      <w:r>
        <w:t>/src/translations/: Carpeta que contiene todos los ficheros de traducciones que tiene la aplicación.</w:t>
      </w:r>
    </w:p>
    <w:p w14:paraId="4C8A0ABF" w14:textId="77777777" w:rsidR="00A80AAA" w:rsidRDefault="00F91630" w:rsidP="0001124E">
      <w:pPr>
        <w:pStyle w:val="Prrafodelista"/>
        <w:numPr>
          <w:ilvl w:val="0"/>
          <w:numId w:val="12"/>
        </w:numPr>
      </w:pPr>
      <w:r>
        <w:t>/src/Controlador.py/: Es el fichero que conecta el modelo con la vista de la aplicación en la arquitectura MVP.</w:t>
      </w:r>
    </w:p>
    <w:p w14:paraId="66CB22A4" w14:textId="77777777" w:rsidR="00F91630" w:rsidRDefault="00F91630" w:rsidP="0001124E">
      <w:pPr>
        <w:pStyle w:val="Prrafodelista"/>
        <w:numPr>
          <w:ilvl w:val="0"/>
          <w:numId w:val="12"/>
        </w:numPr>
      </w:pPr>
      <w:r>
        <w:t>/src/Config.py/: Es el fichero de configuración empleado por Flask y Babel.</w:t>
      </w:r>
    </w:p>
    <w:p w14:paraId="19FCE4F1" w14:textId="77777777" w:rsidR="00F91630" w:rsidRDefault="00F91630" w:rsidP="0001124E">
      <w:pPr>
        <w:pStyle w:val="Prrafodelista"/>
        <w:numPr>
          <w:ilvl w:val="0"/>
          <w:numId w:val="12"/>
        </w:numPr>
      </w:pPr>
      <w:r>
        <w:t>/LICENSE: Es el fichero con la licencia del proyecto.</w:t>
      </w:r>
    </w:p>
    <w:p w14:paraId="15E7B297" w14:textId="77777777" w:rsidR="00F91630" w:rsidRDefault="00F91630" w:rsidP="0001124E">
      <w:pPr>
        <w:pStyle w:val="Prrafodelista"/>
        <w:numPr>
          <w:ilvl w:val="0"/>
          <w:numId w:val="12"/>
        </w:numPr>
      </w:pPr>
      <w:r>
        <w:t xml:space="preserve">/README.md: Es el fichero del </w:t>
      </w:r>
      <w:r w:rsidRPr="00F21352">
        <w:rPr>
          <w:i/>
          <w:iCs/>
        </w:rPr>
        <w:t>readme</w:t>
      </w:r>
      <w:r>
        <w:t xml:space="preserve"> del repositorio.</w:t>
      </w:r>
    </w:p>
    <w:p w14:paraId="74BB17CE" w14:textId="77777777" w:rsidR="00F91630" w:rsidRDefault="00F91630" w:rsidP="0001124E">
      <w:pPr>
        <w:pStyle w:val="Prrafodelista"/>
        <w:numPr>
          <w:ilvl w:val="0"/>
          <w:numId w:val="12"/>
        </w:numPr>
      </w:pPr>
      <w:r>
        <w:t>/babel.cfg: Es un fichero para la configuración de babel.</w:t>
      </w:r>
    </w:p>
    <w:p w14:paraId="488D2894" w14:textId="77777777" w:rsidR="00F91630" w:rsidRDefault="00F91630" w:rsidP="0001124E">
      <w:pPr>
        <w:pStyle w:val="Prrafodelista"/>
        <w:numPr>
          <w:ilvl w:val="0"/>
          <w:numId w:val="12"/>
        </w:numPr>
      </w:pPr>
      <w:r>
        <w:t>/requirements.txt: Es el fichero utilizado para poder instalar todos los paquetes y herramientas necesarios para este proyecto.</w:t>
      </w:r>
    </w:p>
    <w:p w14:paraId="6A5AA196" w14:textId="77777777" w:rsidR="00F91630" w:rsidRDefault="00F91630" w:rsidP="0001124E">
      <w:pPr>
        <w:pStyle w:val="Prrafodelista"/>
        <w:numPr>
          <w:ilvl w:val="0"/>
          <w:numId w:val="12"/>
        </w:numPr>
      </w:pPr>
      <w:r>
        <w:t>/main.py: Es el fichero con el cual se va a poder ejecutar el proyecto.</w:t>
      </w:r>
    </w:p>
    <w:p w14:paraId="31F5DFF2" w14:textId="34E80DB7" w:rsidR="00F91630" w:rsidRDefault="00F91630" w:rsidP="0001124E">
      <w:pPr>
        <w:pStyle w:val="Prrafodelista"/>
        <w:numPr>
          <w:ilvl w:val="0"/>
          <w:numId w:val="12"/>
        </w:numPr>
      </w:pPr>
      <w:r>
        <w:t xml:space="preserve">/tst/: Carpeta que contiene una clase </w:t>
      </w:r>
      <w:r w:rsidR="00F21352">
        <w:t>de pruebas</w:t>
      </w:r>
      <w:r>
        <w:t xml:space="preserve"> unitari</w:t>
      </w:r>
      <w:r w:rsidR="00F21352">
        <w:t>a</w:t>
      </w:r>
      <w:r>
        <w:t>s.</w:t>
      </w:r>
    </w:p>
    <w:p w14:paraId="409D0255" w14:textId="77777777" w:rsidR="00F91630" w:rsidRDefault="00F91630" w:rsidP="00F91630">
      <w:pPr>
        <w:pStyle w:val="Ttulo3"/>
      </w:pPr>
      <w:r>
        <w:t>Repositorio despliegue</w:t>
      </w:r>
    </w:p>
    <w:p w14:paraId="626F524A" w14:textId="77777777" w:rsidR="00F91630" w:rsidRDefault="00F91630" w:rsidP="00F91630">
      <w:r>
        <w:t xml:space="preserve">En este apartado se va a describir la estructura de directorios del repositorio despliegue, muchos de los ficheros son iguales a los mencionados en el apartado anterior, con lo cual, dichos archivos no se volverán a definir de nuevo. Esta estructura se puede encontrar en el repositorio de GitHub correspondiente para el despliegue </w:t>
      </w:r>
      <w:hyperlink r:id="rId63" w:history="1">
        <w:r w:rsidRPr="00F91630">
          <w:rPr>
            <w:rStyle w:val="Hipervnculo"/>
          </w:rPr>
          <w:t>aquí</w:t>
        </w:r>
      </w:hyperlink>
      <w:r>
        <w:t>.</w:t>
      </w:r>
    </w:p>
    <w:p w14:paraId="63B4D1CC" w14:textId="77777777" w:rsidR="00F91630" w:rsidRDefault="00F91630" w:rsidP="0001124E">
      <w:pPr>
        <w:pStyle w:val="Prrafodelista"/>
        <w:numPr>
          <w:ilvl w:val="0"/>
          <w:numId w:val="13"/>
        </w:numPr>
      </w:pPr>
      <w:r>
        <w:t>/src/: Misma estructura que el apartado anterior.</w:t>
      </w:r>
    </w:p>
    <w:p w14:paraId="2AE1750C" w14:textId="77777777" w:rsidR="00F91630" w:rsidRDefault="00F91630" w:rsidP="0001124E">
      <w:pPr>
        <w:pStyle w:val="Prrafodelista"/>
        <w:numPr>
          <w:ilvl w:val="0"/>
          <w:numId w:val="13"/>
        </w:numPr>
      </w:pPr>
      <w:r>
        <w:t>/main.py: Distinto al del apartado anterior con el fin de que pueda ser leído por Heroku a la hora de desplegar la aplicación.</w:t>
      </w:r>
    </w:p>
    <w:p w14:paraId="26542374" w14:textId="77777777" w:rsidR="00F91630" w:rsidRDefault="00F91630" w:rsidP="0001124E">
      <w:pPr>
        <w:pStyle w:val="Prrafodelista"/>
        <w:numPr>
          <w:ilvl w:val="0"/>
          <w:numId w:val="13"/>
        </w:numPr>
      </w:pPr>
      <w:r>
        <w:t>/README.md: Mismo que el apartado anterior.</w:t>
      </w:r>
    </w:p>
    <w:p w14:paraId="04E0E7AB" w14:textId="77777777" w:rsidR="00F91630" w:rsidRDefault="00F91630" w:rsidP="0001124E">
      <w:pPr>
        <w:pStyle w:val="Prrafodelista"/>
        <w:numPr>
          <w:ilvl w:val="0"/>
          <w:numId w:val="13"/>
        </w:numPr>
      </w:pPr>
      <w:r>
        <w:t>/requirements.txt: Fichero necesario para que Heroku pueda leer lo que necesita instalar, mismo que en el apartado anterior.</w:t>
      </w:r>
    </w:p>
    <w:p w14:paraId="43244C62" w14:textId="77777777" w:rsidR="00F91630" w:rsidRDefault="00F91630" w:rsidP="0001124E">
      <w:pPr>
        <w:pStyle w:val="Prrafodelista"/>
        <w:numPr>
          <w:ilvl w:val="0"/>
          <w:numId w:val="13"/>
        </w:numPr>
      </w:pPr>
      <w:r>
        <w:t>/Procfile: Fichero necesario para que Heroku lea como se debe ejecutar la aplicación.</w:t>
      </w:r>
    </w:p>
    <w:p w14:paraId="62932D75" w14:textId="77777777" w:rsidR="00F91630" w:rsidRDefault="00F91630" w:rsidP="0001124E">
      <w:pPr>
        <w:pStyle w:val="Prrafodelista"/>
        <w:numPr>
          <w:ilvl w:val="0"/>
          <w:numId w:val="13"/>
        </w:numPr>
      </w:pPr>
      <w:r>
        <w:t xml:space="preserve">/runtime.txt: Fichero para que </w:t>
      </w:r>
      <w:r w:rsidR="00947CA5">
        <w:t>H</w:t>
      </w:r>
      <w:r>
        <w:t xml:space="preserve">eroku detecte </w:t>
      </w:r>
      <w:r w:rsidR="00947CA5">
        <w:t>el lenguaje de programación que se emplea en la aplicación.</w:t>
      </w:r>
    </w:p>
    <w:p w14:paraId="4343C3E3" w14:textId="77777777" w:rsidR="00947CA5" w:rsidRDefault="00947CA5" w:rsidP="0001124E">
      <w:pPr>
        <w:pStyle w:val="Prrafodelista"/>
        <w:numPr>
          <w:ilvl w:val="0"/>
          <w:numId w:val="13"/>
        </w:numPr>
      </w:pPr>
      <w:r>
        <w:lastRenderedPageBreak/>
        <w:t>/requirements.txt: Mismo que en el apartado anterior, también empleado por Heroku para poder instalar todas las herramientas necesarias.</w:t>
      </w:r>
    </w:p>
    <w:p w14:paraId="19BEA1E6" w14:textId="77777777" w:rsidR="00947CA5" w:rsidRDefault="00947CA5" w:rsidP="0001124E">
      <w:pPr>
        <w:pStyle w:val="Prrafodelista"/>
        <w:numPr>
          <w:ilvl w:val="0"/>
          <w:numId w:val="13"/>
        </w:numPr>
      </w:pPr>
      <w:r>
        <w:t>/LICENSE: Mismo documento que en el apartado anterior.</w:t>
      </w:r>
    </w:p>
    <w:p w14:paraId="4155C481" w14:textId="77777777" w:rsidR="00947CA5" w:rsidRDefault="00947CA5" w:rsidP="0001124E">
      <w:pPr>
        <w:pStyle w:val="Prrafodelista"/>
        <w:numPr>
          <w:ilvl w:val="0"/>
          <w:numId w:val="13"/>
        </w:numPr>
      </w:pPr>
      <w:r>
        <w:t>/babel.cfg: Mismo documento que en el apartado anterior.</w:t>
      </w:r>
    </w:p>
    <w:p w14:paraId="12605B70" w14:textId="77777777" w:rsidR="00947CA5" w:rsidRDefault="00947CA5" w:rsidP="00947CA5">
      <w:pPr>
        <w:pStyle w:val="Ttulo3"/>
      </w:pPr>
      <w:r>
        <w:t>Repositorio MediaWiki</w:t>
      </w:r>
    </w:p>
    <w:p w14:paraId="15A0919C" w14:textId="77777777" w:rsidR="00947CA5" w:rsidRDefault="00947CA5" w:rsidP="00947CA5">
      <w:r>
        <w:t xml:space="preserve">En este repositorio se encuentran todos los ficheros que se obtienen cuando descargamos MediaWiki de la página oficial </w:t>
      </w:r>
      <w:hyperlink r:id="rId64" w:history="1">
        <w:r w:rsidRPr="00947CA5">
          <w:rPr>
            <w:rStyle w:val="Hipervnculo"/>
          </w:rPr>
          <w:t>aquí</w:t>
        </w:r>
      </w:hyperlink>
      <w:r>
        <w:t>. Además contiene un fichero composer.lock necesario para que Heroku pueda leer la aplicación que estamos desplegando.</w:t>
      </w:r>
    </w:p>
    <w:p w14:paraId="4BFED0CF" w14:textId="77777777" w:rsidR="00947CA5" w:rsidRDefault="00947CA5" w:rsidP="00947CA5">
      <w:r>
        <w:t>Para generar este fichero, se tuvo que descargar MediaWiki en una imagen de Linux, en este caso Ubuntu con el fin de instalar composer, ya que su instalación en Linux ofrecía menos resistencias. Para instalar composer podemos se ha seguido el siguiente tutorial:</w:t>
      </w:r>
    </w:p>
    <w:p w14:paraId="099D6573" w14:textId="1B8DE5D2" w:rsidR="00947CA5" w:rsidRDefault="006B12D5" w:rsidP="0001124E">
      <w:pPr>
        <w:pStyle w:val="Prrafodelista"/>
        <w:numPr>
          <w:ilvl w:val="0"/>
          <w:numId w:val="14"/>
        </w:numPr>
      </w:pPr>
      <w:hyperlink r:id="rId65" w:history="1">
        <w:r w:rsidR="00947CA5" w:rsidRPr="00947CA5">
          <w:rPr>
            <w:rStyle w:val="Hipervnculo"/>
          </w:rPr>
          <w:t>Cómo instalar y utilizar Composer en Ubuntu 18.04</w:t>
        </w:r>
      </w:hyperlink>
      <w:r w:rsidR="00947CA5">
        <w:fldChar w:fldCharType="begin"/>
      </w:r>
      <w:r w:rsidR="00693A99">
        <w:instrText xml:space="preserve"> ADDIN ZOTERO_ITEM CSL_CITATION {"citationID":"Oys5BFfI","properties":{"formattedCitation":"(6)","plainCitation":"(6)","noteIndex":0},"citationItems":[{"id":140,"uris":["http://zotero.org/users/local/7KpN74TT/items/TSRS47D6"],"uri":["http://zotero.org/users/local/7KpN74TT/items/TSRS47D6"],"itemData":{"id":140,"type":"webpage","abstract":"Brennen Bearnes escribió una versión anterior de este tutorial. Composer es una herramienta popular de administración de dependencias para PHP, creada principalmente para facilitar la…","container-title":"DigitalOcean","language":"en","title":"Cómo instalar y utilizar Composer en Ubuntu 18.04","URL":"https://www.digitalocean.com/community/tutorials/como-instalar-y-utilizar-composer-en-ubuntu-18-04-es","accessed":{"date-parts":[["2020",2,3]]}}}],"schema":"https://github.com/citation-style-language/schema/raw/master/csl-citation.json"} </w:instrText>
      </w:r>
      <w:r w:rsidR="00947CA5">
        <w:fldChar w:fldCharType="separate"/>
      </w:r>
      <w:r w:rsidR="00693A99" w:rsidRPr="00693A99">
        <w:rPr>
          <w:rFonts w:cs="Liberation Serif"/>
        </w:rPr>
        <w:t>(6)</w:t>
      </w:r>
      <w:r w:rsidR="00947CA5">
        <w:fldChar w:fldCharType="end"/>
      </w:r>
      <w:r w:rsidR="00947CA5">
        <w:t>.</w:t>
      </w:r>
    </w:p>
    <w:p w14:paraId="7649B4DB" w14:textId="77777777" w:rsidR="00947CA5" w:rsidRDefault="00947CA5" w:rsidP="00947CA5">
      <w:pPr>
        <w:ind w:firstLine="0"/>
      </w:pPr>
      <w:r>
        <w:t>Una vez instalado, simplemente debemos movernos a la carpeta donde se encuentran todos los ficheros descargados de MediaWiki, abrir una terminal en esta carpeta y escribir el siguiente comando:</w:t>
      </w:r>
    </w:p>
    <w:p w14:paraId="04AC2BB9" w14:textId="77777777" w:rsidR="00947CA5" w:rsidRDefault="00947CA5" w:rsidP="00947CA5">
      <w:pPr>
        <w:ind w:firstLine="0"/>
      </w:pPr>
      <w:r>
        <w:tab/>
      </w:r>
      <w:r>
        <w:tab/>
        <w:t>“$ composer update”</w:t>
      </w:r>
    </w:p>
    <w:p w14:paraId="5C161CEA" w14:textId="77777777" w:rsidR="00947CA5" w:rsidRDefault="00947CA5" w:rsidP="00947CA5">
      <w:pPr>
        <w:ind w:firstLine="0"/>
      </w:pPr>
      <w:r>
        <w:t>Cuando hagamos esto, se nos habrá creado el fichero composer.lock, con esto ya tendríamos todos los ficheros necesarios para su despliegue.</w:t>
      </w:r>
    </w:p>
    <w:p w14:paraId="57602C80" w14:textId="77777777" w:rsidR="003874C5" w:rsidRDefault="003874C5" w:rsidP="0001124E">
      <w:pPr>
        <w:pStyle w:val="Ttulo2"/>
        <w:numPr>
          <w:ilvl w:val="0"/>
          <w:numId w:val="10"/>
        </w:numPr>
      </w:pPr>
      <w:bookmarkStart w:id="11" w:name="_Manual_de_programador"/>
      <w:bookmarkEnd w:id="11"/>
      <w:r>
        <w:t>Manual de programador</w:t>
      </w:r>
    </w:p>
    <w:p w14:paraId="1F980F22" w14:textId="77777777" w:rsidR="003874C5" w:rsidRDefault="003874C5" w:rsidP="003874C5">
      <w:r>
        <w:t>En este apartado se van a describir los procesos de instalación de la aplicación, tanto en local como en remoto, también se mostrará cómo se ha realizado la internacionalización de la aplicación y la wiki correspondiente, tanto la de Wikidot, como la de MediaWiki.</w:t>
      </w:r>
    </w:p>
    <w:p w14:paraId="27893CA8" w14:textId="77777777" w:rsidR="003874C5" w:rsidRDefault="003874C5" w:rsidP="003874C5">
      <w:pPr>
        <w:pStyle w:val="Ttulo3"/>
      </w:pPr>
      <w:r>
        <w:t>Ejecución en local</w:t>
      </w:r>
    </w:p>
    <w:p w14:paraId="56E8C070" w14:textId="77777777" w:rsidR="003874C5" w:rsidRDefault="003874C5" w:rsidP="003874C5">
      <w:r>
        <w:t xml:space="preserve">Para realizar la ejecución de la aplicación en local, debemos primero descargarnos el proyecto que está alojado en el </w:t>
      </w:r>
      <w:hyperlink r:id="rId66" w:history="1">
        <w:r w:rsidRPr="003874C5">
          <w:rPr>
            <w:rStyle w:val="Hipervnculo"/>
          </w:rPr>
          <w:t>repositorio principal</w:t>
        </w:r>
      </w:hyperlink>
      <w:r>
        <w:t xml:space="preserve"> mencionado anteriormente.</w:t>
      </w:r>
    </w:p>
    <w:p w14:paraId="3A2B6680" w14:textId="77777777" w:rsidR="003874C5" w:rsidRDefault="003874C5" w:rsidP="003874C5">
      <w:r>
        <w:t>Una vez que lo hemos descargado, lo primero que se debe hacer es descargar cada una de las herramientas que van a ser usadas. Para ello simplemente debemos situarnos en la carpeta del proyecto y ejecutar el siguiente comando:</w:t>
      </w:r>
    </w:p>
    <w:p w14:paraId="2E07FFDD" w14:textId="77777777" w:rsidR="003874C5" w:rsidRDefault="003874C5" w:rsidP="0001124E">
      <w:pPr>
        <w:pStyle w:val="Prrafodelista"/>
        <w:numPr>
          <w:ilvl w:val="0"/>
          <w:numId w:val="14"/>
        </w:numPr>
      </w:pPr>
      <w:r>
        <w:t>pip install -r requirements.txt</w:t>
      </w:r>
    </w:p>
    <w:p w14:paraId="03EF8014" w14:textId="77777777" w:rsidR="003874C5" w:rsidRDefault="003874C5" w:rsidP="003874C5">
      <w:pPr>
        <w:pStyle w:val="Ttulo4"/>
      </w:pPr>
      <w:r>
        <w:t>Componentes instalados</w:t>
      </w:r>
    </w:p>
    <w:p w14:paraId="16113AFD" w14:textId="77777777" w:rsidR="003874C5" w:rsidRDefault="003874C5" w:rsidP="003874C5">
      <w:r>
        <w:t>Estos son los componentes que van a ser instalados al ejecutar el comando anterior:</w:t>
      </w:r>
    </w:p>
    <w:p w14:paraId="2E10A679" w14:textId="77777777" w:rsidR="003874C5" w:rsidRDefault="003874C5" w:rsidP="0001124E">
      <w:pPr>
        <w:pStyle w:val="Prrafodelista"/>
        <w:numPr>
          <w:ilvl w:val="0"/>
          <w:numId w:val="14"/>
        </w:numPr>
      </w:pPr>
      <w:r>
        <w:t>Flask: v1.0</w:t>
      </w:r>
    </w:p>
    <w:p w14:paraId="4FCF2A07" w14:textId="77777777" w:rsidR="003874C5" w:rsidRDefault="003874C5" w:rsidP="0001124E">
      <w:pPr>
        <w:pStyle w:val="Prrafodelista"/>
        <w:numPr>
          <w:ilvl w:val="0"/>
          <w:numId w:val="14"/>
        </w:numPr>
      </w:pPr>
      <w:r>
        <w:t>Flask Babel: v0.12</w:t>
      </w:r>
    </w:p>
    <w:p w14:paraId="598C1F9D" w14:textId="77777777" w:rsidR="003874C5" w:rsidRDefault="003874C5" w:rsidP="0001124E">
      <w:pPr>
        <w:pStyle w:val="Prrafodelista"/>
        <w:numPr>
          <w:ilvl w:val="0"/>
          <w:numId w:val="14"/>
        </w:numPr>
      </w:pPr>
      <w:r>
        <w:t>Matplotlib: v3.0</w:t>
      </w:r>
    </w:p>
    <w:p w14:paraId="6FA5B867" w14:textId="77777777" w:rsidR="003874C5" w:rsidRDefault="003874C5" w:rsidP="0001124E">
      <w:pPr>
        <w:pStyle w:val="Prrafodelista"/>
        <w:numPr>
          <w:ilvl w:val="0"/>
          <w:numId w:val="14"/>
        </w:numPr>
      </w:pPr>
      <w:r>
        <w:t>Numpy: v1.15</w:t>
      </w:r>
    </w:p>
    <w:p w14:paraId="43A0369D" w14:textId="77777777" w:rsidR="003874C5" w:rsidRDefault="003874C5" w:rsidP="0001124E">
      <w:pPr>
        <w:pStyle w:val="Prrafodelista"/>
        <w:numPr>
          <w:ilvl w:val="0"/>
          <w:numId w:val="14"/>
        </w:numPr>
      </w:pPr>
      <w:r>
        <w:t>Ply: v3.11</w:t>
      </w:r>
    </w:p>
    <w:p w14:paraId="745BEDCA" w14:textId="77777777" w:rsidR="003874C5" w:rsidRDefault="003874C5" w:rsidP="0001124E">
      <w:pPr>
        <w:pStyle w:val="Prrafodelista"/>
        <w:numPr>
          <w:ilvl w:val="0"/>
          <w:numId w:val="14"/>
        </w:numPr>
      </w:pPr>
      <w:r>
        <w:t>BeautifulSoup4: v4.7</w:t>
      </w:r>
    </w:p>
    <w:p w14:paraId="05BE4689" w14:textId="77777777" w:rsidR="003874C5" w:rsidRDefault="003874C5" w:rsidP="0001124E">
      <w:pPr>
        <w:pStyle w:val="Prrafodelista"/>
        <w:numPr>
          <w:ilvl w:val="0"/>
          <w:numId w:val="14"/>
        </w:numPr>
      </w:pPr>
      <w:r>
        <w:t>lxml: v4.3</w:t>
      </w:r>
    </w:p>
    <w:p w14:paraId="6FA4BBD3" w14:textId="77777777" w:rsidR="003874C5" w:rsidRDefault="003874C5" w:rsidP="0001124E">
      <w:pPr>
        <w:pStyle w:val="Prrafodelista"/>
        <w:numPr>
          <w:ilvl w:val="0"/>
          <w:numId w:val="14"/>
        </w:numPr>
      </w:pPr>
      <w:r>
        <w:t>html5lib: v1.0</w:t>
      </w:r>
    </w:p>
    <w:p w14:paraId="1DC6877D" w14:textId="77777777" w:rsidR="003874C5" w:rsidRDefault="003874C5" w:rsidP="0001124E">
      <w:pPr>
        <w:pStyle w:val="Prrafodelista"/>
        <w:numPr>
          <w:ilvl w:val="0"/>
          <w:numId w:val="14"/>
        </w:numPr>
      </w:pPr>
      <w:r>
        <w:t>Networkx: v2.2</w:t>
      </w:r>
    </w:p>
    <w:p w14:paraId="6448875F" w14:textId="77777777" w:rsidR="003874C5" w:rsidRDefault="003874C5" w:rsidP="0001124E">
      <w:pPr>
        <w:pStyle w:val="Prrafodelista"/>
        <w:numPr>
          <w:ilvl w:val="0"/>
          <w:numId w:val="14"/>
        </w:numPr>
      </w:pPr>
      <w:r>
        <w:t>Scipy: v1.1</w:t>
      </w:r>
    </w:p>
    <w:p w14:paraId="4D7E33DC" w14:textId="75966A3C" w:rsidR="003874C5" w:rsidRDefault="003874C5" w:rsidP="0001124E">
      <w:pPr>
        <w:pStyle w:val="Prrafodelista"/>
        <w:numPr>
          <w:ilvl w:val="0"/>
          <w:numId w:val="14"/>
        </w:numPr>
      </w:pPr>
      <w:r>
        <w:lastRenderedPageBreak/>
        <w:t>Python-louvain: versión sin especificar.</w:t>
      </w:r>
    </w:p>
    <w:p w14:paraId="267675E3" w14:textId="328128B3" w:rsidR="00AE311F" w:rsidRDefault="00AE311F" w:rsidP="0001124E">
      <w:pPr>
        <w:pStyle w:val="Prrafodelista"/>
        <w:numPr>
          <w:ilvl w:val="0"/>
          <w:numId w:val="14"/>
        </w:numPr>
      </w:pPr>
      <w:r>
        <w:t>Werkzeug: v0.16.1</w:t>
      </w:r>
      <w:bookmarkStart w:id="12" w:name="_GoBack"/>
      <w:bookmarkEnd w:id="12"/>
    </w:p>
    <w:p w14:paraId="7D984B6C" w14:textId="77777777" w:rsidR="007111FA" w:rsidRDefault="007B7A1E" w:rsidP="007111FA">
      <w:r>
        <w:t>Para poder ejecutar nuestra aplicación también debemos tener instalado Python en su versión 3.7.4.</w:t>
      </w:r>
    </w:p>
    <w:p w14:paraId="56925988" w14:textId="77777777" w:rsidR="007111FA" w:rsidRDefault="007111FA" w:rsidP="007111FA">
      <w:r>
        <w:t>Una vez que se hayan instalado los anteriores componentes ya podemos ejecutar la aplicación, para ello, tenemos que movernos hasta la carpeta donde se encuentra el fichero “main.py” y ejecutar el siguiente comando:</w:t>
      </w:r>
    </w:p>
    <w:p w14:paraId="47819471" w14:textId="77777777" w:rsidR="007111FA" w:rsidRDefault="007111FA" w:rsidP="0001124E">
      <w:pPr>
        <w:pStyle w:val="Prrafodelista"/>
        <w:numPr>
          <w:ilvl w:val="0"/>
          <w:numId w:val="15"/>
        </w:numPr>
      </w:pPr>
      <w:r>
        <w:t>“python main.py”</w:t>
      </w:r>
    </w:p>
    <w:p w14:paraId="51288B51" w14:textId="77777777" w:rsidR="007111FA" w:rsidRDefault="007111FA" w:rsidP="007111FA">
      <w:r>
        <w:t>Cuando hayamos realizado esto nos aparecerá una serie de líneas indicando que se está ejecutando la aplicación en local, pueden darse dos casos distintos dependiendo de si estemos en modo debug o no, para entrar en modo debug debemos simplemente abrir el main.py con un editor de texto y poner la variable marcada a continuación como “True”.</w:t>
      </w:r>
    </w:p>
    <w:p w14:paraId="1B757B38" w14:textId="77777777" w:rsidR="007111FA" w:rsidRDefault="007111FA" w:rsidP="007111FA">
      <w:pPr>
        <w:keepNext/>
      </w:pPr>
      <w:r>
        <w:rPr>
          <w:noProof/>
        </w:rPr>
        <w:drawing>
          <wp:inline distT="0" distB="0" distL="0" distR="0" wp14:anchorId="5CC81D46" wp14:editId="0417E8E4">
            <wp:extent cx="4696480" cy="1600423"/>
            <wp:effectExtent l="0" t="0" r="889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
                    <pic:cNvPicPr/>
                  </pic:nvPicPr>
                  <pic:blipFill>
                    <a:blip r:embed="rId67">
                      <a:extLst>
                        <a:ext uri="{28A0092B-C50C-407E-A947-70E740481C1C}">
                          <a14:useLocalDpi xmlns:a14="http://schemas.microsoft.com/office/drawing/2010/main" val="0"/>
                        </a:ext>
                      </a:extLst>
                    </a:blip>
                    <a:stretch>
                      <a:fillRect/>
                    </a:stretch>
                  </pic:blipFill>
                  <pic:spPr>
                    <a:xfrm>
                      <a:off x="0" y="0"/>
                      <a:ext cx="4696480" cy="1600423"/>
                    </a:xfrm>
                    <a:prstGeom prst="rect">
                      <a:avLst/>
                    </a:prstGeom>
                  </pic:spPr>
                </pic:pic>
              </a:graphicData>
            </a:graphic>
          </wp:inline>
        </w:drawing>
      </w:r>
    </w:p>
    <w:p w14:paraId="0504D030" w14:textId="19FF00F9" w:rsidR="007111FA" w:rsidRDefault="007111FA" w:rsidP="007111FA">
      <w:pPr>
        <w:pStyle w:val="Descripcin"/>
        <w:ind w:left="2831"/>
      </w:pPr>
      <w:r>
        <w:t xml:space="preserve">Ilustración </w:t>
      </w:r>
      <w:fldSimple w:instr=" SEQ Ilustración \* ARABIC ">
        <w:r w:rsidR="00B2507B">
          <w:rPr>
            <w:noProof/>
          </w:rPr>
          <w:t>39</w:t>
        </w:r>
      </w:fldSimple>
      <w:r>
        <w:t xml:space="preserve"> Main.py</w:t>
      </w:r>
    </w:p>
    <w:p w14:paraId="24B387CC" w14:textId="77777777" w:rsidR="007111FA" w:rsidRDefault="007111FA" w:rsidP="007111FA">
      <w:r>
        <w:t xml:space="preserve">Con este </w:t>
      </w:r>
      <w:r w:rsidRPr="00F21352">
        <w:rPr>
          <w:i/>
          <w:iCs/>
        </w:rPr>
        <w:t>main</w:t>
      </w:r>
      <w:r>
        <w:t xml:space="preserve"> obtendremos lo siguiente cuando ejecutemos la aplicación.</w:t>
      </w:r>
    </w:p>
    <w:p w14:paraId="166D6618" w14:textId="77777777" w:rsidR="007111FA" w:rsidRDefault="007111FA" w:rsidP="007111FA">
      <w:pPr>
        <w:keepNext/>
      </w:pPr>
      <w:r>
        <w:rPr>
          <w:noProof/>
        </w:rPr>
        <w:drawing>
          <wp:inline distT="0" distB="0" distL="0" distR="0" wp14:anchorId="244E19DE" wp14:editId="63432579">
            <wp:extent cx="5400040" cy="1377315"/>
            <wp:effectExtent l="0" t="0" r="0" b="0"/>
            <wp:docPr id="5" name="Imagen 5" descr="Imagen que contiene foto, negro, teléfon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ecuciondebug.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1377315"/>
                    </a:xfrm>
                    <a:prstGeom prst="rect">
                      <a:avLst/>
                    </a:prstGeom>
                  </pic:spPr>
                </pic:pic>
              </a:graphicData>
            </a:graphic>
          </wp:inline>
        </w:drawing>
      </w:r>
    </w:p>
    <w:p w14:paraId="7DF2570B" w14:textId="3BA83659" w:rsidR="007111FA" w:rsidRDefault="007111FA" w:rsidP="007111FA">
      <w:pPr>
        <w:pStyle w:val="Descripcin"/>
        <w:ind w:left="2831"/>
      </w:pPr>
      <w:r>
        <w:t xml:space="preserve">Ilustración </w:t>
      </w:r>
      <w:fldSimple w:instr=" SEQ Ilustración \* ARABIC ">
        <w:r w:rsidR="00B2507B">
          <w:rPr>
            <w:noProof/>
          </w:rPr>
          <w:t>40</w:t>
        </w:r>
      </w:fldSimple>
      <w:r>
        <w:t xml:space="preserve"> Debug Mode On</w:t>
      </w:r>
    </w:p>
    <w:p w14:paraId="55024744" w14:textId="77777777" w:rsidR="007111FA" w:rsidRDefault="007111FA" w:rsidP="007111FA">
      <w:r>
        <w:t>Por el contrario, si no queremos activar el “</w:t>
      </w:r>
      <w:r w:rsidRPr="006B1D24">
        <w:rPr>
          <w:i/>
          <w:iCs/>
        </w:rPr>
        <w:t>debug mode</w:t>
      </w:r>
      <w:r>
        <w:t>” simplemente debemos poner la variable marcada con anterioridad a “</w:t>
      </w:r>
      <w:r w:rsidRPr="006B1D24">
        <w:rPr>
          <w:i/>
          <w:iCs/>
        </w:rPr>
        <w:t>False</w:t>
      </w:r>
      <w:r>
        <w:t>”, con lo que obtendremos las siguientes líneas.</w:t>
      </w:r>
    </w:p>
    <w:p w14:paraId="5374E8B9" w14:textId="77777777" w:rsidR="007111FA" w:rsidRDefault="007111FA" w:rsidP="007111FA">
      <w:pPr>
        <w:keepNext/>
      </w:pPr>
      <w:r>
        <w:rPr>
          <w:noProof/>
        </w:rPr>
        <w:drawing>
          <wp:inline distT="0" distB="0" distL="0" distR="0" wp14:anchorId="22018C45" wp14:editId="306EE977">
            <wp:extent cx="5400040" cy="9258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925830"/>
                    </a:xfrm>
                    <a:prstGeom prst="rect">
                      <a:avLst/>
                    </a:prstGeom>
                  </pic:spPr>
                </pic:pic>
              </a:graphicData>
            </a:graphic>
          </wp:inline>
        </w:drawing>
      </w:r>
    </w:p>
    <w:p w14:paraId="4710E60F" w14:textId="249A516E" w:rsidR="007111FA" w:rsidRDefault="007111FA" w:rsidP="007111FA">
      <w:pPr>
        <w:pStyle w:val="Descripcin"/>
        <w:ind w:left="2831"/>
      </w:pPr>
      <w:r>
        <w:t xml:space="preserve">Ilustración </w:t>
      </w:r>
      <w:fldSimple w:instr=" SEQ Ilustración \* ARABIC ">
        <w:r w:rsidR="00B2507B">
          <w:rPr>
            <w:noProof/>
          </w:rPr>
          <w:t>41</w:t>
        </w:r>
      </w:fldSimple>
      <w:r>
        <w:t xml:space="preserve"> Debug Mode Off</w:t>
      </w:r>
    </w:p>
    <w:p w14:paraId="6E56BA05" w14:textId="77777777" w:rsidR="007111FA" w:rsidRDefault="007111FA" w:rsidP="007111FA">
      <w:r>
        <w:lastRenderedPageBreak/>
        <w:t>Con esto ya podríamos utilizar la aplicación en nuestro dispositivo de forma local simplemente abriendo nuestro navegado y accediendo a la dirección marcada en la anterior imagen</w:t>
      </w:r>
      <w:r w:rsidR="007B7A1E">
        <w:t xml:space="preserve"> (</w:t>
      </w:r>
      <w:hyperlink r:id="rId70" w:history="1">
        <w:r w:rsidR="007B7A1E" w:rsidRPr="006F2CBF">
          <w:rPr>
            <w:rStyle w:val="Hipervnculo"/>
          </w:rPr>
          <w:t>http://127.0.0.1:5000/</w:t>
        </w:r>
      </w:hyperlink>
      <w:r w:rsidR="007B7A1E">
        <w:t>).</w:t>
      </w:r>
    </w:p>
    <w:p w14:paraId="102B333A" w14:textId="77777777" w:rsidR="007B7A1E" w:rsidRDefault="007B7A1E" w:rsidP="007B7A1E">
      <w:pPr>
        <w:pStyle w:val="Ttulo3"/>
      </w:pPr>
      <w:r>
        <w:t>Desplegar aplicación en remoto con Heroku</w:t>
      </w:r>
    </w:p>
    <w:p w14:paraId="6458F0A4" w14:textId="37CECB48" w:rsidR="007B7A1E" w:rsidRDefault="007B7A1E" w:rsidP="007B7A1E">
      <w:r>
        <w:t xml:space="preserve">Para desplegar la aplicación en Heroku se puede hacer de dos formas distintas, por </w:t>
      </w:r>
      <w:r w:rsidR="006B1D24">
        <w:t>la línea</w:t>
      </w:r>
      <w:r>
        <w:t xml:space="preserve"> de comandos, de forma que se puede visitar un tutorial con el cual desplegar la aplicación.</w:t>
      </w:r>
    </w:p>
    <w:p w14:paraId="4314A2BD" w14:textId="77777777" w:rsidR="007B7A1E" w:rsidRDefault="006B12D5" w:rsidP="0001124E">
      <w:pPr>
        <w:pStyle w:val="Prrafodelista"/>
        <w:numPr>
          <w:ilvl w:val="0"/>
          <w:numId w:val="15"/>
        </w:numPr>
      </w:pPr>
      <w:hyperlink r:id="rId71" w:history="1">
        <w:r w:rsidR="007B7A1E" w:rsidRPr="007B7A1E">
          <w:rPr>
            <w:rStyle w:val="Hipervnculo"/>
          </w:rPr>
          <w:t>Getting Started on Heroku</w:t>
        </w:r>
      </w:hyperlink>
      <w:r w:rsidR="007B7A1E">
        <w:t>.</w:t>
      </w:r>
    </w:p>
    <w:p w14:paraId="09B3FA5D" w14:textId="77777777" w:rsidR="007B7A1E" w:rsidRDefault="007B7A1E" w:rsidP="007B7A1E">
      <w:r>
        <w:t>En esta página podemos seleccionar el lenguaje de programación que queramos, y desplegar nuestra aplicación, en nuestro caso seleccionaríamos Python.</w:t>
      </w:r>
    </w:p>
    <w:p w14:paraId="5898831F" w14:textId="77777777" w:rsidR="007B7A1E" w:rsidRDefault="007B7A1E" w:rsidP="007B7A1E">
      <w:r>
        <w:t xml:space="preserve">Aquí se explicará cómo realizar el despliegue a través de la web de Heroku, ya que es el método que se ha empleado para el despliegue. </w:t>
      </w:r>
    </w:p>
    <w:p w14:paraId="6DEB2515" w14:textId="77777777" w:rsidR="007B7A1E" w:rsidRDefault="007B7A1E" w:rsidP="007B7A1E">
      <w:r>
        <w:t>Lo primero que debemos saber antes de explicar el despliegue es la necesidad de tener en nuestro proyecto tres ficheros, que van a ser necesarios a la hora de que Heroku lea nuestra aplicación y sea capaz de desplegarla:</w:t>
      </w:r>
    </w:p>
    <w:p w14:paraId="70FA9B40" w14:textId="7BC1F588" w:rsidR="007B7A1E" w:rsidRDefault="007B7A1E" w:rsidP="0001124E">
      <w:pPr>
        <w:pStyle w:val="Prrafodelista"/>
        <w:numPr>
          <w:ilvl w:val="0"/>
          <w:numId w:val="15"/>
        </w:numPr>
      </w:pPr>
      <w:r>
        <w:t xml:space="preserve">Requirements.txt: Es el fichero donde tendremos que especificar todas las herramientas que van a tener que </w:t>
      </w:r>
      <w:r w:rsidR="006B1D24">
        <w:t>ser</w:t>
      </w:r>
      <w:r>
        <w:t xml:space="preserve"> utilizadas e instaladas, de esta forma, en el despliegue Heroku lee este fichero e instala los requisitos necesarios.</w:t>
      </w:r>
    </w:p>
    <w:p w14:paraId="5922D392" w14:textId="77777777" w:rsidR="007B7A1E" w:rsidRDefault="008F3B21" w:rsidP="0001124E">
      <w:pPr>
        <w:pStyle w:val="Prrafodelista"/>
        <w:numPr>
          <w:ilvl w:val="0"/>
          <w:numId w:val="15"/>
        </w:numPr>
      </w:pPr>
      <w:r>
        <w:t>Runtime.txt: Es el fichero en el que se especifica el lenguaje de programación empleado y la versión en la que se está utilizando.</w:t>
      </w:r>
    </w:p>
    <w:p w14:paraId="281B627B" w14:textId="77777777" w:rsidR="008F3B21" w:rsidRDefault="008F3B21" w:rsidP="0001124E">
      <w:pPr>
        <w:pStyle w:val="Prrafodelista"/>
        <w:numPr>
          <w:ilvl w:val="0"/>
          <w:numId w:val="15"/>
        </w:numPr>
      </w:pPr>
      <w:r>
        <w:t>Procfile: Es el fichero donde se encuentra el comando que Heroku tendrá que utilizar para ejecutar la aplicación.</w:t>
      </w:r>
    </w:p>
    <w:p w14:paraId="3D9DC560" w14:textId="77777777" w:rsidR="007B7A1E" w:rsidRDefault="008F3B21" w:rsidP="007B7A1E">
      <w:r>
        <w:rPr>
          <w:noProof/>
        </w:rPr>
        <w:drawing>
          <wp:anchor distT="0" distB="0" distL="114300" distR="114300" simplePos="0" relativeHeight="251719680" behindDoc="1" locked="0" layoutInCell="1" allowOverlap="1" wp14:anchorId="29FF4F20" wp14:editId="428B50BF">
            <wp:simplePos x="0" y="0"/>
            <wp:positionH relativeFrom="margin">
              <wp:align>right</wp:align>
            </wp:positionH>
            <wp:positionV relativeFrom="paragraph">
              <wp:posOffset>814401</wp:posOffset>
            </wp:positionV>
            <wp:extent cx="5400040" cy="892175"/>
            <wp:effectExtent l="0" t="0" r="0" b="3175"/>
            <wp:wrapTight wrapText="bothSides">
              <wp:wrapPolygon edited="0">
                <wp:start x="0" y="0"/>
                <wp:lineTo x="0" y="21216"/>
                <wp:lineTo x="21488" y="21216"/>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okuNew.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892175"/>
                    </a:xfrm>
                    <a:prstGeom prst="rect">
                      <a:avLst/>
                    </a:prstGeom>
                  </pic:spPr>
                </pic:pic>
              </a:graphicData>
            </a:graphic>
          </wp:anchor>
        </w:drawing>
      </w:r>
      <w:r>
        <w:rPr>
          <w:noProof/>
        </w:rPr>
        <w:t>Una vez tenemos nuestro proyecto en GitHub con los tres ficheros mencionados anteriormente creados,</w:t>
      </w:r>
      <w:r w:rsidR="007B7A1E">
        <w:t xml:space="preserve"> debemos crearnos una cuenta gratuita en Heroku</w:t>
      </w:r>
      <w:r>
        <w:t xml:space="preserve">, para ello simplemente tenemos que acceder a la página oficial de </w:t>
      </w:r>
      <w:hyperlink r:id="rId73" w:history="1">
        <w:r w:rsidRPr="008F3B21">
          <w:rPr>
            <w:rStyle w:val="Hipervnculo"/>
          </w:rPr>
          <w:t>Heroku</w:t>
        </w:r>
      </w:hyperlink>
      <w:r w:rsidR="007B7A1E">
        <w:t xml:space="preserve">. </w:t>
      </w:r>
      <w:r>
        <w:t>Cuando</w:t>
      </w:r>
      <w:r w:rsidR="007B7A1E">
        <w:t xml:space="preserve"> nos hayamos </w:t>
      </w:r>
      <w:r w:rsidR="007B7A1E" w:rsidRPr="006B1D24">
        <w:rPr>
          <w:i/>
          <w:iCs/>
        </w:rPr>
        <w:t>logueado</w:t>
      </w:r>
      <w:r w:rsidR="007B7A1E">
        <w:t>, en la parte superior de la pantalla nos aparecerá lo siguiente:</w:t>
      </w:r>
    </w:p>
    <w:p w14:paraId="68A9D2A8" w14:textId="77777777" w:rsidR="007B7A1E" w:rsidRDefault="00365D1B" w:rsidP="007B7A1E">
      <w:r>
        <w:rPr>
          <w:noProof/>
        </w:rPr>
        <w:lastRenderedPageBreak/>
        <mc:AlternateContent>
          <mc:Choice Requires="wps">
            <w:drawing>
              <wp:anchor distT="0" distB="0" distL="114300" distR="114300" simplePos="0" relativeHeight="251728896" behindDoc="1" locked="0" layoutInCell="1" allowOverlap="1" wp14:anchorId="75A58C38" wp14:editId="6B014291">
                <wp:simplePos x="0" y="0"/>
                <wp:positionH relativeFrom="margin">
                  <wp:align>right</wp:align>
                </wp:positionH>
                <wp:positionV relativeFrom="paragraph">
                  <wp:posOffset>3906603</wp:posOffset>
                </wp:positionV>
                <wp:extent cx="5400040" cy="635"/>
                <wp:effectExtent l="0" t="0" r="0" b="8255"/>
                <wp:wrapTight wrapText="bothSides">
                  <wp:wrapPolygon edited="0">
                    <wp:start x="0" y="0"/>
                    <wp:lineTo x="0" y="20698"/>
                    <wp:lineTo x="21488" y="20698"/>
                    <wp:lineTo x="21488"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272FC4" w14:textId="6128ED79" w:rsidR="0013615A" w:rsidRPr="007A0328" w:rsidRDefault="0013615A" w:rsidP="00365D1B">
                            <w:pPr>
                              <w:pStyle w:val="Descripcin"/>
                              <w:jc w:val="center"/>
                              <w:rPr>
                                <w:noProof/>
                              </w:rPr>
                            </w:pPr>
                            <w:r>
                              <w:t xml:space="preserve">Ilustración </w:t>
                            </w:r>
                            <w:fldSimple w:instr=" SEQ Ilustración \* ARABIC ">
                              <w:r>
                                <w:rPr>
                                  <w:noProof/>
                                </w:rPr>
                                <w:t>42</w:t>
                              </w:r>
                            </w:fldSimple>
                            <w:r>
                              <w:t xml:space="preserve"> Crear nueva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58C38" id="Cuadro de texto 16" o:spid="_x0000_s1064" type="#_x0000_t202" style="position:absolute;left:0;text-align:left;margin-left:374pt;margin-top:307.6pt;width:425.2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" stroked="f">
                <v:textbox style="mso-fit-shape-to-text:t" inset="0,0,0,0">
                  <w:txbxContent>
                    <w:p w14:paraId="32272FC4" w14:textId="6128ED79" w:rsidR="0013615A" w:rsidRPr="007A0328" w:rsidRDefault="0013615A" w:rsidP="00365D1B">
                      <w:pPr>
                        <w:pStyle w:val="Descripcin"/>
                        <w:jc w:val="center"/>
                        <w:rPr>
                          <w:noProof/>
                        </w:rPr>
                      </w:pPr>
                      <w:r>
                        <w:t xml:space="preserve">Ilustración </w:t>
                      </w:r>
                      <w:fldSimple w:instr=" SEQ Ilustración \* ARABIC ">
                        <w:r>
                          <w:rPr>
                            <w:noProof/>
                          </w:rPr>
                          <w:t>42</w:t>
                        </w:r>
                      </w:fldSimple>
                      <w:r>
                        <w:t xml:space="preserve"> Crear nueva aplicación</w:t>
                      </w:r>
                    </w:p>
                  </w:txbxContent>
                </v:textbox>
                <w10:wrap type="tight" anchorx="margin"/>
              </v:shape>
            </w:pict>
          </mc:Fallback>
        </mc:AlternateContent>
      </w:r>
      <w:r w:rsidR="008F3B21">
        <w:rPr>
          <w:noProof/>
        </w:rPr>
        <w:drawing>
          <wp:anchor distT="0" distB="0" distL="114300" distR="114300" simplePos="0" relativeHeight="251720704" behindDoc="1" locked="0" layoutInCell="1" allowOverlap="1" wp14:anchorId="2A63A931" wp14:editId="4C5E81A9">
            <wp:simplePos x="0" y="0"/>
            <wp:positionH relativeFrom="margin">
              <wp:align>right</wp:align>
            </wp:positionH>
            <wp:positionV relativeFrom="paragraph">
              <wp:posOffset>1556965</wp:posOffset>
            </wp:positionV>
            <wp:extent cx="5400040" cy="2428240"/>
            <wp:effectExtent l="0" t="0" r="0" b="0"/>
            <wp:wrapTight wrapText="bothSides">
              <wp:wrapPolygon edited="0">
                <wp:start x="0" y="0"/>
                <wp:lineTo x="0" y="21351"/>
                <wp:lineTo x="21488" y="21351"/>
                <wp:lineTo x="21488" y="0"/>
                <wp:lineTo x="0" y="0"/>
              </wp:wrapPolygon>
            </wp:wrapTight>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Heroku.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anchor>
        </w:drawing>
      </w:r>
      <w:r w:rsidR="008F3B21">
        <w:t>Debemos seleccionar donde dice “Create new app”, entonces, nos aparecerá otra pantalla en la cual nos permite seleccionar el nombre que queremos darle a nuestra aplicación y donde queremos que se encuentre.</w:t>
      </w:r>
    </w:p>
    <w:p w14:paraId="56036E9E" w14:textId="21F67452" w:rsidR="008F3B21" w:rsidRDefault="008F3B21" w:rsidP="007B7A1E">
      <w:r>
        <w:t>Cuando pulsemos en “</w:t>
      </w:r>
      <w:r w:rsidRPr="006B1D24">
        <w:rPr>
          <w:i/>
          <w:iCs/>
        </w:rPr>
        <w:t>Create app</w:t>
      </w:r>
      <w:r>
        <w:t xml:space="preserve">” tendremos ya la aplicación desplegada y nos aparecerá una pantalla parecida a la </w:t>
      </w:r>
      <w:r w:rsidR="00575AD2">
        <w:t>siguiente</w:t>
      </w:r>
      <w:r>
        <w:t>:</w:t>
      </w:r>
    </w:p>
    <w:p w14:paraId="5CB77957" w14:textId="77777777" w:rsidR="008F3B21" w:rsidRDefault="00365D1B" w:rsidP="007B7A1E">
      <w:r>
        <w:rPr>
          <w:noProof/>
        </w:rPr>
        <mc:AlternateContent>
          <mc:Choice Requires="wps">
            <w:drawing>
              <wp:anchor distT="0" distB="0" distL="114300" distR="114300" simplePos="0" relativeHeight="251732992" behindDoc="1" locked="0" layoutInCell="1" allowOverlap="1" wp14:anchorId="60A10776" wp14:editId="1CA81642">
                <wp:simplePos x="0" y="0"/>
                <wp:positionH relativeFrom="margin">
                  <wp:align>right</wp:align>
                </wp:positionH>
                <wp:positionV relativeFrom="paragraph">
                  <wp:posOffset>5644681</wp:posOffset>
                </wp:positionV>
                <wp:extent cx="5400040" cy="635"/>
                <wp:effectExtent l="0" t="0" r="0" b="8255"/>
                <wp:wrapTight wrapText="bothSides">
                  <wp:wrapPolygon edited="0">
                    <wp:start x="0" y="0"/>
                    <wp:lineTo x="0" y="20698"/>
                    <wp:lineTo x="21488" y="20698"/>
                    <wp:lineTo x="21488"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57FEEC" w14:textId="3A2A34CD" w:rsidR="0013615A" w:rsidRPr="00DB569A" w:rsidRDefault="0013615A" w:rsidP="00365D1B">
                            <w:pPr>
                              <w:pStyle w:val="Descripcin"/>
                              <w:jc w:val="center"/>
                              <w:rPr>
                                <w:noProof/>
                              </w:rPr>
                            </w:pPr>
                            <w:r>
                              <w:t xml:space="preserve">Ilustración </w:t>
                            </w:r>
                            <w:fldSimple w:instr=" SEQ Ilustración \* ARABIC ">
                              <w:r>
                                <w:rPr>
                                  <w:noProof/>
                                </w:rPr>
                                <w:t>43</w:t>
                              </w:r>
                            </w:fldSimple>
                            <w:r>
                              <w:t xml:space="preserve"> Seleccionar repositorio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10776" id="Cuadro de texto 18" o:spid="_x0000_s1065" type="#_x0000_t202" style="position:absolute;left:0;text-align:left;margin-left:374pt;margin-top:444.45pt;width:425.2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" stroked="f">
                <v:textbox style="mso-fit-shape-to-text:t" inset="0,0,0,0">
                  <w:txbxContent>
                    <w:p w14:paraId="1C57FEEC" w14:textId="3A2A34CD" w:rsidR="0013615A" w:rsidRPr="00DB569A" w:rsidRDefault="0013615A" w:rsidP="00365D1B">
                      <w:pPr>
                        <w:pStyle w:val="Descripcin"/>
                        <w:jc w:val="center"/>
                        <w:rPr>
                          <w:noProof/>
                        </w:rPr>
                      </w:pPr>
                      <w:r>
                        <w:t xml:space="preserve">Ilustración </w:t>
                      </w:r>
                      <w:fldSimple w:instr=" SEQ Ilustración \* ARABIC ">
                        <w:r>
                          <w:rPr>
                            <w:noProof/>
                          </w:rPr>
                          <w:t>43</w:t>
                        </w:r>
                      </w:fldSimple>
                      <w:r>
                        <w:t xml:space="preserve"> Seleccionar repositorio</w:t>
                      </w:r>
                    </w:p>
                  </w:txbxContent>
                </v:textbox>
                <w10:wrap type="tight" anchorx="margin"/>
              </v:shape>
            </w:pict>
          </mc:Fallback>
        </mc:AlternateContent>
      </w:r>
      <w:r>
        <w:rPr>
          <w:noProof/>
        </w:rPr>
        <mc:AlternateContent>
          <mc:Choice Requires="wps">
            <w:drawing>
              <wp:anchor distT="0" distB="0" distL="114300" distR="114300" simplePos="0" relativeHeight="251730944" behindDoc="1" locked="0" layoutInCell="1" allowOverlap="1" wp14:anchorId="776A9407" wp14:editId="4EBDB745">
                <wp:simplePos x="0" y="0"/>
                <wp:positionH relativeFrom="margin">
                  <wp:align>right</wp:align>
                </wp:positionH>
                <wp:positionV relativeFrom="paragraph">
                  <wp:posOffset>2570370</wp:posOffset>
                </wp:positionV>
                <wp:extent cx="5400040" cy="635"/>
                <wp:effectExtent l="0" t="0" r="0" b="8255"/>
                <wp:wrapTight wrapText="bothSides">
                  <wp:wrapPolygon edited="0">
                    <wp:start x="0" y="0"/>
                    <wp:lineTo x="0" y="20698"/>
                    <wp:lineTo x="21488" y="20698"/>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990E2C" w14:textId="58A13B8E" w:rsidR="0013615A" w:rsidRPr="00BD70E0" w:rsidRDefault="0013615A" w:rsidP="00365D1B">
                            <w:pPr>
                              <w:pStyle w:val="Descripcin"/>
                              <w:jc w:val="center"/>
                              <w:rPr>
                                <w:noProof/>
                              </w:rPr>
                            </w:pPr>
                            <w:r>
                              <w:t xml:space="preserve">Ilustración </w:t>
                            </w:r>
                            <w:fldSimple w:instr=" SEQ Ilustración \* ARABIC ">
                              <w:r>
                                <w:rPr>
                                  <w:noProof/>
                                </w:rPr>
                                <w:t>44</w:t>
                              </w:r>
                            </w:fldSimple>
                            <w:r>
                              <w:t xml:space="preserve"> Enlazar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A9407" id="Cuadro de texto 17" o:spid="_x0000_s1066" type="#_x0000_t202" style="position:absolute;left:0;text-align:left;margin-left:374pt;margin-top:202.4pt;width:425.2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" stroked="f">
                <v:textbox style="mso-fit-shape-to-text:t" inset="0,0,0,0">
                  <w:txbxContent>
                    <w:p w14:paraId="59990E2C" w14:textId="58A13B8E" w:rsidR="0013615A" w:rsidRPr="00BD70E0" w:rsidRDefault="0013615A" w:rsidP="00365D1B">
                      <w:pPr>
                        <w:pStyle w:val="Descripcin"/>
                        <w:jc w:val="center"/>
                        <w:rPr>
                          <w:noProof/>
                        </w:rPr>
                      </w:pPr>
                      <w:r>
                        <w:t xml:space="preserve">Ilustración </w:t>
                      </w:r>
                      <w:fldSimple w:instr=" SEQ Ilustración \* ARABIC ">
                        <w:r>
                          <w:rPr>
                            <w:noProof/>
                          </w:rPr>
                          <w:t>44</w:t>
                        </w:r>
                      </w:fldSimple>
                      <w:r>
                        <w:t xml:space="preserve"> Enlazar GitHub</w:t>
                      </w:r>
                    </w:p>
                  </w:txbxContent>
                </v:textbox>
                <w10:wrap type="tight" anchorx="margin"/>
              </v:shape>
            </w:pict>
          </mc:Fallback>
        </mc:AlternateContent>
      </w:r>
      <w:r w:rsidR="008F3B21">
        <w:rPr>
          <w:noProof/>
        </w:rPr>
        <w:drawing>
          <wp:anchor distT="0" distB="0" distL="114300" distR="114300" simplePos="0" relativeHeight="251722752" behindDoc="1" locked="0" layoutInCell="1" allowOverlap="1" wp14:anchorId="5F2CAD1A" wp14:editId="4FF9B2E2">
            <wp:simplePos x="0" y="0"/>
            <wp:positionH relativeFrom="margin">
              <wp:align>right</wp:align>
            </wp:positionH>
            <wp:positionV relativeFrom="paragraph">
              <wp:posOffset>3513096</wp:posOffset>
            </wp:positionV>
            <wp:extent cx="5400040" cy="2162175"/>
            <wp:effectExtent l="0" t="0" r="0" b="9525"/>
            <wp:wrapTight wrapText="bothSides">
              <wp:wrapPolygon edited="0">
                <wp:start x="0" y="0"/>
                <wp:lineTo x="0" y="21505"/>
                <wp:lineTo x="21488" y="21505"/>
                <wp:lineTo x="21488" y="0"/>
                <wp:lineTo x="0" y="0"/>
              </wp:wrapPolygon>
            </wp:wrapTight>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cionHeroku.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2162175"/>
                    </a:xfrm>
                    <a:prstGeom prst="rect">
                      <a:avLst/>
                    </a:prstGeom>
                  </pic:spPr>
                </pic:pic>
              </a:graphicData>
            </a:graphic>
          </wp:anchor>
        </w:drawing>
      </w:r>
      <w:r w:rsidR="008F3B21">
        <w:rPr>
          <w:noProof/>
        </w:rPr>
        <w:drawing>
          <wp:anchor distT="0" distB="0" distL="114300" distR="114300" simplePos="0" relativeHeight="251721728" behindDoc="1" locked="0" layoutInCell="1" allowOverlap="1" wp14:anchorId="39506C48" wp14:editId="5D56DA60">
            <wp:simplePos x="0" y="0"/>
            <wp:positionH relativeFrom="margin">
              <wp:align>right</wp:align>
            </wp:positionH>
            <wp:positionV relativeFrom="paragraph">
              <wp:posOffset>193</wp:posOffset>
            </wp:positionV>
            <wp:extent cx="5400040" cy="2568575"/>
            <wp:effectExtent l="0" t="0" r="0" b="3175"/>
            <wp:wrapTight wrapText="bothSides">
              <wp:wrapPolygon edited="0">
                <wp:start x="0" y="0"/>
                <wp:lineTo x="0" y="21467"/>
                <wp:lineTo x="21488" y="21467"/>
                <wp:lineTo x="21488" y="0"/>
                <wp:lineTo x="0" y="0"/>
              </wp:wrapPolygon>
            </wp:wrapTight>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Heroku.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anchor>
        </w:drawing>
      </w:r>
      <w:r w:rsidR="008F3B21">
        <w:t>Para que nuestra aplicación se corresponda con la que tenemos en nuestro repositorio de GitHub simplemente tenemos seleccionar en el apartado “</w:t>
      </w:r>
      <w:r w:rsidR="008F3B21" w:rsidRPr="006B1D24">
        <w:rPr>
          <w:i/>
          <w:iCs/>
        </w:rPr>
        <w:t>Deployment method</w:t>
      </w:r>
      <w:r w:rsidR="008F3B21">
        <w:t xml:space="preserve">” mostrado en la imagen la opción de GitHub, de esta forma nos pedirá que iniciemos la sesión de nuestra cuenta de GitHub. Una vez que lo tengamos debemos seleccionar el repositorio donde tenemos la aplicación </w:t>
      </w:r>
      <w:r w:rsidR="003B19D9">
        <w:t>haciendo clic en “</w:t>
      </w:r>
      <w:r w:rsidR="003B19D9" w:rsidRPr="006B1D24">
        <w:rPr>
          <w:i/>
          <w:iCs/>
        </w:rPr>
        <w:t>Connect</w:t>
      </w:r>
      <w:r w:rsidR="003B19D9">
        <w:t>” en el repositorio correspondiente</w:t>
      </w:r>
      <w:r w:rsidR="008F3B21">
        <w:t>.</w:t>
      </w:r>
    </w:p>
    <w:p w14:paraId="05B6E590" w14:textId="77777777" w:rsidR="008F3B21" w:rsidRDefault="003B19D9" w:rsidP="007B7A1E">
      <w:r>
        <w:t>Una vez hecho esto ya tendremos nuestra aplicación seleccionada, simplemente debemos hacer el despliegue, para ello debemos ir hasta la parte inferior de la web donde nos encontraremos lo siguiente, podemos establecer que si hay cambios en el repositorio se cambie de forma automática en la aplicación habilitando lo despliegues automáticos en la primera opción “</w:t>
      </w:r>
      <w:r w:rsidRPr="006B1D24">
        <w:rPr>
          <w:i/>
          <w:iCs/>
        </w:rPr>
        <w:t>Enable Automatic Deploys</w:t>
      </w:r>
      <w:r>
        <w:t>”. En el apartado de “</w:t>
      </w:r>
      <w:r w:rsidRPr="006B1D24">
        <w:rPr>
          <w:i/>
          <w:iCs/>
        </w:rPr>
        <w:t>Manual deploy</w:t>
      </w:r>
      <w:r>
        <w:t xml:space="preserve">” debemos de establecer qué rama del </w:t>
      </w:r>
      <w:r>
        <w:lastRenderedPageBreak/>
        <w:t>repositorio queremos desplegar y pulsar en “</w:t>
      </w:r>
      <w:r w:rsidRPr="006B1D24">
        <w:rPr>
          <w:i/>
          <w:iCs/>
        </w:rPr>
        <w:t>Deploy Branch</w:t>
      </w:r>
      <w:r>
        <w:t>”, después tenemos que esperar a que todo cargue correctamente y podremos acceder ya a nuestra aplicación de forma remota.</w:t>
      </w:r>
    </w:p>
    <w:p w14:paraId="54916874" w14:textId="77777777" w:rsidR="003B19D9" w:rsidRDefault="00365D1B" w:rsidP="007B7A1E">
      <w:r>
        <w:rPr>
          <w:noProof/>
        </w:rPr>
        <mc:AlternateContent>
          <mc:Choice Requires="wps">
            <w:drawing>
              <wp:anchor distT="0" distB="0" distL="114300" distR="114300" simplePos="0" relativeHeight="251737088" behindDoc="1" locked="0" layoutInCell="1" allowOverlap="1" wp14:anchorId="68047502" wp14:editId="0E09A94B">
                <wp:simplePos x="0" y="0"/>
                <wp:positionH relativeFrom="margin">
                  <wp:align>right</wp:align>
                </wp:positionH>
                <wp:positionV relativeFrom="paragraph">
                  <wp:posOffset>5526929</wp:posOffset>
                </wp:positionV>
                <wp:extent cx="5400040" cy="635"/>
                <wp:effectExtent l="0" t="0" r="0" b="8255"/>
                <wp:wrapTight wrapText="bothSides">
                  <wp:wrapPolygon edited="0">
                    <wp:start x="0" y="0"/>
                    <wp:lineTo x="0" y="20698"/>
                    <wp:lineTo x="21488" y="20698"/>
                    <wp:lineTo x="21488"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169233" w14:textId="097DB842" w:rsidR="0013615A" w:rsidRPr="00FD343D" w:rsidRDefault="0013615A" w:rsidP="00365D1B">
                            <w:pPr>
                              <w:pStyle w:val="Descripcin"/>
                              <w:jc w:val="center"/>
                              <w:rPr>
                                <w:noProof/>
                              </w:rPr>
                            </w:pPr>
                            <w:r>
                              <w:t xml:space="preserve">Ilustración </w:t>
                            </w:r>
                            <w:fldSimple w:instr=" SEQ Ilustración \* ARABIC ">
                              <w:r>
                                <w:rPr>
                                  <w:noProof/>
                                </w:rPr>
                                <w:t>45</w:t>
                              </w:r>
                            </w:fldSimple>
                            <w:r>
                              <w:t xml:space="preserve"> Despliegue correcto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47502" id="Cuadro de texto 34" o:spid="_x0000_s1067" type="#_x0000_t202" style="position:absolute;left:0;text-align:left;margin-left:374pt;margin-top:435.2pt;width:425.2pt;height:.05pt;z-index:-251579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" stroked="f">
                <v:textbox style="mso-fit-shape-to-text:t" inset="0,0,0,0">
                  <w:txbxContent>
                    <w:p w14:paraId="22169233" w14:textId="097DB842" w:rsidR="0013615A" w:rsidRPr="00FD343D" w:rsidRDefault="0013615A" w:rsidP="00365D1B">
                      <w:pPr>
                        <w:pStyle w:val="Descripcin"/>
                        <w:jc w:val="center"/>
                        <w:rPr>
                          <w:noProof/>
                        </w:rPr>
                      </w:pPr>
                      <w:r>
                        <w:t xml:space="preserve">Ilustración </w:t>
                      </w:r>
                      <w:fldSimple w:instr=" SEQ Ilustración \* ARABIC ">
                        <w:r>
                          <w:rPr>
                            <w:noProof/>
                          </w:rPr>
                          <w:t>45</w:t>
                        </w:r>
                      </w:fldSimple>
                      <w:r>
                        <w:t xml:space="preserve"> Despliegue correcto</w:t>
                      </w:r>
                    </w:p>
                  </w:txbxContent>
                </v:textbox>
                <w10:wrap type="tight" anchorx="margin"/>
              </v:shape>
            </w:pict>
          </mc:Fallback>
        </mc:AlternateContent>
      </w:r>
      <w:r>
        <w:rPr>
          <w:noProof/>
        </w:rPr>
        <mc:AlternateContent>
          <mc:Choice Requires="wps">
            <w:drawing>
              <wp:anchor distT="0" distB="0" distL="114300" distR="114300" simplePos="0" relativeHeight="251735040" behindDoc="1" locked="0" layoutInCell="1" allowOverlap="1" wp14:anchorId="23B05460" wp14:editId="3EA1AE35">
                <wp:simplePos x="0" y="0"/>
                <wp:positionH relativeFrom="margin">
                  <wp:align>right</wp:align>
                </wp:positionH>
                <wp:positionV relativeFrom="paragraph">
                  <wp:posOffset>3103687</wp:posOffset>
                </wp:positionV>
                <wp:extent cx="5400040" cy="635"/>
                <wp:effectExtent l="0" t="0" r="0" b="8255"/>
                <wp:wrapTight wrapText="bothSides">
                  <wp:wrapPolygon edited="0">
                    <wp:start x="0" y="0"/>
                    <wp:lineTo x="0" y="20698"/>
                    <wp:lineTo x="21488" y="20698"/>
                    <wp:lineTo x="21488" y="0"/>
                    <wp:lineTo x="0" y="0"/>
                  </wp:wrapPolygon>
                </wp:wrapTight>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6C65B33" w14:textId="67A7950C" w:rsidR="0013615A" w:rsidRPr="009E0005" w:rsidRDefault="0013615A" w:rsidP="00365D1B">
                            <w:pPr>
                              <w:pStyle w:val="Descripcin"/>
                              <w:jc w:val="center"/>
                              <w:rPr>
                                <w:noProof/>
                              </w:rPr>
                            </w:pPr>
                            <w:r>
                              <w:t xml:space="preserve">Ilustración </w:t>
                            </w:r>
                            <w:fldSimple w:instr=" SEQ Ilustración \* ARABIC ">
                              <w:r>
                                <w:rPr>
                                  <w:noProof/>
                                </w:rPr>
                                <w:t>46</w:t>
                              </w:r>
                            </w:fldSimple>
                            <w:r>
                              <w:t xml:space="preserv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05460" id="Cuadro de texto 33" o:spid="_x0000_s1068" type="#_x0000_t202" style="position:absolute;left:0;text-align:left;margin-left:374pt;margin-top:244.4pt;width:425.2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" stroked="f">
                <v:textbox style="mso-fit-shape-to-text:t" inset="0,0,0,0">
                  <w:txbxContent>
                    <w:p w14:paraId="56C65B33" w14:textId="67A7950C" w:rsidR="0013615A" w:rsidRPr="009E0005" w:rsidRDefault="0013615A" w:rsidP="00365D1B">
                      <w:pPr>
                        <w:pStyle w:val="Descripcin"/>
                        <w:jc w:val="center"/>
                        <w:rPr>
                          <w:noProof/>
                        </w:rPr>
                      </w:pPr>
                      <w:r>
                        <w:t xml:space="preserve">Ilustración </w:t>
                      </w:r>
                      <w:fldSimple w:instr=" SEQ Ilustración \* ARABIC ">
                        <w:r>
                          <w:rPr>
                            <w:noProof/>
                          </w:rPr>
                          <w:t>46</w:t>
                        </w:r>
                      </w:fldSimple>
                      <w:r>
                        <w:t xml:space="preserve"> Despliegue</w:t>
                      </w:r>
                    </w:p>
                  </w:txbxContent>
                </v:textbox>
                <w10:wrap type="tight" anchorx="margin"/>
              </v:shape>
            </w:pict>
          </mc:Fallback>
        </mc:AlternateContent>
      </w:r>
      <w:r w:rsidR="003B19D9">
        <w:rPr>
          <w:noProof/>
        </w:rPr>
        <w:drawing>
          <wp:anchor distT="0" distB="0" distL="114300" distR="114300" simplePos="0" relativeHeight="251724800" behindDoc="1" locked="0" layoutInCell="1" allowOverlap="1" wp14:anchorId="5BA4FE18" wp14:editId="63B4CC90">
            <wp:simplePos x="0" y="0"/>
            <wp:positionH relativeFrom="margin">
              <wp:align>right</wp:align>
            </wp:positionH>
            <wp:positionV relativeFrom="paragraph">
              <wp:posOffset>3464836</wp:posOffset>
            </wp:positionV>
            <wp:extent cx="5400040" cy="2068830"/>
            <wp:effectExtent l="0" t="0" r="0" b="7620"/>
            <wp:wrapTight wrapText="bothSides">
              <wp:wrapPolygon edited="0">
                <wp:start x="0" y="0"/>
                <wp:lineTo x="0" y="21481"/>
                <wp:lineTo x="21488" y="21481"/>
                <wp:lineTo x="21488" y="0"/>
                <wp:lineTo x="0" y="0"/>
              </wp:wrapPolygon>
            </wp:wrapTight>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doOkHeroku.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2068830"/>
                    </a:xfrm>
                    <a:prstGeom prst="rect">
                      <a:avLst/>
                    </a:prstGeom>
                  </pic:spPr>
                </pic:pic>
              </a:graphicData>
            </a:graphic>
          </wp:anchor>
        </w:drawing>
      </w:r>
      <w:r w:rsidR="003B19D9">
        <w:rPr>
          <w:noProof/>
        </w:rPr>
        <w:drawing>
          <wp:anchor distT="0" distB="0" distL="114300" distR="114300" simplePos="0" relativeHeight="251723776" behindDoc="1" locked="0" layoutInCell="1" allowOverlap="1" wp14:anchorId="2A189518" wp14:editId="0C1C78F6">
            <wp:simplePos x="0" y="0"/>
            <wp:positionH relativeFrom="margin">
              <wp:align>right</wp:align>
            </wp:positionH>
            <wp:positionV relativeFrom="paragraph">
              <wp:posOffset>497</wp:posOffset>
            </wp:positionV>
            <wp:extent cx="5400040" cy="3157855"/>
            <wp:effectExtent l="0" t="0" r="0" b="4445"/>
            <wp:wrapTight wrapText="bothSides">
              <wp:wrapPolygon edited="0">
                <wp:start x="0" y="0"/>
                <wp:lineTo x="0" y="21500"/>
                <wp:lineTo x="21488" y="21500"/>
                <wp:lineTo x="21488" y="0"/>
                <wp:lineTo x="0" y="0"/>
              </wp:wrapPolygon>
            </wp:wrapTight>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liegueheroku.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anchor>
        </w:drawing>
      </w:r>
      <w:r w:rsidR="003B19D9">
        <w:t>Cuando todo haya cargado aparecerá algo como lo siguiente:</w:t>
      </w:r>
    </w:p>
    <w:p w14:paraId="69610B3F" w14:textId="77777777" w:rsidR="003B19D9" w:rsidRDefault="003B19D9" w:rsidP="003B19D9">
      <w:pPr>
        <w:pStyle w:val="Ttulo3"/>
      </w:pPr>
      <w:r>
        <w:t>Internacionalización</w:t>
      </w:r>
    </w:p>
    <w:p w14:paraId="4AF9594F" w14:textId="77777777" w:rsidR="003B19D9" w:rsidRDefault="009C7D3A" w:rsidP="003B19D9">
      <w:r>
        <w:t>Otro aspecto que tratar</w:t>
      </w:r>
      <w:r w:rsidR="003B19D9">
        <w:t xml:space="preserve"> en este manual es la internacionalización de la aplicación, se puede actualizar el catálogo de traducciones de una manera muy cómoda realizando dos comandos en caso de que se hayan añadido nuevas palabras para traducir. Los textos que se van a traducir en nuestra aplicación van a ser todos aquellos que estén en</w:t>
      </w:r>
      <w:r>
        <w:t xml:space="preserve"> </w:t>
      </w:r>
      <w:r w:rsidR="003B19D9">
        <w:t>la carpeta /src/templates/</w:t>
      </w:r>
      <w:r>
        <w:t>, en los archivos html que se encuentren de esta forma {{ _(‘texto a traducir’) }}. Si se han añadido nuevas traducciones debemos ejecutar los siguientes comandos:</w:t>
      </w:r>
    </w:p>
    <w:p w14:paraId="38F42669" w14:textId="7B42A040" w:rsidR="009C7D3A" w:rsidRDefault="009C7D3A" w:rsidP="009C7D3A">
      <w:r>
        <w:t>Cuando hayamos hecho esto podemos entrar en los catálogos de traducciones, por ejemplo en la traducción inglesa, podemos entrar en /src/translations/en/LC_MESSAGES/ y acceder al fichero “messages.po” abriéndolo con un editor como Poedit, de tal forma que nos aparecerán dos columnas, una con el texto encontrado con el formato mencionado anteriormente ({{ _(‘texto a traducir’) }}) y otra con la traducción que queramos hacer:</w:t>
      </w:r>
    </w:p>
    <w:p w14:paraId="0972524E" w14:textId="77777777" w:rsidR="009C7D3A" w:rsidRDefault="00365D1B" w:rsidP="009C7D3A">
      <w:r>
        <w:rPr>
          <w:noProof/>
        </w:rPr>
        <w:lastRenderedPageBreak/>
        <mc:AlternateContent>
          <mc:Choice Requires="wps">
            <w:drawing>
              <wp:anchor distT="0" distB="0" distL="114300" distR="114300" simplePos="0" relativeHeight="251739136" behindDoc="1" locked="0" layoutInCell="1" allowOverlap="1" wp14:anchorId="3B593488" wp14:editId="684123F7">
                <wp:simplePos x="0" y="0"/>
                <wp:positionH relativeFrom="column">
                  <wp:posOffset>0</wp:posOffset>
                </wp:positionH>
                <wp:positionV relativeFrom="paragraph">
                  <wp:posOffset>4532630</wp:posOffset>
                </wp:positionV>
                <wp:extent cx="5400040"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6B6C397" w14:textId="21A75270" w:rsidR="0013615A" w:rsidRPr="00BF5847" w:rsidRDefault="0013615A" w:rsidP="00365D1B">
                            <w:pPr>
                              <w:pStyle w:val="Descripcin"/>
                              <w:jc w:val="center"/>
                              <w:rPr>
                                <w:noProof/>
                              </w:rPr>
                            </w:pPr>
                            <w:r>
                              <w:t xml:space="preserve">Ilustración </w:t>
                            </w:r>
                            <w:fldSimple w:instr=" SEQ Ilustración \* ARABIC ">
                              <w:r>
                                <w:rPr>
                                  <w:noProof/>
                                </w:rPr>
                                <w:t>47</w:t>
                              </w:r>
                            </w:fldSimple>
                            <w:r>
                              <w:t xml:space="preserve"> Traducciones poedit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3488" id="Cuadro de texto 35" o:spid="_x0000_s1069" type="#_x0000_t202" style="position:absolute;left:0;text-align:left;margin-left:0;margin-top:356.9pt;width:425.2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3sNgIAAG4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" stroked="f">
                <v:textbox style="mso-fit-shape-to-text:t" inset="0,0,0,0">
                  <w:txbxContent>
                    <w:p w14:paraId="76B6C397" w14:textId="21A75270" w:rsidR="0013615A" w:rsidRPr="00BF5847" w:rsidRDefault="0013615A" w:rsidP="00365D1B">
                      <w:pPr>
                        <w:pStyle w:val="Descripcin"/>
                        <w:jc w:val="center"/>
                        <w:rPr>
                          <w:noProof/>
                        </w:rPr>
                      </w:pPr>
                      <w:r>
                        <w:t xml:space="preserve">Ilustración </w:t>
                      </w:r>
                      <w:fldSimple w:instr=" SEQ Ilustración \* ARABIC ">
                        <w:r>
                          <w:rPr>
                            <w:noProof/>
                          </w:rPr>
                          <w:t>47</w:t>
                        </w:r>
                      </w:fldSimple>
                      <w:r>
                        <w:t xml:space="preserve"> Traducciones poedit</w:t>
                      </w:r>
                    </w:p>
                  </w:txbxContent>
                </v:textbox>
                <w10:wrap type="tight"/>
              </v:shape>
            </w:pict>
          </mc:Fallback>
        </mc:AlternateContent>
      </w:r>
      <w:r w:rsidR="009C7D3A">
        <w:rPr>
          <w:noProof/>
        </w:rPr>
        <w:drawing>
          <wp:anchor distT="0" distB="0" distL="114300" distR="114300" simplePos="0" relativeHeight="251725824" behindDoc="1" locked="0" layoutInCell="1" allowOverlap="1" wp14:anchorId="260D9D6A" wp14:editId="735CA773">
            <wp:simplePos x="0" y="0"/>
            <wp:positionH relativeFrom="margin">
              <wp:align>right</wp:align>
            </wp:positionH>
            <wp:positionV relativeFrom="paragraph">
              <wp:posOffset>83</wp:posOffset>
            </wp:positionV>
            <wp:extent cx="5400040" cy="4475480"/>
            <wp:effectExtent l="0" t="0" r="0" b="1270"/>
            <wp:wrapTight wrapText="bothSides">
              <wp:wrapPolygon edited="0">
                <wp:start x="0" y="0"/>
                <wp:lineTo x="0" y="21514"/>
                <wp:lineTo x="21488" y="21514"/>
                <wp:lineTo x="21488" y="0"/>
                <wp:lineTo x="0" y="0"/>
              </wp:wrapPolygon>
            </wp:wrapTight>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edit.PNG"/>
                    <pic:cNvPicPr/>
                  </pic:nvPicPr>
                  <pic:blipFill>
                    <a:blip r:embed="rId79">
                      <a:extLst>
                        <a:ext uri="{28A0092B-C50C-407E-A947-70E740481C1C}">
                          <a14:useLocalDpi xmlns:a14="http://schemas.microsoft.com/office/drawing/2010/main" val="0"/>
                        </a:ext>
                      </a:extLst>
                    </a:blip>
                    <a:stretch>
                      <a:fillRect/>
                    </a:stretch>
                  </pic:blipFill>
                  <pic:spPr>
                    <a:xfrm>
                      <a:off x="0" y="0"/>
                      <a:ext cx="5400040" cy="4475480"/>
                    </a:xfrm>
                    <a:prstGeom prst="rect">
                      <a:avLst/>
                    </a:prstGeom>
                  </pic:spPr>
                </pic:pic>
              </a:graphicData>
            </a:graphic>
          </wp:anchor>
        </w:drawing>
      </w:r>
      <w:r w:rsidR="009C7D3A">
        <w:t>Una vez establecidas las traducciones simplemente debemos guardar los cambios.</w:t>
      </w:r>
    </w:p>
    <w:p w14:paraId="01CC2ABE" w14:textId="77777777" w:rsidR="009C7D3A" w:rsidRDefault="009C7D3A" w:rsidP="009C7D3A">
      <w:r>
        <w:t>También se podría añadir nuevos idiomas para la aplicación web, bastaría con ejecutar un comando y cambiar un fichero que se encuentra dentro de la carpeta /src/. Pasos para añadir un nuevo idioma:</w:t>
      </w:r>
    </w:p>
    <w:p w14:paraId="10907B8A" w14:textId="77777777" w:rsidR="009C7D3A" w:rsidRDefault="009C7D3A" w:rsidP="0001124E">
      <w:pPr>
        <w:pStyle w:val="Prrafodelista"/>
        <w:numPr>
          <w:ilvl w:val="0"/>
          <w:numId w:val="17"/>
        </w:numPr>
      </w:pPr>
      <w:r>
        <w:t>Ejecutar el siguiente comando: “pybabel init -i messages.pot -d src/translations -l idioma</w:t>
      </w:r>
    </w:p>
    <w:p w14:paraId="11E01FAD" w14:textId="77777777" w:rsidR="009C7D3A" w:rsidRDefault="009E126D" w:rsidP="0001124E">
      <w:pPr>
        <w:pStyle w:val="Prrafodelista"/>
        <w:numPr>
          <w:ilvl w:val="0"/>
          <w:numId w:val="17"/>
        </w:numPr>
      </w:pPr>
      <w:r>
        <w:rPr>
          <w:noProof/>
        </w:rPr>
        <mc:AlternateContent>
          <mc:Choice Requires="wps">
            <w:drawing>
              <wp:anchor distT="0" distB="0" distL="114300" distR="114300" simplePos="0" relativeHeight="251742208" behindDoc="1" locked="0" layoutInCell="1" allowOverlap="1" wp14:anchorId="4490CC9B" wp14:editId="02062A75">
                <wp:simplePos x="0" y="0"/>
                <wp:positionH relativeFrom="column">
                  <wp:posOffset>0</wp:posOffset>
                </wp:positionH>
                <wp:positionV relativeFrom="paragraph">
                  <wp:posOffset>2445385</wp:posOffset>
                </wp:positionV>
                <wp:extent cx="5400040"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B33C56" w14:textId="1A78DF38" w:rsidR="0013615A" w:rsidRPr="00534301" w:rsidRDefault="0013615A" w:rsidP="009E126D">
                            <w:pPr>
                              <w:pStyle w:val="Descripcin"/>
                              <w:jc w:val="center"/>
                              <w:rPr>
                                <w:noProof/>
                              </w:rPr>
                            </w:pPr>
                            <w:r>
                              <w:t xml:space="preserve">Ilustración </w:t>
                            </w:r>
                            <w:fldSimple w:instr=" SEQ Ilustración \* ARABIC ">
                              <w:r>
                                <w:rPr>
                                  <w:noProof/>
                                </w:rPr>
                                <w:t>48</w:t>
                              </w:r>
                            </w:fldSimple>
                            <w:r>
                              <w:t xml:space="preserve"> Añadir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0CC9B" id="Cuadro de texto 37" o:spid="_x0000_s1070" type="#_x0000_t202" style="position:absolute;left:0;text-align:left;margin-left:0;margin-top:192.55pt;width:425.2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isNQIAAG4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" stroked="f">
                <v:textbox style="mso-fit-shape-to-text:t" inset="0,0,0,0">
                  <w:txbxContent>
                    <w:p w14:paraId="5FB33C56" w14:textId="1A78DF38" w:rsidR="0013615A" w:rsidRPr="00534301" w:rsidRDefault="0013615A" w:rsidP="009E126D">
                      <w:pPr>
                        <w:pStyle w:val="Descripcin"/>
                        <w:jc w:val="center"/>
                        <w:rPr>
                          <w:noProof/>
                        </w:rPr>
                      </w:pPr>
                      <w:r>
                        <w:t xml:space="preserve">Ilustración </w:t>
                      </w:r>
                      <w:fldSimple w:instr=" SEQ Ilustración \* ARABIC ">
                        <w:r>
                          <w:rPr>
                            <w:noProof/>
                          </w:rPr>
                          <w:t>48</w:t>
                        </w:r>
                      </w:fldSimple>
                      <w:r>
                        <w:t xml:space="preserve"> Añadir idioma</w:t>
                      </w:r>
                    </w:p>
                  </w:txbxContent>
                </v:textbox>
                <w10:wrap type="tight"/>
              </v:shape>
            </w:pict>
          </mc:Fallback>
        </mc:AlternateContent>
      </w:r>
      <w:r w:rsidR="009C7D3A">
        <w:rPr>
          <w:noProof/>
        </w:rPr>
        <w:drawing>
          <wp:anchor distT="0" distB="0" distL="114300" distR="114300" simplePos="0" relativeHeight="251726848" behindDoc="1" locked="0" layoutInCell="1" allowOverlap="1" wp14:anchorId="41977D4E" wp14:editId="6BAEF905">
            <wp:simplePos x="0" y="0"/>
            <wp:positionH relativeFrom="margin">
              <wp:align>right</wp:align>
            </wp:positionH>
            <wp:positionV relativeFrom="paragraph">
              <wp:posOffset>417443</wp:posOffset>
            </wp:positionV>
            <wp:extent cx="5400040" cy="1971040"/>
            <wp:effectExtent l="0" t="0" r="0" b="0"/>
            <wp:wrapTight wrapText="bothSides">
              <wp:wrapPolygon edited="0">
                <wp:start x="0" y="0"/>
                <wp:lineTo x="0" y="21294"/>
                <wp:lineTo x="21488" y="21294"/>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duccionnueva.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anchor>
        </w:drawing>
      </w:r>
      <w:r w:rsidR="009C7D3A">
        <w:t>Modificar el fichero “Config.py” que se encuentra dentro de la carpeta /src/ de tal manera que figure el nuevo idioma que se ha añadido.</w:t>
      </w:r>
    </w:p>
    <w:p w14:paraId="5E2BDF5A" w14:textId="77777777" w:rsidR="00365D1B" w:rsidRDefault="00365D1B" w:rsidP="00365D1B">
      <w:pPr>
        <w:pStyle w:val="Ttulo3"/>
      </w:pPr>
      <w:r>
        <w:lastRenderedPageBreak/>
        <w:t>Wiki</w:t>
      </w:r>
    </w:p>
    <w:p w14:paraId="54245FAD" w14:textId="77777777" w:rsidR="00365D1B" w:rsidRDefault="00365D1B" w:rsidP="00365D1B">
      <w:r>
        <w:t>Finalmente, aunque ya se ha comentado anteriormente que hay una MediaWiki desplegada en un repositorio, se ha elegido Wikidot como plataforma para albergar la wiki.</w:t>
      </w:r>
    </w:p>
    <w:p w14:paraId="127763D7" w14:textId="77777777" w:rsidR="00365D1B" w:rsidRDefault="00365D1B" w:rsidP="00365D1B">
      <w:r>
        <w:t xml:space="preserve">Para crear dicha wiki simplemente debemos crearnos una cuenta gratuita en </w:t>
      </w:r>
      <w:hyperlink r:id="rId81" w:history="1">
        <w:r w:rsidRPr="00365D1B">
          <w:rPr>
            <w:rStyle w:val="Hipervnculo"/>
          </w:rPr>
          <w:t>Wikidot</w:t>
        </w:r>
      </w:hyperlink>
      <w:r>
        <w:t xml:space="preserve"> y crear el sitio que deseemos. Por cada cuenta gratuita tendremos cinco sitios disponibles para crear, simplemente cuando lo vayamos a crear tendremos que rellenar los siguientes campos:</w:t>
      </w:r>
    </w:p>
    <w:p w14:paraId="093DE97A" w14:textId="77777777" w:rsidR="00365D1B" w:rsidRDefault="00365D1B" w:rsidP="0001124E">
      <w:pPr>
        <w:pStyle w:val="Prrafodelista"/>
        <w:numPr>
          <w:ilvl w:val="0"/>
          <w:numId w:val="18"/>
        </w:numPr>
      </w:pPr>
      <w:r>
        <w:t>Título.</w:t>
      </w:r>
    </w:p>
    <w:p w14:paraId="2732B3E8" w14:textId="77777777" w:rsidR="00365D1B" w:rsidRDefault="00365D1B" w:rsidP="0001124E">
      <w:pPr>
        <w:pStyle w:val="Prrafodelista"/>
        <w:numPr>
          <w:ilvl w:val="0"/>
          <w:numId w:val="18"/>
        </w:numPr>
      </w:pPr>
      <w:r>
        <w:t>Posibles tags de la wiki.</w:t>
      </w:r>
    </w:p>
    <w:p w14:paraId="5F2C82CD" w14:textId="77777777" w:rsidR="00365D1B" w:rsidRDefault="00365D1B" w:rsidP="0001124E">
      <w:pPr>
        <w:pStyle w:val="Prrafodelista"/>
        <w:numPr>
          <w:ilvl w:val="0"/>
          <w:numId w:val="18"/>
        </w:numPr>
      </w:pPr>
      <w:r>
        <w:t>Dirección web.</w:t>
      </w:r>
    </w:p>
    <w:p w14:paraId="49A2E32A" w14:textId="77777777" w:rsidR="00365D1B" w:rsidRDefault="00365D1B" w:rsidP="0001124E">
      <w:pPr>
        <w:pStyle w:val="Prrafodelista"/>
        <w:numPr>
          <w:ilvl w:val="0"/>
          <w:numId w:val="18"/>
        </w:numPr>
      </w:pPr>
      <w:r>
        <w:t>Idioma.</w:t>
      </w:r>
    </w:p>
    <w:p w14:paraId="08F1A34B" w14:textId="77777777" w:rsidR="00365D1B" w:rsidRDefault="00365D1B" w:rsidP="0001124E">
      <w:pPr>
        <w:pStyle w:val="Prrafodelista"/>
        <w:numPr>
          <w:ilvl w:val="0"/>
          <w:numId w:val="18"/>
        </w:numPr>
      </w:pPr>
      <w:r>
        <w:t>La plantilla que queramos.</w:t>
      </w:r>
    </w:p>
    <w:p w14:paraId="39123057" w14:textId="77777777" w:rsidR="00365D1B" w:rsidRDefault="00365D1B" w:rsidP="0001124E">
      <w:pPr>
        <w:pStyle w:val="Prrafodelista"/>
        <w:numPr>
          <w:ilvl w:val="0"/>
          <w:numId w:val="18"/>
        </w:numPr>
      </w:pPr>
      <w:r>
        <w:t>Acceso a las modificaciones por parte de usuarios que queramos dar.</w:t>
      </w:r>
    </w:p>
    <w:p w14:paraId="09D54703" w14:textId="77777777" w:rsidR="00365D1B" w:rsidRDefault="00365D1B" w:rsidP="0001124E">
      <w:pPr>
        <w:pStyle w:val="Prrafodelista"/>
        <w:numPr>
          <w:ilvl w:val="0"/>
          <w:numId w:val="18"/>
        </w:numPr>
      </w:pPr>
      <w:r>
        <w:t>Aceptar los términos.</w:t>
      </w:r>
    </w:p>
    <w:p w14:paraId="5611E38E" w14:textId="77777777" w:rsidR="00365D1B" w:rsidRDefault="00365D1B" w:rsidP="00365D1B">
      <w:r>
        <w:t xml:space="preserve">Una vez rellenados estos campos podremos acceder a la wiki y modificarla a nuestro gusto. Para acceder a la wiki de la aplicación, se deberá pulsar en el siguiente enlace: </w:t>
      </w:r>
      <w:hyperlink r:id="rId82" w:history="1">
        <w:r w:rsidRPr="006F2CBF">
          <w:rPr>
            <w:rStyle w:val="Hipervnculo"/>
          </w:rPr>
          <w:t>https://wikinetextractor.wikidot.com</w:t>
        </w:r>
      </w:hyperlink>
      <w:r>
        <w:t>.</w:t>
      </w:r>
    </w:p>
    <w:p w14:paraId="07539189" w14:textId="77777777" w:rsidR="009C7D3A" w:rsidRDefault="006C4317" w:rsidP="0001124E">
      <w:pPr>
        <w:pStyle w:val="Ttulo2"/>
        <w:numPr>
          <w:ilvl w:val="0"/>
          <w:numId w:val="10"/>
        </w:numPr>
      </w:pPr>
      <w:r>
        <w:t>Realización de pruebas</w:t>
      </w:r>
    </w:p>
    <w:p w14:paraId="2C02EB2B" w14:textId="77777777" w:rsidR="006C4317" w:rsidRDefault="006C4317" w:rsidP="006C4317">
      <w:r>
        <w:t>En la carpeta /tst/ existe una clase en la cual existen una serie de tests que el desarrollador podrá ejecutar para comprobar el correcto funcionamiento de algunas de las funcionalidades que posee la aplicación. Sobre todo, en esta clase se encuentras las funcionalidades correspondientes a la modificación del personaje.</w:t>
      </w:r>
    </w:p>
    <w:p w14:paraId="0704A585" w14:textId="77777777" w:rsidR="006C4317" w:rsidRDefault="006C4317" w:rsidP="006C4317">
      <w:r>
        <w:t xml:space="preserve">Otras pruebas que se han realizado en la aplicación con el fin de comprobar su correcto funcionamiento han sido a través del modo </w:t>
      </w:r>
      <w:r w:rsidRPr="006B1D24">
        <w:rPr>
          <w:i/>
          <w:iCs/>
        </w:rPr>
        <w:t>debug</w:t>
      </w:r>
      <w:r>
        <w:t>, que permite realizar cambios sobre la aplicación sin la necesidad de reiniciar la misma, de tal forma que podemos ir realizando cambios y actualizando la página visualizando los nuevos cambios.</w:t>
      </w:r>
    </w:p>
    <w:p w14:paraId="584E8B13" w14:textId="77777777" w:rsidR="006C4317" w:rsidRDefault="006C4317" w:rsidP="0001124E">
      <w:pPr>
        <w:pStyle w:val="Ttulo2"/>
        <w:numPr>
          <w:ilvl w:val="0"/>
          <w:numId w:val="10"/>
        </w:numPr>
      </w:pPr>
      <w:r>
        <w:t>Algunos comentarios adicionales</w:t>
      </w:r>
    </w:p>
    <w:p w14:paraId="583A34BD" w14:textId="071D10B4" w:rsidR="006C4317" w:rsidRDefault="006C4317" w:rsidP="006C4317">
      <w:r>
        <w:t xml:space="preserve">En este apartado se van a tratar algunos temas adicionales a tener en cuenta a la hora de utilizar y modificar la aplicación. Hay algunas funcionalidades de esta que se han obtenido mediante el </w:t>
      </w:r>
      <w:r w:rsidR="00F6343B" w:rsidRPr="006B1D24">
        <w:rPr>
          <w:i/>
          <w:iCs/>
        </w:rPr>
        <w:t>scraping</w:t>
      </w:r>
      <w:r w:rsidR="00F6343B">
        <w:t xml:space="preserve"> </w:t>
      </w:r>
      <w:r>
        <w:t>de una web, es decir, la recogida de información de esta página mediante la lectura de su código.</w:t>
      </w:r>
    </w:p>
    <w:p w14:paraId="4C061286" w14:textId="77777777" w:rsidR="00E37FF1" w:rsidRDefault="006C4317" w:rsidP="006C4317">
      <w:r>
        <w:t>Se deberá tener en cuenta esto debido a los posibles cambios que puedan surgir en dichas páginas y que puedan impedir el correcto funcionamiento de la aplicación, debido a que un cambio en el código de la página o de su estructura, podría impedir la realización de alguna de estas funcionalidades, por tanto, se debe tener en cuenta a la hora de tener que adaptar el código a dichos cambios o incluso proceder a la búsqueda de una nueva web con un patrón más legible.</w:t>
      </w:r>
    </w:p>
    <w:p w14:paraId="20016CAF" w14:textId="77777777" w:rsidR="00E37FF1" w:rsidRDefault="00E37FF1" w:rsidP="00E37FF1">
      <w:r>
        <w:br w:type="page"/>
      </w:r>
    </w:p>
    <w:p w14:paraId="71B32C6B" w14:textId="77777777" w:rsidR="006C4317" w:rsidRDefault="00E37FF1" w:rsidP="00E37FF1">
      <w:pPr>
        <w:pStyle w:val="Ttulo1"/>
      </w:pPr>
      <w:r>
        <w:lastRenderedPageBreak/>
        <w:t>Apéndice E. Documentación de usuario</w:t>
      </w:r>
    </w:p>
    <w:p w14:paraId="01BC0394" w14:textId="77777777" w:rsidR="00E37FF1" w:rsidRDefault="00E37FF1" w:rsidP="0001124E">
      <w:pPr>
        <w:pStyle w:val="Ttulo2"/>
        <w:numPr>
          <w:ilvl w:val="0"/>
          <w:numId w:val="19"/>
        </w:numPr>
      </w:pPr>
      <w:r>
        <w:t>Introducción</w:t>
      </w:r>
    </w:p>
    <w:p w14:paraId="24E1FE3D" w14:textId="77777777" w:rsidR="00E37FF1" w:rsidRDefault="00E37FF1" w:rsidP="00E37FF1">
      <w:r>
        <w:t>En este apartado se van a tratar temas relativos a la ejecución de la aplicación por parte del usuario, de tal forma que se detallaran los requisitos que hacen falta al usuario para poder utilizar la aplicación y también se detallarán los procesos de instalación y una guía de usuario con todas las pantallas que posee la aplicación, de tal forma que facilite el entendimiento al usuario.</w:t>
      </w:r>
    </w:p>
    <w:p w14:paraId="0CE329DB" w14:textId="77777777" w:rsidR="00E37FF1" w:rsidRDefault="00E37FF1" w:rsidP="0001124E">
      <w:pPr>
        <w:pStyle w:val="Ttulo2"/>
        <w:numPr>
          <w:ilvl w:val="0"/>
          <w:numId w:val="19"/>
        </w:numPr>
      </w:pPr>
      <w:r>
        <w:t>Requisitos de usuario</w:t>
      </w:r>
    </w:p>
    <w:p w14:paraId="01C969D0" w14:textId="77777777" w:rsidR="00E37FF1" w:rsidRDefault="00E37FF1" w:rsidP="00E37FF1">
      <w:r>
        <w:t xml:space="preserve">La aplicación va a ser accesible por parte del usuario de dos formas, remota o local. Para acceder de forma remota a la aplicación el usuario tendrá que introducir en su navegador el siguiente enlace </w:t>
      </w:r>
      <w:hyperlink r:id="rId83" w:history="1">
        <w:r w:rsidRPr="00916041">
          <w:rPr>
            <w:rStyle w:val="Hipervnculo"/>
          </w:rPr>
          <w:t>https://netextractor.herokuapp.com</w:t>
        </w:r>
      </w:hyperlink>
      <w:r>
        <w:t xml:space="preserve">, si por el contrario desea acceder de forma local, se deberá acceder a </w:t>
      </w:r>
      <w:hyperlink r:id="rId84" w:history="1">
        <w:r w:rsidRPr="00916041">
          <w:rPr>
            <w:rStyle w:val="Hipervnculo"/>
          </w:rPr>
          <w:t>http://127.0.0.1:5000/</w:t>
        </w:r>
      </w:hyperlink>
      <w:r>
        <w:t>, acceder de forma local permite al usuario poseer la aplicación sin límites, ya que la versión gratuita de Heroku posee ciertas restricciones.</w:t>
      </w:r>
    </w:p>
    <w:p w14:paraId="26ED0D55" w14:textId="77777777" w:rsidR="00E37FF1" w:rsidRDefault="00E37FF1" w:rsidP="00E37FF1">
      <w:r>
        <w:t>Al tratarse de una aplicación web, el usuario simplemente necesita un navegador web para poder acceder a la página. Por tanto, los únicos requisitos para poder utilizar la aplicación van a ser poseer las siguientes versiones de navegador:</w:t>
      </w:r>
    </w:p>
    <w:p w14:paraId="6F253545" w14:textId="77777777" w:rsidR="00E37FF1" w:rsidRDefault="00E37FF1" w:rsidP="0001124E">
      <w:pPr>
        <w:pStyle w:val="Prrafodelista"/>
        <w:numPr>
          <w:ilvl w:val="0"/>
          <w:numId w:val="20"/>
        </w:numPr>
      </w:pPr>
      <w:r>
        <w:t>Safari 9 o superior.</w:t>
      </w:r>
    </w:p>
    <w:p w14:paraId="01797C2D" w14:textId="77777777" w:rsidR="00E37FF1" w:rsidRDefault="00E37FF1" w:rsidP="0001124E">
      <w:pPr>
        <w:pStyle w:val="Prrafodelista"/>
        <w:numPr>
          <w:ilvl w:val="0"/>
          <w:numId w:val="20"/>
        </w:numPr>
      </w:pPr>
      <w:r>
        <w:t>Opera 28 o superior.</w:t>
      </w:r>
    </w:p>
    <w:p w14:paraId="2C9D713D" w14:textId="77777777" w:rsidR="00E37FF1" w:rsidRDefault="00E37FF1" w:rsidP="0001124E">
      <w:pPr>
        <w:pStyle w:val="Prrafodelista"/>
        <w:numPr>
          <w:ilvl w:val="0"/>
          <w:numId w:val="20"/>
        </w:numPr>
      </w:pPr>
      <w:r>
        <w:t>Google Chrome 41 o superior.</w:t>
      </w:r>
    </w:p>
    <w:p w14:paraId="2F0DEF0E" w14:textId="77777777" w:rsidR="00E37FF1" w:rsidRDefault="00E37FF1" w:rsidP="0001124E">
      <w:pPr>
        <w:pStyle w:val="Prrafodelista"/>
        <w:numPr>
          <w:ilvl w:val="0"/>
          <w:numId w:val="20"/>
        </w:numPr>
      </w:pPr>
      <w:r>
        <w:t>Mozilla Firefox 40 o superior.</w:t>
      </w:r>
    </w:p>
    <w:p w14:paraId="4498AC69" w14:textId="77777777" w:rsidR="00E37FF1" w:rsidRDefault="00E37FF1" w:rsidP="0001124E">
      <w:pPr>
        <w:pStyle w:val="Prrafodelista"/>
        <w:numPr>
          <w:ilvl w:val="0"/>
          <w:numId w:val="20"/>
        </w:numPr>
      </w:pPr>
      <w:r>
        <w:t>Microsoft Edge 12 o superior.</w:t>
      </w:r>
    </w:p>
    <w:p w14:paraId="301B22CE" w14:textId="77777777" w:rsidR="00E37FF1" w:rsidRDefault="00E37FF1" w:rsidP="0001124E">
      <w:pPr>
        <w:pStyle w:val="Ttulo2"/>
        <w:numPr>
          <w:ilvl w:val="0"/>
          <w:numId w:val="19"/>
        </w:numPr>
      </w:pPr>
      <w:r>
        <w:t>Instalación</w:t>
      </w:r>
    </w:p>
    <w:p w14:paraId="1C131526" w14:textId="77777777" w:rsidR="00E37FF1" w:rsidRDefault="00E37FF1" w:rsidP="00E37FF1">
      <w:r>
        <w:t xml:space="preserve">En cuanto a la instalación de la aplicación, no es necesario que el usuario instale nada </w:t>
      </w:r>
      <w:r w:rsidR="007A69CC">
        <w:t>acerca de NetExtractor, simplemente alguno de los navegadores citados en el apartado anterior.</w:t>
      </w:r>
    </w:p>
    <w:p w14:paraId="231F2441" w14:textId="77777777" w:rsidR="007A69CC" w:rsidRDefault="007A69CC" w:rsidP="00E37FF1">
      <w:r>
        <w:t>Para su uso en local sí que es necesario instalar ciertos requisitos que quedan detallados en la sección de “</w:t>
      </w:r>
      <w:hyperlink w:anchor="_Manual_de_programador" w:history="1">
        <w:r w:rsidRPr="007A69CC">
          <w:rPr>
            <w:rStyle w:val="Hipervnculo"/>
          </w:rPr>
          <w:t>Manual del programador</w:t>
        </w:r>
      </w:hyperlink>
      <w:r>
        <w:t>” dentro de este documento.</w:t>
      </w:r>
    </w:p>
    <w:p w14:paraId="7CBE9618" w14:textId="77777777" w:rsidR="007A69CC" w:rsidRDefault="007A69CC" w:rsidP="0001124E">
      <w:pPr>
        <w:pStyle w:val="Ttulo2"/>
        <w:numPr>
          <w:ilvl w:val="0"/>
          <w:numId w:val="19"/>
        </w:numPr>
      </w:pPr>
      <w:r>
        <w:t>Manual de usuario</w:t>
      </w:r>
    </w:p>
    <w:p w14:paraId="369117AC" w14:textId="77777777" w:rsidR="009E126D" w:rsidRDefault="009E126D" w:rsidP="009E126D">
      <w:r>
        <w:t>En este apartado se van a describir cada una de las pantallas que va a visitar el usuario a lo largo de la aplicación, con la finalidad de que facilite su aprendizaje y entienda todos los conceptos que se tratan en cada una de las pantallas.</w:t>
      </w:r>
    </w:p>
    <w:p w14:paraId="7745EC2F" w14:textId="77777777" w:rsidR="009E126D" w:rsidRDefault="009E126D" w:rsidP="009E126D">
      <w:r>
        <w:t xml:space="preserve">Para acceder a la aplicación debemos entrar, como mencionamos anteriormente, al enlace de </w:t>
      </w:r>
      <w:hyperlink r:id="rId85" w:history="1">
        <w:r w:rsidRPr="00916041">
          <w:rPr>
            <w:rStyle w:val="Hipervnculo"/>
          </w:rPr>
          <w:t>http://netextractor.herokuapp.com</w:t>
        </w:r>
      </w:hyperlink>
      <w:r>
        <w:t xml:space="preserve"> o bien si estamos en local a </w:t>
      </w:r>
      <w:hyperlink r:id="rId86" w:history="1">
        <w:r w:rsidRPr="00916041">
          <w:rPr>
            <w:rStyle w:val="Hipervnculo"/>
          </w:rPr>
          <w:t>http://127.0.0.1:5000/</w:t>
        </w:r>
      </w:hyperlink>
      <w:r>
        <w:t>.</w:t>
      </w:r>
    </w:p>
    <w:p w14:paraId="5082CAF3" w14:textId="77777777" w:rsidR="009E126D" w:rsidRDefault="009E126D" w:rsidP="009E126D">
      <w:pPr>
        <w:pStyle w:val="Ttulo3"/>
      </w:pPr>
      <w:r>
        <w:t>Alertas antes de usar la aplicación</w:t>
      </w:r>
    </w:p>
    <w:p w14:paraId="44B09A21" w14:textId="77777777" w:rsidR="009E126D" w:rsidRDefault="009E126D" w:rsidP="009E126D">
      <w:r>
        <w:t>Se recomienda a los usuarios que no empleen los botones del navegador para avanzar retroceder y actualizar la página, puede causar problemas con las sesiones de usuario.</w:t>
      </w:r>
    </w:p>
    <w:p w14:paraId="4615B343" w14:textId="77777777" w:rsidR="009E126D" w:rsidRDefault="009E126D" w:rsidP="009E126D">
      <w:r>
        <w:t xml:space="preserve">Se recomienda que los guiones estén introducidos con el formato general de escenas que tienen la mayor parte de guiones de la página </w:t>
      </w:r>
      <w:hyperlink r:id="rId87" w:history="1">
        <w:r>
          <w:rPr>
            <w:rStyle w:val="Hipervnculo"/>
          </w:rPr>
          <w:t>https://www.imsdb.com/</w:t>
        </w:r>
      </w:hyperlink>
      <w:r>
        <w:t xml:space="preserve"> es decir, separación de escenas por ‘INT’ y ‘EXT’. En caso contrario, puede que los diccionarios no se creen de forma correcta o incluso que no se lleguen a crear.</w:t>
      </w:r>
    </w:p>
    <w:p w14:paraId="498AF1EC" w14:textId="77777777" w:rsidR="0099364D" w:rsidRDefault="0099364D" w:rsidP="009E126D"/>
    <w:p w14:paraId="726FC9BE" w14:textId="77777777" w:rsidR="009E126D" w:rsidRDefault="009E126D" w:rsidP="009E126D">
      <w:r>
        <w:rPr>
          <w:noProof/>
        </w:rPr>
        <w:lastRenderedPageBreak/>
        <mc:AlternateContent>
          <mc:Choice Requires="wps">
            <w:drawing>
              <wp:anchor distT="0" distB="0" distL="114300" distR="114300" simplePos="0" relativeHeight="251744256" behindDoc="1" locked="0" layoutInCell="1" allowOverlap="1" wp14:anchorId="275A7D33" wp14:editId="5581DF93">
                <wp:simplePos x="0" y="0"/>
                <wp:positionH relativeFrom="margin">
                  <wp:align>center</wp:align>
                </wp:positionH>
                <wp:positionV relativeFrom="paragraph">
                  <wp:posOffset>347345</wp:posOffset>
                </wp:positionV>
                <wp:extent cx="1901190" cy="635"/>
                <wp:effectExtent l="0" t="0" r="3810" b="8255"/>
                <wp:wrapTight wrapText="bothSides">
                  <wp:wrapPolygon edited="0">
                    <wp:start x="0" y="0"/>
                    <wp:lineTo x="0" y="20698"/>
                    <wp:lineTo x="21427" y="20698"/>
                    <wp:lineTo x="21427"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1901190" cy="635"/>
                        </a:xfrm>
                        <a:prstGeom prst="rect">
                          <a:avLst/>
                        </a:prstGeom>
                        <a:solidFill>
                          <a:prstClr val="white"/>
                        </a:solidFill>
                        <a:ln>
                          <a:noFill/>
                        </a:ln>
                      </wps:spPr>
                      <wps:txbx>
                        <w:txbxContent>
                          <w:p w14:paraId="00E257C7" w14:textId="17A35C61" w:rsidR="0013615A" w:rsidRPr="00F96BF9" w:rsidRDefault="0013615A" w:rsidP="009E126D">
                            <w:pPr>
                              <w:pStyle w:val="Descripcin"/>
                              <w:jc w:val="center"/>
                              <w:rPr>
                                <w:noProof/>
                              </w:rPr>
                            </w:pPr>
                            <w:r>
                              <w:t xml:space="preserve">Ilustración </w:t>
                            </w:r>
                            <w:fldSimple w:instr=" SEQ Ilustración \* ARABIC ">
                              <w:r>
                                <w:rPr>
                                  <w:noProof/>
                                </w:rPr>
                                <w:t>49</w:t>
                              </w:r>
                            </w:fldSimple>
                            <w:r>
                              <w:t xml:space="preserve"> Ejemplo escena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A7D33" id="Cuadro de texto 38" o:spid="_x0000_s1071" type="#_x0000_t202" style="position:absolute;left:0;text-align:left;margin-left:0;margin-top:27.35pt;width:149.7pt;height:.05pt;z-index:-251572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" stroked="f">
                <v:textbox style="mso-fit-shape-to-text:t" inset="0,0,0,0">
                  <w:txbxContent>
                    <w:p w14:paraId="00E257C7" w14:textId="17A35C61" w:rsidR="0013615A" w:rsidRPr="00F96BF9" w:rsidRDefault="0013615A" w:rsidP="009E126D">
                      <w:pPr>
                        <w:pStyle w:val="Descripcin"/>
                        <w:jc w:val="center"/>
                        <w:rPr>
                          <w:noProof/>
                        </w:rPr>
                      </w:pPr>
                      <w:r>
                        <w:t xml:space="preserve">Ilustración </w:t>
                      </w:r>
                      <w:fldSimple w:instr=" SEQ Ilustración \* ARABIC ">
                        <w:r>
                          <w:rPr>
                            <w:noProof/>
                          </w:rPr>
                          <w:t>49</w:t>
                        </w:r>
                      </w:fldSimple>
                      <w:r>
                        <w:t xml:space="preserve"> Ejemplo escena</w:t>
                      </w:r>
                    </w:p>
                  </w:txbxContent>
                </v:textbox>
                <w10:wrap type="tight" anchorx="margin"/>
              </v:shape>
            </w:pict>
          </mc:Fallback>
        </mc:AlternateContent>
      </w:r>
      <w:r>
        <w:rPr>
          <w:noProof/>
        </w:rPr>
        <w:drawing>
          <wp:anchor distT="0" distB="0" distL="114300" distR="114300" simplePos="0" relativeHeight="251740160" behindDoc="1" locked="0" layoutInCell="1" allowOverlap="1" wp14:anchorId="726AE044" wp14:editId="092A970E">
            <wp:simplePos x="0" y="0"/>
            <wp:positionH relativeFrom="margin">
              <wp:align>center</wp:align>
            </wp:positionH>
            <wp:positionV relativeFrom="paragraph">
              <wp:posOffset>580</wp:posOffset>
            </wp:positionV>
            <wp:extent cx="3086531" cy="323895"/>
            <wp:effectExtent l="0" t="0" r="0" b="0"/>
            <wp:wrapTight wrapText="bothSides">
              <wp:wrapPolygon edited="0">
                <wp:start x="0" y="0"/>
                <wp:lineTo x="0" y="20329"/>
                <wp:lineTo x="21467" y="20329"/>
                <wp:lineTo x="2146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jemploescena.PNG"/>
                    <pic:cNvPicPr/>
                  </pic:nvPicPr>
                  <pic:blipFill>
                    <a:blip r:embed="rId88">
                      <a:extLst>
                        <a:ext uri="{28A0092B-C50C-407E-A947-70E740481C1C}">
                          <a14:useLocalDpi xmlns:a14="http://schemas.microsoft.com/office/drawing/2010/main" val="0"/>
                        </a:ext>
                      </a:extLst>
                    </a:blip>
                    <a:stretch>
                      <a:fillRect/>
                    </a:stretch>
                  </pic:blipFill>
                  <pic:spPr>
                    <a:xfrm>
                      <a:off x="0" y="0"/>
                      <a:ext cx="3086531" cy="323895"/>
                    </a:xfrm>
                    <a:prstGeom prst="rect">
                      <a:avLst/>
                    </a:prstGeom>
                  </pic:spPr>
                </pic:pic>
              </a:graphicData>
            </a:graphic>
          </wp:anchor>
        </w:drawing>
      </w:r>
    </w:p>
    <w:p w14:paraId="459B6427" w14:textId="77777777" w:rsidR="0099364D" w:rsidRDefault="0099364D" w:rsidP="0099364D"/>
    <w:p w14:paraId="755DF5D2" w14:textId="77777777" w:rsidR="0099364D" w:rsidRPr="0099364D" w:rsidRDefault="0099364D" w:rsidP="0099364D"/>
    <w:p w14:paraId="30AC6856" w14:textId="77777777" w:rsidR="0099364D" w:rsidRDefault="0099364D" w:rsidP="0099364D">
      <w:pPr>
        <w:pStyle w:val="Ttulo3"/>
      </w:pPr>
      <w:r>
        <w:t>Barra de navegación</w:t>
      </w:r>
    </w:p>
    <w:p w14:paraId="612B6636" w14:textId="77777777" w:rsidR="0099364D" w:rsidRDefault="0099364D" w:rsidP="0099364D">
      <w:r>
        <w:t>En cada una de las pantallas de la aplicación, se va a disponer de una barra de navegación, la cual nos va a permitir acceder a diversas opciones. Las opciones a las que podemos acceder son las siguientes:</w:t>
      </w:r>
    </w:p>
    <w:p w14:paraId="58FCFD95" w14:textId="77777777" w:rsidR="0099364D" w:rsidRDefault="0099364D" w:rsidP="0001124E">
      <w:pPr>
        <w:pStyle w:val="Prrafodelista"/>
        <w:numPr>
          <w:ilvl w:val="0"/>
          <w:numId w:val="21"/>
        </w:numPr>
      </w:pPr>
      <w:r>
        <w:t>Home: Con este botón podremos volver al inicio.</w:t>
      </w:r>
    </w:p>
    <w:p w14:paraId="7C992068" w14:textId="77777777" w:rsidR="0099364D" w:rsidRDefault="0099364D" w:rsidP="0001124E">
      <w:pPr>
        <w:pStyle w:val="Prrafodelista"/>
        <w:numPr>
          <w:ilvl w:val="0"/>
          <w:numId w:val="21"/>
        </w:numPr>
      </w:pPr>
      <w:r>
        <w:t>Repositorio: Permite el acceso al repositorio de la aplicación, esto se abrirá en una nueva pestaña.</w:t>
      </w:r>
    </w:p>
    <w:p w14:paraId="197D2979" w14:textId="77777777" w:rsidR="0099364D" w:rsidRDefault="0099364D" w:rsidP="0001124E">
      <w:pPr>
        <w:pStyle w:val="Prrafodelista"/>
        <w:numPr>
          <w:ilvl w:val="0"/>
          <w:numId w:val="21"/>
        </w:numPr>
      </w:pPr>
      <w:r>
        <w:t>Acerca de: Permite acceder a la información acerca de la aplicación en una nueva pestaña.</w:t>
      </w:r>
    </w:p>
    <w:p w14:paraId="71ACCBD0" w14:textId="77777777" w:rsidR="0099364D" w:rsidRDefault="0099364D" w:rsidP="0001124E">
      <w:pPr>
        <w:pStyle w:val="Prrafodelista"/>
        <w:numPr>
          <w:ilvl w:val="0"/>
          <w:numId w:val="21"/>
        </w:numPr>
      </w:pPr>
      <w:r>
        <w:t>Wiki: Permite acceder a la wiki de la aplicación alojada en Wikidot. Para ello, se abrirá una nueva pestaña.</w:t>
      </w:r>
    </w:p>
    <w:p w14:paraId="0D13E7FF" w14:textId="77777777" w:rsidR="0099364D" w:rsidRDefault="0016669C" w:rsidP="0001124E">
      <w:pPr>
        <w:pStyle w:val="Prrafodelista"/>
        <w:numPr>
          <w:ilvl w:val="0"/>
          <w:numId w:val="21"/>
        </w:numPr>
      </w:pPr>
      <w:r>
        <w:rPr>
          <w:noProof/>
        </w:rPr>
        <mc:AlternateContent>
          <mc:Choice Requires="wps">
            <w:drawing>
              <wp:anchor distT="0" distB="0" distL="114300" distR="114300" simplePos="0" relativeHeight="251769856" behindDoc="1" locked="0" layoutInCell="1" allowOverlap="1" wp14:anchorId="41F19B6C" wp14:editId="6CE465EF">
                <wp:simplePos x="0" y="0"/>
                <wp:positionH relativeFrom="column">
                  <wp:posOffset>-757555</wp:posOffset>
                </wp:positionH>
                <wp:positionV relativeFrom="paragraph">
                  <wp:posOffset>1096010</wp:posOffset>
                </wp:positionV>
                <wp:extent cx="6915150"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7F9F27FA" w14:textId="6BCE8051" w:rsidR="0013615A" w:rsidRPr="00071CA4" w:rsidRDefault="0013615A" w:rsidP="0016669C">
                            <w:pPr>
                              <w:pStyle w:val="Descripcin"/>
                              <w:jc w:val="center"/>
                              <w:rPr>
                                <w:noProof/>
                              </w:rPr>
                            </w:pPr>
                            <w:r>
                              <w:t xml:space="preserve">Ilustración </w:t>
                            </w:r>
                            <w:fldSimple w:instr=" SEQ Ilustración \* ARABIC ">
                              <w:r>
                                <w:rPr>
                                  <w:noProof/>
                                </w:rPr>
                                <w:t>50</w:t>
                              </w:r>
                            </w:fldSimple>
                            <w:r>
                              <w:t xml:space="preserve"> Barra de navegación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19B6C" id="Cuadro de texto 65" o:spid="_x0000_s1072" type="#_x0000_t202" style="position:absolute;left:0;text-align:left;margin-left:-59.65pt;margin-top:86.3pt;width:54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" stroked="f">
                <v:textbox style="mso-fit-shape-to-text:t" inset="0,0,0,0">
                  <w:txbxContent>
                    <w:p w14:paraId="7F9F27FA" w14:textId="6BCE8051" w:rsidR="0013615A" w:rsidRPr="00071CA4" w:rsidRDefault="0013615A" w:rsidP="0016669C">
                      <w:pPr>
                        <w:pStyle w:val="Descripcin"/>
                        <w:jc w:val="center"/>
                        <w:rPr>
                          <w:noProof/>
                        </w:rPr>
                      </w:pPr>
                      <w:r>
                        <w:t xml:space="preserve">Ilustración </w:t>
                      </w:r>
                      <w:fldSimple w:instr=" SEQ Ilustración \* ARABIC ">
                        <w:r>
                          <w:rPr>
                            <w:noProof/>
                          </w:rPr>
                          <w:t>50</w:t>
                        </w:r>
                      </w:fldSimple>
                      <w:r>
                        <w:t xml:space="preserve"> Barra de navegación</w:t>
                      </w:r>
                    </w:p>
                  </w:txbxContent>
                </v:textbox>
                <w10:wrap type="tight"/>
              </v:shape>
            </w:pict>
          </mc:Fallback>
        </mc:AlternateContent>
      </w:r>
      <w:r w:rsidR="0099364D">
        <w:rPr>
          <w:noProof/>
        </w:rPr>
        <w:drawing>
          <wp:anchor distT="0" distB="0" distL="114300" distR="114300" simplePos="0" relativeHeight="251745280" behindDoc="1" locked="0" layoutInCell="1" allowOverlap="1" wp14:anchorId="11276AA7" wp14:editId="303340A4">
            <wp:simplePos x="0" y="0"/>
            <wp:positionH relativeFrom="margin">
              <wp:align>center</wp:align>
            </wp:positionH>
            <wp:positionV relativeFrom="paragraph">
              <wp:posOffset>467304</wp:posOffset>
            </wp:positionV>
            <wp:extent cx="6915150" cy="572135"/>
            <wp:effectExtent l="0" t="0" r="0" b="0"/>
            <wp:wrapTight wrapText="bothSides">
              <wp:wrapPolygon edited="0">
                <wp:start x="0" y="0"/>
                <wp:lineTo x="0" y="20857"/>
                <wp:lineTo x="21540" y="20857"/>
                <wp:lineTo x="215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egacionbarra.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915150" cy="572135"/>
                    </a:xfrm>
                    <a:prstGeom prst="rect">
                      <a:avLst/>
                    </a:prstGeom>
                  </pic:spPr>
                </pic:pic>
              </a:graphicData>
            </a:graphic>
            <wp14:sizeRelH relativeFrom="margin">
              <wp14:pctWidth>0</wp14:pctWidth>
            </wp14:sizeRelH>
            <wp14:sizeRelV relativeFrom="margin">
              <wp14:pctHeight>0</wp14:pctHeight>
            </wp14:sizeRelV>
          </wp:anchor>
        </w:drawing>
      </w:r>
      <w:r w:rsidR="0099364D">
        <w:t>Idiomas: Habrá dos banderas situadas en la parte derecha de la barra, si se pulsa sobre una bandera, cambiará el idioma al que se corresponda.</w:t>
      </w:r>
    </w:p>
    <w:p w14:paraId="4FB7D7CF" w14:textId="77777777" w:rsidR="0016669C" w:rsidRDefault="0016669C" w:rsidP="0099364D">
      <w:pPr>
        <w:pStyle w:val="Ttulo3"/>
      </w:pPr>
      <w:r>
        <w:t>Botones de navegación de la aplicación</w:t>
      </w:r>
    </w:p>
    <w:p w14:paraId="5ADF068D" w14:textId="77777777" w:rsidR="0016669C" w:rsidRDefault="0016669C" w:rsidP="0016669C">
      <w:r>
        <w:t>A lo largo de la aplicación vamos a tener una barra en la parte inferior de cada pantalla en la que vamos a tener un máximo de dos botones un mínimo de un botón. Cuando hay dos botones va a significar que tendremos un botón de retroceso y otro de avance en la parte izquierda y derecha respectivamente, la excepción es en la visualización del informe en la cual el botón derecho sirve para acceder al menú de navegación.</w:t>
      </w:r>
    </w:p>
    <w:p w14:paraId="390B2DB5" w14:textId="77777777" w:rsidR="0016669C" w:rsidRDefault="0016669C" w:rsidP="0016669C">
      <w:r>
        <w:rPr>
          <w:noProof/>
        </w:rPr>
        <mc:AlternateContent>
          <mc:Choice Requires="wps">
            <w:drawing>
              <wp:anchor distT="0" distB="0" distL="114300" distR="114300" simplePos="0" relativeHeight="251771904" behindDoc="1" locked="0" layoutInCell="1" allowOverlap="1" wp14:anchorId="3943A15B" wp14:editId="7291E85D">
                <wp:simplePos x="0" y="0"/>
                <wp:positionH relativeFrom="column">
                  <wp:posOffset>0</wp:posOffset>
                </wp:positionH>
                <wp:positionV relativeFrom="paragraph">
                  <wp:posOffset>1042035</wp:posOffset>
                </wp:positionV>
                <wp:extent cx="5400040" cy="635"/>
                <wp:effectExtent l="0" t="0" r="0" b="0"/>
                <wp:wrapTight wrapText="bothSides">
                  <wp:wrapPolygon edited="0">
                    <wp:start x="0" y="0"/>
                    <wp:lineTo x="0" y="21600"/>
                    <wp:lineTo x="21600" y="21600"/>
                    <wp:lineTo x="21600" y="0"/>
                  </wp:wrapPolygon>
                </wp:wrapTight>
                <wp:docPr id="66" name="Cuadro de texto 6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492CDA1" w14:textId="4B562E66" w:rsidR="0013615A" w:rsidRPr="002A27E3" w:rsidRDefault="0013615A" w:rsidP="0016669C">
                            <w:pPr>
                              <w:pStyle w:val="Descripcin"/>
                              <w:jc w:val="center"/>
                              <w:rPr>
                                <w:noProof/>
                              </w:rPr>
                            </w:pPr>
                            <w:r>
                              <w:t xml:space="preserve">Ilustración </w:t>
                            </w:r>
                            <w:fldSimple w:instr=" SEQ Ilustración \* ARABIC ">
                              <w:r>
                                <w:rPr>
                                  <w:noProof/>
                                </w:rPr>
                                <w:t>51</w:t>
                              </w:r>
                            </w:fldSimple>
                            <w:r>
                              <w:t xml:space="preserve"> Botones de navegación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3A15B" id="Cuadro de texto 66" o:spid="_x0000_s1073" type="#_x0000_t202" style="position:absolute;left:0;text-align:left;margin-left:0;margin-top:82.05pt;width:425.2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XlNQIAAG4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" stroked="f">
                <v:textbox style="mso-fit-shape-to-text:t" inset="0,0,0,0">
                  <w:txbxContent>
                    <w:p w14:paraId="4492CDA1" w14:textId="4B562E66" w:rsidR="0013615A" w:rsidRPr="002A27E3" w:rsidRDefault="0013615A" w:rsidP="0016669C">
                      <w:pPr>
                        <w:pStyle w:val="Descripcin"/>
                        <w:jc w:val="center"/>
                        <w:rPr>
                          <w:noProof/>
                        </w:rPr>
                      </w:pPr>
                      <w:r>
                        <w:t xml:space="preserve">Ilustración </w:t>
                      </w:r>
                      <w:fldSimple w:instr=" SEQ Ilustración \* ARABIC ">
                        <w:r>
                          <w:rPr>
                            <w:noProof/>
                          </w:rPr>
                          <w:t>51</w:t>
                        </w:r>
                      </w:fldSimple>
                      <w:r>
                        <w:t xml:space="preserve"> Botones de navegación</w:t>
                      </w:r>
                    </w:p>
                  </w:txbxContent>
                </v:textbox>
                <w10:wrap type="tight"/>
              </v:shape>
            </w:pict>
          </mc:Fallback>
        </mc:AlternateContent>
      </w:r>
      <w:r>
        <w:rPr>
          <w:noProof/>
        </w:rPr>
        <w:drawing>
          <wp:anchor distT="0" distB="0" distL="114300" distR="114300" simplePos="0" relativeHeight="251767808" behindDoc="1" locked="0" layoutInCell="1" allowOverlap="1" wp14:anchorId="628C1C7D" wp14:editId="342DC60C">
            <wp:simplePos x="0" y="0"/>
            <wp:positionH relativeFrom="margin">
              <wp:align>right</wp:align>
            </wp:positionH>
            <wp:positionV relativeFrom="paragraph">
              <wp:posOffset>650931</wp:posOffset>
            </wp:positionV>
            <wp:extent cx="5400040" cy="334010"/>
            <wp:effectExtent l="0" t="0" r="0" b="8890"/>
            <wp:wrapTight wrapText="bothSides">
              <wp:wrapPolygon edited="0">
                <wp:start x="0" y="0"/>
                <wp:lineTo x="0" y="20943"/>
                <wp:lineTo x="21488" y="20943"/>
                <wp:lineTo x="2148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otones avance retroceso.PNG"/>
                    <pic:cNvPicPr/>
                  </pic:nvPicPr>
                  <pic:blipFill>
                    <a:blip r:embed="rId90">
                      <a:extLst>
                        <a:ext uri="{28A0092B-C50C-407E-A947-70E740481C1C}">
                          <a14:useLocalDpi xmlns:a14="http://schemas.microsoft.com/office/drawing/2010/main" val="0"/>
                        </a:ext>
                      </a:extLst>
                    </a:blip>
                    <a:stretch>
                      <a:fillRect/>
                    </a:stretch>
                  </pic:blipFill>
                  <pic:spPr>
                    <a:xfrm>
                      <a:off x="0" y="0"/>
                      <a:ext cx="5400040" cy="334010"/>
                    </a:xfrm>
                    <a:prstGeom prst="rect">
                      <a:avLst/>
                    </a:prstGeom>
                  </pic:spPr>
                </pic:pic>
              </a:graphicData>
            </a:graphic>
          </wp:anchor>
        </w:drawing>
      </w:r>
      <w:r>
        <w:t>Cuando tenemos simplemente un botón va a ser porque dicho botón nos va a servir para retroceder por la página, hay una excepción y es la página principal en la cual solo hay un botón de avance.</w:t>
      </w:r>
    </w:p>
    <w:p w14:paraId="7CE55476" w14:textId="77777777" w:rsidR="0016669C" w:rsidRPr="0016669C" w:rsidRDefault="0016669C" w:rsidP="0016669C"/>
    <w:p w14:paraId="04E63FA9" w14:textId="77777777" w:rsidR="0099364D" w:rsidRDefault="0099364D" w:rsidP="0099364D">
      <w:pPr>
        <w:pStyle w:val="Ttulo3"/>
      </w:pPr>
      <w:r>
        <w:t>Página principal</w:t>
      </w:r>
    </w:p>
    <w:p w14:paraId="1024F590" w14:textId="77777777" w:rsidR="0099364D" w:rsidRDefault="0099364D" w:rsidP="0099364D">
      <w:r>
        <w:t>Esta será la página principal de la aplicación, donde nos aparecerá una serie de párrafos explicando por encima en lo que consiste la aplicación y cómo se extraen algunos datos.</w:t>
      </w:r>
    </w:p>
    <w:p w14:paraId="74ED4D81" w14:textId="77777777" w:rsidR="0099364D" w:rsidRDefault="0016669C" w:rsidP="0099364D">
      <w:r>
        <w:rPr>
          <w:noProof/>
        </w:rPr>
        <w:lastRenderedPageBreak/>
        <mc:AlternateContent>
          <mc:Choice Requires="wps">
            <w:drawing>
              <wp:anchor distT="0" distB="0" distL="114300" distR="114300" simplePos="0" relativeHeight="251773952" behindDoc="1" locked="0" layoutInCell="1" allowOverlap="1" wp14:anchorId="5B137DA5" wp14:editId="15C80121">
                <wp:simplePos x="0" y="0"/>
                <wp:positionH relativeFrom="column">
                  <wp:posOffset>0</wp:posOffset>
                </wp:positionH>
                <wp:positionV relativeFrom="paragraph">
                  <wp:posOffset>3117215</wp:posOffset>
                </wp:positionV>
                <wp:extent cx="5400040" cy="635"/>
                <wp:effectExtent l="0" t="0" r="0" b="0"/>
                <wp:wrapTight wrapText="bothSides">
                  <wp:wrapPolygon edited="0">
                    <wp:start x="0" y="0"/>
                    <wp:lineTo x="0" y="21600"/>
                    <wp:lineTo x="21600" y="21600"/>
                    <wp:lineTo x="21600" y="0"/>
                  </wp:wrapPolygon>
                </wp:wrapTight>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938B70" w14:textId="725A1A6E" w:rsidR="0013615A" w:rsidRPr="00EB2A88" w:rsidRDefault="0013615A" w:rsidP="0016669C">
                            <w:pPr>
                              <w:pStyle w:val="Descripcin"/>
                              <w:jc w:val="center"/>
                              <w:rPr>
                                <w:noProof/>
                              </w:rPr>
                            </w:pPr>
                            <w:r>
                              <w:t xml:space="preserve">Ilustración </w:t>
                            </w:r>
                            <w:fldSimple w:instr=" SEQ Ilustración \* ARABIC ">
                              <w:r>
                                <w:rPr>
                                  <w:noProof/>
                                </w:rPr>
                                <w:t>52</w:t>
                              </w:r>
                            </w:fldSimple>
                            <w:r>
                              <w:t xml:space="preserve"> Página principal de NetExtractor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37DA5" id="Cuadro de texto 67" o:spid="_x0000_s1074" type="#_x0000_t202" style="position:absolute;left:0;text-align:left;margin-left:0;margin-top:245.45pt;width:425.2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htcNQIAAG4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" stroked="f">
                <v:textbox style="mso-fit-shape-to-text:t" inset="0,0,0,0">
                  <w:txbxContent>
                    <w:p w14:paraId="20938B70" w14:textId="725A1A6E" w:rsidR="0013615A" w:rsidRPr="00EB2A88" w:rsidRDefault="0013615A" w:rsidP="0016669C">
                      <w:pPr>
                        <w:pStyle w:val="Descripcin"/>
                        <w:jc w:val="center"/>
                        <w:rPr>
                          <w:noProof/>
                        </w:rPr>
                      </w:pPr>
                      <w:r>
                        <w:t xml:space="preserve">Ilustración </w:t>
                      </w:r>
                      <w:fldSimple w:instr=" SEQ Ilustración \* ARABIC ">
                        <w:r>
                          <w:rPr>
                            <w:noProof/>
                          </w:rPr>
                          <w:t>52</w:t>
                        </w:r>
                      </w:fldSimple>
                      <w:r>
                        <w:t xml:space="preserve"> Página principal de NetExtractor</w:t>
                      </w:r>
                    </w:p>
                  </w:txbxContent>
                </v:textbox>
                <w10:wrap type="tight"/>
              </v:shape>
            </w:pict>
          </mc:Fallback>
        </mc:AlternateContent>
      </w:r>
      <w:r w:rsidR="0099364D">
        <w:rPr>
          <w:noProof/>
        </w:rPr>
        <w:drawing>
          <wp:anchor distT="0" distB="0" distL="114300" distR="114300" simplePos="0" relativeHeight="251746304" behindDoc="1" locked="0" layoutInCell="1" allowOverlap="1" wp14:anchorId="34E00ED4" wp14:editId="12A5AB91">
            <wp:simplePos x="0" y="0"/>
            <wp:positionH relativeFrom="margin">
              <wp:align>right</wp:align>
            </wp:positionH>
            <wp:positionV relativeFrom="paragraph">
              <wp:posOffset>430640</wp:posOffset>
            </wp:positionV>
            <wp:extent cx="5400040" cy="2629535"/>
            <wp:effectExtent l="0" t="0" r="0" b="0"/>
            <wp:wrapTight wrapText="bothSides">
              <wp:wrapPolygon edited="0">
                <wp:start x="0" y="0"/>
                <wp:lineTo x="0" y="21438"/>
                <wp:lineTo x="21488" y="21438"/>
                <wp:lineTo x="21488" y="0"/>
                <wp:lineTo x="0" y="0"/>
              </wp:wrapPolygon>
            </wp:wrapTight>
            <wp:docPr id="41" name="Imagen 4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inaprinc.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2629535"/>
                    </a:xfrm>
                    <a:prstGeom prst="rect">
                      <a:avLst/>
                    </a:prstGeom>
                  </pic:spPr>
                </pic:pic>
              </a:graphicData>
            </a:graphic>
          </wp:anchor>
        </w:drawing>
      </w:r>
      <w:r w:rsidR="0099364D">
        <w:t>Para pasar a la siguiente página, nos dará la opción de pulsar un botón de “Empezar” el cual nos llevará a la siguiente pantalla.</w:t>
      </w:r>
    </w:p>
    <w:p w14:paraId="4EC356E8" w14:textId="77777777" w:rsidR="0099364D" w:rsidRDefault="0099364D" w:rsidP="0099364D">
      <w:pPr>
        <w:pStyle w:val="Ttulo3"/>
      </w:pPr>
      <w:r>
        <w:t>Menú de selección</w:t>
      </w:r>
    </w:p>
    <w:p w14:paraId="36E9E4AA" w14:textId="072A086C" w:rsidR="0099364D" w:rsidRDefault="00B300DC" w:rsidP="0099364D">
      <w:r>
        <w:rPr>
          <w:noProof/>
        </w:rPr>
        <w:drawing>
          <wp:anchor distT="0" distB="0" distL="114300" distR="114300" simplePos="0" relativeHeight="251747328" behindDoc="1" locked="0" layoutInCell="1" allowOverlap="1" wp14:anchorId="643F02CF" wp14:editId="71B99E4D">
            <wp:simplePos x="0" y="0"/>
            <wp:positionH relativeFrom="margin">
              <wp:align>right</wp:align>
            </wp:positionH>
            <wp:positionV relativeFrom="paragraph">
              <wp:posOffset>419045</wp:posOffset>
            </wp:positionV>
            <wp:extent cx="5400040" cy="2601595"/>
            <wp:effectExtent l="0" t="0" r="0" b="8255"/>
            <wp:wrapTight wrapText="bothSides">
              <wp:wrapPolygon edited="0">
                <wp:start x="0" y="0"/>
                <wp:lineTo x="0" y="21510"/>
                <wp:lineTo x="21488" y="21510"/>
                <wp:lineTo x="2148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lecci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2602121"/>
                    </a:xfrm>
                    <a:prstGeom prst="rect">
                      <a:avLst/>
                    </a:prstGeom>
                  </pic:spPr>
                </pic:pic>
              </a:graphicData>
            </a:graphic>
          </wp:anchor>
        </w:drawing>
      </w:r>
      <w:r w:rsidR="0099364D">
        <w:t xml:space="preserve">La siguiente pantalla una vez hemos pulsado el botón de empezar va a ser la de selección, de tal forma que podemos seleccionar entre tres opciones, introducir un ePub en la aplicación, introducir un guion o usar la prueba de la aplicación, la cual generará un diccionario automático </w:t>
      </w:r>
      <w:r w:rsidR="0016669C">
        <w:rPr>
          <w:noProof/>
        </w:rPr>
        <mc:AlternateContent>
          <mc:Choice Requires="wps">
            <w:drawing>
              <wp:anchor distT="0" distB="0" distL="114300" distR="114300" simplePos="0" relativeHeight="251776000" behindDoc="1" locked="0" layoutInCell="1" allowOverlap="1" wp14:anchorId="78B39744" wp14:editId="7291CFE1">
                <wp:simplePos x="0" y="0"/>
                <wp:positionH relativeFrom="column">
                  <wp:posOffset>0</wp:posOffset>
                </wp:positionH>
                <wp:positionV relativeFrom="paragraph">
                  <wp:posOffset>3080385</wp:posOffset>
                </wp:positionV>
                <wp:extent cx="5400040" cy="635"/>
                <wp:effectExtent l="0" t="0" r="0" b="0"/>
                <wp:wrapTight wrapText="bothSides">
                  <wp:wrapPolygon edited="0">
                    <wp:start x="0" y="0"/>
                    <wp:lineTo x="0" y="21600"/>
                    <wp:lineTo x="21600" y="21600"/>
                    <wp:lineTo x="21600" y="0"/>
                  </wp:wrapPolygon>
                </wp:wrapTight>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AD3220" w14:textId="03C2DD17" w:rsidR="0013615A" w:rsidRPr="00311460" w:rsidRDefault="0013615A" w:rsidP="0016669C">
                            <w:pPr>
                              <w:pStyle w:val="Descripcin"/>
                              <w:jc w:val="center"/>
                            </w:pPr>
                            <w:r>
                              <w:t xml:space="preserve">Ilustración </w:t>
                            </w:r>
                            <w:fldSimple w:instr=" SEQ Ilustración \* ARABIC ">
                              <w:r>
                                <w:rPr>
                                  <w:noProof/>
                                </w:rPr>
                                <w:t>53</w:t>
                              </w:r>
                            </w:fldSimple>
                            <w:r>
                              <w:t xml:space="preserve"> Selección de opciones NetExtractor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39744" id="Cuadro de texto 68" o:spid="_x0000_s1075" type="#_x0000_t202" style="position:absolute;left:0;text-align:left;margin-left:0;margin-top:242.55pt;width:425.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9cNAIAAG4EAAAOAAAAZHJzL2Uyb0RvYy54bWysVMFu2zAMvQ/YPwi6L3a6NFi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" stroked="f">
                <v:textbox style="mso-fit-shape-to-text:t" inset="0,0,0,0">
                  <w:txbxContent>
                    <w:p w14:paraId="10AD3220" w14:textId="03C2DD17" w:rsidR="0013615A" w:rsidRPr="00311460" w:rsidRDefault="0013615A" w:rsidP="0016669C">
                      <w:pPr>
                        <w:pStyle w:val="Descripcin"/>
                        <w:jc w:val="center"/>
                      </w:pPr>
                      <w:r>
                        <w:t xml:space="preserve">Ilustración </w:t>
                      </w:r>
                      <w:fldSimple w:instr=" SEQ Ilustración \* ARABIC ">
                        <w:r>
                          <w:rPr>
                            <w:noProof/>
                          </w:rPr>
                          <w:t>53</w:t>
                        </w:r>
                      </w:fldSimple>
                      <w:r>
                        <w:t xml:space="preserve"> Selección de opciones NetExtractor</w:t>
                      </w:r>
                    </w:p>
                  </w:txbxContent>
                </v:textbox>
                <w10:wrap type="tight"/>
              </v:shape>
            </w:pict>
          </mc:Fallback>
        </mc:AlternateContent>
      </w:r>
      <w:r w:rsidR="0099364D">
        <w:t>para que el usuario pueda probar la aplicación con un diccionario ya creado de prueba.</w:t>
      </w:r>
    </w:p>
    <w:p w14:paraId="45F61431" w14:textId="77777777" w:rsidR="0099364D" w:rsidRDefault="004B382A" w:rsidP="0099364D">
      <w:r>
        <w:t>También se muestra en la parte inferior derecha un mensaje de aviso, recomendando al usuario no usar los botones de navegación.</w:t>
      </w:r>
    </w:p>
    <w:p w14:paraId="0C716BC1" w14:textId="77777777" w:rsidR="004B382A" w:rsidRDefault="004B382A" w:rsidP="004B382A">
      <w:pPr>
        <w:pStyle w:val="Ttulo3"/>
      </w:pPr>
      <w:r>
        <w:lastRenderedPageBreak/>
        <w:t>Epub – Introducir ePub</w:t>
      </w:r>
    </w:p>
    <w:p w14:paraId="763F7751" w14:textId="7841AAEB" w:rsidR="004B382A" w:rsidRDefault="0016669C" w:rsidP="004B382A">
      <w:r>
        <w:rPr>
          <w:noProof/>
        </w:rPr>
        <mc:AlternateContent>
          <mc:Choice Requires="wps">
            <w:drawing>
              <wp:anchor distT="0" distB="0" distL="114300" distR="114300" simplePos="0" relativeHeight="251778048" behindDoc="1" locked="0" layoutInCell="1" allowOverlap="1" wp14:anchorId="362D393E" wp14:editId="7FF9DEAE">
                <wp:simplePos x="0" y="0"/>
                <wp:positionH relativeFrom="column">
                  <wp:posOffset>0</wp:posOffset>
                </wp:positionH>
                <wp:positionV relativeFrom="paragraph">
                  <wp:posOffset>3890010</wp:posOffset>
                </wp:positionV>
                <wp:extent cx="5400040" cy="635"/>
                <wp:effectExtent l="0" t="0" r="0" b="0"/>
                <wp:wrapTight wrapText="bothSides">
                  <wp:wrapPolygon edited="0">
                    <wp:start x="0" y="0"/>
                    <wp:lineTo x="0" y="21600"/>
                    <wp:lineTo x="21600" y="21600"/>
                    <wp:lineTo x="21600" y="0"/>
                  </wp:wrapPolygon>
                </wp:wrapTight>
                <wp:docPr id="69" name="Cuadro de texto 6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00FE0E" w14:textId="49ED66D9" w:rsidR="0013615A" w:rsidRPr="007B72D4" w:rsidRDefault="0013615A" w:rsidP="0016669C">
                            <w:pPr>
                              <w:pStyle w:val="Descripcin"/>
                              <w:jc w:val="center"/>
                              <w:rPr>
                                <w:noProof/>
                              </w:rPr>
                            </w:pPr>
                            <w:r>
                              <w:t xml:space="preserve">Ilustración </w:t>
                            </w:r>
                            <w:fldSimple w:instr=" SEQ Ilustración \* ARABIC ">
                              <w:r>
                                <w:rPr>
                                  <w:noProof/>
                                </w:rPr>
                                <w:t>54</w:t>
                              </w:r>
                            </w:fldSimple>
                            <w:r>
                              <w:t xml:space="preserve"> Introducción de ePub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D393E" id="Cuadro de texto 69" o:spid="_x0000_s1076" type="#_x0000_t202" style="position:absolute;left:0;text-align:left;margin-left:0;margin-top:306.3pt;width:425.2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" stroked="f">
                <v:textbox style="mso-fit-shape-to-text:t" inset="0,0,0,0">
                  <w:txbxContent>
                    <w:p w14:paraId="4D00FE0E" w14:textId="49ED66D9" w:rsidR="0013615A" w:rsidRPr="007B72D4" w:rsidRDefault="0013615A" w:rsidP="0016669C">
                      <w:pPr>
                        <w:pStyle w:val="Descripcin"/>
                        <w:jc w:val="center"/>
                        <w:rPr>
                          <w:noProof/>
                        </w:rPr>
                      </w:pPr>
                      <w:r>
                        <w:t xml:space="preserve">Ilustración </w:t>
                      </w:r>
                      <w:fldSimple w:instr=" SEQ Ilustración \* ARABIC ">
                        <w:r>
                          <w:rPr>
                            <w:noProof/>
                          </w:rPr>
                          <w:t>54</w:t>
                        </w:r>
                      </w:fldSimple>
                      <w:r>
                        <w:t xml:space="preserve"> Introducción de ePub</w:t>
                      </w:r>
                    </w:p>
                  </w:txbxContent>
                </v:textbox>
                <w10:wrap type="tight"/>
              </v:shape>
            </w:pict>
          </mc:Fallback>
        </mc:AlternateContent>
      </w:r>
      <w:r w:rsidR="004B382A">
        <w:rPr>
          <w:noProof/>
        </w:rPr>
        <w:drawing>
          <wp:anchor distT="0" distB="0" distL="114300" distR="114300" simplePos="0" relativeHeight="251748352" behindDoc="1" locked="0" layoutInCell="1" allowOverlap="1" wp14:anchorId="2FE0AD47" wp14:editId="59643E34">
            <wp:simplePos x="0" y="0"/>
            <wp:positionH relativeFrom="margin">
              <wp:align>right</wp:align>
            </wp:positionH>
            <wp:positionV relativeFrom="paragraph">
              <wp:posOffset>973786</wp:posOffset>
            </wp:positionV>
            <wp:extent cx="5400040" cy="2859405"/>
            <wp:effectExtent l="0" t="0" r="0" b="0"/>
            <wp:wrapTight wrapText="bothSides">
              <wp:wrapPolygon edited="0">
                <wp:start x="0" y="0"/>
                <wp:lineTo x="0" y="21442"/>
                <wp:lineTo x="21488" y="21442"/>
                <wp:lineTo x="21488" y="0"/>
                <wp:lineTo x="0" y="0"/>
              </wp:wrapPolygon>
            </wp:wrapTight>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ducirepub.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anchor>
        </w:drawing>
      </w:r>
      <w:r w:rsidR="004B382A">
        <w:t xml:space="preserve">Esta pantalla será mostrada una vez que hemos seleccionado el ePub, de tal forma que nos muestra una pantalla en la que introducir el ePub extraído de nuestro dispositivo. Simplemente debemos hacer clic en “Seleccionar archivo” y seleccionar el ePub que queramos. Más tarde, tendremos que presionar sobre </w:t>
      </w:r>
      <w:r w:rsidR="006B1D24">
        <w:t>el</w:t>
      </w:r>
      <w:r w:rsidR="004B382A">
        <w:t xml:space="preserve"> botón de “Cargar” para que el ePub sea introducido y cargado y pasaremos a la siguiente pantalla.</w:t>
      </w:r>
    </w:p>
    <w:p w14:paraId="7BD16512" w14:textId="77777777" w:rsidR="004B382A" w:rsidRPr="004B382A" w:rsidRDefault="004B382A" w:rsidP="004B382A"/>
    <w:p w14:paraId="2B1F4D1D" w14:textId="77777777" w:rsidR="004B382A" w:rsidRDefault="004B382A" w:rsidP="004B382A">
      <w:pPr>
        <w:pStyle w:val="Ttulo3"/>
      </w:pPr>
      <w:r>
        <w:t>Epub – Diccionarios automáticos</w:t>
      </w:r>
    </w:p>
    <w:p w14:paraId="6ADE28D3" w14:textId="77777777" w:rsidR="004B382A" w:rsidRDefault="004B382A" w:rsidP="004B382A">
      <w:r>
        <w:t>Si hemos introducido un ePub, nos va a llevar a la creación de diccionarios, en esta parte de la aplicación vamos a poder crear el diccionario de personajes para una novela, tenemos diversas opciones con las cuales crear un diccionario:</w:t>
      </w:r>
    </w:p>
    <w:p w14:paraId="67D117F1" w14:textId="77777777" w:rsidR="004B382A" w:rsidRDefault="004B382A" w:rsidP="0001124E">
      <w:pPr>
        <w:pStyle w:val="Prrafodelista"/>
        <w:numPr>
          <w:ilvl w:val="0"/>
          <w:numId w:val="22"/>
        </w:numPr>
      </w:pPr>
      <w:r>
        <w:t>Crear diccionario automáticamente: esta opción sirve para poder crear un diccionario de forma automática, puede ser que cause falsos positivos al examinar toda la novela.</w:t>
      </w:r>
    </w:p>
    <w:p w14:paraId="5B906AF7" w14:textId="77777777" w:rsidR="004B382A" w:rsidRDefault="004B382A" w:rsidP="0001124E">
      <w:pPr>
        <w:pStyle w:val="Prrafodelista"/>
        <w:numPr>
          <w:ilvl w:val="0"/>
          <w:numId w:val="22"/>
        </w:numPr>
      </w:pPr>
      <w:r>
        <w:t>Importar un diccionario: esta opción nos llevará a otra pantalla explicada a continuación. Para acceder a ese apartado haz clic aquí.</w:t>
      </w:r>
    </w:p>
    <w:p w14:paraId="4E646D95" w14:textId="77777777" w:rsidR="004B382A" w:rsidRDefault="004B382A" w:rsidP="0001124E">
      <w:pPr>
        <w:pStyle w:val="Prrafodelista"/>
        <w:numPr>
          <w:ilvl w:val="0"/>
          <w:numId w:val="22"/>
        </w:numPr>
      </w:pPr>
      <w:r>
        <w:t>Obtener diccionario: esta opción nos lleva a otra pantalla para obtener un diccionario de una wiki de personajes, para poder acceder a este apartado puede hacer clic aquí.</w:t>
      </w:r>
    </w:p>
    <w:p w14:paraId="7DCCBD86" w14:textId="77777777" w:rsidR="004B382A" w:rsidRDefault="0016669C" w:rsidP="004B382A">
      <w:r>
        <w:rPr>
          <w:noProof/>
        </w:rPr>
        <w:lastRenderedPageBreak/>
        <mc:AlternateContent>
          <mc:Choice Requires="wps">
            <w:drawing>
              <wp:anchor distT="0" distB="0" distL="114300" distR="114300" simplePos="0" relativeHeight="251780096" behindDoc="1" locked="0" layoutInCell="1" allowOverlap="1" wp14:anchorId="75B340AE" wp14:editId="78C553B6">
                <wp:simplePos x="0" y="0"/>
                <wp:positionH relativeFrom="column">
                  <wp:posOffset>0</wp:posOffset>
                </wp:positionH>
                <wp:positionV relativeFrom="paragraph">
                  <wp:posOffset>5426075</wp:posOffset>
                </wp:positionV>
                <wp:extent cx="5400040" cy="635"/>
                <wp:effectExtent l="0" t="0" r="0" b="0"/>
                <wp:wrapTight wrapText="bothSides">
                  <wp:wrapPolygon edited="0">
                    <wp:start x="0" y="0"/>
                    <wp:lineTo x="0" y="21600"/>
                    <wp:lineTo x="21600" y="21600"/>
                    <wp:lineTo x="21600" y="0"/>
                  </wp:wrapPolygon>
                </wp:wrapTight>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4A2611" w14:textId="1089AB92" w:rsidR="0013615A" w:rsidRPr="00A23C09" w:rsidRDefault="0013615A" w:rsidP="0016669C">
                            <w:pPr>
                              <w:pStyle w:val="Descripcin"/>
                              <w:jc w:val="center"/>
                              <w:rPr>
                                <w:noProof/>
                              </w:rPr>
                            </w:pPr>
                            <w:r>
                              <w:t xml:space="preserve">Ilustración </w:t>
                            </w:r>
                            <w:fldSimple w:instr=" SEQ Ilustración \* ARABIC ">
                              <w:r>
                                <w:rPr>
                                  <w:noProof/>
                                </w:rPr>
                                <w:t>55</w:t>
                              </w:r>
                            </w:fldSimple>
                            <w:r>
                              <w:t xml:space="preserve"> Creación de diccionarios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40AE" id="Cuadro de texto 70" o:spid="_x0000_s1077" type="#_x0000_t202" style="position:absolute;left:0;text-align:left;margin-left:0;margin-top:427.25pt;width:425.2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YMwIAAG4EAAAOAAAAZHJzL2Uyb0RvYy54bWysVMFu2zAMvQ/YPwi6L3a6piu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" stroked="f">
                <v:textbox style="mso-fit-shape-to-text:t" inset="0,0,0,0">
                  <w:txbxContent>
                    <w:p w14:paraId="5E4A2611" w14:textId="1089AB92" w:rsidR="0013615A" w:rsidRPr="00A23C09" w:rsidRDefault="0013615A" w:rsidP="0016669C">
                      <w:pPr>
                        <w:pStyle w:val="Descripcin"/>
                        <w:jc w:val="center"/>
                        <w:rPr>
                          <w:noProof/>
                        </w:rPr>
                      </w:pPr>
                      <w:r>
                        <w:t xml:space="preserve">Ilustración </w:t>
                      </w:r>
                      <w:fldSimple w:instr=" SEQ Ilustración \* ARABIC ">
                        <w:r>
                          <w:rPr>
                            <w:noProof/>
                          </w:rPr>
                          <w:t>55</w:t>
                        </w:r>
                      </w:fldSimple>
                      <w:r>
                        <w:t xml:space="preserve"> Creación de diccionarios</w:t>
                      </w:r>
                    </w:p>
                  </w:txbxContent>
                </v:textbox>
                <w10:wrap type="tight"/>
              </v:shape>
            </w:pict>
          </mc:Fallback>
        </mc:AlternateContent>
      </w:r>
      <w:r w:rsidR="005C44E6">
        <w:rPr>
          <w:noProof/>
        </w:rPr>
        <w:drawing>
          <wp:anchor distT="0" distB="0" distL="114300" distR="114300" simplePos="0" relativeHeight="251749376" behindDoc="1" locked="0" layoutInCell="1" allowOverlap="1" wp14:anchorId="45295ABD" wp14:editId="5E8AD49B">
            <wp:simplePos x="0" y="0"/>
            <wp:positionH relativeFrom="margin">
              <wp:align>right</wp:align>
            </wp:positionH>
            <wp:positionV relativeFrom="paragraph">
              <wp:posOffset>1206611</wp:posOffset>
            </wp:positionV>
            <wp:extent cx="5400040" cy="4162425"/>
            <wp:effectExtent l="0" t="0" r="0" b="9525"/>
            <wp:wrapTight wrapText="bothSides">
              <wp:wrapPolygon edited="0">
                <wp:start x="0" y="0"/>
                <wp:lineTo x="0" y="21551"/>
                <wp:lineTo x="21488" y="21551"/>
                <wp:lineTo x="21488" y="0"/>
                <wp:lineTo x="0" y="0"/>
              </wp:wrapPolygon>
            </wp:wrapTight>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pciondiccionarios.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4162425"/>
                    </a:xfrm>
                    <a:prstGeom prst="rect">
                      <a:avLst/>
                    </a:prstGeom>
                  </pic:spPr>
                </pic:pic>
              </a:graphicData>
            </a:graphic>
          </wp:anchor>
        </w:drawing>
      </w:r>
      <w:r w:rsidR="004B382A">
        <w:t>Estas son las distintas formas que tenemos para crear un diccionario, puede que el usuario quiera combinar alguna de ellas para conseguir un abanico de personajes mucho más concreto y preciso. Hay otra opción en esta pantalla y sirve para poder vaciar un diccionario, es decir, si se ha creado un diccionario, pero no estamos de acuerdo o preferimos simplemente cambiar de opciones, podemos pulsar en la opción de vaciar diccionario, de tal forma que el diccionario quede vacío.</w:t>
      </w:r>
      <w:r w:rsidR="004379DD">
        <w:t xml:space="preserve"> No se podrá acceder a la siguiente página si no se ha introducido o creado ningún diccionario.</w:t>
      </w:r>
    </w:p>
    <w:p w14:paraId="328FBA10" w14:textId="77777777" w:rsidR="004B382A" w:rsidRDefault="005C44E6" w:rsidP="005C44E6">
      <w:pPr>
        <w:pStyle w:val="Ttulo3"/>
      </w:pPr>
      <w:r>
        <w:t>Epub – Importar diccionario</w:t>
      </w:r>
    </w:p>
    <w:p w14:paraId="4EE1BF5E" w14:textId="77777777" w:rsidR="005C44E6" w:rsidRDefault="005C44E6" w:rsidP="005C44E6">
      <w:r>
        <w:t>En esta pantalla se permite al usuario importar un fichero en formato csv, de tal forma que el usuario simplemente tiene que pulsar en “Seleccionar archivo” y seleccionar el csv que quiera, después pulsar en el botón de “Cargar” para subir el csv a la aplicación.</w:t>
      </w:r>
      <w:r w:rsidR="004379DD">
        <w:t xml:space="preserve"> No se podrá acceder a la siguiente página si no se ha introducido o creado ningún diccionario.</w:t>
      </w:r>
    </w:p>
    <w:p w14:paraId="457764E5" w14:textId="77777777" w:rsidR="005C44E6" w:rsidRDefault="0016669C" w:rsidP="005C44E6">
      <w:r>
        <w:rPr>
          <w:noProof/>
        </w:rPr>
        <w:lastRenderedPageBreak/>
        <mc:AlternateContent>
          <mc:Choice Requires="wps">
            <w:drawing>
              <wp:anchor distT="0" distB="0" distL="114300" distR="114300" simplePos="0" relativeHeight="251782144" behindDoc="1" locked="0" layoutInCell="1" allowOverlap="1" wp14:anchorId="0F0B373F" wp14:editId="3C5325CF">
                <wp:simplePos x="0" y="0"/>
                <wp:positionH relativeFrom="column">
                  <wp:posOffset>0</wp:posOffset>
                </wp:positionH>
                <wp:positionV relativeFrom="paragraph">
                  <wp:posOffset>2691765</wp:posOffset>
                </wp:positionV>
                <wp:extent cx="5400040" cy="635"/>
                <wp:effectExtent l="0" t="0" r="0" b="0"/>
                <wp:wrapTight wrapText="bothSides">
                  <wp:wrapPolygon edited="0">
                    <wp:start x="0" y="0"/>
                    <wp:lineTo x="0" y="21600"/>
                    <wp:lineTo x="21600" y="21600"/>
                    <wp:lineTo x="21600" y="0"/>
                  </wp:wrapPolygon>
                </wp:wrapTight>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1DAE7A" w14:textId="1DB8827D" w:rsidR="0013615A" w:rsidRPr="00BE5C0C" w:rsidRDefault="0013615A" w:rsidP="0016669C">
                            <w:pPr>
                              <w:pStyle w:val="Descripcin"/>
                              <w:jc w:val="center"/>
                              <w:rPr>
                                <w:noProof/>
                              </w:rPr>
                            </w:pPr>
                            <w:r>
                              <w:t xml:space="preserve">Ilustración </w:t>
                            </w:r>
                            <w:fldSimple w:instr=" SEQ Ilustración \* ARABIC ">
                              <w:r>
                                <w:rPr>
                                  <w:noProof/>
                                </w:rPr>
                                <w:t>56</w:t>
                              </w:r>
                            </w:fldSimple>
                            <w:r>
                              <w:t xml:space="preserve"> Importar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B373F" id="Cuadro de texto 71" o:spid="_x0000_s1078" type="#_x0000_t202" style="position:absolute;left:0;text-align:left;margin-left:0;margin-top:211.95pt;width:425.2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dHNAIAAG4EAAAOAAAAZHJzL2Uyb0RvYy54bWysVMFu2zAMvQ/YPwi6L3aypi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" stroked="f">
                <v:textbox style="mso-fit-shape-to-text:t" inset="0,0,0,0">
                  <w:txbxContent>
                    <w:p w14:paraId="591DAE7A" w14:textId="1DB8827D" w:rsidR="0013615A" w:rsidRPr="00BE5C0C" w:rsidRDefault="0013615A" w:rsidP="0016669C">
                      <w:pPr>
                        <w:pStyle w:val="Descripcin"/>
                        <w:jc w:val="center"/>
                        <w:rPr>
                          <w:noProof/>
                        </w:rPr>
                      </w:pPr>
                      <w:r>
                        <w:t xml:space="preserve">Ilustración </w:t>
                      </w:r>
                      <w:fldSimple w:instr=" SEQ Ilustración \* ARABIC ">
                        <w:r>
                          <w:rPr>
                            <w:noProof/>
                          </w:rPr>
                          <w:t>56</w:t>
                        </w:r>
                      </w:fldSimple>
                      <w:r>
                        <w:t xml:space="preserve"> Importar diccionario</w:t>
                      </w:r>
                    </w:p>
                  </w:txbxContent>
                </v:textbox>
                <w10:wrap type="tight"/>
              </v:shape>
            </w:pict>
          </mc:Fallback>
        </mc:AlternateContent>
      </w:r>
      <w:r w:rsidR="005C44E6">
        <w:rPr>
          <w:noProof/>
        </w:rPr>
        <w:drawing>
          <wp:anchor distT="0" distB="0" distL="114300" distR="114300" simplePos="0" relativeHeight="251750400" behindDoc="1" locked="0" layoutInCell="1" allowOverlap="1" wp14:anchorId="5CDE3955" wp14:editId="544A687D">
            <wp:simplePos x="0" y="0"/>
            <wp:positionH relativeFrom="margin">
              <wp:align>right</wp:align>
            </wp:positionH>
            <wp:positionV relativeFrom="paragraph">
              <wp:posOffset>47708</wp:posOffset>
            </wp:positionV>
            <wp:extent cx="5400040" cy="2586990"/>
            <wp:effectExtent l="0" t="0" r="0" b="3810"/>
            <wp:wrapTight wrapText="bothSides">
              <wp:wrapPolygon edited="0">
                <wp:start x="0" y="0"/>
                <wp:lineTo x="0" y="21473"/>
                <wp:lineTo x="21488" y="21473"/>
                <wp:lineTo x="21488" y="0"/>
                <wp:lineTo x="0" y="0"/>
              </wp:wrapPolygon>
            </wp:wrapTight>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portar.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2586990"/>
                    </a:xfrm>
                    <a:prstGeom prst="rect">
                      <a:avLst/>
                    </a:prstGeom>
                  </pic:spPr>
                </pic:pic>
              </a:graphicData>
            </a:graphic>
          </wp:anchor>
        </w:drawing>
      </w:r>
    </w:p>
    <w:p w14:paraId="106686AD" w14:textId="77777777" w:rsidR="005C44E6" w:rsidRDefault="005C44E6" w:rsidP="005C44E6">
      <w:r>
        <w:t>El formato que debe tener el csv tiene que ser el siguiente:</w:t>
      </w:r>
    </w:p>
    <w:p w14:paraId="48495A63" w14:textId="77777777" w:rsidR="005C44E6" w:rsidRDefault="005C44E6" w:rsidP="0001124E">
      <w:pPr>
        <w:pStyle w:val="Prrafodelista"/>
        <w:numPr>
          <w:ilvl w:val="0"/>
          <w:numId w:val="23"/>
        </w:numPr>
      </w:pPr>
      <w:r>
        <w:t>La primera fila del csv va a ser ignorada.</w:t>
      </w:r>
    </w:p>
    <w:p w14:paraId="411D6301" w14:textId="77777777" w:rsidR="005C44E6" w:rsidRDefault="005C44E6" w:rsidP="0001124E">
      <w:pPr>
        <w:pStyle w:val="Prrafodelista"/>
        <w:numPr>
          <w:ilvl w:val="0"/>
          <w:numId w:val="23"/>
        </w:numPr>
      </w:pPr>
      <w:r>
        <w:t>A continuación de esta primera fila vendrán las filas divididas en pares de la siguiente forma:</w:t>
      </w:r>
    </w:p>
    <w:p w14:paraId="1F6BEB71" w14:textId="77777777" w:rsidR="005C44E6" w:rsidRDefault="005C44E6" w:rsidP="0001124E">
      <w:pPr>
        <w:pStyle w:val="Prrafodelista"/>
        <w:numPr>
          <w:ilvl w:val="1"/>
          <w:numId w:val="23"/>
        </w:numPr>
      </w:pPr>
      <w:r>
        <w:t>La primera fila contendrá la id que va a tener el personaje y lo que figurará como el primer nombre que tendrá el personaje.</w:t>
      </w:r>
    </w:p>
    <w:p w14:paraId="0A340BDF" w14:textId="77777777" w:rsidR="005C44E6" w:rsidRDefault="005C44E6" w:rsidP="0001124E">
      <w:pPr>
        <w:pStyle w:val="Prrafodelista"/>
        <w:numPr>
          <w:ilvl w:val="1"/>
          <w:numId w:val="23"/>
        </w:numPr>
      </w:pPr>
      <w:r>
        <w:t>La segunda fila será para dar lugar al resto de referencias que pueda contener el personaje. Hay ciertos factores a tener en cuenta en esta segunda fila:</w:t>
      </w:r>
    </w:p>
    <w:p w14:paraId="09B817DF" w14:textId="77777777" w:rsidR="005C44E6" w:rsidRDefault="005C44E6" w:rsidP="0001124E">
      <w:pPr>
        <w:pStyle w:val="Prrafodelista"/>
        <w:numPr>
          <w:ilvl w:val="2"/>
          <w:numId w:val="23"/>
        </w:numPr>
      </w:pPr>
      <w:r>
        <w:t>Esta puede quedar vacía y entonces se tomará como nombre la id del personaje en la primera fila.</w:t>
      </w:r>
    </w:p>
    <w:p w14:paraId="76787FC7" w14:textId="77777777" w:rsidR="005C44E6" w:rsidRDefault="005C44E6" w:rsidP="0001124E">
      <w:pPr>
        <w:pStyle w:val="Prrafodelista"/>
        <w:numPr>
          <w:ilvl w:val="2"/>
          <w:numId w:val="23"/>
        </w:numPr>
      </w:pPr>
      <w:r>
        <w:t>Puede repetirse el nombre de la id que pusimos en la primera fila sin estar duplicado.</w:t>
      </w:r>
    </w:p>
    <w:p w14:paraId="07CAF739" w14:textId="77777777" w:rsidR="005C44E6" w:rsidRDefault="005C44E6" w:rsidP="0001124E">
      <w:pPr>
        <w:pStyle w:val="Prrafodelista"/>
        <w:numPr>
          <w:ilvl w:val="2"/>
          <w:numId w:val="23"/>
        </w:numPr>
      </w:pPr>
      <w:r>
        <w:t>Se pueden añadir más de un nombre separados por comas.</w:t>
      </w:r>
    </w:p>
    <w:p w14:paraId="107AF7FD" w14:textId="77777777" w:rsidR="005C44E6" w:rsidRDefault="005C44E6" w:rsidP="005C44E6">
      <w:pPr>
        <w:ind w:firstLine="0"/>
      </w:pPr>
      <w:r>
        <w:rPr>
          <w:noProof/>
        </w:rPr>
        <w:drawing>
          <wp:anchor distT="0" distB="0" distL="114300" distR="114300" simplePos="0" relativeHeight="251751424" behindDoc="1" locked="0" layoutInCell="1" allowOverlap="1" wp14:anchorId="459771DB" wp14:editId="5DF7AE5B">
            <wp:simplePos x="0" y="0"/>
            <wp:positionH relativeFrom="margin">
              <wp:posOffset>2064661</wp:posOffset>
            </wp:positionH>
            <wp:positionV relativeFrom="paragraph">
              <wp:posOffset>42932</wp:posOffset>
            </wp:positionV>
            <wp:extent cx="2686425" cy="1867161"/>
            <wp:effectExtent l="0" t="0" r="0" b="0"/>
            <wp:wrapTight wrapText="bothSides">
              <wp:wrapPolygon edited="0">
                <wp:start x="0" y="0"/>
                <wp:lineTo x="0" y="21380"/>
                <wp:lineTo x="21447" y="21380"/>
                <wp:lineTo x="21447" y="0"/>
                <wp:lineTo x="0" y="0"/>
              </wp:wrapPolygon>
            </wp:wrapTight>
            <wp:docPr id="47" name="Imagen 4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ccionarioimp.PNG"/>
                    <pic:cNvPicPr/>
                  </pic:nvPicPr>
                  <pic:blipFill>
                    <a:blip r:embed="rId95">
                      <a:extLst>
                        <a:ext uri="{28A0092B-C50C-407E-A947-70E740481C1C}">
                          <a14:useLocalDpi xmlns:a14="http://schemas.microsoft.com/office/drawing/2010/main" val="0"/>
                        </a:ext>
                      </a:extLst>
                    </a:blip>
                    <a:stretch>
                      <a:fillRect/>
                    </a:stretch>
                  </pic:blipFill>
                  <pic:spPr>
                    <a:xfrm>
                      <a:off x="0" y="0"/>
                      <a:ext cx="2686425" cy="1867161"/>
                    </a:xfrm>
                    <a:prstGeom prst="rect">
                      <a:avLst/>
                    </a:prstGeom>
                  </pic:spPr>
                </pic:pic>
              </a:graphicData>
            </a:graphic>
          </wp:anchor>
        </w:drawing>
      </w:r>
    </w:p>
    <w:p w14:paraId="588853D0" w14:textId="77777777" w:rsidR="004379DD" w:rsidRPr="004379DD" w:rsidRDefault="004379DD" w:rsidP="004379DD"/>
    <w:p w14:paraId="01044788" w14:textId="77777777" w:rsidR="004379DD" w:rsidRPr="004379DD" w:rsidRDefault="004379DD" w:rsidP="004379DD"/>
    <w:p w14:paraId="1C38CE47" w14:textId="77777777" w:rsidR="004379DD" w:rsidRPr="004379DD" w:rsidRDefault="004379DD" w:rsidP="004379DD"/>
    <w:p w14:paraId="4A4E312A" w14:textId="77777777" w:rsidR="004379DD" w:rsidRPr="004379DD" w:rsidRDefault="004379DD" w:rsidP="004379DD"/>
    <w:p w14:paraId="34C10684" w14:textId="77777777" w:rsidR="004379DD" w:rsidRPr="004379DD" w:rsidRDefault="004379DD" w:rsidP="004379DD"/>
    <w:p w14:paraId="6C23C779" w14:textId="77777777" w:rsidR="004379DD" w:rsidRPr="004379DD" w:rsidRDefault="004379DD" w:rsidP="004379DD"/>
    <w:p w14:paraId="33A85EC6" w14:textId="77777777" w:rsidR="004379DD" w:rsidRDefault="004379DD" w:rsidP="004379DD"/>
    <w:p w14:paraId="5D48A878" w14:textId="77777777" w:rsidR="004379DD" w:rsidRDefault="004379DD" w:rsidP="004379DD">
      <w:pPr>
        <w:pStyle w:val="Ttulo3"/>
      </w:pPr>
      <w:r>
        <w:t>Epub – Obtener diccionario</w:t>
      </w:r>
    </w:p>
    <w:p w14:paraId="4773FBEE" w14:textId="77777777" w:rsidR="004379DD" w:rsidRDefault="004379DD" w:rsidP="004379DD">
      <w:r>
        <w:t xml:space="preserve">También se puede obtener el diccionario accediendo a la pantalla de obtener diccionario, en esta pantalla te da la opción de introducir un enlace que debe ser obtenido de una página en </w:t>
      </w:r>
      <w:r>
        <w:lastRenderedPageBreak/>
        <w:t xml:space="preserve">concreto, la cual pertenece a una wiki de personajes en la cual obtenerlos. El enlace al que debemos acceder para poder obtener es el siguiente: </w:t>
      </w:r>
      <w:hyperlink r:id="rId96" w:history="1">
        <w:r w:rsidRPr="00843D35">
          <w:rPr>
            <w:rStyle w:val="Hipervnculo"/>
          </w:rPr>
          <w:t>https://www.fandom.com/</w:t>
        </w:r>
      </w:hyperlink>
      <w:r>
        <w:t>.</w:t>
      </w:r>
    </w:p>
    <w:p w14:paraId="4794A85C" w14:textId="22871444" w:rsidR="004379DD" w:rsidRDefault="0016669C" w:rsidP="004379DD">
      <w:r>
        <w:rPr>
          <w:noProof/>
        </w:rPr>
        <mc:AlternateContent>
          <mc:Choice Requires="wps">
            <w:drawing>
              <wp:anchor distT="0" distB="0" distL="114300" distR="114300" simplePos="0" relativeHeight="251784192" behindDoc="1" locked="0" layoutInCell="1" allowOverlap="1" wp14:anchorId="01E8C40F" wp14:editId="1D0EBBDB">
                <wp:simplePos x="0" y="0"/>
                <wp:positionH relativeFrom="column">
                  <wp:posOffset>0</wp:posOffset>
                </wp:positionH>
                <wp:positionV relativeFrom="paragraph">
                  <wp:posOffset>3308350</wp:posOffset>
                </wp:positionV>
                <wp:extent cx="5400040"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C9F0B1" w14:textId="1ABBED16" w:rsidR="0013615A" w:rsidRPr="008C15E5" w:rsidRDefault="0013615A" w:rsidP="0016669C">
                            <w:pPr>
                              <w:pStyle w:val="Descripcin"/>
                              <w:jc w:val="center"/>
                              <w:rPr>
                                <w:noProof/>
                              </w:rPr>
                            </w:pPr>
                            <w:r>
                              <w:t xml:space="preserve">Ilustración </w:t>
                            </w:r>
                            <w:fldSimple w:instr=" SEQ Ilustración \* ARABIC ">
                              <w:r>
                                <w:rPr>
                                  <w:noProof/>
                                </w:rPr>
                                <w:t>57</w:t>
                              </w:r>
                            </w:fldSimple>
                            <w:r>
                              <w:t xml:space="preserve"> Obtener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8C40F" id="Cuadro de texto 72" o:spid="_x0000_s1079" type="#_x0000_t202" style="position:absolute;left:0;text-align:left;margin-left:0;margin-top:260.5pt;width:425.2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" stroked="f">
                <v:textbox style="mso-fit-shape-to-text:t" inset="0,0,0,0">
                  <w:txbxContent>
                    <w:p w14:paraId="4AC9F0B1" w14:textId="1ABBED16" w:rsidR="0013615A" w:rsidRPr="008C15E5" w:rsidRDefault="0013615A" w:rsidP="0016669C">
                      <w:pPr>
                        <w:pStyle w:val="Descripcin"/>
                        <w:jc w:val="center"/>
                        <w:rPr>
                          <w:noProof/>
                        </w:rPr>
                      </w:pPr>
                      <w:r>
                        <w:t xml:space="preserve">Ilustración </w:t>
                      </w:r>
                      <w:fldSimple w:instr=" SEQ Ilustración \* ARABIC ">
                        <w:r>
                          <w:rPr>
                            <w:noProof/>
                          </w:rPr>
                          <w:t>57</w:t>
                        </w:r>
                      </w:fldSimple>
                      <w:r>
                        <w:t xml:space="preserve"> Obtener diccionario</w:t>
                      </w:r>
                    </w:p>
                  </w:txbxContent>
                </v:textbox>
                <w10:wrap type="tight"/>
              </v:shape>
            </w:pict>
          </mc:Fallback>
        </mc:AlternateContent>
      </w:r>
      <w:r w:rsidR="00C90F43">
        <w:rPr>
          <w:noProof/>
        </w:rPr>
        <w:drawing>
          <wp:anchor distT="0" distB="0" distL="114300" distR="114300" simplePos="0" relativeHeight="251752448" behindDoc="1" locked="0" layoutInCell="1" allowOverlap="1" wp14:anchorId="3E338A6D" wp14:editId="5A523F87">
            <wp:simplePos x="0" y="0"/>
            <wp:positionH relativeFrom="margin">
              <wp:align>right</wp:align>
            </wp:positionH>
            <wp:positionV relativeFrom="paragraph">
              <wp:posOffset>672962</wp:posOffset>
            </wp:positionV>
            <wp:extent cx="5400040" cy="2578735"/>
            <wp:effectExtent l="0" t="0" r="0" b="0"/>
            <wp:wrapTight wrapText="bothSides">
              <wp:wrapPolygon edited="0">
                <wp:start x="0" y="0"/>
                <wp:lineTo x="0" y="21382"/>
                <wp:lineTo x="21488" y="21382"/>
                <wp:lineTo x="21488" y="0"/>
                <wp:lineTo x="0" y="0"/>
              </wp:wrapPolygon>
            </wp:wrapTight>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tenerdict.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2578735"/>
                    </a:xfrm>
                    <a:prstGeom prst="rect">
                      <a:avLst/>
                    </a:prstGeom>
                  </pic:spPr>
                </pic:pic>
              </a:graphicData>
            </a:graphic>
          </wp:anchor>
        </w:drawing>
      </w:r>
      <w:r w:rsidR="004379DD">
        <w:t xml:space="preserve">En esta wiki podemos buscar la novela que queramos para poder obtener sus personajes de un enlace tipo: </w:t>
      </w:r>
      <w:hyperlink w:history="1">
        <w:r w:rsidR="004379DD" w:rsidRPr="00843D35">
          <w:rPr>
            <w:rStyle w:val="Hipervnculo"/>
          </w:rPr>
          <w:t>https://”nombrenovela”.fandom.com/wiki/Category:Characters</w:t>
        </w:r>
      </w:hyperlink>
      <w:r w:rsidR="004379DD">
        <w:t>. No se podrá acceder a la siguiente página si no se ha introducido o creado ningún diccionario.</w:t>
      </w:r>
    </w:p>
    <w:p w14:paraId="2D0BB587" w14:textId="58E549D2" w:rsidR="004379DD" w:rsidRDefault="004379DD" w:rsidP="004379DD"/>
    <w:p w14:paraId="353FC94C" w14:textId="76D2404B" w:rsidR="004379DD" w:rsidRDefault="004379DD" w:rsidP="004379DD">
      <w:pPr>
        <w:pStyle w:val="Ttulo3"/>
      </w:pPr>
      <w:r>
        <w:t xml:space="preserve">Película – Introducción del </w:t>
      </w:r>
      <w:r w:rsidR="00575AD2">
        <w:t>guion</w:t>
      </w:r>
    </w:p>
    <w:p w14:paraId="6B1A267F" w14:textId="74B27BD2" w:rsidR="004379DD" w:rsidRDefault="004379DD" w:rsidP="004379DD">
      <w:r>
        <w:t xml:space="preserve">En esta pantalla se obtendrá el guion de una película que se encuentre en la página </w:t>
      </w:r>
      <w:hyperlink r:id="rId98" w:history="1">
        <w:r w:rsidRPr="00843D35">
          <w:rPr>
            <w:rStyle w:val="Hipervnculo"/>
          </w:rPr>
          <w:t>https://www.imsdb.com/</w:t>
        </w:r>
      </w:hyperlink>
      <w:r>
        <w:t>, la pantalla es muy similar a la de obtener diccionario explicada anteriormente, pero esta vez el enlace a introducir va a ser distinto.</w:t>
      </w:r>
    </w:p>
    <w:p w14:paraId="3B4F043F" w14:textId="29EECD6F" w:rsidR="00B300DC" w:rsidRDefault="004379DD" w:rsidP="00B300DC">
      <w:r>
        <w:t>Para obtener los personajes de la película se examina la página buscando todos los personajes que existen, los personajes obtenidos tienen que encontrarse en negrita en el guion ya que es el patrón común que se ha encontrado en la mayor parte de los guiones de esta web, en caso de que la película no siga con la estructura que poseen la mayoría de los guiones, puede haber problemas a la hora de obtener sus personajes e incluso llegar a no crear el diccionario de personajes.</w:t>
      </w:r>
      <w:r w:rsidR="00B300DC">
        <w:t xml:space="preserve"> En este caso prueba con otro guion que cumpla las condiciones.</w:t>
      </w:r>
    </w:p>
    <w:p w14:paraId="6543D7B0" w14:textId="22ECB293" w:rsidR="004379DD" w:rsidRDefault="004379DD" w:rsidP="004379DD"/>
    <w:p w14:paraId="42BF1F88" w14:textId="49496621" w:rsidR="00876F94" w:rsidRDefault="00876F94" w:rsidP="00876F94">
      <w:r>
        <w:rPr>
          <w:noProof/>
        </w:rPr>
        <w:lastRenderedPageBreak/>
        <w:drawing>
          <wp:anchor distT="0" distB="0" distL="114300" distR="114300" simplePos="0" relativeHeight="251753472" behindDoc="1" locked="0" layoutInCell="1" allowOverlap="1" wp14:anchorId="34797254" wp14:editId="69B18BD1">
            <wp:simplePos x="0" y="0"/>
            <wp:positionH relativeFrom="margin">
              <wp:align>right</wp:align>
            </wp:positionH>
            <wp:positionV relativeFrom="paragraph">
              <wp:posOffset>0</wp:posOffset>
            </wp:positionV>
            <wp:extent cx="5400040" cy="3263900"/>
            <wp:effectExtent l="0" t="0" r="0" b="0"/>
            <wp:wrapTight wrapText="bothSides">
              <wp:wrapPolygon edited="0">
                <wp:start x="0" y="0"/>
                <wp:lineTo x="0" y="21432"/>
                <wp:lineTo x="21488" y="21432"/>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roducirguion.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3263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1" locked="0" layoutInCell="1" allowOverlap="1" wp14:anchorId="205C0645" wp14:editId="133A161F">
                <wp:simplePos x="0" y="0"/>
                <wp:positionH relativeFrom="margin">
                  <wp:align>right</wp:align>
                </wp:positionH>
                <wp:positionV relativeFrom="paragraph">
                  <wp:posOffset>3272155</wp:posOffset>
                </wp:positionV>
                <wp:extent cx="5400040" cy="635"/>
                <wp:effectExtent l="0" t="0" r="0" b="8255"/>
                <wp:wrapTight wrapText="bothSides">
                  <wp:wrapPolygon edited="0">
                    <wp:start x="0" y="0"/>
                    <wp:lineTo x="0" y="20698"/>
                    <wp:lineTo x="21488" y="20698"/>
                    <wp:lineTo x="21488" y="0"/>
                    <wp:lineTo x="0" y="0"/>
                  </wp:wrapPolygon>
                </wp:wrapTight>
                <wp:docPr id="73" name="Cuadro de texto 7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05D5B3E" w14:textId="0F3AC3CF" w:rsidR="0013615A" w:rsidRPr="006F1606" w:rsidRDefault="0013615A" w:rsidP="0016669C">
                            <w:pPr>
                              <w:pStyle w:val="Descripcin"/>
                              <w:jc w:val="center"/>
                              <w:rPr>
                                <w:noProof/>
                              </w:rPr>
                            </w:pPr>
                            <w:r>
                              <w:t xml:space="preserve">Ilustración </w:t>
                            </w:r>
                            <w:fldSimple w:instr=" SEQ Ilustración \* ARABIC ">
                              <w:r>
                                <w:rPr>
                                  <w:noProof/>
                                </w:rPr>
                                <w:t>58</w:t>
                              </w:r>
                            </w:fldSimple>
                            <w:r>
                              <w:t xml:space="preserve"> Introducción guion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C0645" id="Cuadro de texto 73" o:spid="_x0000_s1080" type="#_x0000_t202" style="position:absolute;left:0;text-align:left;margin-left:374pt;margin-top:257.65pt;width:425.2pt;height:.05pt;z-index:-251530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" stroked="f">
                <v:textbox style="mso-fit-shape-to-text:t" inset="0,0,0,0">
                  <w:txbxContent>
                    <w:p w14:paraId="305D5B3E" w14:textId="0F3AC3CF" w:rsidR="0013615A" w:rsidRPr="006F1606" w:rsidRDefault="0013615A" w:rsidP="0016669C">
                      <w:pPr>
                        <w:pStyle w:val="Descripcin"/>
                        <w:jc w:val="center"/>
                        <w:rPr>
                          <w:noProof/>
                        </w:rPr>
                      </w:pPr>
                      <w:r>
                        <w:t xml:space="preserve">Ilustración </w:t>
                      </w:r>
                      <w:fldSimple w:instr=" SEQ Ilustración \* ARABIC ">
                        <w:r>
                          <w:rPr>
                            <w:noProof/>
                          </w:rPr>
                          <w:t>58</w:t>
                        </w:r>
                      </w:fldSimple>
                      <w:r>
                        <w:t xml:space="preserve"> Introducción guion</w:t>
                      </w:r>
                    </w:p>
                  </w:txbxContent>
                </v:textbox>
                <w10:wrap type="tight" anchorx="margin"/>
              </v:shape>
            </w:pict>
          </mc:Fallback>
        </mc:AlternateContent>
      </w:r>
      <w:r>
        <w:t>Debido al gran número de guiones, se ha tenido que establecer un determinado formato y estructura para que los guiones sean aceptados. Esta estructura ha sido elegida después de examinar un gran número de guiones con el fin de comprobar las características que por lo general tenían. Así, han acabado definiéndose las siguientes especificaciones:</w:t>
      </w:r>
    </w:p>
    <w:p w14:paraId="798E5D7A" w14:textId="7943EA99" w:rsidR="00876F94" w:rsidRDefault="00876F94" w:rsidP="00876F94">
      <w:pPr>
        <w:pStyle w:val="Prrafodelista"/>
        <w:numPr>
          <w:ilvl w:val="0"/>
          <w:numId w:val="57"/>
        </w:numPr>
      </w:pPr>
      <w:r>
        <w:t>Los guiones deben contener escenas, no sólo diálogos entre personajes.</w:t>
      </w:r>
    </w:p>
    <w:p w14:paraId="3D8BF721" w14:textId="383CC184" w:rsidR="00876F94" w:rsidRDefault="00876F94" w:rsidP="00876F94">
      <w:pPr>
        <w:pStyle w:val="Prrafodelista"/>
        <w:numPr>
          <w:ilvl w:val="0"/>
          <w:numId w:val="57"/>
        </w:numPr>
      </w:pPr>
      <w:r>
        <w:t>Las escenas deben estar marcadas por el texto ‘EXT ‘, ‘INT ‘, ‘EXT. ‘ o ‘INT. ‘. Esto es debido a que algunos guiones distinguen las escenas por el nombre de la escena, sin aportar ninguna estructura especial que permita diferenciarlas.</w:t>
      </w:r>
    </w:p>
    <w:p w14:paraId="1C033330" w14:textId="7D7DA3E1" w:rsidR="00876F94" w:rsidRDefault="00876F94" w:rsidP="00876F94">
      <w:pPr>
        <w:pStyle w:val="Prrafodelista"/>
        <w:numPr>
          <w:ilvl w:val="0"/>
          <w:numId w:val="57"/>
        </w:numPr>
      </w:pPr>
      <w:r>
        <w:t>Los personajes deben estar en negrita. Entre etiquetas &lt;b&gt; de html.</w:t>
      </w:r>
    </w:p>
    <w:p w14:paraId="11BC2055" w14:textId="16E61308" w:rsidR="00876F94" w:rsidRDefault="00876F94" w:rsidP="00876F94">
      <w:r>
        <w:rPr>
          <w:noProof/>
        </w:rPr>
        <mc:AlternateContent>
          <mc:Choice Requires="wps">
            <w:drawing>
              <wp:anchor distT="0" distB="0" distL="114300" distR="114300" simplePos="0" relativeHeight="251910144" behindDoc="1" locked="0" layoutInCell="1" allowOverlap="1" wp14:anchorId="009AFE48" wp14:editId="2C759D3C">
                <wp:simplePos x="0" y="0"/>
                <wp:positionH relativeFrom="margin">
                  <wp:align>right</wp:align>
                </wp:positionH>
                <wp:positionV relativeFrom="paragraph">
                  <wp:posOffset>3258185</wp:posOffset>
                </wp:positionV>
                <wp:extent cx="5400040" cy="635"/>
                <wp:effectExtent l="0" t="0" r="0" b="8255"/>
                <wp:wrapTight wrapText="bothSides">
                  <wp:wrapPolygon edited="0">
                    <wp:start x="0" y="0"/>
                    <wp:lineTo x="0" y="20698"/>
                    <wp:lineTo x="21488" y="20698"/>
                    <wp:lineTo x="21488" y="0"/>
                    <wp:lineTo x="0" y="0"/>
                  </wp:wrapPolygon>
                </wp:wrapTight>
                <wp:docPr id="91" name="Cuadro de texto 9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FF51016" w14:textId="52C199B8" w:rsidR="0013615A" w:rsidRPr="001953A6" w:rsidRDefault="0013615A" w:rsidP="00876F94">
                            <w:pPr>
                              <w:pStyle w:val="Descripcin"/>
                              <w:jc w:val="center"/>
                              <w:rPr>
                                <w:noProof/>
                              </w:rPr>
                            </w:pPr>
                            <w:r>
                              <w:t xml:space="preserve">Ilustración </w:t>
                            </w:r>
                            <w:fldSimple w:instr=" SEQ Ilustración \* ARABIC ">
                              <w:r>
                                <w:rPr>
                                  <w:noProof/>
                                </w:rPr>
                                <w:t>59</w:t>
                              </w:r>
                            </w:fldSimple>
                            <w:r>
                              <w:t xml:space="preserve"> Error en formato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AFE48" id="Cuadro de texto 91" o:spid="_x0000_s1081" type="#_x0000_t202" style="position:absolute;left:0;text-align:left;margin-left:374pt;margin-top:256.55pt;width:425.2pt;height:.05pt;z-index:-251406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" stroked="f">
                <v:textbox style="mso-fit-shape-to-text:t" inset="0,0,0,0">
                  <w:txbxContent>
                    <w:p w14:paraId="4FF51016" w14:textId="52C199B8" w:rsidR="0013615A" w:rsidRPr="001953A6" w:rsidRDefault="0013615A" w:rsidP="00876F94">
                      <w:pPr>
                        <w:pStyle w:val="Descripcin"/>
                        <w:jc w:val="center"/>
                        <w:rPr>
                          <w:noProof/>
                        </w:rPr>
                      </w:pPr>
                      <w:r>
                        <w:t xml:space="preserve">Ilustración </w:t>
                      </w:r>
                      <w:fldSimple w:instr=" SEQ Ilustración \* ARABIC ">
                        <w:r>
                          <w:rPr>
                            <w:noProof/>
                          </w:rPr>
                          <w:t>59</w:t>
                        </w:r>
                      </w:fldSimple>
                      <w:r>
                        <w:t xml:space="preserve"> Error en formato</w:t>
                      </w:r>
                    </w:p>
                  </w:txbxContent>
                </v:textbox>
                <w10:wrap type="tight" anchorx="margin"/>
              </v:shape>
            </w:pict>
          </mc:Fallback>
        </mc:AlternateContent>
      </w:r>
      <w:r>
        <w:rPr>
          <w:noProof/>
        </w:rPr>
        <w:drawing>
          <wp:anchor distT="0" distB="0" distL="114300" distR="114300" simplePos="0" relativeHeight="251908096" behindDoc="1" locked="0" layoutInCell="1" allowOverlap="1" wp14:anchorId="01D1E4C4" wp14:editId="1EBB1226">
            <wp:simplePos x="0" y="0"/>
            <wp:positionH relativeFrom="margin">
              <wp:align>center</wp:align>
            </wp:positionH>
            <wp:positionV relativeFrom="paragraph">
              <wp:posOffset>398145</wp:posOffset>
            </wp:positionV>
            <wp:extent cx="4600575" cy="2709545"/>
            <wp:effectExtent l="0" t="0" r="9525" b="0"/>
            <wp:wrapTight wrapText="bothSides">
              <wp:wrapPolygon edited="0">
                <wp:start x="0" y="0"/>
                <wp:lineTo x="0" y="21413"/>
                <wp:lineTo x="21555" y="21413"/>
                <wp:lineTo x="21555" y="0"/>
                <wp:lineTo x="0" y="0"/>
              </wp:wrapPolygon>
            </wp:wrapTight>
            <wp:docPr id="89" name="Imagen 8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antallaError.PNG"/>
                    <pic:cNvPicPr/>
                  </pic:nvPicPr>
                  <pic:blipFill>
                    <a:blip r:embed="rId100">
                      <a:extLst>
                        <a:ext uri="{28A0092B-C50C-407E-A947-70E740481C1C}">
                          <a14:useLocalDpi xmlns:a14="http://schemas.microsoft.com/office/drawing/2010/main" val="0"/>
                        </a:ext>
                      </a:extLst>
                    </a:blip>
                    <a:stretch>
                      <a:fillRect/>
                    </a:stretch>
                  </pic:blipFill>
                  <pic:spPr>
                    <a:xfrm>
                      <a:off x="0" y="0"/>
                      <a:ext cx="4600575" cy="2709545"/>
                    </a:xfrm>
                    <a:prstGeom prst="rect">
                      <a:avLst/>
                    </a:prstGeom>
                  </pic:spPr>
                </pic:pic>
              </a:graphicData>
            </a:graphic>
            <wp14:sizeRelH relativeFrom="margin">
              <wp14:pctWidth>0</wp14:pctWidth>
            </wp14:sizeRelH>
            <wp14:sizeRelV relativeFrom="margin">
              <wp14:pctHeight>0</wp14:pctHeight>
            </wp14:sizeRelV>
          </wp:anchor>
        </w:drawing>
      </w:r>
      <w:r>
        <w:t>Si alguna de las anteriores características no se cumple, se redirigirá al usuario a la siguiente pantalla, explicando el por qué y dando la opción de que vuelva a introducir un guion.</w:t>
      </w:r>
    </w:p>
    <w:p w14:paraId="4C356416" w14:textId="40B6A5B8" w:rsidR="00C90F43" w:rsidRDefault="00C90F43" w:rsidP="00B300DC">
      <w:pPr>
        <w:pStyle w:val="Ttulo3"/>
      </w:pPr>
      <w:r>
        <w:lastRenderedPageBreak/>
        <w:t>Modificar un diccionario</w:t>
      </w:r>
    </w:p>
    <w:p w14:paraId="374D70D7" w14:textId="156E6356" w:rsidR="00C90F43" w:rsidRDefault="00C90F43" w:rsidP="00C90F43">
      <w:r>
        <w:t>Cuando se hayan creado los guiones en alguna de las dos opciones que proporciona la aplicación, accederemos a la pantalla de modificar diccionario en la cual tenemos diversas opciones que podemos hacer con los distintos personajes. Estas opciones son las siguientes:</w:t>
      </w:r>
    </w:p>
    <w:p w14:paraId="30EEC192" w14:textId="5D356C75" w:rsidR="00C90F43" w:rsidRDefault="00C90F43" w:rsidP="0001124E">
      <w:pPr>
        <w:pStyle w:val="Prrafodelista"/>
        <w:numPr>
          <w:ilvl w:val="0"/>
          <w:numId w:val="24"/>
        </w:numPr>
      </w:pPr>
      <w:r>
        <w:t>Añadir personajes.</w:t>
      </w:r>
    </w:p>
    <w:p w14:paraId="5284D33B" w14:textId="77777777" w:rsidR="00C90F43" w:rsidRDefault="00C90F43" w:rsidP="0001124E">
      <w:pPr>
        <w:pStyle w:val="Prrafodelista"/>
        <w:numPr>
          <w:ilvl w:val="0"/>
          <w:numId w:val="24"/>
        </w:numPr>
      </w:pPr>
      <w:r>
        <w:t>Borrar personajes.</w:t>
      </w:r>
    </w:p>
    <w:p w14:paraId="4CA86C6E" w14:textId="47ED7125" w:rsidR="00C90F43" w:rsidRDefault="00C90F43" w:rsidP="0001124E">
      <w:pPr>
        <w:pStyle w:val="Prrafodelista"/>
        <w:numPr>
          <w:ilvl w:val="0"/>
          <w:numId w:val="24"/>
        </w:numPr>
      </w:pPr>
      <w:r>
        <w:t>Juntar personajes.</w:t>
      </w:r>
    </w:p>
    <w:p w14:paraId="7454844F" w14:textId="77777777" w:rsidR="00C90F43" w:rsidRDefault="00C90F43" w:rsidP="0001124E">
      <w:pPr>
        <w:pStyle w:val="Prrafodelista"/>
        <w:numPr>
          <w:ilvl w:val="0"/>
          <w:numId w:val="24"/>
        </w:numPr>
      </w:pPr>
      <w:r>
        <w:t>Añadir referencias.</w:t>
      </w:r>
    </w:p>
    <w:p w14:paraId="6964CE6C" w14:textId="77777777" w:rsidR="00C90F43" w:rsidRDefault="00C90F43" w:rsidP="0001124E">
      <w:pPr>
        <w:pStyle w:val="Prrafodelista"/>
        <w:numPr>
          <w:ilvl w:val="0"/>
          <w:numId w:val="24"/>
        </w:numPr>
      </w:pPr>
      <w:r>
        <w:t>Borrar referencias.</w:t>
      </w:r>
    </w:p>
    <w:p w14:paraId="5B4FEBA9" w14:textId="77777777" w:rsidR="00C90F43" w:rsidRDefault="00C90F43" w:rsidP="0001124E">
      <w:pPr>
        <w:pStyle w:val="Prrafodelista"/>
        <w:numPr>
          <w:ilvl w:val="0"/>
          <w:numId w:val="24"/>
        </w:numPr>
      </w:pPr>
      <w:r>
        <w:t>Modificar la id del personaje.</w:t>
      </w:r>
    </w:p>
    <w:p w14:paraId="241097D9" w14:textId="77777777" w:rsidR="00C90F43" w:rsidRDefault="00C90F43" w:rsidP="0001124E">
      <w:pPr>
        <w:pStyle w:val="Prrafodelista"/>
        <w:numPr>
          <w:ilvl w:val="0"/>
          <w:numId w:val="24"/>
        </w:numPr>
      </w:pPr>
      <w:r>
        <w:t>Modificar la etnia del personaje.</w:t>
      </w:r>
    </w:p>
    <w:p w14:paraId="2B9E376D" w14:textId="334F3C21" w:rsidR="00C90F43" w:rsidRDefault="00C90F43" w:rsidP="0001124E">
      <w:pPr>
        <w:pStyle w:val="Prrafodelista"/>
        <w:numPr>
          <w:ilvl w:val="0"/>
          <w:numId w:val="24"/>
        </w:numPr>
      </w:pPr>
      <w:r>
        <w:t>Modificar el sexo del personaje.</w:t>
      </w:r>
    </w:p>
    <w:p w14:paraId="6FC11109" w14:textId="77777777" w:rsidR="00C90F43" w:rsidRDefault="00C90F43" w:rsidP="0001124E">
      <w:pPr>
        <w:pStyle w:val="Prrafodelista"/>
        <w:numPr>
          <w:ilvl w:val="0"/>
          <w:numId w:val="24"/>
        </w:numPr>
      </w:pPr>
      <w:r>
        <w:t>Exportar diccionario.</w:t>
      </w:r>
    </w:p>
    <w:p w14:paraId="5CB76833" w14:textId="0069A3A6" w:rsidR="00C90F43" w:rsidRDefault="00C90F43" w:rsidP="00C90F43">
      <w:r>
        <w:t xml:space="preserve">También vamos a tener dos opciones en forma de </w:t>
      </w:r>
      <w:r w:rsidRPr="006B1D24">
        <w:rPr>
          <w:i/>
          <w:iCs/>
        </w:rPr>
        <w:t>checks</w:t>
      </w:r>
      <w:r>
        <w:t xml:space="preserve"> con las cuales podemos obtener las posiciones de los personajes, esta opción viene marcada por defecto nada más que se accede a la pantalla de modificar diccionario de manera que siempre tenga que calcular las posiciones de los personajes. Y la otra casilla se corresponde con obtener etnia y sexo, es decir, usar </w:t>
      </w:r>
      <w:r w:rsidR="00575AD2">
        <w:t xml:space="preserve">Ethnea </w:t>
      </w:r>
      <w:r>
        <w:t>y Genni con el fin de poder predecir que etnia y sexo poseen los personajes que hemos obtenido.</w:t>
      </w:r>
    </w:p>
    <w:p w14:paraId="032555F5" w14:textId="77777777" w:rsidR="00C90F43" w:rsidRDefault="0016669C" w:rsidP="00C90F43">
      <w:r>
        <w:rPr>
          <w:noProof/>
        </w:rPr>
        <mc:AlternateContent>
          <mc:Choice Requires="wps">
            <w:drawing>
              <wp:anchor distT="0" distB="0" distL="114300" distR="114300" simplePos="0" relativeHeight="251788288" behindDoc="1" locked="0" layoutInCell="1" allowOverlap="1" wp14:anchorId="2207230E" wp14:editId="06D89746">
                <wp:simplePos x="0" y="0"/>
                <wp:positionH relativeFrom="column">
                  <wp:posOffset>0</wp:posOffset>
                </wp:positionH>
                <wp:positionV relativeFrom="paragraph">
                  <wp:posOffset>3095625</wp:posOffset>
                </wp:positionV>
                <wp:extent cx="5400040" cy="635"/>
                <wp:effectExtent l="0" t="0" r="0" b="0"/>
                <wp:wrapTight wrapText="bothSides">
                  <wp:wrapPolygon edited="0">
                    <wp:start x="0" y="0"/>
                    <wp:lineTo x="0" y="21600"/>
                    <wp:lineTo x="21600" y="21600"/>
                    <wp:lineTo x="21600" y="0"/>
                  </wp:wrapPolygon>
                </wp:wrapTight>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2AF0E5B" w14:textId="0980BE87" w:rsidR="0013615A" w:rsidRPr="006314BB" w:rsidRDefault="0013615A" w:rsidP="0016669C">
                            <w:pPr>
                              <w:pStyle w:val="Descripcin"/>
                              <w:jc w:val="center"/>
                              <w:rPr>
                                <w:noProof/>
                              </w:rPr>
                            </w:pPr>
                            <w:r>
                              <w:t xml:space="preserve">Ilustración </w:t>
                            </w:r>
                            <w:fldSimple w:instr=" SEQ Ilustración \* ARABIC ">
                              <w:r>
                                <w:rPr>
                                  <w:noProof/>
                                </w:rPr>
                                <w:t>60</w:t>
                              </w:r>
                            </w:fldSimple>
                            <w:r>
                              <w:t xml:space="preserve"> Modificar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230E" id="Cuadro de texto 74" o:spid="_x0000_s1082" type="#_x0000_t202" style="position:absolute;left:0;text-align:left;margin-left:0;margin-top:243.75pt;width:425.2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" stroked="f">
                <v:textbox style="mso-fit-shape-to-text:t" inset="0,0,0,0">
                  <w:txbxContent>
                    <w:p w14:paraId="02AF0E5B" w14:textId="0980BE87" w:rsidR="0013615A" w:rsidRPr="006314BB" w:rsidRDefault="0013615A" w:rsidP="0016669C">
                      <w:pPr>
                        <w:pStyle w:val="Descripcin"/>
                        <w:jc w:val="center"/>
                        <w:rPr>
                          <w:noProof/>
                        </w:rPr>
                      </w:pPr>
                      <w:r>
                        <w:t xml:space="preserve">Ilustración </w:t>
                      </w:r>
                      <w:fldSimple w:instr=" SEQ Ilustración \* ARABIC ">
                        <w:r>
                          <w:rPr>
                            <w:noProof/>
                          </w:rPr>
                          <w:t>60</w:t>
                        </w:r>
                      </w:fldSimple>
                      <w:r>
                        <w:t xml:space="preserve"> Modificar personajes</w:t>
                      </w:r>
                    </w:p>
                  </w:txbxContent>
                </v:textbox>
                <w10:wrap type="tight"/>
              </v:shape>
            </w:pict>
          </mc:Fallback>
        </mc:AlternateContent>
      </w:r>
      <w:r w:rsidR="00C90F43">
        <w:rPr>
          <w:noProof/>
        </w:rPr>
        <w:drawing>
          <wp:anchor distT="0" distB="0" distL="114300" distR="114300" simplePos="0" relativeHeight="251754496" behindDoc="1" locked="0" layoutInCell="1" allowOverlap="1" wp14:anchorId="3E2FFAF9" wp14:editId="51BBF22E">
            <wp:simplePos x="0" y="0"/>
            <wp:positionH relativeFrom="margin">
              <wp:align>right</wp:align>
            </wp:positionH>
            <wp:positionV relativeFrom="paragraph">
              <wp:posOffset>454357</wp:posOffset>
            </wp:positionV>
            <wp:extent cx="5400040" cy="2584450"/>
            <wp:effectExtent l="0" t="0" r="0" b="6350"/>
            <wp:wrapTight wrapText="bothSides">
              <wp:wrapPolygon edited="0">
                <wp:start x="0" y="0"/>
                <wp:lineTo x="0" y="21494"/>
                <wp:lineTo x="21488" y="21494"/>
                <wp:lineTo x="21488" y="0"/>
                <wp:lineTo x="0" y="0"/>
              </wp:wrapPolygon>
            </wp:wrapTight>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ificarpers.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anchor>
        </w:drawing>
      </w:r>
      <w:r w:rsidR="00C90F43">
        <w:t>Para cada una de las dos opciones anteriores, se deberá marcar la casilla y pulsar en el botón de siguiente, una vez hecho esto aparecerán las posiciones o la etnia y sexo.</w:t>
      </w:r>
    </w:p>
    <w:p w14:paraId="4A5F3AEC" w14:textId="77777777" w:rsidR="00C90F43" w:rsidRDefault="00C90F43" w:rsidP="00C90F43">
      <w:pPr>
        <w:pStyle w:val="Ttulo3"/>
      </w:pPr>
      <w:r>
        <w:t>Añadir personaje</w:t>
      </w:r>
    </w:p>
    <w:p w14:paraId="42643BF0" w14:textId="77777777" w:rsidR="00DC0AFD" w:rsidRPr="00DC0AFD" w:rsidRDefault="00DC0AFD" w:rsidP="00DC0AFD">
      <w:r w:rsidRPr="00DC0AFD">
        <w:t>Si se ha accedido a esta pantalla es porque se quiere añadir un personaje a nuestro diccionario de personajes, añadir un personaje se puede hacer de una forma muy simple y se explicará con detalle a continuación, además también se explicarán las posibles alertas que nos pueden surgir a la hora de introducir un personaje.</w:t>
      </w:r>
    </w:p>
    <w:p w14:paraId="1A5C4C9E" w14:textId="77777777" w:rsidR="00DC0AFD" w:rsidRPr="00DC0AFD" w:rsidRDefault="00DC0AFD" w:rsidP="0001124E">
      <w:pPr>
        <w:pStyle w:val="Prrafodelista"/>
        <w:numPr>
          <w:ilvl w:val="0"/>
          <w:numId w:val="25"/>
        </w:numPr>
      </w:pPr>
      <w:r w:rsidRPr="00DC0AFD">
        <w:t>Para introducir un personaje debemos hacer lo siguiente.</w:t>
      </w:r>
    </w:p>
    <w:p w14:paraId="61F4087C" w14:textId="77777777" w:rsidR="00DC0AFD" w:rsidRPr="00DC0AFD" w:rsidRDefault="00DC0AFD" w:rsidP="0001124E">
      <w:pPr>
        <w:pStyle w:val="Prrafodelista"/>
        <w:numPr>
          <w:ilvl w:val="0"/>
          <w:numId w:val="25"/>
        </w:numPr>
      </w:pPr>
      <w:r w:rsidRPr="00DC0AFD">
        <w:t>Introducir la id del personaje que queremos crear.</w:t>
      </w:r>
    </w:p>
    <w:p w14:paraId="69F67B00" w14:textId="77777777" w:rsidR="00DC0AFD" w:rsidRPr="00DC0AFD" w:rsidRDefault="00DC0AFD" w:rsidP="0001124E">
      <w:pPr>
        <w:pStyle w:val="Prrafodelista"/>
        <w:numPr>
          <w:ilvl w:val="0"/>
          <w:numId w:val="25"/>
        </w:numPr>
      </w:pPr>
      <w:r w:rsidRPr="00DC0AFD">
        <w:t>Introducir la referencia o el nombre asignado a esa id que acabamos de introducir.</w:t>
      </w:r>
    </w:p>
    <w:p w14:paraId="2FD995CE" w14:textId="77777777" w:rsidR="00DC0AFD" w:rsidRPr="00DC0AFD" w:rsidRDefault="00DC0AFD" w:rsidP="0001124E">
      <w:pPr>
        <w:pStyle w:val="Prrafodelista"/>
        <w:numPr>
          <w:ilvl w:val="0"/>
          <w:numId w:val="25"/>
        </w:numPr>
      </w:pPr>
      <w:r w:rsidRPr="00DC0AFD">
        <w:t>Presionar el botón de "Añadir".</w:t>
      </w:r>
    </w:p>
    <w:p w14:paraId="4954BB67" w14:textId="77777777" w:rsidR="00DC0AFD" w:rsidRPr="00DC0AFD" w:rsidRDefault="00DC0AFD" w:rsidP="00DC0AFD">
      <w:r w:rsidRPr="00DC0AFD">
        <w:lastRenderedPageBreak/>
        <w:t>Una vez que hemos pulsado en el botón de añadir, pueden darse una serie de alertas dependiendo de si lo que hemos introducido se ha introducido de una forma correcta o incorrecta, las posibles alertas son las siguientes:</w:t>
      </w:r>
    </w:p>
    <w:p w14:paraId="52A647C4" w14:textId="77777777" w:rsidR="00DC0AFD" w:rsidRPr="00DC0AFD" w:rsidRDefault="00DC0AFD" w:rsidP="0001124E">
      <w:pPr>
        <w:pStyle w:val="Prrafodelista"/>
        <w:numPr>
          <w:ilvl w:val="0"/>
          <w:numId w:val="26"/>
        </w:numPr>
      </w:pPr>
      <w:r w:rsidRPr="00DC0AFD">
        <w:t>La primera alerta surge cuando se ha introducido un personaje de forma correcta, indicando que el personaje se ha introducido correctamente en el diccionario.</w:t>
      </w:r>
    </w:p>
    <w:p w14:paraId="501C12E1" w14:textId="77777777" w:rsidR="00DC0AFD" w:rsidRPr="00DC0AFD" w:rsidRDefault="00DC0AFD" w:rsidP="0001124E">
      <w:pPr>
        <w:pStyle w:val="Prrafodelista"/>
        <w:numPr>
          <w:ilvl w:val="0"/>
          <w:numId w:val="26"/>
        </w:numPr>
      </w:pPr>
      <w:r w:rsidRPr="00DC0AFD">
        <w:t>Otra posibilidad es no haber introducido alguno de los campos o ninguno, en este caso nos mostrará una alerta indicando que debemos introducir todos los campos.</w:t>
      </w:r>
    </w:p>
    <w:p w14:paraId="600D120F" w14:textId="77777777" w:rsidR="00DC0AFD" w:rsidRPr="00DC0AFD" w:rsidRDefault="00DC0AFD" w:rsidP="0001124E">
      <w:pPr>
        <w:pStyle w:val="Prrafodelista"/>
        <w:numPr>
          <w:ilvl w:val="0"/>
          <w:numId w:val="26"/>
        </w:numPr>
      </w:pPr>
      <w:r w:rsidRPr="00DC0AFD">
        <w:t>La última opción es que la id del personaje ya esté en el diccionario en cuyo caso se nos notificará diciendo que ya está dicha id en el diccionario.</w:t>
      </w:r>
    </w:p>
    <w:p w14:paraId="707ABEDC" w14:textId="77777777" w:rsidR="00DC0AFD" w:rsidRDefault="0016669C" w:rsidP="00DC0AFD">
      <w:r>
        <w:rPr>
          <w:noProof/>
        </w:rPr>
        <mc:AlternateContent>
          <mc:Choice Requires="wps">
            <w:drawing>
              <wp:anchor distT="0" distB="0" distL="114300" distR="114300" simplePos="0" relativeHeight="251790336" behindDoc="1" locked="0" layoutInCell="1" allowOverlap="1" wp14:anchorId="3246B2BE" wp14:editId="5D43E94E">
                <wp:simplePos x="0" y="0"/>
                <wp:positionH relativeFrom="column">
                  <wp:posOffset>0</wp:posOffset>
                </wp:positionH>
                <wp:positionV relativeFrom="paragraph">
                  <wp:posOffset>3382645</wp:posOffset>
                </wp:positionV>
                <wp:extent cx="5400040" cy="635"/>
                <wp:effectExtent l="0" t="0" r="0" b="0"/>
                <wp:wrapTight wrapText="bothSides">
                  <wp:wrapPolygon edited="0">
                    <wp:start x="0" y="0"/>
                    <wp:lineTo x="0" y="21600"/>
                    <wp:lineTo x="21600" y="21600"/>
                    <wp:lineTo x="21600" y="0"/>
                  </wp:wrapPolygon>
                </wp:wrapTight>
                <wp:docPr id="75" name="Cuadro de texto 7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4281903" w14:textId="2E39E08A" w:rsidR="0013615A" w:rsidRPr="005E6729" w:rsidRDefault="0013615A" w:rsidP="0016669C">
                            <w:pPr>
                              <w:pStyle w:val="Descripcin"/>
                              <w:jc w:val="center"/>
                              <w:rPr>
                                <w:noProof/>
                              </w:rPr>
                            </w:pPr>
                            <w:r>
                              <w:t xml:space="preserve">Ilustración </w:t>
                            </w:r>
                            <w:fldSimple w:instr=" SEQ Ilustración \* ARABIC ">
                              <w:r>
                                <w:rPr>
                                  <w:noProof/>
                                </w:rPr>
                                <w:t>61</w:t>
                              </w:r>
                            </w:fldSimple>
                            <w:r>
                              <w:t xml:space="preserve"> Añadir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6B2BE" id="Cuadro de texto 75" o:spid="_x0000_s1083" type="#_x0000_t202" style="position:absolute;left:0;text-align:left;margin-left:0;margin-top:266.35pt;width:425.2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" stroked="f">
                <v:textbox style="mso-fit-shape-to-text:t" inset="0,0,0,0">
                  <w:txbxContent>
                    <w:p w14:paraId="24281903" w14:textId="2E39E08A" w:rsidR="0013615A" w:rsidRPr="005E6729" w:rsidRDefault="0013615A" w:rsidP="0016669C">
                      <w:pPr>
                        <w:pStyle w:val="Descripcin"/>
                        <w:jc w:val="center"/>
                        <w:rPr>
                          <w:noProof/>
                        </w:rPr>
                      </w:pPr>
                      <w:r>
                        <w:t xml:space="preserve">Ilustración </w:t>
                      </w:r>
                      <w:fldSimple w:instr=" SEQ Ilustración \* ARABIC ">
                        <w:r>
                          <w:rPr>
                            <w:noProof/>
                          </w:rPr>
                          <w:t>61</w:t>
                        </w:r>
                      </w:fldSimple>
                      <w:r>
                        <w:t xml:space="preserve"> Añadir personajes</w:t>
                      </w:r>
                    </w:p>
                  </w:txbxContent>
                </v:textbox>
                <w10:wrap type="tight"/>
              </v:shape>
            </w:pict>
          </mc:Fallback>
        </mc:AlternateContent>
      </w:r>
      <w:r w:rsidR="00DC0AFD">
        <w:rPr>
          <w:noProof/>
        </w:rPr>
        <w:drawing>
          <wp:anchor distT="0" distB="0" distL="114300" distR="114300" simplePos="0" relativeHeight="251755520" behindDoc="1" locked="0" layoutInCell="1" allowOverlap="1" wp14:anchorId="115A3DB7" wp14:editId="4DFE49EE">
            <wp:simplePos x="0" y="0"/>
            <wp:positionH relativeFrom="margin">
              <wp:align>right</wp:align>
            </wp:positionH>
            <wp:positionV relativeFrom="paragraph">
              <wp:posOffset>392016</wp:posOffset>
            </wp:positionV>
            <wp:extent cx="5400040" cy="2933700"/>
            <wp:effectExtent l="0" t="0" r="0" b="0"/>
            <wp:wrapTight wrapText="bothSides">
              <wp:wrapPolygon edited="0">
                <wp:start x="0" y="0"/>
                <wp:lineTo x="0" y="21460"/>
                <wp:lineTo x="21488" y="21460"/>
                <wp:lineTo x="21488" y="0"/>
                <wp:lineTo x="0" y="0"/>
              </wp:wrapPolygon>
            </wp:wrapTight>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adirpers.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anchor>
        </w:drawing>
      </w:r>
      <w:r w:rsidR="00DC0AFD" w:rsidRPr="00DC0AFD">
        <w:t>Para salir de esta página simplemente debemos presionar el botón de la parte inferior izquierda que dice "Atrás".</w:t>
      </w:r>
    </w:p>
    <w:p w14:paraId="2FF8EFF7" w14:textId="77777777" w:rsidR="00DC0AFD" w:rsidRPr="00DC0AFD" w:rsidRDefault="00DC0AFD" w:rsidP="00DC0AFD"/>
    <w:p w14:paraId="7C1A9BE3" w14:textId="77777777" w:rsidR="00C90F43" w:rsidRDefault="00DC0AFD" w:rsidP="00DC0AFD">
      <w:pPr>
        <w:pStyle w:val="Ttulo3"/>
      </w:pPr>
      <w:r>
        <w:t>Borrar personajes</w:t>
      </w:r>
    </w:p>
    <w:p w14:paraId="23DB4668" w14:textId="77777777" w:rsidR="00DC0AFD" w:rsidRPr="00DC0AFD" w:rsidRDefault="00DC0AFD" w:rsidP="00DC0AFD">
      <w:pPr>
        <w:rPr>
          <w:sz w:val="20"/>
          <w:szCs w:val="20"/>
          <w:lang w:eastAsia="es-ES"/>
        </w:rPr>
      </w:pPr>
      <w:r w:rsidRPr="00DC0AFD">
        <w:rPr>
          <w:lang w:eastAsia="es-ES"/>
        </w:rPr>
        <w:t>Si se ha accedido a esta página es porque se desea eliminar alguno de los personajes, opción muy frecuente en caso de haber creado los diccionarios de una forma automática, tanto de películas como de novelas, ya que se van a dar cierto número de falsos positivos. Para borrar un personaje el proceso es de los más sencillo que tiene la aplicación. Se explica a continuación.</w:t>
      </w:r>
    </w:p>
    <w:p w14:paraId="2E28CFD6" w14:textId="77777777" w:rsidR="00DC0AFD" w:rsidRPr="00DC0AFD" w:rsidRDefault="00DC0AFD" w:rsidP="0001124E">
      <w:pPr>
        <w:pStyle w:val="Prrafodelista"/>
        <w:numPr>
          <w:ilvl w:val="0"/>
          <w:numId w:val="27"/>
        </w:numPr>
        <w:rPr>
          <w:sz w:val="20"/>
          <w:szCs w:val="20"/>
          <w:lang w:eastAsia="es-ES"/>
        </w:rPr>
      </w:pPr>
      <w:r w:rsidRPr="00DC0AFD">
        <w:rPr>
          <w:lang w:eastAsia="es-ES"/>
        </w:rPr>
        <w:t>Debemos marcar primero el personaje o personajes que queremos eliminar.</w:t>
      </w:r>
    </w:p>
    <w:p w14:paraId="6EBA063A" w14:textId="77777777" w:rsidR="00DC0AFD" w:rsidRPr="00DC0AFD" w:rsidRDefault="00DC0AFD" w:rsidP="0001124E">
      <w:pPr>
        <w:pStyle w:val="Prrafodelista"/>
        <w:numPr>
          <w:ilvl w:val="0"/>
          <w:numId w:val="27"/>
        </w:numPr>
        <w:rPr>
          <w:sz w:val="20"/>
          <w:szCs w:val="20"/>
          <w:lang w:eastAsia="es-ES"/>
        </w:rPr>
      </w:pPr>
      <w:r w:rsidRPr="00DC0AFD">
        <w:rPr>
          <w:lang w:eastAsia="es-ES"/>
        </w:rPr>
        <w:t>Una vez marcados debemos presionar sobre el botón de borrado y los personajes se borrarán del diccionario.</w:t>
      </w:r>
    </w:p>
    <w:p w14:paraId="718DD5D4" w14:textId="77777777" w:rsidR="00DC0AFD" w:rsidRPr="00DC0AFD" w:rsidRDefault="00DC0AFD" w:rsidP="0001124E">
      <w:pPr>
        <w:pStyle w:val="Prrafodelista"/>
        <w:numPr>
          <w:ilvl w:val="0"/>
          <w:numId w:val="27"/>
        </w:numPr>
        <w:rPr>
          <w:sz w:val="20"/>
          <w:szCs w:val="20"/>
          <w:lang w:eastAsia="es-ES"/>
        </w:rPr>
      </w:pPr>
      <w:r w:rsidRPr="00DC0AFD">
        <w:rPr>
          <w:lang w:eastAsia="es-ES"/>
        </w:rPr>
        <w:t>Se alertará al usuario que el personaje ha sido borrado cuando la acción se lleve a cabo.</w:t>
      </w:r>
    </w:p>
    <w:p w14:paraId="69512278" w14:textId="77777777" w:rsidR="00DC0AFD" w:rsidRDefault="00DC0AFD" w:rsidP="00DC0AFD">
      <w:pPr>
        <w:rPr>
          <w:lang w:eastAsia="es-ES"/>
        </w:rPr>
      </w:pPr>
      <w:r w:rsidRPr="00DC0AFD">
        <w:rPr>
          <w:lang w:eastAsia="es-ES"/>
        </w:rPr>
        <w:t>Para volver atrás simplemente debemos pulsar el botón de "Atrás" en la parte inferior izquierda.</w:t>
      </w:r>
    </w:p>
    <w:p w14:paraId="68A44A8E" w14:textId="77777777" w:rsidR="00E06011" w:rsidRDefault="0016669C" w:rsidP="00E06011">
      <w:pPr>
        <w:pStyle w:val="Ttulo3"/>
        <w:rPr>
          <w:rFonts w:eastAsia="Times New Roman"/>
          <w:lang w:eastAsia="es-ES"/>
        </w:rPr>
      </w:pPr>
      <w:r>
        <w:rPr>
          <w:noProof/>
        </w:rPr>
        <w:lastRenderedPageBreak/>
        <mc:AlternateContent>
          <mc:Choice Requires="wps">
            <w:drawing>
              <wp:anchor distT="0" distB="0" distL="114300" distR="114300" simplePos="0" relativeHeight="251792384" behindDoc="1" locked="0" layoutInCell="1" allowOverlap="1" wp14:anchorId="2F670EFF" wp14:editId="1FB716D1">
                <wp:simplePos x="0" y="0"/>
                <wp:positionH relativeFrom="column">
                  <wp:posOffset>0</wp:posOffset>
                </wp:positionH>
                <wp:positionV relativeFrom="paragraph">
                  <wp:posOffset>2992755</wp:posOffset>
                </wp:positionV>
                <wp:extent cx="5400040" cy="635"/>
                <wp:effectExtent l="0" t="0" r="0" b="0"/>
                <wp:wrapTight wrapText="bothSides">
                  <wp:wrapPolygon edited="0">
                    <wp:start x="0" y="0"/>
                    <wp:lineTo x="0" y="21600"/>
                    <wp:lineTo x="21600" y="21600"/>
                    <wp:lineTo x="21600" y="0"/>
                  </wp:wrapPolygon>
                </wp:wrapTight>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83BB2D1" w14:textId="09750E74" w:rsidR="0013615A" w:rsidRPr="00DD74E8" w:rsidRDefault="0013615A" w:rsidP="0016669C">
                            <w:pPr>
                              <w:pStyle w:val="Descripcin"/>
                              <w:jc w:val="center"/>
                              <w:rPr>
                                <w:b/>
                                <w:noProof/>
                                <w:color w:val="000000" w:themeColor="text1"/>
                              </w:rPr>
                            </w:pPr>
                            <w:r>
                              <w:t xml:space="preserve">Ilustración </w:t>
                            </w:r>
                            <w:fldSimple w:instr=" SEQ Ilustración \* ARABIC ">
                              <w:r>
                                <w:rPr>
                                  <w:noProof/>
                                </w:rPr>
                                <w:t>62</w:t>
                              </w:r>
                            </w:fldSimple>
                            <w:r>
                              <w:t xml:space="preserve"> Borrar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70EFF" id="Cuadro de texto 76" o:spid="_x0000_s1084" type="#_x0000_t202" style="position:absolute;left:0;text-align:left;margin-left:0;margin-top:235.65pt;width:425.2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8BYNQIAAG4EAAAOAAAAZHJzL2Uyb0RvYy54bWysVMFu2zAMvQ/YPwi6L3a6Ji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" stroked="f">
                <v:textbox style="mso-fit-shape-to-text:t" inset="0,0,0,0">
                  <w:txbxContent>
                    <w:p w14:paraId="083BB2D1" w14:textId="09750E74" w:rsidR="0013615A" w:rsidRPr="00DD74E8" w:rsidRDefault="0013615A" w:rsidP="0016669C">
                      <w:pPr>
                        <w:pStyle w:val="Descripcin"/>
                        <w:jc w:val="center"/>
                        <w:rPr>
                          <w:b/>
                          <w:noProof/>
                          <w:color w:val="000000" w:themeColor="text1"/>
                        </w:rPr>
                      </w:pPr>
                      <w:r>
                        <w:t xml:space="preserve">Ilustración </w:t>
                      </w:r>
                      <w:fldSimple w:instr=" SEQ Ilustración \* ARABIC ">
                        <w:r>
                          <w:rPr>
                            <w:noProof/>
                          </w:rPr>
                          <w:t>62</w:t>
                        </w:r>
                      </w:fldSimple>
                      <w:r>
                        <w:t xml:space="preserve"> Borrar personajes</w:t>
                      </w:r>
                    </w:p>
                  </w:txbxContent>
                </v:textbox>
                <w10:wrap type="tight"/>
              </v:shape>
            </w:pict>
          </mc:Fallback>
        </mc:AlternateContent>
      </w:r>
      <w:r w:rsidR="00E06011">
        <w:rPr>
          <w:noProof/>
          <w:lang w:eastAsia="es-ES"/>
        </w:rPr>
        <w:drawing>
          <wp:anchor distT="0" distB="0" distL="114300" distR="114300" simplePos="0" relativeHeight="251756544" behindDoc="1" locked="0" layoutInCell="1" allowOverlap="1" wp14:anchorId="4DF32305" wp14:editId="03936185">
            <wp:simplePos x="0" y="0"/>
            <wp:positionH relativeFrom="margin">
              <wp:align>right</wp:align>
            </wp:positionH>
            <wp:positionV relativeFrom="paragraph">
              <wp:posOffset>7951</wp:posOffset>
            </wp:positionV>
            <wp:extent cx="5400040" cy="2927985"/>
            <wp:effectExtent l="0" t="0" r="0" b="5715"/>
            <wp:wrapTight wrapText="bothSides">
              <wp:wrapPolygon edited="0">
                <wp:start x="0" y="0"/>
                <wp:lineTo x="0" y="21502"/>
                <wp:lineTo x="21488" y="21502"/>
                <wp:lineTo x="21488" y="0"/>
                <wp:lineTo x="0" y="0"/>
              </wp:wrapPolygon>
            </wp:wrapTight>
            <wp:docPr id="52" name="Imagen 5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rrarpers.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anchor>
        </w:drawing>
      </w:r>
      <w:r w:rsidR="00E06011">
        <w:rPr>
          <w:rFonts w:eastAsia="Times New Roman"/>
          <w:lang w:eastAsia="es-ES"/>
        </w:rPr>
        <w:t>Juntar personajes</w:t>
      </w:r>
    </w:p>
    <w:p w14:paraId="01CD182F" w14:textId="77777777" w:rsidR="00E06011" w:rsidRPr="00E06011" w:rsidRDefault="00E06011" w:rsidP="00E06011">
      <w:pPr>
        <w:rPr>
          <w:sz w:val="20"/>
          <w:szCs w:val="20"/>
          <w:lang w:eastAsia="es-ES"/>
        </w:rPr>
      </w:pPr>
      <w:r w:rsidRPr="00E06011">
        <w:rPr>
          <w:lang w:eastAsia="es-ES"/>
        </w:rPr>
        <w:t>En esta página se pueden juntar distintos personajes en caso de que un personaje sea igual a otro, pero por cuestiones de nombre la aplicación les haya creado por separado. El proceso de unión es muy parecido al de borrado, simplemente lo que tenemos que hacer es seleccionar los personajes que deseemos juntar y presionar el botón de "Juntar", de tal manera que los personajes se cuenten como uno solo.</w:t>
      </w:r>
    </w:p>
    <w:p w14:paraId="34257A73" w14:textId="77777777" w:rsidR="00E06011" w:rsidRPr="00E06011" w:rsidRDefault="00E06011" w:rsidP="00E06011">
      <w:pPr>
        <w:rPr>
          <w:sz w:val="20"/>
          <w:szCs w:val="20"/>
          <w:lang w:eastAsia="es-ES"/>
        </w:rPr>
      </w:pPr>
      <w:r w:rsidRPr="00E06011">
        <w:rPr>
          <w:lang w:eastAsia="es-ES"/>
        </w:rPr>
        <w:t>Esta opción es muy frecuente cuando se generan diccionarios automáticos ya que al detectar un nombre distinto los considera como un personaje distinto. La aplicación nos genera una alerta diciendo que los personajes se han juntado de forma exitosa, a partir de ahora, todos los enlaces que tuvieran cada personaje individualmente, los tendrán de forma conjunta.</w:t>
      </w:r>
    </w:p>
    <w:p w14:paraId="1CD74A2D" w14:textId="77777777" w:rsidR="00E06011" w:rsidRDefault="0016669C" w:rsidP="00E06011">
      <w:pPr>
        <w:rPr>
          <w:lang w:eastAsia="es-ES"/>
        </w:rPr>
      </w:pPr>
      <w:r>
        <w:rPr>
          <w:noProof/>
        </w:rPr>
        <mc:AlternateContent>
          <mc:Choice Requires="wps">
            <w:drawing>
              <wp:anchor distT="0" distB="0" distL="114300" distR="114300" simplePos="0" relativeHeight="251794432" behindDoc="1" locked="0" layoutInCell="1" allowOverlap="1" wp14:anchorId="4810D19B" wp14:editId="4845FA2E">
                <wp:simplePos x="0" y="0"/>
                <wp:positionH relativeFrom="column">
                  <wp:posOffset>0</wp:posOffset>
                </wp:positionH>
                <wp:positionV relativeFrom="paragraph">
                  <wp:posOffset>3239135</wp:posOffset>
                </wp:positionV>
                <wp:extent cx="5400040" cy="635"/>
                <wp:effectExtent l="0" t="0" r="0" b="0"/>
                <wp:wrapTight wrapText="bothSides">
                  <wp:wrapPolygon edited="0">
                    <wp:start x="0" y="0"/>
                    <wp:lineTo x="0" y="21600"/>
                    <wp:lineTo x="21600" y="21600"/>
                    <wp:lineTo x="21600" y="0"/>
                  </wp:wrapPolygon>
                </wp:wrapTight>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B5AD0" w14:textId="5353606A" w:rsidR="0013615A" w:rsidRPr="00D17128" w:rsidRDefault="0013615A" w:rsidP="0016669C">
                            <w:pPr>
                              <w:pStyle w:val="Descripcin"/>
                              <w:jc w:val="center"/>
                              <w:rPr>
                                <w:noProof/>
                                <w:sz w:val="20"/>
                                <w:szCs w:val="20"/>
                              </w:rPr>
                            </w:pPr>
                            <w:r>
                              <w:t xml:space="preserve">Ilustración </w:t>
                            </w:r>
                            <w:fldSimple w:instr=" SEQ Ilustración \* ARABIC ">
                              <w:r>
                                <w:rPr>
                                  <w:noProof/>
                                </w:rPr>
                                <w:t>63</w:t>
                              </w:r>
                            </w:fldSimple>
                            <w:r>
                              <w:t xml:space="preserve"> Juntar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D19B" id="Cuadro de texto 77" o:spid="_x0000_s1085" type="#_x0000_t202" style="position:absolute;left:0;text-align:left;margin-left:0;margin-top:255.05pt;width:425.2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" stroked="f">
                <v:textbox style="mso-fit-shape-to-text:t" inset="0,0,0,0">
                  <w:txbxContent>
                    <w:p w14:paraId="598B5AD0" w14:textId="5353606A" w:rsidR="0013615A" w:rsidRPr="00D17128" w:rsidRDefault="0013615A" w:rsidP="0016669C">
                      <w:pPr>
                        <w:pStyle w:val="Descripcin"/>
                        <w:jc w:val="center"/>
                        <w:rPr>
                          <w:noProof/>
                          <w:sz w:val="20"/>
                          <w:szCs w:val="20"/>
                        </w:rPr>
                      </w:pPr>
                      <w:r>
                        <w:t xml:space="preserve">Ilustración </w:t>
                      </w:r>
                      <w:fldSimple w:instr=" SEQ Ilustración \* ARABIC ">
                        <w:r>
                          <w:rPr>
                            <w:noProof/>
                          </w:rPr>
                          <w:t>63</w:t>
                        </w:r>
                      </w:fldSimple>
                      <w:r>
                        <w:t xml:space="preserve"> Juntar personajes</w:t>
                      </w:r>
                    </w:p>
                  </w:txbxContent>
                </v:textbox>
                <w10:wrap type="tight"/>
              </v:shape>
            </w:pict>
          </mc:Fallback>
        </mc:AlternateContent>
      </w:r>
      <w:r w:rsidR="00E06011">
        <w:rPr>
          <w:noProof/>
          <w:sz w:val="20"/>
          <w:szCs w:val="20"/>
          <w:lang w:eastAsia="es-ES"/>
        </w:rPr>
        <w:drawing>
          <wp:anchor distT="0" distB="0" distL="114300" distR="114300" simplePos="0" relativeHeight="251757568" behindDoc="1" locked="0" layoutInCell="1" allowOverlap="1" wp14:anchorId="3F9B8C81" wp14:editId="4D6A09E1">
            <wp:simplePos x="0" y="0"/>
            <wp:positionH relativeFrom="margin">
              <wp:align>right</wp:align>
            </wp:positionH>
            <wp:positionV relativeFrom="paragraph">
              <wp:posOffset>445135</wp:posOffset>
            </wp:positionV>
            <wp:extent cx="5400040" cy="2937510"/>
            <wp:effectExtent l="0" t="0" r="0" b="0"/>
            <wp:wrapTight wrapText="bothSides">
              <wp:wrapPolygon edited="0">
                <wp:start x="0" y="0"/>
                <wp:lineTo x="0" y="21432"/>
                <wp:lineTo x="21488" y="21432"/>
                <wp:lineTo x="21488" y="0"/>
                <wp:lineTo x="0" y="0"/>
              </wp:wrapPolygon>
            </wp:wrapTight>
            <wp:docPr id="53" name="Imagen 5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untarpers.PNG"/>
                    <pic:cNvPicPr/>
                  </pic:nvPicPr>
                  <pic:blipFill>
                    <a:blip r:embed="rId104">
                      <a:extLst>
                        <a:ext uri="{28A0092B-C50C-407E-A947-70E740481C1C}">
                          <a14:useLocalDpi xmlns:a14="http://schemas.microsoft.com/office/drawing/2010/main" val="0"/>
                        </a:ext>
                      </a:extLst>
                    </a:blip>
                    <a:stretch>
                      <a:fillRect/>
                    </a:stretch>
                  </pic:blipFill>
                  <pic:spPr>
                    <a:xfrm>
                      <a:off x="0" y="0"/>
                      <a:ext cx="5400040" cy="2937510"/>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A4553E7" w14:textId="77777777" w:rsidR="00E06011" w:rsidRPr="00E06011" w:rsidRDefault="00E06011" w:rsidP="00E06011">
      <w:pPr>
        <w:rPr>
          <w:sz w:val="20"/>
          <w:szCs w:val="20"/>
          <w:lang w:eastAsia="es-ES"/>
        </w:rPr>
      </w:pPr>
    </w:p>
    <w:p w14:paraId="20B07732" w14:textId="77777777" w:rsidR="00E06011" w:rsidRDefault="00E06011" w:rsidP="00E06011">
      <w:pPr>
        <w:pStyle w:val="Ttulo3"/>
        <w:rPr>
          <w:lang w:eastAsia="es-ES"/>
        </w:rPr>
      </w:pPr>
      <w:r>
        <w:rPr>
          <w:lang w:eastAsia="es-ES"/>
        </w:rPr>
        <w:t>Añadir referencias</w:t>
      </w:r>
    </w:p>
    <w:p w14:paraId="2CD98E6F" w14:textId="77777777" w:rsidR="00E06011" w:rsidRPr="00E06011" w:rsidRDefault="00E06011" w:rsidP="00E06011">
      <w:pPr>
        <w:rPr>
          <w:sz w:val="20"/>
          <w:szCs w:val="20"/>
          <w:lang w:eastAsia="es-ES"/>
        </w:rPr>
      </w:pPr>
      <w:r w:rsidRPr="00E06011">
        <w:rPr>
          <w:lang w:eastAsia="es-ES"/>
        </w:rPr>
        <w:t>Esta es la página que va a ser empleada para añadir nuevas referencias a un personaje, en caso de que tengamos un personaje del cual conocemos más nombres que se le dan, pero no figuran en la creación del diccionario, lo podremos añadir de forma sencilla accediendo a esta página en la que simplemente debemos realizar los siguientes pasos.</w:t>
      </w:r>
    </w:p>
    <w:p w14:paraId="313A06ED"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id del personaje al que deseamos añadir una nueva referencia.</w:t>
      </w:r>
    </w:p>
    <w:p w14:paraId="1A287A55"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referencia que queremos añadir.</w:t>
      </w:r>
    </w:p>
    <w:p w14:paraId="1DE9C641" w14:textId="77777777" w:rsidR="00E06011" w:rsidRPr="00E06011" w:rsidRDefault="00E06011" w:rsidP="0001124E">
      <w:pPr>
        <w:pStyle w:val="Prrafodelista"/>
        <w:numPr>
          <w:ilvl w:val="0"/>
          <w:numId w:val="28"/>
        </w:numPr>
        <w:rPr>
          <w:sz w:val="20"/>
          <w:szCs w:val="20"/>
          <w:lang w:eastAsia="es-ES"/>
        </w:rPr>
      </w:pPr>
      <w:r w:rsidRPr="00E06011">
        <w:rPr>
          <w:lang w:eastAsia="es-ES"/>
        </w:rPr>
        <w:t>Presionar sobre el botón de añadir.</w:t>
      </w:r>
    </w:p>
    <w:p w14:paraId="2C676802" w14:textId="77777777" w:rsidR="00E06011" w:rsidRPr="00E06011" w:rsidRDefault="00E06011" w:rsidP="00E06011">
      <w:pPr>
        <w:rPr>
          <w:sz w:val="20"/>
          <w:szCs w:val="20"/>
          <w:lang w:eastAsia="es-ES"/>
        </w:rPr>
      </w:pPr>
      <w:r w:rsidRPr="00E06011">
        <w:rPr>
          <w:lang w:eastAsia="es-ES"/>
        </w:rPr>
        <w:t>Una vez hecho esto la aplicación nos puede mostrar distintos tipos de alertas dependiendo de si la introducción de la referencia se ha realizado de una forma satisfactoria o por el contrario a ocurrido algún error. Los mensajes posibles son los siguientes.</w:t>
      </w:r>
    </w:p>
    <w:p w14:paraId="160DD7A4" w14:textId="77777777" w:rsidR="00E06011" w:rsidRPr="00E06011" w:rsidRDefault="00E06011" w:rsidP="0001124E">
      <w:pPr>
        <w:pStyle w:val="Prrafodelista"/>
        <w:numPr>
          <w:ilvl w:val="0"/>
          <w:numId w:val="29"/>
        </w:numPr>
        <w:rPr>
          <w:sz w:val="20"/>
          <w:szCs w:val="20"/>
          <w:lang w:eastAsia="es-ES"/>
        </w:rPr>
      </w:pPr>
      <w:r w:rsidRPr="00E06011">
        <w:rPr>
          <w:lang w:eastAsia="es-ES"/>
        </w:rPr>
        <w:t>Referencia añadida de forma correcta en caso de que la todos los parámetros introducidos sean correctos.</w:t>
      </w:r>
    </w:p>
    <w:p w14:paraId="2C1669EC" w14:textId="77777777" w:rsidR="00E06011" w:rsidRPr="00E06011" w:rsidRDefault="00E06011" w:rsidP="0001124E">
      <w:pPr>
        <w:pStyle w:val="Prrafodelista"/>
        <w:numPr>
          <w:ilvl w:val="0"/>
          <w:numId w:val="29"/>
        </w:numPr>
        <w:rPr>
          <w:sz w:val="20"/>
          <w:szCs w:val="20"/>
          <w:lang w:eastAsia="es-ES"/>
        </w:rPr>
      </w:pPr>
      <w:r w:rsidRPr="00E06011">
        <w:rPr>
          <w:lang w:eastAsia="es-ES"/>
        </w:rPr>
        <w:t>Id inexistente en caso de intentar añadir una referencia en una id que no exista.</w:t>
      </w:r>
    </w:p>
    <w:p w14:paraId="72EA572D" w14:textId="77777777" w:rsidR="00E06011" w:rsidRPr="00E06011" w:rsidRDefault="00E06011" w:rsidP="0001124E">
      <w:pPr>
        <w:pStyle w:val="Prrafodelista"/>
        <w:numPr>
          <w:ilvl w:val="0"/>
          <w:numId w:val="29"/>
        </w:numPr>
        <w:rPr>
          <w:sz w:val="20"/>
          <w:szCs w:val="20"/>
          <w:lang w:eastAsia="es-ES"/>
        </w:rPr>
      </w:pPr>
      <w:r w:rsidRPr="00E06011">
        <w:rPr>
          <w:lang w:eastAsia="es-ES"/>
        </w:rPr>
        <w:t>Si no se introduce alguno de los campos o ninguno también se nos mostrará una alerta comentando que debemos introducir todos los campos para poder añadir una referencia.</w:t>
      </w:r>
    </w:p>
    <w:p w14:paraId="231F4E63" w14:textId="77777777" w:rsidR="00E06011" w:rsidRDefault="0016669C" w:rsidP="00E06011">
      <w:pPr>
        <w:rPr>
          <w:lang w:eastAsia="es-ES"/>
        </w:rPr>
      </w:pPr>
      <w:r>
        <w:rPr>
          <w:noProof/>
        </w:rPr>
        <mc:AlternateContent>
          <mc:Choice Requires="wps">
            <w:drawing>
              <wp:anchor distT="0" distB="0" distL="114300" distR="114300" simplePos="0" relativeHeight="251796480" behindDoc="1" locked="0" layoutInCell="1" allowOverlap="1" wp14:anchorId="7809CE7B" wp14:editId="2B434B68">
                <wp:simplePos x="0" y="0"/>
                <wp:positionH relativeFrom="column">
                  <wp:posOffset>0</wp:posOffset>
                </wp:positionH>
                <wp:positionV relativeFrom="paragraph">
                  <wp:posOffset>3441700</wp:posOffset>
                </wp:positionV>
                <wp:extent cx="5400040"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0695CF" w14:textId="6DE9F35D" w:rsidR="0013615A" w:rsidRPr="00B546A1" w:rsidRDefault="0013615A" w:rsidP="0016669C">
                            <w:pPr>
                              <w:pStyle w:val="Descripcin"/>
                              <w:jc w:val="center"/>
                              <w:rPr>
                                <w:noProof/>
                                <w:sz w:val="20"/>
                                <w:szCs w:val="20"/>
                              </w:rPr>
                            </w:pPr>
                            <w:r>
                              <w:t xml:space="preserve">Ilustración </w:t>
                            </w:r>
                            <w:fldSimple w:instr=" SEQ Ilustración \* ARABIC ">
                              <w:r>
                                <w:rPr>
                                  <w:noProof/>
                                </w:rPr>
                                <w:t>64</w:t>
                              </w:r>
                            </w:fldSimple>
                            <w:r>
                              <w:t xml:space="preserve"> Añadir referencia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9CE7B" id="Cuadro de texto 78" o:spid="_x0000_s1086" type="#_x0000_t202" style="position:absolute;left:0;text-align:left;margin-left:0;margin-top:271pt;width:425.2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" stroked="f">
                <v:textbox style="mso-fit-shape-to-text:t" inset="0,0,0,0">
                  <w:txbxContent>
                    <w:p w14:paraId="5C0695CF" w14:textId="6DE9F35D" w:rsidR="0013615A" w:rsidRPr="00B546A1" w:rsidRDefault="0013615A" w:rsidP="0016669C">
                      <w:pPr>
                        <w:pStyle w:val="Descripcin"/>
                        <w:jc w:val="center"/>
                        <w:rPr>
                          <w:noProof/>
                          <w:sz w:val="20"/>
                          <w:szCs w:val="20"/>
                        </w:rPr>
                      </w:pPr>
                      <w:r>
                        <w:t xml:space="preserve">Ilustración </w:t>
                      </w:r>
                      <w:fldSimple w:instr=" SEQ Ilustración \* ARABIC ">
                        <w:r>
                          <w:rPr>
                            <w:noProof/>
                          </w:rPr>
                          <w:t>64</w:t>
                        </w:r>
                      </w:fldSimple>
                      <w:r>
                        <w:t xml:space="preserve"> Añadir referencia</w:t>
                      </w:r>
                    </w:p>
                  </w:txbxContent>
                </v:textbox>
                <w10:wrap type="tight"/>
              </v:shape>
            </w:pict>
          </mc:Fallback>
        </mc:AlternateContent>
      </w:r>
      <w:r w:rsidR="00E06011">
        <w:rPr>
          <w:noProof/>
          <w:sz w:val="20"/>
          <w:szCs w:val="20"/>
          <w:lang w:eastAsia="es-ES"/>
        </w:rPr>
        <w:drawing>
          <wp:anchor distT="0" distB="0" distL="114300" distR="114300" simplePos="0" relativeHeight="251758592" behindDoc="1" locked="0" layoutInCell="1" allowOverlap="1" wp14:anchorId="4FB09F09" wp14:editId="45D1F655">
            <wp:simplePos x="0" y="0"/>
            <wp:positionH relativeFrom="margin">
              <wp:align>right</wp:align>
            </wp:positionH>
            <wp:positionV relativeFrom="paragraph">
              <wp:posOffset>408553</wp:posOffset>
            </wp:positionV>
            <wp:extent cx="5400040" cy="2976245"/>
            <wp:effectExtent l="0" t="0" r="0" b="0"/>
            <wp:wrapTight wrapText="bothSides">
              <wp:wrapPolygon edited="0">
                <wp:start x="0" y="0"/>
                <wp:lineTo x="0" y="21429"/>
                <wp:lineTo x="21488" y="21429"/>
                <wp:lineTo x="21488" y="0"/>
                <wp:lineTo x="0" y="0"/>
              </wp:wrapPolygon>
            </wp:wrapTight>
            <wp:docPr id="54" name="Imagen 5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dirref.PNG"/>
                    <pic:cNvPicPr/>
                  </pic:nvPicPr>
                  <pic:blipFill>
                    <a:blip r:embed="rId105">
                      <a:extLst>
                        <a:ext uri="{28A0092B-C50C-407E-A947-70E740481C1C}">
                          <a14:useLocalDpi xmlns:a14="http://schemas.microsoft.com/office/drawing/2010/main" val="0"/>
                        </a:ext>
                      </a:extLst>
                    </a:blip>
                    <a:stretch>
                      <a:fillRect/>
                    </a:stretch>
                  </pic:blipFill>
                  <pic:spPr>
                    <a:xfrm>
                      <a:off x="0" y="0"/>
                      <a:ext cx="5400040" cy="2976245"/>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30EFB51" w14:textId="77777777" w:rsidR="00E06011" w:rsidRPr="00E06011" w:rsidRDefault="00E06011" w:rsidP="00E06011">
      <w:pPr>
        <w:rPr>
          <w:sz w:val="20"/>
          <w:szCs w:val="20"/>
          <w:lang w:eastAsia="es-ES"/>
        </w:rPr>
      </w:pPr>
    </w:p>
    <w:p w14:paraId="70CC139C" w14:textId="77777777" w:rsidR="00E06011" w:rsidRDefault="00D95324" w:rsidP="00D95324">
      <w:pPr>
        <w:pStyle w:val="Ttulo3"/>
        <w:rPr>
          <w:lang w:eastAsia="es-ES"/>
        </w:rPr>
      </w:pPr>
      <w:r>
        <w:rPr>
          <w:lang w:eastAsia="es-ES"/>
        </w:rPr>
        <w:t>Eliminar referencia</w:t>
      </w:r>
    </w:p>
    <w:p w14:paraId="601948ED" w14:textId="77777777" w:rsidR="00D95324" w:rsidRPr="00D95324" w:rsidRDefault="00D95324" w:rsidP="00D95324">
      <w:pPr>
        <w:rPr>
          <w:sz w:val="20"/>
          <w:szCs w:val="20"/>
          <w:lang w:eastAsia="es-ES"/>
        </w:rPr>
      </w:pPr>
      <w:r w:rsidRPr="00D95324">
        <w:rPr>
          <w:lang w:eastAsia="es-ES"/>
        </w:rPr>
        <w:t xml:space="preserve">En esta página podremos borrar alguna referencia que tenga un personaje en caso de que no queramos tener dicha referencia. Para ello los pasos son muy parecidos a los seguidos cuando queremos borrar un personaje solo que ahora deberemos marcar la casilla que queramos eliminar en la parte de referencias y no de id de personaje. Una vez que hemos marcado la casilla </w:t>
      </w:r>
      <w:r w:rsidRPr="00D95324">
        <w:rPr>
          <w:lang w:eastAsia="es-ES"/>
        </w:rPr>
        <w:lastRenderedPageBreak/>
        <w:t>correspondiente a la referencia que deseamos borrar simplemente debemos hacer clic en el botón de borrado para que se borre la referencia. Cuando la referencia ha sido eliminada se mostrará un mensaje al usuario avisándole de que la referencia ha sido borrada con éxito.</w:t>
      </w:r>
    </w:p>
    <w:p w14:paraId="450F833D" w14:textId="77777777" w:rsidR="00D95324" w:rsidRDefault="0016669C" w:rsidP="00D95324">
      <w:pPr>
        <w:rPr>
          <w:lang w:eastAsia="es-ES"/>
        </w:rPr>
      </w:pPr>
      <w:r>
        <w:rPr>
          <w:noProof/>
        </w:rPr>
        <mc:AlternateContent>
          <mc:Choice Requires="wps">
            <w:drawing>
              <wp:anchor distT="0" distB="0" distL="114300" distR="114300" simplePos="0" relativeHeight="251798528" behindDoc="1" locked="0" layoutInCell="1" allowOverlap="1" wp14:anchorId="22E40175" wp14:editId="2018B288">
                <wp:simplePos x="0" y="0"/>
                <wp:positionH relativeFrom="column">
                  <wp:posOffset>0</wp:posOffset>
                </wp:positionH>
                <wp:positionV relativeFrom="paragraph">
                  <wp:posOffset>3422650</wp:posOffset>
                </wp:positionV>
                <wp:extent cx="5400040"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5E04A1" w14:textId="5C3DA2D4" w:rsidR="0013615A" w:rsidRPr="008250E2" w:rsidRDefault="0013615A" w:rsidP="0016669C">
                            <w:pPr>
                              <w:pStyle w:val="Descripcin"/>
                              <w:jc w:val="center"/>
                              <w:rPr>
                                <w:noProof/>
                                <w:sz w:val="20"/>
                                <w:szCs w:val="20"/>
                              </w:rPr>
                            </w:pPr>
                            <w:r>
                              <w:t xml:space="preserve">Ilustración </w:t>
                            </w:r>
                            <w:fldSimple w:instr=" SEQ Ilustración \* ARABIC ">
                              <w:r>
                                <w:rPr>
                                  <w:noProof/>
                                </w:rPr>
                                <w:t>65</w:t>
                              </w:r>
                            </w:fldSimple>
                            <w:r>
                              <w:t xml:space="preserve"> Borrar referencia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40175" id="Cuadro de texto 79" o:spid="_x0000_s1087" type="#_x0000_t202" style="position:absolute;left:0;text-align:left;margin-left:0;margin-top:269.5pt;width:425.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" stroked="f">
                <v:textbox style="mso-fit-shape-to-text:t" inset="0,0,0,0">
                  <w:txbxContent>
                    <w:p w14:paraId="465E04A1" w14:textId="5C3DA2D4" w:rsidR="0013615A" w:rsidRPr="008250E2" w:rsidRDefault="0013615A" w:rsidP="0016669C">
                      <w:pPr>
                        <w:pStyle w:val="Descripcin"/>
                        <w:jc w:val="center"/>
                        <w:rPr>
                          <w:noProof/>
                          <w:sz w:val="20"/>
                          <w:szCs w:val="20"/>
                        </w:rPr>
                      </w:pPr>
                      <w:r>
                        <w:t xml:space="preserve">Ilustración </w:t>
                      </w:r>
                      <w:fldSimple w:instr=" SEQ Ilustración \* ARABIC ">
                        <w:r>
                          <w:rPr>
                            <w:noProof/>
                          </w:rPr>
                          <w:t>65</w:t>
                        </w:r>
                      </w:fldSimple>
                      <w:r>
                        <w:t xml:space="preserve"> Borrar referencia</w:t>
                      </w:r>
                    </w:p>
                  </w:txbxContent>
                </v:textbox>
                <w10:wrap type="tight"/>
              </v:shape>
            </w:pict>
          </mc:Fallback>
        </mc:AlternateContent>
      </w:r>
      <w:r w:rsidR="00D95324">
        <w:rPr>
          <w:noProof/>
          <w:sz w:val="20"/>
          <w:szCs w:val="20"/>
          <w:lang w:eastAsia="es-ES"/>
        </w:rPr>
        <w:drawing>
          <wp:anchor distT="0" distB="0" distL="114300" distR="114300" simplePos="0" relativeHeight="251759616" behindDoc="1" locked="0" layoutInCell="1" allowOverlap="1" wp14:anchorId="6E85DAC1" wp14:editId="202605AB">
            <wp:simplePos x="0" y="0"/>
            <wp:positionH relativeFrom="margin">
              <wp:align>right</wp:align>
            </wp:positionH>
            <wp:positionV relativeFrom="paragraph">
              <wp:posOffset>434947</wp:posOffset>
            </wp:positionV>
            <wp:extent cx="5400040" cy="2931160"/>
            <wp:effectExtent l="0" t="0" r="0" b="2540"/>
            <wp:wrapTight wrapText="bothSides">
              <wp:wrapPolygon edited="0">
                <wp:start x="0" y="0"/>
                <wp:lineTo x="0" y="21478"/>
                <wp:lineTo x="21488" y="21478"/>
                <wp:lineTo x="21488" y="0"/>
                <wp:lineTo x="0" y="0"/>
              </wp:wrapPolygon>
            </wp:wrapTight>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iminarref.PNG"/>
                    <pic:cNvPicPr/>
                  </pic:nvPicPr>
                  <pic:blipFill>
                    <a:blip r:embed="rId106">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sidR="00D95324" w:rsidRPr="00D95324">
        <w:rPr>
          <w:lang w:eastAsia="es-ES"/>
        </w:rPr>
        <w:t>Para volver atrás simplemente debemos pulsar el botón de "Atrás" en la parte inferior izquierda.</w:t>
      </w:r>
    </w:p>
    <w:p w14:paraId="7F2A9E83" w14:textId="77777777" w:rsidR="00D95324" w:rsidRPr="00D95324" w:rsidRDefault="00D95324" w:rsidP="00D95324">
      <w:pPr>
        <w:rPr>
          <w:sz w:val="20"/>
          <w:szCs w:val="20"/>
          <w:lang w:eastAsia="es-ES"/>
        </w:rPr>
      </w:pPr>
    </w:p>
    <w:p w14:paraId="21100240" w14:textId="77777777" w:rsidR="00D95324" w:rsidRDefault="00D95324" w:rsidP="00D95324">
      <w:pPr>
        <w:pStyle w:val="Ttulo3"/>
        <w:rPr>
          <w:lang w:eastAsia="es-ES"/>
        </w:rPr>
      </w:pPr>
      <w:r>
        <w:rPr>
          <w:lang w:eastAsia="es-ES"/>
        </w:rPr>
        <w:t>Modificar la id del personaje</w:t>
      </w:r>
    </w:p>
    <w:p w14:paraId="7E33120F" w14:textId="77777777" w:rsidR="00D95324" w:rsidRPr="00D95324" w:rsidRDefault="00D95324" w:rsidP="00D95324">
      <w:pPr>
        <w:rPr>
          <w:sz w:val="20"/>
          <w:szCs w:val="20"/>
          <w:lang w:eastAsia="es-ES"/>
        </w:rPr>
      </w:pPr>
      <w:r w:rsidRPr="00D95324">
        <w:rPr>
          <w:lang w:eastAsia="es-ES"/>
        </w:rPr>
        <w:t>Si el usuario ha accedido a la siguiente página es porque se quiere modificar la id de un personaje, para ello debemos de introducir parámetros parecido a cuando se quiere añadir un personaje con la diferencia de que en vez de introducir el nombre que deseamos que tenga el personaje después de introducir la id, aquí debemos realizar lo siguiente.</w:t>
      </w:r>
    </w:p>
    <w:p w14:paraId="0848CE3A"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id del personaje que se desea modificar.</w:t>
      </w:r>
    </w:p>
    <w:p w14:paraId="6C1C3573"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nueva id que se quiere asignar al personaje.</w:t>
      </w:r>
    </w:p>
    <w:p w14:paraId="113B6754" w14:textId="77777777" w:rsidR="00D95324" w:rsidRPr="00D95324" w:rsidRDefault="00D95324" w:rsidP="0001124E">
      <w:pPr>
        <w:pStyle w:val="Prrafodelista"/>
        <w:numPr>
          <w:ilvl w:val="0"/>
          <w:numId w:val="30"/>
        </w:numPr>
        <w:rPr>
          <w:sz w:val="20"/>
          <w:szCs w:val="20"/>
          <w:lang w:eastAsia="es-ES"/>
        </w:rPr>
      </w:pPr>
      <w:r w:rsidRPr="00D95324">
        <w:rPr>
          <w:lang w:eastAsia="es-ES"/>
        </w:rPr>
        <w:t>Pulsar el botón de cambiar.</w:t>
      </w:r>
    </w:p>
    <w:p w14:paraId="2EF7C062" w14:textId="77777777" w:rsidR="00D95324" w:rsidRPr="00D95324" w:rsidRDefault="00D95324" w:rsidP="00D95324">
      <w:pPr>
        <w:rPr>
          <w:sz w:val="20"/>
          <w:szCs w:val="20"/>
          <w:lang w:eastAsia="es-ES"/>
        </w:rPr>
      </w:pPr>
      <w:r w:rsidRPr="00D95324">
        <w:rPr>
          <w:lang w:eastAsia="es-ES"/>
        </w:rPr>
        <w:t>Este proceso puede generar diversas alertas a la hora de pulsar el botón de cambiar.</w:t>
      </w:r>
    </w:p>
    <w:p w14:paraId="719C3249" w14:textId="77777777" w:rsidR="00D95324" w:rsidRPr="00D95324" w:rsidRDefault="00D95324" w:rsidP="0001124E">
      <w:pPr>
        <w:pStyle w:val="Prrafodelista"/>
        <w:numPr>
          <w:ilvl w:val="0"/>
          <w:numId w:val="31"/>
        </w:numPr>
        <w:rPr>
          <w:sz w:val="20"/>
          <w:szCs w:val="20"/>
          <w:lang w:eastAsia="es-ES"/>
        </w:rPr>
      </w:pPr>
      <w:r w:rsidRPr="00D95324">
        <w:rPr>
          <w:lang w:eastAsia="es-ES"/>
        </w:rPr>
        <w:t>Puede que el proceso se realice de forma correcta en cuyo caso nos aparecerá un mensaje por pantalla que nos indicará que la id ha sido cambiada con éxito.</w:t>
      </w:r>
    </w:p>
    <w:p w14:paraId="10420DB0" w14:textId="77777777" w:rsidR="00D95324" w:rsidRPr="00D95324" w:rsidRDefault="00D95324" w:rsidP="0001124E">
      <w:pPr>
        <w:pStyle w:val="Prrafodelista"/>
        <w:numPr>
          <w:ilvl w:val="0"/>
          <w:numId w:val="31"/>
        </w:numPr>
        <w:rPr>
          <w:sz w:val="20"/>
          <w:szCs w:val="20"/>
          <w:lang w:eastAsia="es-ES"/>
        </w:rPr>
      </w:pPr>
      <w:r w:rsidRPr="00D95324">
        <w:rPr>
          <w:lang w:eastAsia="es-ES"/>
        </w:rPr>
        <w:t>Otra opción es que alguno de los parámetros no se haya introducido o ningún parámetro se haya introducido, en ese caso se alertará al usuario de que debe introducir todos los parámetros.</w:t>
      </w:r>
    </w:p>
    <w:p w14:paraId="5113D375" w14:textId="77777777" w:rsidR="00D95324" w:rsidRPr="00D95324" w:rsidRDefault="00D95324" w:rsidP="0001124E">
      <w:pPr>
        <w:pStyle w:val="Prrafodelista"/>
        <w:numPr>
          <w:ilvl w:val="0"/>
          <w:numId w:val="31"/>
        </w:numPr>
        <w:rPr>
          <w:sz w:val="20"/>
          <w:szCs w:val="20"/>
          <w:lang w:eastAsia="es-ES"/>
        </w:rPr>
      </w:pPr>
      <w:r w:rsidRPr="00D95324">
        <w:rPr>
          <w:lang w:eastAsia="es-ES"/>
        </w:rPr>
        <w:t>La última opción es que la id actual introducida no exista o que la id por la que se quiere cambiar ya exista, en este caso se notificará al usuario que la id no existe o que se quiere cambiar el id por uno ya existente.</w:t>
      </w:r>
    </w:p>
    <w:p w14:paraId="00A40407"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2F3B2FD3" w14:textId="77777777" w:rsidR="00D95324" w:rsidRPr="00D95324" w:rsidRDefault="00D95324" w:rsidP="00D95324">
      <w:pPr>
        <w:rPr>
          <w:sz w:val="20"/>
          <w:szCs w:val="20"/>
          <w:lang w:eastAsia="es-ES"/>
        </w:rPr>
      </w:pPr>
    </w:p>
    <w:p w14:paraId="0CA67CBC" w14:textId="77777777" w:rsidR="00D95324" w:rsidRPr="00D95324" w:rsidRDefault="0016669C" w:rsidP="00D95324">
      <w:pPr>
        <w:pStyle w:val="Ttulo3"/>
        <w:rPr>
          <w:lang w:eastAsia="es-ES"/>
        </w:rPr>
      </w:pPr>
      <w:r>
        <w:rPr>
          <w:noProof/>
        </w:rPr>
        <w:lastRenderedPageBreak/>
        <mc:AlternateContent>
          <mc:Choice Requires="wps">
            <w:drawing>
              <wp:anchor distT="0" distB="0" distL="114300" distR="114300" simplePos="0" relativeHeight="251800576" behindDoc="1" locked="0" layoutInCell="1" allowOverlap="1" wp14:anchorId="6DB425CB" wp14:editId="331AD130">
                <wp:simplePos x="0" y="0"/>
                <wp:positionH relativeFrom="column">
                  <wp:posOffset>0</wp:posOffset>
                </wp:positionH>
                <wp:positionV relativeFrom="paragraph">
                  <wp:posOffset>2990215</wp:posOffset>
                </wp:positionV>
                <wp:extent cx="5400040" cy="635"/>
                <wp:effectExtent l="0" t="0" r="0" b="0"/>
                <wp:wrapTight wrapText="bothSides">
                  <wp:wrapPolygon edited="0">
                    <wp:start x="0" y="0"/>
                    <wp:lineTo x="0" y="21600"/>
                    <wp:lineTo x="21600" y="21600"/>
                    <wp:lineTo x="21600" y="0"/>
                  </wp:wrapPolygon>
                </wp:wrapTight>
                <wp:docPr id="80" name="Cuadro de texto 8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0FBFAB" w14:textId="1302E48B" w:rsidR="0013615A" w:rsidRPr="004B101B" w:rsidRDefault="0013615A" w:rsidP="0016669C">
                            <w:pPr>
                              <w:pStyle w:val="Descripcin"/>
                              <w:jc w:val="center"/>
                              <w:rPr>
                                <w:b/>
                                <w:noProof/>
                                <w:color w:val="000000" w:themeColor="text1"/>
                              </w:rPr>
                            </w:pPr>
                            <w:r>
                              <w:t xml:space="preserve">Ilustración </w:t>
                            </w:r>
                            <w:fldSimple w:instr=" SEQ Ilustración \* ARABIC ">
                              <w:r>
                                <w:rPr>
                                  <w:noProof/>
                                </w:rPr>
                                <w:t>66</w:t>
                              </w:r>
                            </w:fldSimple>
                            <w:r>
                              <w:t xml:space="preserve"> Modificar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425CB" id="Cuadro de texto 80" o:spid="_x0000_s1088" type="#_x0000_t202" style="position:absolute;left:0;text-align:left;margin-left:0;margin-top:235.45pt;width:425.2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" stroked="f">
                <v:textbox style="mso-fit-shape-to-text:t" inset="0,0,0,0">
                  <w:txbxContent>
                    <w:p w14:paraId="1C0FBFAB" w14:textId="1302E48B" w:rsidR="0013615A" w:rsidRPr="004B101B" w:rsidRDefault="0013615A" w:rsidP="0016669C">
                      <w:pPr>
                        <w:pStyle w:val="Descripcin"/>
                        <w:jc w:val="center"/>
                        <w:rPr>
                          <w:b/>
                          <w:noProof/>
                          <w:color w:val="000000" w:themeColor="text1"/>
                        </w:rPr>
                      </w:pPr>
                      <w:r>
                        <w:t xml:space="preserve">Ilustración </w:t>
                      </w:r>
                      <w:fldSimple w:instr=" SEQ Ilustración \* ARABIC ">
                        <w:r>
                          <w:rPr>
                            <w:noProof/>
                          </w:rPr>
                          <w:t>66</w:t>
                        </w:r>
                      </w:fldSimple>
                      <w:r>
                        <w:t xml:space="preserve"> Modificar id</w:t>
                      </w:r>
                    </w:p>
                  </w:txbxContent>
                </v:textbox>
                <w10:wrap type="tight"/>
              </v:shape>
            </w:pict>
          </mc:Fallback>
        </mc:AlternateContent>
      </w:r>
      <w:r w:rsidR="00D95324">
        <w:rPr>
          <w:noProof/>
          <w:lang w:eastAsia="es-ES"/>
        </w:rPr>
        <w:drawing>
          <wp:anchor distT="0" distB="0" distL="114300" distR="114300" simplePos="0" relativeHeight="251760640" behindDoc="1" locked="0" layoutInCell="1" allowOverlap="1" wp14:anchorId="26D7DC68" wp14:editId="422F3D93">
            <wp:simplePos x="0" y="0"/>
            <wp:positionH relativeFrom="margin">
              <wp:align>right</wp:align>
            </wp:positionH>
            <wp:positionV relativeFrom="paragraph">
              <wp:posOffset>55</wp:posOffset>
            </wp:positionV>
            <wp:extent cx="5400040" cy="2933065"/>
            <wp:effectExtent l="0" t="0" r="0" b="635"/>
            <wp:wrapTight wrapText="bothSides">
              <wp:wrapPolygon edited="0">
                <wp:start x="0" y="0"/>
                <wp:lineTo x="0" y="21464"/>
                <wp:lineTo x="21488" y="21464"/>
                <wp:lineTo x="21488" y="0"/>
                <wp:lineTo x="0" y="0"/>
              </wp:wrapPolygon>
            </wp:wrapTight>
            <wp:docPr id="56" name="Imagen 5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rid.PNG"/>
                    <pic:cNvPicPr/>
                  </pic:nvPicPr>
                  <pic:blipFill>
                    <a:blip r:embed="rId107">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anchor>
        </w:drawing>
      </w:r>
      <w:r w:rsidR="00D95324">
        <w:rPr>
          <w:lang w:eastAsia="es-ES"/>
        </w:rPr>
        <w:t>Modificar etnia</w:t>
      </w:r>
    </w:p>
    <w:p w14:paraId="6A0BF76C" w14:textId="77777777" w:rsidR="00D95324" w:rsidRPr="00D95324" w:rsidRDefault="00D95324" w:rsidP="00D95324">
      <w:pPr>
        <w:rPr>
          <w:sz w:val="20"/>
          <w:szCs w:val="20"/>
          <w:lang w:eastAsia="es-ES"/>
        </w:rPr>
      </w:pPr>
      <w:r w:rsidRPr="00D95324">
        <w:rPr>
          <w:lang w:eastAsia="es-ES"/>
        </w:rPr>
        <w:t>En esta pantalla podremos modificar la etnia, en caso de que la etnia predicha no sea correcta o no sea la que el usuario deseaba. También se puede cambiar la etnia sin haber predicho las etnias de los personajes, pero si cambiamos la etnia y luego hacemos la predicción, la etnia predicha sobrescribirá la anterior. Para modificar la etnia de un personaje debemos realizar lo siguiente.</w:t>
      </w:r>
    </w:p>
    <w:p w14:paraId="681FD87D"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id del personaje al que queremos cambiar la etnia.</w:t>
      </w:r>
    </w:p>
    <w:p w14:paraId="28C12B4C"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etnia que queramos asignarle.</w:t>
      </w:r>
    </w:p>
    <w:p w14:paraId="15A6CE11" w14:textId="77777777" w:rsidR="00D95324" w:rsidRPr="00D95324" w:rsidRDefault="00D95324" w:rsidP="0001124E">
      <w:pPr>
        <w:pStyle w:val="Prrafodelista"/>
        <w:numPr>
          <w:ilvl w:val="0"/>
          <w:numId w:val="32"/>
        </w:numPr>
        <w:rPr>
          <w:sz w:val="20"/>
          <w:szCs w:val="20"/>
          <w:lang w:eastAsia="es-ES"/>
        </w:rPr>
      </w:pPr>
      <w:r w:rsidRPr="00D95324">
        <w:rPr>
          <w:lang w:eastAsia="es-ES"/>
        </w:rPr>
        <w:t>Presionar en el botón de modificar.</w:t>
      </w:r>
    </w:p>
    <w:p w14:paraId="3B3C1248"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A961F2A" w14:textId="77777777" w:rsidR="00D95324" w:rsidRPr="00D95324" w:rsidRDefault="00D95324" w:rsidP="0001124E">
      <w:pPr>
        <w:pStyle w:val="Prrafodelista"/>
        <w:numPr>
          <w:ilvl w:val="0"/>
          <w:numId w:val="33"/>
        </w:numPr>
        <w:rPr>
          <w:sz w:val="20"/>
          <w:szCs w:val="20"/>
          <w:lang w:eastAsia="es-ES"/>
        </w:rPr>
      </w:pPr>
      <w:r w:rsidRPr="00D95324">
        <w:rPr>
          <w:lang w:eastAsia="es-ES"/>
        </w:rPr>
        <w:t>La id introducida no existe, en este caso nos notificará que la id es inexistente.</w:t>
      </w:r>
    </w:p>
    <w:p w14:paraId="3C363AEA" w14:textId="77777777" w:rsidR="00D95324" w:rsidRPr="00D95324" w:rsidRDefault="00D95324" w:rsidP="0001124E">
      <w:pPr>
        <w:pStyle w:val="Prrafodelista"/>
        <w:numPr>
          <w:ilvl w:val="0"/>
          <w:numId w:val="33"/>
        </w:numPr>
        <w:rPr>
          <w:sz w:val="20"/>
          <w:szCs w:val="20"/>
          <w:lang w:eastAsia="es-ES"/>
        </w:rPr>
      </w:pPr>
      <w:r w:rsidRPr="00D95324">
        <w:rPr>
          <w:lang w:eastAsia="es-ES"/>
        </w:rPr>
        <w:t>Si no se ha introducido alguno de los campos también se notificará al usuario de ello.</w:t>
      </w:r>
    </w:p>
    <w:p w14:paraId="077F06BE" w14:textId="77777777" w:rsidR="00D95324" w:rsidRPr="00D95324" w:rsidRDefault="00D95324" w:rsidP="0001124E">
      <w:pPr>
        <w:pStyle w:val="Prrafodelista"/>
        <w:numPr>
          <w:ilvl w:val="0"/>
          <w:numId w:val="33"/>
        </w:numPr>
        <w:rPr>
          <w:sz w:val="20"/>
          <w:szCs w:val="20"/>
          <w:lang w:eastAsia="es-ES"/>
        </w:rPr>
      </w:pPr>
      <w:r w:rsidRPr="00D95324">
        <w:rPr>
          <w:lang w:eastAsia="es-ES"/>
        </w:rPr>
        <w:t>Si todo se ha introducido con éxito nos aparecerá una alerta diciendo que la introducción de los datos ha sido correcta y la etnia ha sido modificada.</w:t>
      </w:r>
    </w:p>
    <w:p w14:paraId="2F32516F" w14:textId="77777777" w:rsidR="00D95324" w:rsidRPr="00D95324" w:rsidRDefault="00D95324" w:rsidP="00D95324">
      <w:pPr>
        <w:rPr>
          <w:sz w:val="20"/>
          <w:szCs w:val="20"/>
          <w:lang w:eastAsia="es-ES"/>
        </w:rPr>
      </w:pPr>
      <w:r w:rsidRPr="00D95324">
        <w:rPr>
          <w:lang w:eastAsia="es-ES"/>
        </w:rPr>
        <w:t>Para volver atrás simplemente debemos pulsar el botón de "Atrás" en la parte inferior izquierda.</w:t>
      </w:r>
    </w:p>
    <w:p w14:paraId="386AE1D2" w14:textId="77777777" w:rsidR="00DC0AFD" w:rsidRDefault="0016669C" w:rsidP="00D95324">
      <w:pPr>
        <w:pStyle w:val="Ttulo3"/>
      </w:pPr>
      <w:r>
        <w:rPr>
          <w:noProof/>
        </w:rPr>
        <w:lastRenderedPageBreak/>
        <mc:AlternateContent>
          <mc:Choice Requires="wps">
            <w:drawing>
              <wp:anchor distT="0" distB="0" distL="114300" distR="114300" simplePos="0" relativeHeight="251802624" behindDoc="1" locked="0" layoutInCell="1" allowOverlap="1" wp14:anchorId="295A084C" wp14:editId="7DFD018E">
                <wp:simplePos x="0" y="0"/>
                <wp:positionH relativeFrom="column">
                  <wp:posOffset>0</wp:posOffset>
                </wp:positionH>
                <wp:positionV relativeFrom="paragraph">
                  <wp:posOffset>3000375</wp:posOffset>
                </wp:positionV>
                <wp:extent cx="5400040" cy="635"/>
                <wp:effectExtent l="0" t="0" r="0" b="0"/>
                <wp:wrapTight wrapText="bothSides">
                  <wp:wrapPolygon edited="0">
                    <wp:start x="0" y="0"/>
                    <wp:lineTo x="0" y="21600"/>
                    <wp:lineTo x="21600" y="21600"/>
                    <wp:lineTo x="21600" y="0"/>
                  </wp:wrapPolygon>
                </wp:wrapTight>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56AF318" w14:textId="6DFD1578" w:rsidR="0013615A" w:rsidRPr="003859FF" w:rsidRDefault="0013615A" w:rsidP="0016669C">
                            <w:pPr>
                              <w:pStyle w:val="Descripcin"/>
                              <w:jc w:val="center"/>
                              <w:rPr>
                                <w:b/>
                                <w:noProof/>
                                <w:color w:val="000000" w:themeColor="text1"/>
                              </w:rPr>
                            </w:pPr>
                            <w:r>
                              <w:t xml:space="preserve">Ilustración </w:t>
                            </w:r>
                            <w:fldSimple w:instr=" SEQ Ilustración \* ARABIC ">
                              <w:r>
                                <w:rPr>
                                  <w:noProof/>
                                </w:rPr>
                                <w:t>67</w:t>
                              </w:r>
                            </w:fldSimple>
                            <w:r>
                              <w:t xml:space="preserve"> Modificar etnia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084C" id="Cuadro de texto 81" o:spid="_x0000_s1089" type="#_x0000_t202" style="position:absolute;left:0;text-align:left;margin-left:0;margin-top:236.25pt;width:425.2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" stroked="f">
                <v:textbox style="mso-fit-shape-to-text:t" inset="0,0,0,0">
                  <w:txbxContent>
                    <w:p w14:paraId="556AF318" w14:textId="6DFD1578" w:rsidR="0013615A" w:rsidRPr="003859FF" w:rsidRDefault="0013615A" w:rsidP="0016669C">
                      <w:pPr>
                        <w:pStyle w:val="Descripcin"/>
                        <w:jc w:val="center"/>
                        <w:rPr>
                          <w:b/>
                          <w:noProof/>
                          <w:color w:val="000000" w:themeColor="text1"/>
                        </w:rPr>
                      </w:pPr>
                      <w:r>
                        <w:t xml:space="preserve">Ilustración </w:t>
                      </w:r>
                      <w:fldSimple w:instr=" SEQ Ilustración \* ARABIC ">
                        <w:r>
                          <w:rPr>
                            <w:noProof/>
                          </w:rPr>
                          <w:t>67</w:t>
                        </w:r>
                      </w:fldSimple>
                      <w:r>
                        <w:t xml:space="preserve"> Modificar etnia</w:t>
                      </w:r>
                    </w:p>
                  </w:txbxContent>
                </v:textbox>
                <w10:wrap type="tight"/>
              </v:shape>
            </w:pict>
          </mc:Fallback>
        </mc:AlternateContent>
      </w:r>
      <w:r w:rsidR="00D95324">
        <w:rPr>
          <w:noProof/>
        </w:rPr>
        <w:drawing>
          <wp:anchor distT="0" distB="0" distL="114300" distR="114300" simplePos="0" relativeHeight="251761664" behindDoc="1" locked="0" layoutInCell="1" allowOverlap="1" wp14:anchorId="6E319C65" wp14:editId="0049B99E">
            <wp:simplePos x="0" y="0"/>
            <wp:positionH relativeFrom="margin">
              <wp:align>right</wp:align>
            </wp:positionH>
            <wp:positionV relativeFrom="paragraph">
              <wp:posOffset>-55</wp:posOffset>
            </wp:positionV>
            <wp:extent cx="5400040" cy="2943225"/>
            <wp:effectExtent l="0" t="0" r="0" b="9525"/>
            <wp:wrapTight wrapText="bothSides">
              <wp:wrapPolygon edited="0">
                <wp:start x="0" y="0"/>
                <wp:lineTo x="0" y="21530"/>
                <wp:lineTo x="21488" y="21530"/>
                <wp:lineTo x="21488" y="0"/>
                <wp:lineTo x="0" y="0"/>
              </wp:wrapPolygon>
            </wp:wrapTight>
            <wp:docPr id="57" name="Imagen 5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retnia.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2943225"/>
                    </a:xfrm>
                    <a:prstGeom prst="rect">
                      <a:avLst/>
                    </a:prstGeom>
                  </pic:spPr>
                </pic:pic>
              </a:graphicData>
            </a:graphic>
          </wp:anchor>
        </w:drawing>
      </w:r>
      <w:r w:rsidR="00D95324">
        <w:t>Modificar sexo</w:t>
      </w:r>
    </w:p>
    <w:p w14:paraId="77660E9A" w14:textId="77777777" w:rsidR="00D95324" w:rsidRPr="00D95324" w:rsidRDefault="00D95324" w:rsidP="00D95324">
      <w:pPr>
        <w:rPr>
          <w:sz w:val="20"/>
          <w:szCs w:val="20"/>
          <w:lang w:eastAsia="es-ES"/>
        </w:rPr>
      </w:pPr>
      <w:r w:rsidRPr="00D95324">
        <w:rPr>
          <w:lang w:eastAsia="es-ES"/>
        </w:rPr>
        <w:t>En esta pantalla podremos modificar el sexo, en caso de que el sexo predicho no sea correcto o no sea el que el usuario deseaba. También se puede cambiar el sexo sin haber predicho los sexos de los personajes, pero si cambiamos el sexo y luego hacemos la predicción, el sexo predicho sobrescribirá el anterior. Para modificar el sexo de un personaje debemos realizar lo siguiente.</w:t>
      </w:r>
    </w:p>
    <w:p w14:paraId="214B1791" w14:textId="77777777" w:rsidR="00D95324" w:rsidRPr="00D95324" w:rsidRDefault="00D95324" w:rsidP="0001124E">
      <w:pPr>
        <w:pStyle w:val="Prrafodelista"/>
        <w:numPr>
          <w:ilvl w:val="0"/>
          <w:numId w:val="34"/>
        </w:numPr>
        <w:rPr>
          <w:sz w:val="20"/>
          <w:szCs w:val="20"/>
          <w:lang w:eastAsia="es-ES"/>
        </w:rPr>
      </w:pPr>
      <w:r w:rsidRPr="00D95324">
        <w:rPr>
          <w:lang w:eastAsia="es-ES"/>
        </w:rPr>
        <w:t>Introducir la id del personaje al que queremos cambiar el sexo.</w:t>
      </w:r>
    </w:p>
    <w:p w14:paraId="58D3E5A0" w14:textId="77777777" w:rsidR="00D95324" w:rsidRPr="00D95324" w:rsidRDefault="00D95324" w:rsidP="0001124E">
      <w:pPr>
        <w:pStyle w:val="Prrafodelista"/>
        <w:numPr>
          <w:ilvl w:val="0"/>
          <w:numId w:val="34"/>
        </w:numPr>
        <w:rPr>
          <w:sz w:val="20"/>
          <w:szCs w:val="20"/>
          <w:lang w:eastAsia="es-ES"/>
        </w:rPr>
      </w:pPr>
      <w:r w:rsidRPr="00D95324">
        <w:rPr>
          <w:lang w:eastAsia="es-ES"/>
        </w:rPr>
        <w:t>Elegir en el menú desplegable la opción que deseamos para el sexo.</w:t>
      </w:r>
    </w:p>
    <w:p w14:paraId="541CFDB2" w14:textId="77777777" w:rsidR="00D95324" w:rsidRPr="00D95324" w:rsidRDefault="00D95324" w:rsidP="0001124E">
      <w:pPr>
        <w:pStyle w:val="Prrafodelista"/>
        <w:numPr>
          <w:ilvl w:val="0"/>
          <w:numId w:val="34"/>
        </w:numPr>
        <w:rPr>
          <w:sz w:val="20"/>
          <w:szCs w:val="20"/>
          <w:lang w:eastAsia="es-ES"/>
        </w:rPr>
      </w:pPr>
      <w:r w:rsidRPr="00D95324">
        <w:rPr>
          <w:lang w:eastAsia="es-ES"/>
        </w:rPr>
        <w:t>Presionar en el botón de modificar.</w:t>
      </w:r>
    </w:p>
    <w:p w14:paraId="773D75F2"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BE2AE6B" w14:textId="77777777" w:rsidR="00D95324" w:rsidRPr="00D95324" w:rsidRDefault="00D95324" w:rsidP="0001124E">
      <w:pPr>
        <w:pStyle w:val="Prrafodelista"/>
        <w:numPr>
          <w:ilvl w:val="0"/>
          <w:numId w:val="35"/>
        </w:numPr>
        <w:rPr>
          <w:sz w:val="20"/>
          <w:szCs w:val="20"/>
          <w:lang w:eastAsia="es-ES"/>
        </w:rPr>
      </w:pPr>
      <w:r w:rsidRPr="00D95324">
        <w:rPr>
          <w:lang w:eastAsia="es-ES"/>
        </w:rPr>
        <w:t>La id introducida no existe, en este caso nos notificará que la id es inexistente.</w:t>
      </w:r>
    </w:p>
    <w:p w14:paraId="1249E8C2" w14:textId="77777777" w:rsidR="00D95324" w:rsidRPr="00D95324" w:rsidRDefault="00D95324" w:rsidP="0001124E">
      <w:pPr>
        <w:pStyle w:val="Prrafodelista"/>
        <w:numPr>
          <w:ilvl w:val="0"/>
          <w:numId w:val="35"/>
        </w:numPr>
        <w:rPr>
          <w:sz w:val="20"/>
          <w:szCs w:val="20"/>
          <w:lang w:eastAsia="es-ES"/>
        </w:rPr>
      </w:pPr>
      <w:r w:rsidRPr="00D95324">
        <w:rPr>
          <w:lang w:eastAsia="es-ES"/>
        </w:rPr>
        <w:t>Si no se ha introducido alguno de los campos también se notificará al usuario de ello.</w:t>
      </w:r>
    </w:p>
    <w:p w14:paraId="3873228F" w14:textId="77777777" w:rsidR="00D95324" w:rsidRPr="00D95324" w:rsidRDefault="00D95324" w:rsidP="0001124E">
      <w:pPr>
        <w:pStyle w:val="Prrafodelista"/>
        <w:numPr>
          <w:ilvl w:val="0"/>
          <w:numId w:val="35"/>
        </w:numPr>
        <w:rPr>
          <w:sz w:val="20"/>
          <w:szCs w:val="20"/>
          <w:lang w:eastAsia="es-ES"/>
        </w:rPr>
      </w:pPr>
      <w:r w:rsidRPr="00D95324">
        <w:rPr>
          <w:lang w:eastAsia="es-ES"/>
        </w:rPr>
        <w:t>Si todo se ha introducido con éxito nos aparecerá una alerta diciendo que la introducción de los datos ha sido correcta y el sexo ha sido modificado.</w:t>
      </w:r>
    </w:p>
    <w:p w14:paraId="340197C0"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3C276563" w14:textId="77777777" w:rsidR="00D95324" w:rsidRPr="00D95324" w:rsidRDefault="00D95324" w:rsidP="00D95324">
      <w:pPr>
        <w:rPr>
          <w:sz w:val="20"/>
          <w:szCs w:val="20"/>
          <w:lang w:eastAsia="es-ES"/>
        </w:rPr>
      </w:pPr>
    </w:p>
    <w:p w14:paraId="4E694920" w14:textId="77777777" w:rsidR="00D95324" w:rsidRDefault="0016669C" w:rsidP="00D95324">
      <w:pPr>
        <w:pStyle w:val="Ttulo3"/>
      </w:pPr>
      <w:r>
        <w:rPr>
          <w:noProof/>
        </w:rPr>
        <w:lastRenderedPageBreak/>
        <mc:AlternateContent>
          <mc:Choice Requires="wps">
            <w:drawing>
              <wp:anchor distT="0" distB="0" distL="114300" distR="114300" simplePos="0" relativeHeight="251804672" behindDoc="1" locked="0" layoutInCell="1" allowOverlap="1" wp14:anchorId="27629DAB" wp14:editId="0D47769A">
                <wp:simplePos x="0" y="0"/>
                <wp:positionH relativeFrom="column">
                  <wp:posOffset>0</wp:posOffset>
                </wp:positionH>
                <wp:positionV relativeFrom="paragraph">
                  <wp:posOffset>3009265</wp:posOffset>
                </wp:positionV>
                <wp:extent cx="5400040" cy="635"/>
                <wp:effectExtent l="0" t="0" r="0" b="0"/>
                <wp:wrapTight wrapText="bothSides">
                  <wp:wrapPolygon edited="0">
                    <wp:start x="0" y="0"/>
                    <wp:lineTo x="0" y="21600"/>
                    <wp:lineTo x="21600" y="21600"/>
                    <wp:lineTo x="21600" y="0"/>
                  </wp:wrapPolygon>
                </wp:wrapTight>
                <wp:docPr id="82" name="Cuadro de texto 8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3976B1" w14:textId="735D973F" w:rsidR="0013615A" w:rsidRPr="00152CBF" w:rsidRDefault="0013615A" w:rsidP="0016669C">
                            <w:pPr>
                              <w:pStyle w:val="Descripcin"/>
                              <w:jc w:val="center"/>
                              <w:rPr>
                                <w:b/>
                                <w:noProof/>
                                <w:color w:val="000000" w:themeColor="text1"/>
                              </w:rPr>
                            </w:pPr>
                            <w:r>
                              <w:t xml:space="preserve">Ilustración </w:t>
                            </w:r>
                            <w:fldSimple w:instr=" SEQ Ilustración \* ARABIC ">
                              <w:r>
                                <w:rPr>
                                  <w:noProof/>
                                </w:rPr>
                                <w:t>68</w:t>
                              </w:r>
                            </w:fldSimple>
                            <w:r>
                              <w:t xml:space="preserve"> Modificar sexo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9DAB" id="Cuadro de texto 82" o:spid="_x0000_s1090" type="#_x0000_t202" style="position:absolute;left:0;text-align:left;margin-left:0;margin-top:236.95pt;width:425.2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" stroked="f">
                <v:textbox style="mso-fit-shape-to-text:t" inset="0,0,0,0">
                  <w:txbxContent>
                    <w:p w14:paraId="343976B1" w14:textId="735D973F" w:rsidR="0013615A" w:rsidRPr="00152CBF" w:rsidRDefault="0013615A" w:rsidP="0016669C">
                      <w:pPr>
                        <w:pStyle w:val="Descripcin"/>
                        <w:jc w:val="center"/>
                        <w:rPr>
                          <w:b/>
                          <w:noProof/>
                          <w:color w:val="000000" w:themeColor="text1"/>
                        </w:rPr>
                      </w:pPr>
                      <w:r>
                        <w:t xml:space="preserve">Ilustración </w:t>
                      </w:r>
                      <w:fldSimple w:instr=" SEQ Ilustración \* ARABIC ">
                        <w:r>
                          <w:rPr>
                            <w:noProof/>
                          </w:rPr>
                          <w:t>68</w:t>
                        </w:r>
                      </w:fldSimple>
                      <w:r>
                        <w:t xml:space="preserve"> Modificar sexo</w:t>
                      </w:r>
                    </w:p>
                  </w:txbxContent>
                </v:textbox>
                <w10:wrap type="tight"/>
              </v:shape>
            </w:pict>
          </mc:Fallback>
        </mc:AlternateContent>
      </w:r>
      <w:r w:rsidR="00D95324">
        <w:rPr>
          <w:noProof/>
          <w:lang w:eastAsia="es-ES"/>
        </w:rPr>
        <w:drawing>
          <wp:anchor distT="0" distB="0" distL="114300" distR="114300" simplePos="0" relativeHeight="251762688" behindDoc="1" locked="0" layoutInCell="1" allowOverlap="1" wp14:anchorId="099DACC5" wp14:editId="00F9A53D">
            <wp:simplePos x="0" y="0"/>
            <wp:positionH relativeFrom="margin">
              <wp:align>right</wp:align>
            </wp:positionH>
            <wp:positionV relativeFrom="paragraph">
              <wp:posOffset>386</wp:posOffset>
            </wp:positionV>
            <wp:extent cx="5400040" cy="2952115"/>
            <wp:effectExtent l="0" t="0" r="0" b="635"/>
            <wp:wrapTight wrapText="bothSides">
              <wp:wrapPolygon edited="0">
                <wp:start x="0" y="0"/>
                <wp:lineTo x="0" y="21465"/>
                <wp:lineTo x="21488" y="21465"/>
                <wp:lineTo x="21488" y="0"/>
                <wp:lineTo x="0" y="0"/>
              </wp:wrapPolygon>
            </wp:wrapTight>
            <wp:docPr id="58" name="Imagen 5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carsexo.PNG"/>
                    <pic:cNvPicPr/>
                  </pic:nvPicPr>
                  <pic:blipFill>
                    <a:blip r:embed="rId10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D95324">
        <w:t>Parámetros que introducir para la creación de la red</w:t>
      </w:r>
    </w:p>
    <w:p w14:paraId="38273960" w14:textId="77777777" w:rsidR="00D95324" w:rsidRDefault="00D95324" w:rsidP="00D95324">
      <w:r>
        <w:t>Hay dos opciones de parámetros adicionales dependiendo de si lo que se ha introducido es una película o un guion, estas dos posibilidades van a ser explicadas a continuación.</w:t>
      </w:r>
    </w:p>
    <w:p w14:paraId="53D0EF2A" w14:textId="77777777" w:rsidR="00D95324" w:rsidRDefault="00D95324" w:rsidP="00D95324">
      <w:pPr>
        <w:pStyle w:val="Ttulo4"/>
      </w:pPr>
      <w:r>
        <w:t>Parámetros adicionales para los ePub</w:t>
      </w:r>
    </w:p>
    <w:p w14:paraId="11740F8D" w14:textId="77777777" w:rsidR="00D95324" w:rsidRPr="00D95324" w:rsidRDefault="00D95324" w:rsidP="00D95324">
      <w:pPr>
        <w:rPr>
          <w:sz w:val="20"/>
          <w:szCs w:val="20"/>
          <w:lang w:eastAsia="es-ES"/>
        </w:rPr>
      </w:pPr>
      <w:r w:rsidRPr="00D95324">
        <w:rPr>
          <w:lang w:eastAsia="es-ES"/>
        </w:rPr>
        <w:t>En caso de que hayamos accedido a esta pantalla es porque en la selección hemos elegido introducir un ePub. En este caso tendremos unos parámetros que debemos introducir para pasar a la pantalla de visualización. Estos parámetros van a afectar en la creación de la red, dependiendo de que pongamos unos u otros la red tendrá una forma u otra. Los pasos para pasar a la siguiente pantalla serán los siguientes.</w:t>
      </w:r>
    </w:p>
    <w:p w14:paraId="2C856047"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apariciones mínimo que debe tener el personaje, este paso es igual que si hubiéramos introducido un guion.</w:t>
      </w:r>
    </w:p>
    <w:p w14:paraId="13CB4549"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palabras máximo que debe haber entre dos personajes para que se cuente como relación. Es decir, si introducimos un 10, la aplicación comprobara 10 palabras adelante y atrás de cada personaje buscando otros personajes con los que establecer la relación.</w:t>
      </w:r>
    </w:p>
    <w:p w14:paraId="782DAB8D" w14:textId="77777777" w:rsidR="00D95324" w:rsidRPr="00D95324" w:rsidRDefault="00D95324" w:rsidP="0001124E">
      <w:pPr>
        <w:pStyle w:val="Prrafodelista"/>
        <w:numPr>
          <w:ilvl w:val="0"/>
          <w:numId w:val="36"/>
        </w:numPr>
        <w:rPr>
          <w:sz w:val="20"/>
          <w:szCs w:val="20"/>
          <w:lang w:eastAsia="es-ES"/>
        </w:rPr>
      </w:pPr>
      <w:r w:rsidRPr="00D95324">
        <w:rPr>
          <w:lang w:eastAsia="es-ES"/>
        </w:rPr>
        <w:t>Marcar si queremos tener los capítulos en cuenta o no, es decir, si queremos que si hay un personaje en otro capítulo con menos del valor introducido anteriormente de palabras entre ellos, queremos que lo cuente como relación o consideramos que al estar en un nuevo capítulo no necesitamos que se cuente como relación.</w:t>
      </w:r>
    </w:p>
    <w:p w14:paraId="0B1B3C9B" w14:textId="77777777" w:rsidR="00D95324" w:rsidRPr="00D95324" w:rsidRDefault="00D95324" w:rsidP="00D95324">
      <w:pPr>
        <w:rPr>
          <w:sz w:val="20"/>
          <w:szCs w:val="20"/>
          <w:lang w:eastAsia="es-ES"/>
        </w:rPr>
      </w:pPr>
      <w:r w:rsidRPr="00D95324">
        <w:rPr>
          <w:lang w:eastAsia="es-ES"/>
        </w:rPr>
        <w:t>Al igual que anteriormente, cuando pulsamos al botón de siguiente, nos puede notificar la aplicación con varios tipos de alertas que serán los siguientes.</w:t>
      </w:r>
    </w:p>
    <w:p w14:paraId="2EF0CDDE" w14:textId="77777777" w:rsidR="00D95324" w:rsidRPr="00D95324" w:rsidRDefault="00D95324" w:rsidP="0001124E">
      <w:pPr>
        <w:pStyle w:val="Prrafodelista"/>
        <w:numPr>
          <w:ilvl w:val="0"/>
          <w:numId w:val="37"/>
        </w:numPr>
        <w:rPr>
          <w:sz w:val="20"/>
          <w:szCs w:val="20"/>
          <w:lang w:eastAsia="es-ES"/>
        </w:rPr>
      </w:pPr>
      <w:r w:rsidRPr="00D95324">
        <w:rPr>
          <w:lang w:eastAsia="es-ES"/>
        </w:rPr>
        <w:t>Si algún parámetro o los dos quedan sin introducir, nos notificará de que debemos introducir dichos parámetros.</w:t>
      </w:r>
    </w:p>
    <w:p w14:paraId="67168308" w14:textId="77777777" w:rsidR="00D95324" w:rsidRPr="0016669C" w:rsidRDefault="00D95324" w:rsidP="0001124E">
      <w:pPr>
        <w:pStyle w:val="Prrafodelista"/>
        <w:numPr>
          <w:ilvl w:val="0"/>
          <w:numId w:val="37"/>
        </w:numPr>
        <w:rPr>
          <w:sz w:val="20"/>
          <w:szCs w:val="20"/>
          <w:lang w:eastAsia="es-ES"/>
        </w:rPr>
      </w:pPr>
      <w:r w:rsidRPr="00D95324">
        <w:rPr>
          <w:lang w:eastAsia="es-ES"/>
        </w:rPr>
        <w:t>Si todo se ha introducido correctamente no notificará que todo está correcto y nos dirigirá a la siguiente pantalla.</w:t>
      </w:r>
    </w:p>
    <w:p w14:paraId="65ADAB63" w14:textId="77777777" w:rsidR="0016669C" w:rsidRPr="0016669C" w:rsidRDefault="0016669C" w:rsidP="0016669C">
      <w:pPr>
        <w:ind w:firstLine="0"/>
        <w:rPr>
          <w:sz w:val="20"/>
          <w:szCs w:val="20"/>
          <w:lang w:eastAsia="es-ES"/>
        </w:rPr>
      </w:pPr>
    </w:p>
    <w:p w14:paraId="5294DADE" w14:textId="77777777" w:rsidR="00547375" w:rsidRDefault="0016669C" w:rsidP="00547375">
      <w:pPr>
        <w:pStyle w:val="Ttulo4"/>
        <w:rPr>
          <w:rFonts w:eastAsia="Times New Roman"/>
          <w:lang w:eastAsia="es-ES"/>
        </w:rPr>
      </w:pPr>
      <w:r>
        <w:rPr>
          <w:noProof/>
        </w:rPr>
        <w:lastRenderedPageBreak/>
        <mc:AlternateContent>
          <mc:Choice Requires="wps">
            <w:drawing>
              <wp:anchor distT="0" distB="0" distL="114300" distR="114300" simplePos="0" relativeHeight="251806720" behindDoc="1" locked="0" layoutInCell="1" allowOverlap="1" wp14:anchorId="0444B3F6" wp14:editId="5AB88A95">
                <wp:simplePos x="0" y="0"/>
                <wp:positionH relativeFrom="column">
                  <wp:posOffset>0</wp:posOffset>
                </wp:positionH>
                <wp:positionV relativeFrom="paragraph">
                  <wp:posOffset>3003550</wp:posOffset>
                </wp:positionV>
                <wp:extent cx="5400040" cy="635"/>
                <wp:effectExtent l="0" t="0" r="0" b="0"/>
                <wp:wrapTight wrapText="bothSides">
                  <wp:wrapPolygon edited="0">
                    <wp:start x="0" y="0"/>
                    <wp:lineTo x="0" y="21600"/>
                    <wp:lineTo x="21600" y="21600"/>
                    <wp:lineTo x="21600" y="0"/>
                  </wp:wrapPolygon>
                </wp:wrapTight>
                <wp:docPr id="83" name="Cuadro de texto 8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2CA727" w14:textId="0A778E84" w:rsidR="0013615A" w:rsidRPr="00F5135B" w:rsidRDefault="0013615A" w:rsidP="0016669C">
                            <w:pPr>
                              <w:pStyle w:val="Descripcin"/>
                              <w:jc w:val="center"/>
                              <w:rPr>
                                <w:b/>
                                <w:i w:val="0"/>
                                <w:noProof/>
                                <w:color w:val="000000" w:themeColor="text1"/>
                                <w:sz w:val="20"/>
                                <w:szCs w:val="20"/>
                              </w:rPr>
                            </w:pPr>
                            <w:r>
                              <w:t xml:space="preserve">Ilustración </w:t>
                            </w:r>
                            <w:fldSimple w:instr=" SEQ Ilustración \* ARABIC ">
                              <w:r>
                                <w:rPr>
                                  <w:noProof/>
                                </w:rPr>
                                <w:t>69</w:t>
                              </w:r>
                            </w:fldSimple>
                            <w:r>
                              <w:t xml:space="preserve"> Parámetros adicionales ePub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4B3F6" id="Cuadro de texto 83" o:spid="_x0000_s1091" type="#_x0000_t202" style="position:absolute;left:0;text-align:left;margin-left:0;margin-top:236.5pt;width:425.2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" stroked="f">
                <v:textbox style="mso-fit-shape-to-text:t" inset="0,0,0,0">
                  <w:txbxContent>
                    <w:p w14:paraId="462CA727" w14:textId="0A778E84" w:rsidR="0013615A" w:rsidRPr="00F5135B" w:rsidRDefault="0013615A" w:rsidP="0016669C">
                      <w:pPr>
                        <w:pStyle w:val="Descripcin"/>
                        <w:jc w:val="center"/>
                        <w:rPr>
                          <w:b/>
                          <w:i w:val="0"/>
                          <w:noProof/>
                          <w:color w:val="000000" w:themeColor="text1"/>
                          <w:sz w:val="20"/>
                          <w:szCs w:val="20"/>
                        </w:rPr>
                      </w:pPr>
                      <w:r>
                        <w:t xml:space="preserve">Ilustración </w:t>
                      </w:r>
                      <w:fldSimple w:instr=" SEQ Ilustración \* ARABIC ">
                        <w:r>
                          <w:rPr>
                            <w:noProof/>
                          </w:rPr>
                          <w:t>69</w:t>
                        </w:r>
                      </w:fldSimple>
                      <w:r>
                        <w:t xml:space="preserve"> Parámetros adicionales ePub</w:t>
                      </w:r>
                    </w:p>
                  </w:txbxContent>
                </v:textbox>
                <w10:wrap type="tight"/>
              </v:shape>
            </w:pict>
          </mc:Fallback>
        </mc:AlternateContent>
      </w:r>
      <w:r>
        <w:rPr>
          <w:noProof/>
          <w:sz w:val="20"/>
          <w:szCs w:val="20"/>
          <w:lang w:eastAsia="es-ES"/>
        </w:rPr>
        <w:drawing>
          <wp:anchor distT="0" distB="0" distL="114300" distR="114300" simplePos="0" relativeHeight="251766784" behindDoc="1" locked="0" layoutInCell="1" allowOverlap="1" wp14:anchorId="74A94D86" wp14:editId="1E101501">
            <wp:simplePos x="0" y="0"/>
            <wp:positionH relativeFrom="margin">
              <wp:align>right</wp:align>
            </wp:positionH>
            <wp:positionV relativeFrom="paragraph">
              <wp:posOffset>524</wp:posOffset>
            </wp:positionV>
            <wp:extent cx="5400040" cy="2946400"/>
            <wp:effectExtent l="0" t="0" r="0" b="6350"/>
            <wp:wrapTight wrapText="bothSides">
              <wp:wrapPolygon edited="0">
                <wp:start x="0" y="0"/>
                <wp:lineTo x="0" y="21507"/>
                <wp:lineTo x="21488" y="21507"/>
                <wp:lineTo x="21488" y="0"/>
                <wp:lineTo x="0" y="0"/>
              </wp:wrapPolygon>
            </wp:wrapTight>
            <wp:docPr id="63" name="Imagen 6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rams.PNG"/>
                    <pic:cNvPicPr/>
                  </pic:nvPicPr>
                  <pic:blipFill>
                    <a:blip r:embed="rId110">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anchor>
        </w:drawing>
      </w:r>
      <w:r w:rsidR="00547375">
        <w:rPr>
          <w:rFonts w:eastAsia="Times New Roman"/>
          <w:lang w:eastAsia="es-ES"/>
        </w:rPr>
        <w:t>Parámetros adicionales para los guiones</w:t>
      </w:r>
    </w:p>
    <w:p w14:paraId="339D51B0" w14:textId="18D624FF" w:rsidR="00547375" w:rsidRPr="00547375" w:rsidRDefault="00547375" w:rsidP="00547375">
      <w:pPr>
        <w:rPr>
          <w:sz w:val="20"/>
          <w:szCs w:val="20"/>
          <w:lang w:eastAsia="es-ES"/>
        </w:rPr>
      </w:pPr>
      <w:r w:rsidRPr="00547375">
        <w:rPr>
          <w:lang w:eastAsia="es-ES"/>
        </w:rPr>
        <w:t xml:space="preserve">Si hemos accedido a esta pantalla va a ser porque en la selección elegimos la película y por tanto en nuestra aplicación hemos introducido el </w:t>
      </w:r>
      <w:r w:rsidR="00575AD2" w:rsidRPr="00547375">
        <w:rPr>
          <w:lang w:eastAsia="es-ES"/>
        </w:rPr>
        <w:t>guion</w:t>
      </w:r>
      <w:r w:rsidRPr="00547375">
        <w:rPr>
          <w:lang w:eastAsia="es-ES"/>
        </w:rPr>
        <w:t xml:space="preserve"> de una película. Para esta pantalla simplemente tenemos que introducir un parámetro que afectará a la creación de la red. Los pasos que debemos seguir para introducir dicho parámetro son los siguientes.</w:t>
      </w:r>
    </w:p>
    <w:p w14:paraId="35539B04" w14:textId="77777777" w:rsidR="00547375" w:rsidRPr="00547375" w:rsidRDefault="00547375" w:rsidP="0001124E">
      <w:pPr>
        <w:pStyle w:val="Prrafodelista"/>
        <w:numPr>
          <w:ilvl w:val="0"/>
          <w:numId w:val="38"/>
        </w:numPr>
        <w:rPr>
          <w:sz w:val="20"/>
          <w:szCs w:val="20"/>
          <w:lang w:eastAsia="es-ES"/>
        </w:rPr>
      </w:pPr>
      <w:r w:rsidRPr="00547375">
        <w:rPr>
          <w:lang w:eastAsia="es-ES"/>
        </w:rPr>
        <w:t>Introducir el número mínimo de apariciones que queremos que el personaje tenga para que aparezca en la red que se generará a continuación.</w:t>
      </w:r>
    </w:p>
    <w:p w14:paraId="636EA644" w14:textId="77777777" w:rsidR="00547375" w:rsidRPr="00547375" w:rsidRDefault="00547375" w:rsidP="00547375">
      <w:pPr>
        <w:rPr>
          <w:sz w:val="20"/>
          <w:szCs w:val="20"/>
          <w:lang w:eastAsia="es-ES"/>
        </w:rPr>
      </w:pPr>
      <w:r w:rsidRPr="00547375">
        <w:rPr>
          <w:lang w:eastAsia="es-ES"/>
        </w:rPr>
        <w:t>Una vez introducido el número de apariciones mínimo se deberá pulsar en el botón de siguiente. Hecho esto, habrá dos alertas que nos pueden aparecer por pantalla.</w:t>
      </w:r>
    </w:p>
    <w:p w14:paraId="26ED794A" w14:textId="77777777" w:rsidR="00895017" w:rsidRPr="00895017" w:rsidRDefault="00547375" w:rsidP="0001124E">
      <w:pPr>
        <w:pStyle w:val="Prrafodelista"/>
        <w:numPr>
          <w:ilvl w:val="0"/>
          <w:numId w:val="38"/>
        </w:numPr>
        <w:rPr>
          <w:sz w:val="20"/>
          <w:szCs w:val="20"/>
          <w:lang w:eastAsia="es-ES"/>
        </w:rPr>
      </w:pPr>
      <w:r w:rsidRPr="00547375">
        <w:rPr>
          <w:lang w:eastAsia="es-ES"/>
        </w:rPr>
        <w:t>Si no se ha introducido ningún valor nos aparecerá la primera alerta diciendo que debemos introducir un valor.</w:t>
      </w:r>
    </w:p>
    <w:p w14:paraId="7F52C5A6" w14:textId="77777777" w:rsidR="00547375" w:rsidRPr="0016669C" w:rsidRDefault="00895017" w:rsidP="0001124E">
      <w:pPr>
        <w:pStyle w:val="Prrafodelista"/>
        <w:numPr>
          <w:ilvl w:val="0"/>
          <w:numId w:val="38"/>
        </w:numPr>
        <w:rPr>
          <w:sz w:val="20"/>
          <w:szCs w:val="20"/>
          <w:lang w:eastAsia="es-ES"/>
        </w:rPr>
      </w:pPr>
      <w:r>
        <w:rPr>
          <w:lang w:eastAsia="es-ES"/>
        </w:rPr>
        <w:t>S</w:t>
      </w:r>
      <w:r w:rsidR="00547375" w:rsidRPr="00547375">
        <w:rPr>
          <w:lang w:eastAsia="es-ES"/>
        </w:rPr>
        <w:t>i todo se ha introducido de forma correcta avanzará hasta la siguiente pantalla de visualización.</w:t>
      </w:r>
    </w:p>
    <w:p w14:paraId="2575733B" w14:textId="77777777" w:rsidR="00895017" w:rsidRDefault="00895017">
      <w:pPr>
        <w:ind w:firstLine="0"/>
        <w:jc w:val="left"/>
        <w:rPr>
          <w:rFonts w:eastAsiaTheme="majorEastAsia" w:cstheme="majorBidi"/>
          <w:b/>
          <w:color w:val="000000" w:themeColor="text1"/>
          <w:sz w:val="24"/>
          <w:szCs w:val="24"/>
          <w:lang w:eastAsia="es-ES"/>
        </w:rPr>
      </w:pPr>
      <w:r>
        <w:rPr>
          <w:lang w:eastAsia="es-ES"/>
        </w:rPr>
        <w:br w:type="page"/>
      </w:r>
    </w:p>
    <w:p w14:paraId="25D27713" w14:textId="77777777" w:rsidR="00547375" w:rsidRDefault="00895017" w:rsidP="00547375">
      <w:pPr>
        <w:pStyle w:val="Ttulo3"/>
        <w:rPr>
          <w:lang w:eastAsia="es-ES"/>
        </w:rPr>
      </w:pPr>
      <w:r>
        <w:rPr>
          <w:noProof/>
        </w:rPr>
        <w:lastRenderedPageBreak/>
        <mc:AlternateContent>
          <mc:Choice Requires="wps">
            <w:drawing>
              <wp:anchor distT="0" distB="0" distL="114300" distR="114300" simplePos="0" relativeHeight="251808768" behindDoc="1" locked="0" layoutInCell="1" allowOverlap="1" wp14:anchorId="6A027CA3" wp14:editId="7C7458AC">
                <wp:simplePos x="0" y="0"/>
                <wp:positionH relativeFrom="margin">
                  <wp:align>right</wp:align>
                </wp:positionH>
                <wp:positionV relativeFrom="paragraph">
                  <wp:posOffset>2920227</wp:posOffset>
                </wp:positionV>
                <wp:extent cx="5400040" cy="635"/>
                <wp:effectExtent l="0" t="0" r="0" b="8255"/>
                <wp:wrapTight wrapText="bothSides">
                  <wp:wrapPolygon edited="0">
                    <wp:start x="0" y="0"/>
                    <wp:lineTo x="0" y="20698"/>
                    <wp:lineTo x="21488" y="20698"/>
                    <wp:lineTo x="21488"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D79052" w14:textId="26BEFD0E" w:rsidR="0013615A" w:rsidRPr="00EF6D01" w:rsidRDefault="0013615A" w:rsidP="0016669C">
                            <w:pPr>
                              <w:pStyle w:val="Descripcin"/>
                              <w:jc w:val="center"/>
                              <w:rPr>
                                <w:noProof/>
                              </w:rPr>
                            </w:pPr>
                            <w:r>
                              <w:t xml:space="preserve">Ilustración </w:t>
                            </w:r>
                            <w:fldSimple w:instr=" SEQ Ilustración \* ARABIC ">
                              <w:r>
                                <w:rPr>
                                  <w:noProof/>
                                </w:rPr>
                                <w:t>70</w:t>
                              </w:r>
                            </w:fldSimple>
                            <w:r>
                              <w:t xml:space="preserve"> Parámetros adicionales películas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7CA3" id="Cuadro de texto 84" o:spid="_x0000_s1092" type="#_x0000_t202" style="position:absolute;left:0;text-align:left;margin-left:374pt;margin-top:229.95pt;width:425.2pt;height:.05pt;z-index:-251507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" stroked="f">
                <v:textbox style="mso-fit-shape-to-text:t" inset="0,0,0,0">
                  <w:txbxContent>
                    <w:p w14:paraId="5FD79052" w14:textId="26BEFD0E" w:rsidR="0013615A" w:rsidRPr="00EF6D01" w:rsidRDefault="0013615A" w:rsidP="0016669C">
                      <w:pPr>
                        <w:pStyle w:val="Descripcin"/>
                        <w:jc w:val="center"/>
                        <w:rPr>
                          <w:noProof/>
                        </w:rPr>
                      </w:pPr>
                      <w:r>
                        <w:t xml:space="preserve">Ilustración </w:t>
                      </w:r>
                      <w:fldSimple w:instr=" SEQ Ilustración \* ARABIC ">
                        <w:r>
                          <w:rPr>
                            <w:noProof/>
                          </w:rPr>
                          <w:t>70</w:t>
                        </w:r>
                      </w:fldSimple>
                      <w:r>
                        <w:t xml:space="preserve"> Parámetros adicionales películas</w:t>
                      </w:r>
                    </w:p>
                  </w:txbxContent>
                </v:textbox>
                <w10:wrap type="tight" anchorx="margin"/>
              </v:shape>
            </w:pict>
          </mc:Fallback>
        </mc:AlternateContent>
      </w:r>
      <w:r>
        <w:rPr>
          <w:noProof/>
          <w:lang w:eastAsia="es-ES"/>
        </w:rPr>
        <w:drawing>
          <wp:anchor distT="0" distB="0" distL="114300" distR="114300" simplePos="0" relativeHeight="251763712" behindDoc="1" locked="0" layoutInCell="1" allowOverlap="1" wp14:anchorId="167AA810" wp14:editId="7A8E1EBD">
            <wp:simplePos x="0" y="0"/>
            <wp:positionH relativeFrom="margin">
              <wp:align>right</wp:align>
            </wp:positionH>
            <wp:positionV relativeFrom="paragraph">
              <wp:posOffset>248</wp:posOffset>
            </wp:positionV>
            <wp:extent cx="5400040" cy="2918460"/>
            <wp:effectExtent l="0" t="0" r="0" b="0"/>
            <wp:wrapTight wrapText="bothSides">
              <wp:wrapPolygon edited="0">
                <wp:start x="0" y="0"/>
                <wp:lineTo x="0" y="21431"/>
                <wp:lineTo x="21488" y="21431"/>
                <wp:lineTo x="21488" y="0"/>
                <wp:lineTo x="0" y="0"/>
              </wp:wrapPolygon>
            </wp:wrapTight>
            <wp:docPr id="59" name="Imagen 5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ametrospel.PNG"/>
                    <pic:cNvPicPr/>
                  </pic:nvPicPr>
                  <pic:blipFill>
                    <a:blip r:embed="rId111">
                      <a:extLst>
                        <a:ext uri="{28A0092B-C50C-407E-A947-70E740481C1C}">
                          <a14:useLocalDpi xmlns:a14="http://schemas.microsoft.com/office/drawing/2010/main" val="0"/>
                        </a:ext>
                      </a:extLst>
                    </a:blip>
                    <a:stretch>
                      <a:fillRect/>
                    </a:stretch>
                  </pic:blipFill>
                  <pic:spPr>
                    <a:xfrm>
                      <a:off x="0" y="0"/>
                      <a:ext cx="5400040" cy="2918460"/>
                    </a:xfrm>
                    <a:prstGeom prst="rect">
                      <a:avLst/>
                    </a:prstGeom>
                  </pic:spPr>
                </pic:pic>
              </a:graphicData>
            </a:graphic>
          </wp:anchor>
        </w:drawing>
      </w:r>
      <w:r w:rsidR="00547375">
        <w:rPr>
          <w:lang w:eastAsia="es-ES"/>
        </w:rPr>
        <w:t>Generador de la red</w:t>
      </w:r>
    </w:p>
    <w:p w14:paraId="162EE92C" w14:textId="77777777" w:rsidR="00547375" w:rsidRDefault="00547375" w:rsidP="00547375">
      <w:pPr>
        <w:rPr>
          <w:sz w:val="20"/>
          <w:szCs w:val="20"/>
        </w:rPr>
      </w:pPr>
      <w:r>
        <w:t xml:space="preserve">En esta página se va a mostrar la visualización de la red a través de la siguiente herramienta presente </w:t>
      </w:r>
      <w:r w:rsidRPr="00547375">
        <w:t>e</w:t>
      </w:r>
      <w:r>
        <w:t xml:space="preserve">n </w:t>
      </w:r>
      <w:hyperlink r:id="rId112" w:history="1">
        <w:r w:rsidRPr="00547375">
          <w:rPr>
            <w:rStyle w:val="Hipervnculo"/>
          </w:rPr>
          <w:t>GitHub</w:t>
        </w:r>
      </w:hyperlink>
      <w:r>
        <w:t>:</w:t>
      </w:r>
    </w:p>
    <w:p w14:paraId="20B40B96" w14:textId="77777777" w:rsidR="00547375" w:rsidRDefault="00547375" w:rsidP="00547375">
      <w:pPr>
        <w:rPr>
          <w:sz w:val="20"/>
          <w:szCs w:val="20"/>
        </w:rPr>
      </w:pPr>
      <w:r>
        <w:t>En esta pantalla se le va a permitir al usuario que pueda modificar algunas características de la red como:</w:t>
      </w:r>
    </w:p>
    <w:p w14:paraId="362D41B9" w14:textId="77777777" w:rsidR="00547375" w:rsidRPr="00547375" w:rsidRDefault="00547375" w:rsidP="0001124E">
      <w:pPr>
        <w:pStyle w:val="Prrafodelista"/>
        <w:numPr>
          <w:ilvl w:val="0"/>
          <w:numId w:val="39"/>
        </w:numPr>
        <w:rPr>
          <w:sz w:val="20"/>
          <w:szCs w:val="20"/>
        </w:rPr>
      </w:pPr>
      <w:r>
        <w:t>Node size: Tamaño de los nodos.</w:t>
      </w:r>
    </w:p>
    <w:p w14:paraId="013F33F2" w14:textId="77777777" w:rsidR="00547375" w:rsidRPr="00547375" w:rsidRDefault="00547375" w:rsidP="0001124E">
      <w:pPr>
        <w:pStyle w:val="Prrafodelista"/>
        <w:numPr>
          <w:ilvl w:val="0"/>
          <w:numId w:val="39"/>
        </w:numPr>
        <w:rPr>
          <w:sz w:val="20"/>
          <w:szCs w:val="20"/>
        </w:rPr>
      </w:pPr>
      <w:r>
        <w:t>Link size: Tamaño de los enlaces.</w:t>
      </w:r>
    </w:p>
    <w:p w14:paraId="70B8874E" w14:textId="77777777" w:rsidR="00547375" w:rsidRPr="00547375" w:rsidRDefault="00547375" w:rsidP="0001124E">
      <w:pPr>
        <w:pStyle w:val="Prrafodelista"/>
        <w:numPr>
          <w:ilvl w:val="0"/>
          <w:numId w:val="39"/>
        </w:numPr>
        <w:rPr>
          <w:sz w:val="20"/>
          <w:szCs w:val="20"/>
        </w:rPr>
      </w:pPr>
      <w:r>
        <w:t>Zoom: con el que se quiere visualizar la red.</w:t>
      </w:r>
    </w:p>
    <w:p w14:paraId="722BA49C" w14:textId="77777777" w:rsidR="00547375" w:rsidRPr="00547375" w:rsidRDefault="00547375" w:rsidP="0001124E">
      <w:pPr>
        <w:pStyle w:val="Prrafodelista"/>
        <w:numPr>
          <w:ilvl w:val="0"/>
          <w:numId w:val="39"/>
        </w:numPr>
        <w:rPr>
          <w:sz w:val="20"/>
          <w:szCs w:val="20"/>
        </w:rPr>
      </w:pPr>
      <w:r>
        <w:t>Link distance: La distancia que deben tener los enlaces.</w:t>
      </w:r>
    </w:p>
    <w:p w14:paraId="0F56E1FF" w14:textId="77777777" w:rsidR="00547375" w:rsidRPr="00547375" w:rsidRDefault="00547375" w:rsidP="0001124E">
      <w:pPr>
        <w:pStyle w:val="Prrafodelista"/>
        <w:numPr>
          <w:ilvl w:val="0"/>
          <w:numId w:val="39"/>
        </w:numPr>
        <w:rPr>
          <w:sz w:val="20"/>
          <w:szCs w:val="20"/>
        </w:rPr>
      </w:pPr>
      <w:r>
        <w:t>Charge strength o Center gravity: La gravedad o la fuerza de la red que afecta a que la red se vea más compacta o más separada.</w:t>
      </w:r>
    </w:p>
    <w:p w14:paraId="1328A7B7" w14:textId="77777777" w:rsidR="00547375" w:rsidRPr="00547375" w:rsidRDefault="00547375" w:rsidP="0001124E">
      <w:pPr>
        <w:pStyle w:val="Prrafodelista"/>
        <w:numPr>
          <w:ilvl w:val="0"/>
          <w:numId w:val="39"/>
        </w:numPr>
        <w:rPr>
          <w:sz w:val="20"/>
          <w:szCs w:val="20"/>
        </w:rPr>
      </w:pPr>
      <w:r>
        <w:t>Node fill, Node stroke y Link stroke: Color de nodos y enlaces.</w:t>
      </w:r>
    </w:p>
    <w:p w14:paraId="19B6D42D" w14:textId="77777777" w:rsidR="00547375" w:rsidRPr="00547375" w:rsidRDefault="00547375" w:rsidP="0001124E">
      <w:pPr>
        <w:pStyle w:val="Prrafodelista"/>
        <w:numPr>
          <w:ilvl w:val="0"/>
          <w:numId w:val="39"/>
        </w:numPr>
        <w:rPr>
          <w:sz w:val="20"/>
          <w:szCs w:val="20"/>
        </w:rPr>
      </w:pPr>
      <w:r>
        <w:t>Label stroke: Color de las etiquetas de nodo.</w:t>
      </w:r>
    </w:p>
    <w:p w14:paraId="15F67AC6" w14:textId="77777777" w:rsidR="00547375" w:rsidRPr="00547375" w:rsidRDefault="00547375" w:rsidP="0001124E">
      <w:pPr>
        <w:pStyle w:val="Prrafodelista"/>
        <w:numPr>
          <w:ilvl w:val="0"/>
          <w:numId w:val="39"/>
        </w:numPr>
        <w:rPr>
          <w:sz w:val="20"/>
          <w:szCs w:val="20"/>
        </w:rPr>
      </w:pPr>
      <w:r>
        <w:t>Show labels: Mostrar o no las etiquetas del nodo.</w:t>
      </w:r>
    </w:p>
    <w:p w14:paraId="2BD0A8CA" w14:textId="77777777" w:rsidR="00547375" w:rsidRPr="00547375" w:rsidRDefault="00547375" w:rsidP="0001124E">
      <w:pPr>
        <w:pStyle w:val="Prrafodelista"/>
        <w:numPr>
          <w:ilvl w:val="0"/>
          <w:numId w:val="39"/>
        </w:numPr>
        <w:rPr>
          <w:sz w:val="20"/>
          <w:szCs w:val="20"/>
        </w:rPr>
      </w:pPr>
      <w:r>
        <w:t>Node size by strength: Si queremos que el nodo salga más grande o más pequeño dependiendo del grado.</w:t>
      </w:r>
    </w:p>
    <w:p w14:paraId="7EE82352" w14:textId="77777777" w:rsidR="00547375" w:rsidRPr="00547375" w:rsidRDefault="00547375" w:rsidP="0001124E">
      <w:pPr>
        <w:pStyle w:val="Prrafodelista"/>
        <w:numPr>
          <w:ilvl w:val="0"/>
          <w:numId w:val="39"/>
        </w:numPr>
        <w:rPr>
          <w:sz w:val="20"/>
          <w:szCs w:val="20"/>
        </w:rPr>
      </w:pPr>
      <w:r>
        <w:t>Show singleton nodes: Mostrar los nodos separados.</w:t>
      </w:r>
    </w:p>
    <w:p w14:paraId="2AA00E1B" w14:textId="77777777" w:rsidR="00547375" w:rsidRDefault="00547375" w:rsidP="00547375">
      <w:pPr>
        <w:rPr>
          <w:sz w:val="20"/>
          <w:szCs w:val="20"/>
        </w:rPr>
      </w:pPr>
      <w:r>
        <w:t>Se pueden modificar más características pero las anteriores son las más importantes. En esta pantalla también podemos descargar la red en distintos formatos para poder ser usada en otras herramientas que acepten dichos formatos. Formatos disponibles:</w:t>
      </w:r>
    </w:p>
    <w:p w14:paraId="5949EB76" w14:textId="71384784" w:rsidR="00547375" w:rsidRPr="00547375" w:rsidRDefault="00547375" w:rsidP="0001124E">
      <w:pPr>
        <w:pStyle w:val="Prrafodelista"/>
        <w:numPr>
          <w:ilvl w:val="0"/>
          <w:numId w:val="40"/>
        </w:numPr>
        <w:rPr>
          <w:sz w:val="20"/>
          <w:szCs w:val="20"/>
        </w:rPr>
      </w:pPr>
      <w:r>
        <w:t xml:space="preserve">Descargar NET: para poder introducir la red en </w:t>
      </w:r>
      <w:r w:rsidR="006B1D24">
        <w:t>NetworkX</w:t>
      </w:r>
      <w:r w:rsidR="00575AD2">
        <w:t xml:space="preserve"> o </w:t>
      </w:r>
      <w:r w:rsidR="006B1D24">
        <w:t>Pajek,</w:t>
      </w:r>
      <w:r w:rsidR="003C4BEA">
        <w:t xml:space="preserve"> por ejemplo</w:t>
      </w:r>
      <w:r>
        <w:t>.</w:t>
      </w:r>
    </w:p>
    <w:p w14:paraId="03DAFCEA" w14:textId="2EF7E999" w:rsidR="00547375" w:rsidRPr="00547375" w:rsidRDefault="00547375" w:rsidP="0001124E">
      <w:pPr>
        <w:pStyle w:val="Prrafodelista"/>
        <w:numPr>
          <w:ilvl w:val="0"/>
          <w:numId w:val="40"/>
        </w:numPr>
        <w:rPr>
          <w:sz w:val="20"/>
          <w:szCs w:val="20"/>
        </w:rPr>
      </w:pPr>
      <w:r>
        <w:t>Descargar GEXF: para poder usar la red en Gephi</w:t>
      </w:r>
      <w:r w:rsidR="003C4BEA">
        <w:t xml:space="preserve"> por ejemplo</w:t>
      </w:r>
      <w:r>
        <w:t>.</w:t>
      </w:r>
    </w:p>
    <w:p w14:paraId="032557D5" w14:textId="77777777" w:rsidR="00547375" w:rsidRPr="00547375" w:rsidRDefault="00547375" w:rsidP="0001124E">
      <w:pPr>
        <w:pStyle w:val="Prrafodelista"/>
        <w:numPr>
          <w:ilvl w:val="0"/>
          <w:numId w:val="40"/>
        </w:numPr>
        <w:rPr>
          <w:sz w:val="20"/>
          <w:szCs w:val="20"/>
        </w:rPr>
      </w:pPr>
      <w:r>
        <w:t>Descargar GML.</w:t>
      </w:r>
    </w:p>
    <w:p w14:paraId="4AA72A0B" w14:textId="77777777" w:rsidR="00895017" w:rsidRDefault="00547375" w:rsidP="00895017">
      <w:pPr>
        <w:keepNext/>
      </w:pPr>
      <w:r>
        <w:rPr>
          <w:noProof/>
          <w:sz w:val="20"/>
          <w:szCs w:val="20"/>
        </w:rPr>
        <w:lastRenderedPageBreak/>
        <w:drawing>
          <wp:inline distT="0" distB="0" distL="0" distR="0" wp14:anchorId="393E29F4" wp14:editId="20DC41B2">
            <wp:extent cx="5400040" cy="2658745"/>
            <wp:effectExtent l="0" t="0" r="0" b="8255"/>
            <wp:docPr id="60" name="Imagen 6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sred.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0A04D386" w14:textId="622446A8" w:rsidR="00547375" w:rsidRPr="00547375" w:rsidRDefault="00895017" w:rsidP="00895017">
      <w:pPr>
        <w:pStyle w:val="Descripcin"/>
        <w:jc w:val="center"/>
        <w:rPr>
          <w:sz w:val="20"/>
          <w:szCs w:val="20"/>
        </w:rPr>
      </w:pPr>
      <w:r>
        <w:t xml:space="preserve">Ilustración </w:t>
      </w:r>
      <w:fldSimple w:instr=" SEQ Ilustración \* ARABIC ">
        <w:r w:rsidR="00B2507B">
          <w:rPr>
            <w:noProof/>
          </w:rPr>
          <w:t>71</w:t>
        </w:r>
      </w:fldSimple>
      <w:r>
        <w:t xml:space="preserve"> Visualización de la red</w:t>
      </w:r>
    </w:p>
    <w:p w14:paraId="763378E5" w14:textId="77777777" w:rsidR="00547375" w:rsidRDefault="00547375" w:rsidP="00547375">
      <w:pPr>
        <w:pStyle w:val="Ttulo3"/>
        <w:rPr>
          <w:lang w:eastAsia="es-ES"/>
        </w:rPr>
      </w:pPr>
      <w:r>
        <w:rPr>
          <w:lang w:eastAsia="es-ES"/>
        </w:rPr>
        <w:t>Extracción de datos para el informe</w:t>
      </w:r>
    </w:p>
    <w:p w14:paraId="2FB1D264" w14:textId="77777777" w:rsidR="00547375" w:rsidRDefault="00547375" w:rsidP="00547375">
      <w:pPr>
        <w:rPr>
          <w:sz w:val="20"/>
          <w:szCs w:val="20"/>
        </w:rPr>
      </w:pPr>
      <w:r>
        <w:t>En esta pantalla se podrán elegir todas las características que vamos a tener a la hora de obtener la red, todas ellas van a ser generadas en el informe final una vez que se avance a la siguiente página. Las opciones que se van a encontrar en esta página van a ser las que aparecen en la siguiente lista, con la posibilidad de ver lo que hace cada medida siguiendo el enlace con las que están marcadas.</w:t>
      </w:r>
    </w:p>
    <w:p w14:paraId="53E12111" w14:textId="77777777" w:rsidR="00547375" w:rsidRDefault="00547375" w:rsidP="00547375">
      <w:pPr>
        <w:rPr>
          <w:sz w:val="20"/>
          <w:szCs w:val="20"/>
        </w:rPr>
      </w:pPr>
      <w:r>
        <w:t>Medidas básicas:</w:t>
      </w:r>
    </w:p>
    <w:p w14:paraId="7EBE61BD" w14:textId="77777777" w:rsidR="00547375" w:rsidRPr="0016669C" w:rsidRDefault="00547375" w:rsidP="0001124E">
      <w:pPr>
        <w:pStyle w:val="Prrafodelista"/>
        <w:numPr>
          <w:ilvl w:val="0"/>
          <w:numId w:val="49"/>
        </w:numPr>
        <w:rPr>
          <w:sz w:val="20"/>
          <w:szCs w:val="20"/>
        </w:rPr>
      </w:pPr>
      <w:r>
        <w:t>Número de nodos.</w:t>
      </w:r>
    </w:p>
    <w:p w14:paraId="68B88452" w14:textId="77777777" w:rsidR="00547375" w:rsidRPr="0016669C" w:rsidRDefault="00547375" w:rsidP="0001124E">
      <w:pPr>
        <w:pStyle w:val="Prrafodelista"/>
        <w:numPr>
          <w:ilvl w:val="0"/>
          <w:numId w:val="49"/>
        </w:numPr>
        <w:rPr>
          <w:sz w:val="20"/>
          <w:szCs w:val="20"/>
        </w:rPr>
      </w:pPr>
      <w:r>
        <w:t>Número de enlaces.</w:t>
      </w:r>
    </w:p>
    <w:p w14:paraId="09B936F4" w14:textId="77777777" w:rsidR="00547375" w:rsidRPr="0016669C" w:rsidRDefault="00547375" w:rsidP="0001124E">
      <w:pPr>
        <w:pStyle w:val="Prrafodelista"/>
        <w:numPr>
          <w:ilvl w:val="0"/>
          <w:numId w:val="49"/>
        </w:numPr>
        <w:rPr>
          <w:sz w:val="20"/>
          <w:szCs w:val="20"/>
        </w:rPr>
      </w:pPr>
      <w:r>
        <w:t>Número de interacciones.</w:t>
      </w:r>
    </w:p>
    <w:p w14:paraId="217DD71B" w14:textId="77777777" w:rsidR="00547375" w:rsidRDefault="00547375" w:rsidP="00547375">
      <w:pPr>
        <w:rPr>
          <w:sz w:val="20"/>
          <w:szCs w:val="20"/>
        </w:rPr>
      </w:pPr>
      <w:r>
        <w:t>Medidas de grado (el grado si contar el peso de un nodo es el número de enlaces que tiene, si hay peso en los enlaces el grado es el sumatorio de los pesos de sus enlaces):</w:t>
      </w:r>
    </w:p>
    <w:p w14:paraId="73B1DD94" w14:textId="77777777" w:rsidR="00547375" w:rsidRPr="00547375" w:rsidRDefault="00547375" w:rsidP="0001124E">
      <w:pPr>
        <w:pStyle w:val="Prrafodelista"/>
        <w:numPr>
          <w:ilvl w:val="0"/>
          <w:numId w:val="48"/>
        </w:numPr>
        <w:rPr>
          <w:sz w:val="20"/>
          <w:szCs w:val="20"/>
        </w:rPr>
      </w:pPr>
      <w:r>
        <w:t>Grado de los nodos sin contar con el peso de los enlaces.</w:t>
      </w:r>
    </w:p>
    <w:p w14:paraId="098E6E81" w14:textId="77777777" w:rsidR="00547375" w:rsidRPr="00547375" w:rsidRDefault="00547375" w:rsidP="0001124E">
      <w:pPr>
        <w:pStyle w:val="Prrafodelista"/>
        <w:numPr>
          <w:ilvl w:val="0"/>
          <w:numId w:val="48"/>
        </w:numPr>
        <w:rPr>
          <w:sz w:val="20"/>
          <w:szCs w:val="20"/>
        </w:rPr>
      </w:pPr>
      <w:r>
        <w:t>Grado de los nodos teniendo en cuenta el peso de los enlaces.</w:t>
      </w:r>
    </w:p>
    <w:p w14:paraId="38320888" w14:textId="77777777" w:rsidR="00547375" w:rsidRPr="00547375" w:rsidRDefault="006B12D5" w:rsidP="0001124E">
      <w:pPr>
        <w:pStyle w:val="Prrafodelista"/>
        <w:numPr>
          <w:ilvl w:val="0"/>
          <w:numId w:val="48"/>
        </w:numPr>
        <w:rPr>
          <w:sz w:val="20"/>
          <w:szCs w:val="20"/>
        </w:rPr>
      </w:pPr>
      <w:hyperlink r:id="rId114" w:history="1">
        <w:r w:rsidR="00547375" w:rsidRPr="00547375">
          <w:t>Distribución de grado</w:t>
        </w:r>
      </w:hyperlink>
      <w:r w:rsidR="00547375">
        <w:t> sin tener en cuenta el peso.</w:t>
      </w:r>
    </w:p>
    <w:p w14:paraId="727E0FB0" w14:textId="77777777" w:rsidR="00547375" w:rsidRPr="00547375" w:rsidRDefault="006B12D5" w:rsidP="0001124E">
      <w:pPr>
        <w:pStyle w:val="Prrafodelista"/>
        <w:numPr>
          <w:ilvl w:val="0"/>
          <w:numId w:val="48"/>
        </w:numPr>
        <w:rPr>
          <w:sz w:val="20"/>
          <w:szCs w:val="20"/>
        </w:rPr>
      </w:pPr>
      <w:hyperlink r:id="rId115" w:history="1">
        <w:r w:rsidR="00547375" w:rsidRPr="00547375">
          <w:t>Distribución de grado</w:t>
        </w:r>
      </w:hyperlink>
      <w:r w:rsidR="00547375">
        <w:t> teniendo en cuenta el peso.</w:t>
      </w:r>
    </w:p>
    <w:p w14:paraId="692CBB4F" w14:textId="77777777" w:rsidR="00547375" w:rsidRPr="00547375" w:rsidRDefault="006B12D5" w:rsidP="0001124E">
      <w:pPr>
        <w:pStyle w:val="Prrafodelista"/>
        <w:numPr>
          <w:ilvl w:val="0"/>
          <w:numId w:val="48"/>
        </w:numPr>
        <w:rPr>
          <w:sz w:val="20"/>
          <w:szCs w:val="20"/>
        </w:rPr>
      </w:pPr>
      <w:hyperlink r:id="rId116" w:anchor="Densidad" w:history="1">
        <w:r w:rsidR="00547375" w:rsidRPr="00547375">
          <w:t>Densidad</w:t>
        </w:r>
      </w:hyperlink>
      <w:r w:rsidR="00547375">
        <w:t>.</w:t>
      </w:r>
    </w:p>
    <w:p w14:paraId="741AC6F3" w14:textId="77777777" w:rsidR="00547375" w:rsidRDefault="00547375" w:rsidP="00547375">
      <w:pPr>
        <w:rPr>
          <w:sz w:val="20"/>
          <w:szCs w:val="20"/>
        </w:rPr>
      </w:pPr>
      <w:r>
        <w:t>Medidas de distancia:</w:t>
      </w:r>
    </w:p>
    <w:p w14:paraId="424F3EC8" w14:textId="77777777" w:rsidR="00547375" w:rsidRPr="00547375" w:rsidRDefault="00547375" w:rsidP="0001124E">
      <w:pPr>
        <w:pStyle w:val="Prrafodelista"/>
        <w:numPr>
          <w:ilvl w:val="0"/>
          <w:numId w:val="47"/>
        </w:numPr>
        <w:rPr>
          <w:sz w:val="20"/>
          <w:szCs w:val="20"/>
        </w:rPr>
      </w:pPr>
      <w:r>
        <w:t>Componentes conectados.</w:t>
      </w:r>
    </w:p>
    <w:p w14:paraId="752844B6" w14:textId="77777777" w:rsidR="00547375" w:rsidRPr="00547375" w:rsidRDefault="00547375" w:rsidP="0001124E">
      <w:pPr>
        <w:pStyle w:val="Prrafodelista"/>
        <w:numPr>
          <w:ilvl w:val="0"/>
          <w:numId w:val="46"/>
        </w:numPr>
        <w:rPr>
          <w:sz w:val="20"/>
          <w:szCs w:val="20"/>
        </w:rPr>
      </w:pPr>
      <w:r>
        <w:t>Excentricidad: distancia máxima que va a existir entre ese nodo y cualquier otro nodo de la red, siguiendo caminos de distancia mínima.</w:t>
      </w:r>
    </w:p>
    <w:p w14:paraId="24E0F3F4" w14:textId="77777777" w:rsidR="00547375" w:rsidRPr="00547375" w:rsidRDefault="00547375" w:rsidP="0001124E">
      <w:pPr>
        <w:pStyle w:val="Prrafodelista"/>
        <w:numPr>
          <w:ilvl w:val="0"/>
          <w:numId w:val="45"/>
        </w:numPr>
        <w:rPr>
          <w:sz w:val="20"/>
          <w:szCs w:val="20"/>
        </w:rPr>
      </w:pPr>
      <w:r>
        <w:t>Diámetro: la máxima de las excentricidades.</w:t>
      </w:r>
    </w:p>
    <w:p w14:paraId="64FB989A" w14:textId="77777777" w:rsidR="00547375" w:rsidRPr="00547375" w:rsidRDefault="00547375" w:rsidP="0001124E">
      <w:pPr>
        <w:pStyle w:val="Prrafodelista"/>
        <w:numPr>
          <w:ilvl w:val="0"/>
          <w:numId w:val="45"/>
        </w:numPr>
        <w:rPr>
          <w:sz w:val="20"/>
          <w:szCs w:val="20"/>
        </w:rPr>
      </w:pPr>
      <w:r>
        <w:t>Radio: la mínima de las excentricidades.</w:t>
      </w:r>
    </w:p>
    <w:p w14:paraId="231A384B" w14:textId="77777777" w:rsidR="00547375" w:rsidRPr="00547375" w:rsidRDefault="006B12D5" w:rsidP="0001124E">
      <w:pPr>
        <w:pStyle w:val="Prrafodelista"/>
        <w:numPr>
          <w:ilvl w:val="0"/>
          <w:numId w:val="45"/>
        </w:numPr>
        <w:rPr>
          <w:sz w:val="20"/>
          <w:szCs w:val="20"/>
        </w:rPr>
      </w:pPr>
      <w:hyperlink r:id="rId117" w:history="1">
        <w:r w:rsidR="00547375" w:rsidRPr="00547375">
          <w:t>Distancia media</w:t>
        </w:r>
      </w:hyperlink>
      <w:r w:rsidR="00547375">
        <w:t>.</w:t>
      </w:r>
    </w:p>
    <w:p w14:paraId="3FEE61C0" w14:textId="77777777" w:rsidR="00547375" w:rsidRDefault="00547375" w:rsidP="00547375">
      <w:pPr>
        <w:rPr>
          <w:sz w:val="20"/>
          <w:szCs w:val="20"/>
        </w:rPr>
      </w:pPr>
      <w:r>
        <w:t xml:space="preserve">Medidas de </w:t>
      </w:r>
      <w:r w:rsidRPr="006B1D24">
        <w:rPr>
          <w:i/>
          <w:iCs/>
        </w:rPr>
        <w:t>clustering</w:t>
      </w:r>
      <w:r>
        <w:t>:</w:t>
      </w:r>
    </w:p>
    <w:p w14:paraId="3728C7AF" w14:textId="77777777" w:rsidR="00547375" w:rsidRPr="00547375" w:rsidRDefault="00547375" w:rsidP="0001124E">
      <w:pPr>
        <w:pStyle w:val="Prrafodelista"/>
        <w:numPr>
          <w:ilvl w:val="0"/>
          <w:numId w:val="44"/>
        </w:numPr>
        <w:rPr>
          <w:sz w:val="20"/>
          <w:szCs w:val="20"/>
        </w:rPr>
      </w:pPr>
      <w:r>
        <w:t xml:space="preserve">Coeficiente de </w:t>
      </w:r>
      <w:r w:rsidRPr="006B1D24">
        <w:rPr>
          <w:i/>
          <w:iCs/>
        </w:rPr>
        <w:t>clustering</w:t>
      </w:r>
      <w:r>
        <w:t xml:space="preserve"> local.</w:t>
      </w:r>
    </w:p>
    <w:p w14:paraId="3281629C" w14:textId="77777777" w:rsidR="00547375" w:rsidRPr="00547375" w:rsidRDefault="00547375" w:rsidP="0001124E">
      <w:pPr>
        <w:pStyle w:val="Prrafodelista"/>
        <w:numPr>
          <w:ilvl w:val="0"/>
          <w:numId w:val="44"/>
        </w:numPr>
        <w:rPr>
          <w:sz w:val="20"/>
          <w:szCs w:val="20"/>
        </w:rPr>
      </w:pPr>
      <w:r>
        <w:t xml:space="preserve">Coeficiente de </w:t>
      </w:r>
      <w:r w:rsidRPr="006B1D24">
        <w:rPr>
          <w:i/>
          <w:iCs/>
        </w:rPr>
        <w:t>clustering</w:t>
      </w:r>
      <w:r>
        <w:t xml:space="preserve"> local medio.</w:t>
      </w:r>
    </w:p>
    <w:p w14:paraId="28B0D2F0" w14:textId="77777777" w:rsidR="00547375" w:rsidRPr="00547375" w:rsidRDefault="00547375" w:rsidP="0001124E">
      <w:pPr>
        <w:pStyle w:val="Prrafodelista"/>
        <w:numPr>
          <w:ilvl w:val="0"/>
          <w:numId w:val="44"/>
        </w:numPr>
        <w:rPr>
          <w:sz w:val="20"/>
          <w:szCs w:val="20"/>
        </w:rPr>
      </w:pPr>
      <w:r>
        <w:t>Transitividad.</w:t>
      </w:r>
    </w:p>
    <w:p w14:paraId="229919FB" w14:textId="77777777" w:rsidR="00547375" w:rsidRDefault="00547375" w:rsidP="00547375">
      <w:pPr>
        <w:rPr>
          <w:sz w:val="20"/>
          <w:szCs w:val="20"/>
        </w:rPr>
      </w:pPr>
      <w:r>
        <w:lastRenderedPageBreak/>
        <w:t>Medidas de centralidad:</w:t>
      </w:r>
    </w:p>
    <w:p w14:paraId="66866F06" w14:textId="77777777" w:rsidR="00547375" w:rsidRPr="00547375" w:rsidRDefault="00547375" w:rsidP="0001124E">
      <w:pPr>
        <w:pStyle w:val="Prrafodelista"/>
        <w:numPr>
          <w:ilvl w:val="0"/>
          <w:numId w:val="43"/>
        </w:numPr>
        <w:rPr>
          <w:sz w:val="20"/>
          <w:szCs w:val="20"/>
        </w:rPr>
      </w:pPr>
      <w:r>
        <w:t>Centralidad de grado.</w:t>
      </w:r>
    </w:p>
    <w:p w14:paraId="4E5E25E6" w14:textId="77777777" w:rsidR="00547375" w:rsidRPr="00547375" w:rsidRDefault="00547375" w:rsidP="0001124E">
      <w:pPr>
        <w:pStyle w:val="Prrafodelista"/>
        <w:numPr>
          <w:ilvl w:val="0"/>
          <w:numId w:val="43"/>
        </w:numPr>
        <w:rPr>
          <w:sz w:val="20"/>
          <w:szCs w:val="20"/>
        </w:rPr>
      </w:pPr>
      <w:r>
        <w:t>Centralidad de cercanía.</w:t>
      </w:r>
    </w:p>
    <w:p w14:paraId="0CE0D7E7" w14:textId="77777777" w:rsidR="00547375" w:rsidRPr="00547375" w:rsidRDefault="00547375" w:rsidP="0001124E">
      <w:pPr>
        <w:pStyle w:val="Prrafodelista"/>
        <w:numPr>
          <w:ilvl w:val="0"/>
          <w:numId w:val="43"/>
        </w:numPr>
        <w:rPr>
          <w:sz w:val="20"/>
          <w:szCs w:val="20"/>
        </w:rPr>
      </w:pPr>
      <w:r>
        <w:t>Centralidad de intermediación.</w:t>
      </w:r>
    </w:p>
    <w:p w14:paraId="28C76940" w14:textId="77777777" w:rsidR="00547375" w:rsidRPr="00547375" w:rsidRDefault="00547375" w:rsidP="0001124E">
      <w:pPr>
        <w:pStyle w:val="Prrafodelista"/>
        <w:numPr>
          <w:ilvl w:val="0"/>
          <w:numId w:val="43"/>
        </w:numPr>
        <w:rPr>
          <w:sz w:val="20"/>
          <w:szCs w:val="20"/>
        </w:rPr>
      </w:pPr>
      <w:r>
        <w:t>Centralidad de intermediación de camino aleatorio.</w:t>
      </w:r>
    </w:p>
    <w:p w14:paraId="051D75CD" w14:textId="77777777" w:rsidR="00547375" w:rsidRPr="00547375" w:rsidRDefault="00547375" w:rsidP="0001124E">
      <w:pPr>
        <w:pStyle w:val="Prrafodelista"/>
        <w:numPr>
          <w:ilvl w:val="0"/>
          <w:numId w:val="43"/>
        </w:numPr>
        <w:rPr>
          <w:sz w:val="20"/>
          <w:szCs w:val="20"/>
        </w:rPr>
      </w:pPr>
      <w:r>
        <w:t>Centralidad de valor propio.</w:t>
      </w:r>
    </w:p>
    <w:p w14:paraId="563CD9C4" w14:textId="77777777" w:rsidR="00547375" w:rsidRPr="00547375" w:rsidRDefault="00547375" w:rsidP="0001124E">
      <w:pPr>
        <w:pStyle w:val="Prrafodelista"/>
        <w:numPr>
          <w:ilvl w:val="0"/>
          <w:numId w:val="43"/>
        </w:numPr>
        <w:rPr>
          <w:sz w:val="20"/>
          <w:szCs w:val="20"/>
        </w:rPr>
      </w:pPr>
      <w:r>
        <w:t>PageRank.</w:t>
      </w:r>
    </w:p>
    <w:p w14:paraId="777B190E" w14:textId="77777777" w:rsidR="00547375" w:rsidRDefault="00547375" w:rsidP="00547375">
      <w:pPr>
        <w:rPr>
          <w:sz w:val="20"/>
          <w:szCs w:val="20"/>
        </w:rPr>
      </w:pPr>
      <w:r>
        <w:t>Grupos y comunidades:</w:t>
      </w:r>
    </w:p>
    <w:p w14:paraId="487D1AA8" w14:textId="77777777" w:rsidR="00547375" w:rsidRPr="00547375" w:rsidRDefault="0016669C" w:rsidP="0001124E">
      <w:pPr>
        <w:pStyle w:val="Prrafodelista"/>
        <w:numPr>
          <w:ilvl w:val="0"/>
          <w:numId w:val="42"/>
        </w:numPr>
        <w:rPr>
          <w:sz w:val="20"/>
          <w:szCs w:val="20"/>
        </w:rPr>
      </w:pPr>
      <w:r>
        <w:t>Comunidades K-clique</w:t>
      </w:r>
      <w:r w:rsidR="00547375">
        <w:t>.</w:t>
      </w:r>
    </w:p>
    <w:p w14:paraId="02748084" w14:textId="77777777" w:rsidR="00547375" w:rsidRPr="00547375" w:rsidRDefault="0016669C" w:rsidP="0001124E">
      <w:pPr>
        <w:pStyle w:val="Prrafodelista"/>
        <w:numPr>
          <w:ilvl w:val="0"/>
          <w:numId w:val="42"/>
        </w:numPr>
        <w:rPr>
          <w:sz w:val="20"/>
          <w:szCs w:val="20"/>
        </w:rPr>
      </w:pPr>
      <w:r>
        <w:t>Comunidades Girvan-Newman</w:t>
      </w:r>
      <w:r w:rsidR="00547375">
        <w:t>.</w:t>
      </w:r>
    </w:p>
    <w:p w14:paraId="4A73077E" w14:textId="77777777" w:rsidR="00547375" w:rsidRPr="00547375" w:rsidRDefault="0016669C" w:rsidP="0001124E">
      <w:pPr>
        <w:pStyle w:val="Prrafodelista"/>
        <w:numPr>
          <w:ilvl w:val="0"/>
          <w:numId w:val="42"/>
        </w:numPr>
        <w:rPr>
          <w:sz w:val="20"/>
          <w:szCs w:val="20"/>
        </w:rPr>
      </w:pPr>
      <w:r>
        <w:t>Comunidades Clausset-Newman-Moore</w:t>
      </w:r>
      <w:r w:rsidR="00547375">
        <w:t>.</w:t>
      </w:r>
    </w:p>
    <w:p w14:paraId="39F347D0" w14:textId="77777777" w:rsidR="00547375" w:rsidRPr="00547375" w:rsidRDefault="0016669C" w:rsidP="0001124E">
      <w:pPr>
        <w:pStyle w:val="Prrafodelista"/>
        <w:numPr>
          <w:ilvl w:val="0"/>
          <w:numId w:val="42"/>
        </w:numPr>
        <w:rPr>
          <w:sz w:val="20"/>
          <w:szCs w:val="20"/>
        </w:rPr>
      </w:pPr>
      <w:r>
        <w:t>Comunidades Louvain</w:t>
      </w:r>
      <w:r w:rsidR="00547375">
        <w:t>.</w:t>
      </w:r>
    </w:p>
    <w:p w14:paraId="4516DBA4" w14:textId="77777777" w:rsidR="00547375" w:rsidRDefault="00547375" w:rsidP="00547375">
      <w:pPr>
        <w:rPr>
          <w:sz w:val="20"/>
          <w:szCs w:val="20"/>
        </w:rPr>
      </w:pPr>
      <w:r>
        <w:t>Detección de roles:</w:t>
      </w:r>
    </w:p>
    <w:p w14:paraId="18F4FDB2" w14:textId="77777777" w:rsidR="00547375" w:rsidRPr="00547375" w:rsidRDefault="00547375" w:rsidP="0001124E">
      <w:pPr>
        <w:pStyle w:val="Prrafodelista"/>
        <w:numPr>
          <w:ilvl w:val="0"/>
          <w:numId w:val="41"/>
        </w:numPr>
        <w:rPr>
          <w:sz w:val="20"/>
          <w:szCs w:val="20"/>
        </w:rPr>
      </w:pPr>
      <w:r>
        <w:t>Roles K-clique.</w:t>
      </w:r>
    </w:p>
    <w:p w14:paraId="09B54459" w14:textId="77777777" w:rsidR="00547375" w:rsidRPr="00547375" w:rsidRDefault="00547375" w:rsidP="0001124E">
      <w:pPr>
        <w:pStyle w:val="Prrafodelista"/>
        <w:numPr>
          <w:ilvl w:val="0"/>
          <w:numId w:val="41"/>
        </w:numPr>
        <w:rPr>
          <w:sz w:val="20"/>
          <w:szCs w:val="20"/>
        </w:rPr>
      </w:pPr>
      <w:r>
        <w:t>Roles Girvan-Newman.</w:t>
      </w:r>
    </w:p>
    <w:p w14:paraId="0A0BC408" w14:textId="77777777" w:rsidR="00547375" w:rsidRPr="00547375" w:rsidRDefault="00547375" w:rsidP="0001124E">
      <w:pPr>
        <w:pStyle w:val="Prrafodelista"/>
        <w:numPr>
          <w:ilvl w:val="0"/>
          <w:numId w:val="41"/>
        </w:numPr>
        <w:rPr>
          <w:sz w:val="20"/>
          <w:szCs w:val="20"/>
        </w:rPr>
      </w:pPr>
      <w:r>
        <w:t>Roles Clauset-Newman-Moore.</w:t>
      </w:r>
    </w:p>
    <w:p w14:paraId="006C1524" w14:textId="77777777" w:rsidR="00547375" w:rsidRPr="00547375" w:rsidRDefault="00547375" w:rsidP="0001124E">
      <w:pPr>
        <w:pStyle w:val="Prrafodelista"/>
        <w:numPr>
          <w:ilvl w:val="0"/>
          <w:numId w:val="41"/>
        </w:numPr>
        <w:rPr>
          <w:sz w:val="20"/>
          <w:szCs w:val="20"/>
        </w:rPr>
      </w:pPr>
      <w:r>
        <w:t>Roles Louvain.</w:t>
      </w:r>
    </w:p>
    <w:p w14:paraId="4D73BC53" w14:textId="77777777" w:rsidR="00547375" w:rsidRDefault="00895017" w:rsidP="00547375">
      <w:r>
        <w:rPr>
          <w:noProof/>
        </w:rPr>
        <mc:AlternateContent>
          <mc:Choice Requires="wps">
            <w:drawing>
              <wp:anchor distT="0" distB="0" distL="114300" distR="114300" simplePos="0" relativeHeight="251810816" behindDoc="1" locked="0" layoutInCell="1" allowOverlap="1" wp14:anchorId="3CD10B27" wp14:editId="3AA5A791">
                <wp:simplePos x="0" y="0"/>
                <wp:positionH relativeFrom="column">
                  <wp:posOffset>0</wp:posOffset>
                </wp:positionH>
                <wp:positionV relativeFrom="paragraph">
                  <wp:posOffset>3216275</wp:posOffset>
                </wp:positionV>
                <wp:extent cx="5400040" cy="635"/>
                <wp:effectExtent l="0" t="0" r="0" b="0"/>
                <wp:wrapTight wrapText="bothSides">
                  <wp:wrapPolygon edited="0">
                    <wp:start x="0" y="0"/>
                    <wp:lineTo x="0" y="21600"/>
                    <wp:lineTo x="21600" y="21600"/>
                    <wp:lineTo x="21600" y="0"/>
                  </wp:wrapPolygon>
                </wp:wrapTight>
                <wp:docPr id="85" name="Cuadro de texto 8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55FEA7" w14:textId="4520E54D" w:rsidR="0013615A" w:rsidRPr="00421D73" w:rsidRDefault="0013615A" w:rsidP="00895017">
                            <w:pPr>
                              <w:pStyle w:val="Descripcin"/>
                              <w:jc w:val="center"/>
                              <w:rPr>
                                <w:noProof/>
                                <w:sz w:val="20"/>
                                <w:szCs w:val="20"/>
                              </w:rPr>
                            </w:pPr>
                            <w:r>
                              <w:t xml:space="preserve">Ilustración </w:t>
                            </w:r>
                            <w:fldSimple w:instr=" SEQ Ilustración \* ARABIC ">
                              <w:r>
                                <w:rPr>
                                  <w:noProof/>
                                </w:rPr>
                                <w:t>72</w:t>
                              </w:r>
                            </w:fldSimple>
                            <w:r>
                              <w:t xml:space="preserve"> Extracción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10B27" id="Cuadro de texto 85" o:spid="_x0000_s1093" type="#_x0000_t202" style="position:absolute;left:0;text-align:left;margin-left:0;margin-top:253.25pt;width:425.2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0RPNwIAAG4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" stroked="f">
                <v:textbox style="mso-fit-shape-to-text:t" inset="0,0,0,0">
                  <w:txbxContent>
                    <w:p w14:paraId="0655FEA7" w14:textId="4520E54D" w:rsidR="0013615A" w:rsidRPr="00421D73" w:rsidRDefault="0013615A" w:rsidP="00895017">
                      <w:pPr>
                        <w:pStyle w:val="Descripcin"/>
                        <w:jc w:val="center"/>
                        <w:rPr>
                          <w:noProof/>
                          <w:sz w:val="20"/>
                          <w:szCs w:val="20"/>
                        </w:rPr>
                      </w:pPr>
                      <w:r>
                        <w:t xml:space="preserve">Ilustración </w:t>
                      </w:r>
                      <w:fldSimple w:instr=" SEQ Ilustración \* ARABIC ">
                        <w:r>
                          <w:rPr>
                            <w:noProof/>
                          </w:rPr>
                          <w:t>72</w:t>
                        </w:r>
                      </w:fldSimple>
                      <w:r>
                        <w:t xml:space="preserve"> Extracción de datos</w:t>
                      </w:r>
                    </w:p>
                  </w:txbxContent>
                </v:textbox>
                <w10:wrap type="tight"/>
              </v:shape>
            </w:pict>
          </mc:Fallback>
        </mc:AlternateContent>
      </w:r>
      <w:r w:rsidR="0016669C">
        <w:rPr>
          <w:noProof/>
          <w:sz w:val="20"/>
          <w:szCs w:val="20"/>
        </w:rPr>
        <w:drawing>
          <wp:anchor distT="0" distB="0" distL="114300" distR="114300" simplePos="0" relativeHeight="251764736" behindDoc="1" locked="0" layoutInCell="1" allowOverlap="1" wp14:anchorId="001A3BB3" wp14:editId="0970E339">
            <wp:simplePos x="0" y="0"/>
            <wp:positionH relativeFrom="margin">
              <wp:align>right</wp:align>
            </wp:positionH>
            <wp:positionV relativeFrom="paragraph">
              <wp:posOffset>581909</wp:posOffset>
            </wp:positionV>
            <wp:extent cx="5400040" cy="2577465"/>
            <wp:effectExtent l="0" t="0" r="0" b="0"/>
            <wp:wrapTight wrapText="bothSides">
              <wp:wrapPolygon edited="0">
                <wp:start x="0" y="0"/>
                <wp:lineTo x="0" y="21392"/>
                <wp:lineTo x="21488" y="21392"/>
                <wp:lineTo x="21488" y="0"/>
                <wp:lineTo x="0" y="0"/>
              </wp:wrapPolygon>
            </wp:wrapTight>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smetricas.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00040" cy="2577465"/>
                    </a:xfrm>
                    <a:prstGeom prst="rect">
                      <a:avLst/>
                    </a:prstGeom>
                  </pic:spPr>
                </pic:pic>
              </a:graphicData>
            </a:graphic>
          </wp:anchor>
        </w:drawing>
      </w:r>
      <w:r w:rsidR="00547375">
        <w:t>Una vez seleccionadas todas las opciones que el usuario quiera obtener, simplemente se debe presionar el botón de "Generar Informe" y se accederá a la última pantalla de la aplicación en la cual se podrá visualizar el informe final.</w:t>
      </w:r>
    </w:p>
    <w:p w14:paraId="6C0CA979" w14:textId="77777777" w:rsidR="0016669C" w:rsidRDefault="0016669C" w:rsidP="00547375">
      <w:pPr>
        <w:rPr>
          <w:sz w:val="20"/>
          <w:szCs w:val="20"/>
        </w:rPr>
      </w:pPr>
    </w:p>
    <w:p w14:paraId="3CCE6CC9" w14:textId="77777777" w:rsidR="00547375" w:rsidRDefault="0016669C" w:rsidP="0016669C">
      <w:pPr>
        <w:pStyle w:val="Ttulo3"/>
        <w:rPr>
          <w:lang w:eastAsia="es-ES"/>
        </w:rPr>
      </w:pPr>
      <w:r>
        <w:rPr>
          <w:lang w:eastAsia="es-ES"/>
        </w:rPr>
        <w:t>Visualización del informe</w:t>
      </w:r>
    </w:p>
    <w:p w14:paraId="56302F2A" w14:textId="49932DB5" w:rsidR="00693A99" w:rsidRDefault="0016669C" w:rsidP="00895017">
      <w:pPr>
        <w:rPr>
          <w:shd w:val="clear" w:color="auto" w:fill="FFFFFF"/>
        </w:rPr>
      </w:pPr>
      <w:r>
        <w:rPr>
          <w:shd w:val="clear" w:color="auto" w:fill="FFFFFF"/>
        </w:rPr>
        <w:t>En esta pantalla se puede visualizar el informe que se ha obtenido después de seleccionar las características deseadas en el apartado anterior. En este informe se van a mostrar además un menú en la parte izquierda con todas las opciones que ha seleccionado el usuario con el fin de que se pueda navegar a través del informe de una forma mucho más sencilla.</w:t>
      </w:r>
      <w:r>
        <w:br/>
      </w:r>
      <w:r>
        <w:rPr>
          <w:shd w:val="clear" w:color="auto" w:fill="FFFFFF"/>
        </w:rPr>
        <w:t xml:space="preserve">Para una mejor visualización de las imágenes el usuario debe pasar el ratón por encima de la </w:t>
      </w:r>
      <w:r>
        <w:rPr>
          <w:shd w:val="clear" w:color="auto" w:fill="FFFFFF"/>
        </w:rPr>
        <w:lastRenderedPageBreak/>
        <w:t xml:space="preserve">imagen y esta imagen será ampliada automáticamente. En cuanto el usuario quite el ratón de </w:t>
      </w:r>
      <w:r w:rsidR="00895017">
        <w:rPr>
          <w:noProof/>
        </w:rPr>
        <mc:AlternateContent>
          <mc:Choice Requires="wps">
            <w:drawing>
              <wp:anchor distT="0" distB="0" distL="114300" distR="114300" simplePos="0" relativeHeight="251812864" behindDoc="1" locked="0" layoutInCell="1" allowOverlap="1" wp14:anchorId="4AC9C717" wp14:editId="39E7AD37">
                <wp:simplePos x="0" y="0"/>
                <wp:positionH relativeFrom="margin">
                  <wp:align>right</wp:align>
                </wp:positionH>
                <wp:positionV relativeFrom="paragraph">
                  <wp:posOffset>3282978</wp:posOffset>
                </wp:positionV>
                <wp:extent cx="5400040" cy="635"/>
                <wp:effectExtent l="0" t="0" r="0" b="8255"/>
                <wp:wrapTight wrapText="bothSides">
                  <wp:wrapPolygon edited="0">
                    <wp:start x="0" y="0"/>
                    <wp:lineTo x="0" y="20698"/>
                    <wp:lineTo x="21488" y="20698"/>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3F5F30" w14:textId="2F4A4D6F" w:rsidR="0013615A" w:rsidRPr="005F2AB2" w:rsidRDefault="0013615A" w:rsidP="00895017">
                            <w:pPr>
                              <w:pStyle w:val="Descripcin"/>
                              <w:jc w:val="center"/>
                              <w:rPr>
                                <w:shd w:val="clear" w:color="auto" w:fill="FFFFFF"/>
                              </w:rPr>
                            </w:pPr>
                            <w:r>
                              <w:t xml:space="preserve">Ilustración </w:t>
                            </w:r>
                            <w:fldSimple w:instr=" SEQ Ilustración \* ARABIC ">
                              <w:r>
                                <w:rPr>
                                  <w:noProof/>
                                </w:rPr>
                                <w:t>73</w:t>
                              </w:r>
                            </w:fldSimple>
                            <w:r>
                              <w:t xml:space="preserve"> Informe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9C717" id="Cuadro de texto 86" o:spid="_x0000_s1094" type="#_x0000_t202" style="position:absolute;left:0;text-align:left;margin-left:374pt;margin-top:258.5pt;width:425.2pt;height:.05pt;z-index:-251503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" stroked="f">
                <v:textbox style="mso-fit-shape-to-text:t" inset="0,0,0,0">
                  <w:txbxContent>
                    <w:p w14:paraId="093F5F30" w14:textId="2F4A4D6F" w:rsidR="0013615A" w:rsidRPr="005F2AB2" w:rsidRDefault="0013615A" w:rsidP="00895017">
                      <w:pPr>
                        <w:pStyle w:val="Descripcin"/>
                        <w:jc w:val="center"/>
                        <w:rPr>
                          <w:shd w:val="clear" w:color="auto" w:fill="FFFFFF"/>
                        </w:rPr>
                      </w:pPr>
                      <w:r>
                        <w:t xml:space="preserve">Ilustración </w:t>
                      </w:r>
                      <w:fldSimple w:instr=" SEQ Ilustración \* ARABIC ">
                        <w:r>
                          <w:rPr>
                            <w:noProof/>
                          </w:rPr>
                          <w:t>73</w:t>
                        </w:r>
                      </w:fldSimple>
                      <w:r>
                        <w:t xml:space="preserve"> Informe</w:t>
                      </w:r>
                    </w:p>
                  </w:txbxContent>
                </v:textbox>
                <w10:wrap type="tight" anchorx="margin"/>
              </v:shape>
            </w:pict>
          </mc:Fallback>
        </mc:AlternateContent>
      </w:r>
      <w:r w:rsidR="00895017">
        <w:rPr>
          <w:noProof/>
        </w:rPr>
        <w:drawing>
          <wp:anchor distT="0" distB="0" distL="114300" distR="114300" simplePos="0" relativeHeight="251765760" behindDoc="1" locked="0" layoutInCell="1" allowOverlap="1" wp14:anchorId="07ECE8CE" wp14:editId="26ABE7CD">
            <wp:simplePos x="0" y="0"/>
            <wp:positionH relativeFrom="margin">
              <wp:align>right</wp:align>
            </wp:positionH>
            <wp:positionV relativeFrom="paragraph">
              <wp:posOffset>530804</wp:posOffset>
            </wp:positionV>
            <wp:extent cx="5400040" cy="2647315"/>
            <wp:effectExtent l="0" t="0" r="0" b="635"/>
            <wp:wrapTight wrapText="bothSides">
              <wp:wrapPolygon edited="0">
                <wp:start x="0" y="0"/>
                <wp:lineTo x="0" y="21450"/>
                <wp:lineTo x="21488" y="21450"/>
                <wp:lineTo x="21488" y="0"/>
                <wp:lineTo x="0" y="0"/>
              </wp:wrapPolygon>
            </wp:wrapTight>
            <wp:docPr id="62" name="Imagen 6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isinforme.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shd w:val="clear" w:color="auto" w:fill="FFFFFF"/>
        </w:rPr>
        <w:t>encima de la imagen, la imagen volverá a su tamaño original.</w:t>
      </w:r>
    </w:p>
    <w:p w14:paraId="2E4D6387" w14:textId="77777777" w:rsidR="00693A99" w:rsidRDefault="00693A99">
      <w:pPr>
        <w:ind w:firstLine="0"/>
        <w:jc w:val="left"/>
        <w:rPr>
          <w:shd w:val="clear" w:color="auto" w:fill="FFFFFF"/>
        </w:rPr>
      </w:pPr>
      <w:r>
        <w:rPr>
          <w:shd w:val="clear" w:color="auto" w:fill="FFFFFF"/>
        </w:rPr>
        <w:br w:type="page"/>
      </w:r>
    </w:p>
    <w:p w14:paraId="30F53230" w14:textId="688FECAB" w:rsidR="00D95324" w:rsidRDefault="00693A99" w:rsidP="00693A99">
      <w:pPr>
        <w:pStyle w:val="Ttulo1"/>
        <w:rPr>
          <w:lang w:eastAsia="es-ES"/>
        </w:rPr>
      </w:pPr>
      <w:r>
        <w:rPr>
          <w:lang w:eastAsia="es-ES"/>
        </w:rPr>
        <w:lastRenderedPageBreak/>
        <w:t>Bibliografía</w:t>
      </w:r>
    </w:p>
    <w:p w14:paraId="484D6DFE" w14:textId="77777777" w:rsidR="00693A99" w:rsidRPr="00693A99" w:rsidRDefault="00693A99" w:rsidP="00693A99">
      <w:pPr>
        <w:pStyle w:val="Bibliografa"/>
        <w:rPr>
          <w:rFonts w:cs="Liberation Serif"/>
        </w:rPr>
      </w:pPr>
      <w:r>
        <w:rPr>
          <w:lang w:eastAsia="es-ES"/>
        </w:rPr>
        <w:fldChar w:fldCharType="begin"/>
      </w:r>
      <w:r>
        <w:rPr>
          <w:lang w:eastAsia="es-ES"/>
        </w:rPr>
        <w:instrText xml:space="preserve"> ADDIN ZOTERO_BIBL {"uncited":[],"omitted":[],"custom":[]} CSL_BIBLIOGRAPHY </w:instrText>
      </w:r>
      <w:r>
        <w:rPr>
          <w:lang w:eastAsia="es-ES"/>
        </w:rPr>
        <w:fldChar w:fldCharType="separate"/>
      </w:r>
      <w:r w:rsidRPr="00693A99">
        <w:rPr>
          <w:rFonts w:cs="Liberation Serif"/>
        </w:rPr>
        <w:t xml:space="preserve">1. </w:t>
      </w:r>
      <w:r w:rsidRPr="00693A99">
        <w:rPr>
          <w:rFonts w:cs="Liberation Serif"/>
        </w:rPr>
        <w:tab/>
        <w:t>Seguridad Social: Cotización / Recaudación de Trabajadores [Internet]. [citado 5 de febrero de 2020]. Disponible en: http://www.seg-social.es/wps/portal/wss/internet/Trabajadores/CotizacionRecaudacionTrabajadores/36537?changeLanguage=es</w:t>
      </w:r>
    </w:p>
    <w:p w14:paraId="5D817553" w14:textId="77777777" w:rsidR="00693A99" w:rsidRPr="00693A99" w:rsidRDefault="00693A99" w:rsidP="00693A99">
      <w:pPr>
        <w:pStyle w:val="Bibliografa"/>
        <w:rPr>
          <w:rFonts w:cs="Liberation Serif"/>
        </w:rPr>
      </w:pPr>
      <w:r w:rsidRPr="00693A99">
        <w:rPr>
          <w:rFonts w:cs="Liberation Serif"/>
        </w:rPr>
        <w:t xml:space="preserve">2. </w:t>
      </w:r>
      <w:r w:rsidRPr="00693A99">
        <w:rPr>
          <w:rFonts w:cs="Liberation Serif"/>
        </w:rPr>
        <w:tab/>
        <w:t>Modelo–vista–presentador. En: Wikipedia, la enciclopedia libre [Internet]. 2019 [citado 4 de febrero de 2020]. Disponible en: https://es.wikipedia.org/w/index.php?title=Modelo%E2%80%93vista%E2%80%93presentador&amp;oldid=119127836</w:t>
      </w:r>
    </w:p>
    <w:p w14:paraId="4A7ED901" w14:textId="77777777" w:rsidR="00693A99" w:rsidRPr="00693A99" w:rsidRDefault="00693A99" w:rsidP="00693A99">
      <w:pPr>
        <w:pStyle w:val="Bibliografa"/>
        <w:rPr>
          <w:rFonts w:cs="Liberation Serif"/>
        </w:rPr>
      </w:pPr>
      <w:r w:rsidRPr="00693A99">
        <w:rPr>
          <w:rFonts w:cs="Liberation Serif"/>
        </w:rPr>
        <w:t xml:space="preserve">3. </w:t>
      </w:r>
      <w:r w:rsidRPr="00693A99">
        <w:rPr>
          <w:rFonts w:cs="Liberation Serif"/>
        </w:rPr>
        <w:tab/>
        <w:t xml:space="preserve">Torvik V, Agarwal S. Ethnea --an instance-based ethnicity classifier based on geo-coded author names in a large-scale bibliographic database. En 2016. </w:t>
      </w:r>
    </w:p>
    <w:p w14:paraId="7F57CBC2" w14:textId="77777777" w:rsidR="00693A99" w:rsidRPr="00693A99" w:rsidRDefault="00693A99" w:rsidP="00693A99">
      <w:pPr>
        <w:pStyle w:val="Bibliografa"/>
        <w:rPr>
          <w:rFonts w:cs="Liberation Serif"/>
        </w:rPr>
      </w:pPr>
      <w:r w:rsidRPr="00693A99">
        <w:rPr>
          <w:rFonts w:cs="Liberation Serif"/>
        </w:rPr>
        <w:t xml:space="preserve">4. </w:t>
      </w:r>
      <w:r w:rsidRPr="00693A99">
        <w:rPr>
          <w:rFonts w:cs="Liberation Serif"/>
        </w:rPr>
        <w:tab/>
        <w:t>Aslak U. ulfaslak/network_styling_with_d3 [Internet]. 2020 [citado 28 de enero de 2020]. Disponible en: https://github.com/ulfaslak/network_styling_with_d3</w:t>
      </w:r>
    </w:p>
    <w:p w14:paraId="6630CDDB" w14:textId="77777777" w:rsidR="00693A99" w:rsidRPr="00693A99" w:rsidRDefault="00693A99" w:rsidP="00693A99">
      <w:pPr>
        <w:pStyle w:val="Bibliografa"/>
        <w:rPr>
          <w:rFonts w:cs="Liberation Serif"/>
        </w:rPr>
      </w:pPr>
      <w:r w:rsidRPr="00693A99">
        <w:rPr>
          <w:rFonts w:cs="Liberation Serif"/>
        </w:rPr>
        <w:t xml:space="preserve">5. </w:t>
      </w:r>
      <w:r w:rsidRPr="00693A99">
        <w:rPr>
          <w:rFonts w:cs="Liberation Serif"/>
        </w:rPr>
        <w:tab/>
        <w:t>Crea y comparte diseños, maquetas y prototipos rápidamente | Adobe XD [Internet]. [citado 5 de febrero de 2020]. Disponible en: https://www.adobe.com/es/products/xd/details.html</w:t>
      </w:r>
    </w:p>
    <w:p w14:paraId="7956387A" w14:textId="77777777" w:rsidR="00693A99" w:rsidRPr="00693A99" w:rsidRDefault="00693A99" w:rsidP="00693A99">
      <w:pPr>
        <w:pStyle w:val="Bibliografa"/>
        <w:rPr>
          <w:rFonts w:cs="Liberation Serif"/>
        </w:rPr>
      </w:pPr>
      <w:r w:rsidRPr="00693A99">
        <w:rPr>
          <w:rFonts w:cs="Liberation Serif"/>
        </w:rPr>
        <w:t xml:space="preserve">6. </w:t>
      </w:r>
      <w:r w:rsidRPr="00693A99">
        <w:rPr>
          <w:rFonts w:cs="Liberation Serif"/>
        </w:rPr>
        <w:tab/>
        <w:t>Cómo instalar y utilizar Composer en Ubuntu 18.04 [Internet]. DigitalOcean. [citado 3 de febrero de 2020]. Disponible en: https://www.digitalocean.com/community/tutorials/como-instalar-y-utilizar-composer-en-ubuntu-18-04-es</w:t>
      </w:r>
    </w:p>
    <w:p w14:paraId="74773A14" w14:textId="5EB62AC6" w:rsidR="00693A99" w:rsidRPr="00693A99" w:rsidRDefault="00693A99" w:rsidP="00693A99">
      <w:pPr>
        <w:rPr>
          <w:lang w:eastAsia="es-ES"/>
        </w:rPr>
      </w:pPr>
      <w:r>
        <w:rPr>
          <w:lang w:eastAsia="es-ES"/>
        </w:rPr>
        <w:fldChar w:fldCharType="end"/>
      </w:r>
    </w:p>
    <w:sectPr w:rsidR="00693A99" w:rsidRPr="00693A99" w:rsidSect="00217FC8">
      <w:pgSz w:w="11906" w:h="16838"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osema Galán" w:date="2020-02-04T09:34:00Z" w:initials="JG">
    <w:p w14:paraId="685E6F99" w14:textId="77777777" w:rsidR="0013615A" w:rsidRDefault="0013615A">
      <w:pPr>
        <w:pStyle w:val="Textocomentario"/>
      </w:pPr>
      <w:r>
        <w:rPr>
          <w:rStyle w:val="Refdecomentario"/>
        </w:rPr>
        <w:annotationRef/>
      </w:r>
      <w:r>
        <w:t>Cumplimos lo que pide de que si utilizas Json tardes al menos un segundo entre peticiones?</w:t>
      </w:r>
    </w:p>
    <w:p w14:paraId="09EC2883" w14:textId="77777777" w:rsidR="0013615A" w:rsidRDefault="0013615A">
      <w:pPr>
        <w:pStyle w:val="Textocomentario"/>
      </w:pPr>
    </w:p>
    <w:p w14:paraId="43DADA98" w14:textId="77777777" w:rsidR="0013615A" w:rsidRDefault="0013615A">
      <w:pPr>
        <w:pStyle w:val="Textocomentario"/>
      </w:pPr>
      <w:r>
        <w:t>Deberiamos escribirle al hombre este. En cuanto me confirmes que lo hacemos bien, le escribo</w:t>
      </w:r>
    </w:p>
  </w:comment>
  <w:comment w:id="6" w:author="Jorge Navarro González" w:date="2020-02-05T17:06:00Z" w:initials="JNG">
    <w:p w14:paraId="3342B827" w14:textId="19FB8534" w:rsidR="00D820EB" w:rsidRDefault="00D820EB">
      <w:pPr>
        <w:pStyle w:val="Textocomentario"/>
      </w:pPr>
      <w:r>
        <w:rPr>
          <w:rStyle w:val="Refdecomentario"/>
        </w:rPr>
        <w:annotationRef/>
      </w:r>
      <w:r>
        <w:t>Respecto a esto, tampoco se qué licencia exactamente posee Ethnea y Genni.</w:t>
      </w:r>
    </w:p>
  </w:comment>
  <w:comment w:id="7" w:author="Jorge Navarro González" w:date="2020-02-05T17:04:00Z" w:initials="JNG">
    <w:p w14:paraId="2009C36E" w14:textId="319B1E1D" w:rsidR="0013615A" w:rsidRDefault="0013615A">
      <w:pPr>
        <w:pStyle w:val="Textocomentario"/>
      </w:pPr>
      <w:r>
        <w:rPr>
          <w:rStyle w:val="Refdecomentario"/>
        </w:rPr>
        <w:annotationRef/>
      </w:r>
    </w:p>
  </w:comment>
  <w:comment w:id="8" w:author="Jorge Navarro González" w:date="2020-02-05T17:04:00Z" w:initials="JNG">
    <w:p w14:paraId="42338129" w14:textId="39A04DD9" w:rsidR="0013615A" w:rsidRDefault="0013615A">
      <w:pPr>
        <w:pStyle w:val="Textocomentario"/>
      </w:pPr>
      <w:r>
        <w:rPr>
          <w:rStyle w:val="Refdecomentario"/>
        </w:rPr>
        <w:annotationRef/>
      </w:r>
      <w:r>
        <w:t>En esta función que usamos para calcular Louvain, pone esto en cuanto a la licencia, pero no especifica que tipo de licencia es:</w:t>
      </w:r>
    </w:p>
    <w:p w14:paraId="6603BBD7" w14:textId="5E881768" w:rsidR="0013615A" w:rsidRDefault="0013615A">
      <w:pPr>
        <w:pStyle w:val="Textocomentario"/>
      </w:pPr>
      <w:r>
        <w:rPr>
          <w:rFonts w:ascii="Arial" w:hAnsi="Arial" w:cs="Arial"/>
          <w:color w:val="404040"/>
          <w:shd w:val="clear" w:color="auto" w:fill="FCFCFC"/>
        </w:rPr>
        <w:t>Copyright (c) 2009, Thomas Aynaud &lt;</w:t>
      </w:r>
      <w:hyperlink r:id="rId1" w:history="1">
        <w:r>
          <w:rPr>
            <w:rStyle w:val="Hipervnculo"/>
            <w:rFonts w:ascii="Arial" w:hAnsi="Arial" w:cs="Arial"/>
            <w:color w:val="9B59B6"/>
            <w:shd w:val="clear" w:color="auto" w:fill="FCFCFC"/>
          </w:rPr>
          <w:t>thomas.aynaud@lip6.fr</w:t>
        </w:r>
      </w:hyperlink>
      <w:r>
        <w:rPr>
          <w:rFonts w:ascii="Arial" w:hAnsi="Arial" w:cs="Arial"/>
          <w:color w:val="404040"/>
          <w:shd w:val="clear" w:color="auto" w:fill="FCFCFC"/>
        </w:rPr>
        <w:t>&gt;</w:t>
      </w:r>
      <w:r>
        <w:rPr>
          <w:rFonts w:ascii="Arial" w:hAnsi="Arial" w:cs="Arial"/>
          <w:color w:val="404040"/>
        </w:rPr>
        <w:br/>
      </w:r>
      <w:r>
        <w:rPr>
          <w:rFonts w:ascii="Arial" w:hAnsi="Arial" w:cs="Arial"/>
          <w:color w:val="404040"/>
          <w:shd w:val="clear" w:color="auto" w:fill="FCFCFC"/>
        </w:rPr>
        <w:t>All rights reserved.</w:t>
      </w:r>
      <w:r>
        <w:rPr>
          <w:rFonts w:ascii="Arial" w:hAnsi="Arial" w:cs="Arial"/>
          <w:color w:val="404040"/>
        </w:rPr>
        <w:br/>
      </w:r>
      <w:r>
        <w:rPr>
          <w:rFonts w:ascii="Arial" w:hAnsi="Arial" w:cs="Arial"/>
          <w:color w:val="404040"/>
        </w:rPr>
        <w:br/>
      </w:r>
      <w:r>
        <w:rPr>
          <w:rFonts w:ascii="Arial" w:hAnsi="Arial" w:cs="Arial"/>
          <w:color w:val="404040"/>
          <w:shd w:val="clear" w:color="auto" w:fill="FCFCFC"/>
        </w:rPr>
        <w:t>Redistribution and use in source and binary forms, with or without modification, are permitted provided that the following conditions are met:</w:t>
      </w:r>
      <w:r>
        <w:rPr>
          <w:rFonts w:ascii="Arial" w:hAnsi="Arial" w:cs="Arial"/>
          <w:color w:val="404040"/>
        </w:rPr>
        <w:br/>
      </w:r>
      <w:r>
        <w:rPr>
          <w:rFonts w:ascii="Arial" w:hAnsi="Arial" w:cs="Arial"/>
          <w:color w:val="404040"/>
        </w:rPr>
        <w:br/>
      </w:r>
      <w:r>
        <w:rPr>
          <w:rFonts w:ascii="Arial" w:hAnsi="Arial" w:cs="Arial"/>
          <w:color w:val="404040"/>
          <w:shd w:val="clear" w:color="auto" w:fill="FCFCFC"/>
        </w:rPr>
        <w:t>* Redistributions of source code must retain the above copyright notice, this list of conditions and the following disclaimer.</w:t>
      </w:r>
      <w:r>
        <w:rPr>
          <w:rFonts w:ascii="Arial" w:hAnsi="Arial" w:cs="Arial"/>
          <w:color w:val="404040"/>
        </w:rPr>
        <w:br/>
      </w:r>
      <w:r>
        <w:rPr>
          <w:rFonts w:ascii="Arial" w:hAnsi="Arial" w:cs="Arial"/>
          <w:color w:val="404040"/>
        </w:rPr>
        <w:br/>
      </w:r>
      <w:r>
        <w:rPr>
          <w:rFonts w:ascii="Arial" w:hAnsi="Arial" w:cs="Arial"/>
          <w:color w:val="404040"/>
          <w:shd w:val="clear" w:color="auto" w:fill="FCFCFC"/>
        </w:rPr>
        <w:t>* Redistributions in binary form must reproduce the above copyright notice, this list of conditions and the following disclaimer in the documentation and/or other materials provided with the distribution.</w:t>
      </w:r>
      <w:r>
        <w:rPr>
          <w:rFonts w:ascii="Arial" w:hAnsi="Arial" w:cs="Arial"/>
          <w:color w:val="404040"/>
        </w:rPr>
        <w:br/>
      </w:r>
      <w:r>
        <w:rPr>
          <w:rFonts w:ascii="Arial" w:hAnsi="Arial" w:cs="Arial"/>
          <w:color w:val="404040"/>
        </w:rPr>
        <w:br/>
      </w:r>
      <w:r>
        <w:rPr>
          <w:rFonts w:ascii="Arial" w:hAnsi="Arial" w:cs="Arial"/>
          <w:color w:val="404040"/>
          <w:shd w:val="clear" w:color="auto" w:fill="FCFCFC"/>
        </w:rPr>
        <w:t>* Neither the name of the python-louvain Developers nor the names of its contributors may be used to endorse or promote products derived from this software without specific prior written permission.</w:t>
      </w:r>
      <w:r>
        <w:rPr>
          <w:rFonts w:ascii="Arial" w:hAnsi="Arial" w:cs="Arial"/>
          <w:color w:val="404040"/>
        </w:rPr>
        <w:br/>
      </w:r>
      <w:r>
        <w:rPr>
          <w:rFonts w:ascii="Arial" w:hAnsi="Arial" w:cs="Arial"/>
          <w:color w:val="404040"/>
        </w:rPr>
        <w:br/>
      </w:r>
      <w:r>
        <w:rPr>
          <w:rFonts w:ascii="Arial" w:hAnsi="Arial" w:cs="Arial"/>
          <w:color w:val="404040"/>
        </w:rPr>
        <w:br/>
      </w:r>
      <w:r>
        <w:rPr>
          <w:rFonts w:ascii="Arial" w:hAnsi="Arial" w:cs="Arial"/>
          <w:color w:val="404040"/>
          <w:shd w:val="clear" w:color="auto" w:fill="FCFCFC"/>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DADA98" w15:done="0"/>
  <w15:commentEx w15:paraId="3342B827" w15:paraIdParent="43DADA98" w15:done="0"/>
  <w15:commentEx w15:paraId="2009C36E" w15:done="1"/>
  <w15:commentEx w15:paraId="6603BB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DADA98" w16cid:durableId="21E3B937"/>
  <w16cid:commentId w16cid:paraId="3342B827" w16cid:durableId="21E57484"/>
  <w16cid:commentId w16cid:paraId="2009C36E" w16cid:durableId="21E57420"/>
  <w16cid:commentId w16cid:paraId="6603BBD7" w16cid:durableId="21E574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7D276" w14:textId="77777777" w:rsidR="006B12D5" w:rsidRDefault="006B12D5" w:rsidP="0010409E">
      <w:pPr>
        <w:spacing w:after="0" w:line="240" w:lineRule="auto"/>
      </w:pPr>
      <w:r>
        <w:separator/>
      </w:r>
    </w:p>
  </w:endnote>
  <w:endnote w:type="continuationSeparator" w:id="0">
    <w:p w14:paraId="469A323E" w14:textId="77777777" w:rsidR="006B12D5" w:rsidRDefault="006B12D5" w:rsidP="0010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70627" w14:textId="77777777" w:rsidR="006B12D5" w:rsidRDefault="006B12D5" w:rsidP="0010409E">
      <w:pPr>
        <w:spacing w:after="0" w:line="240" w:lineRule="auto"/>
      </w:pPr>
      <w:r>
        <w:separator/>
      </w:r>
    </w:p>
  </w:footnote>
  <w:footnote w:type="continuationSeparator" w:id="0">
    <w:p w14:paraId="1BFAE2DF" w14:textId="77777777" w:rsidR="006B12D5" w:rsidRDefault="006B12D5" w:rsidP="00104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891010"/>
      <w:docPartObj>
        <w:docPartGallery w:val="Page Numbers (Top of Page)"/>
        <w:docPartUnique/>
      </w:docPartObj>
    </w:sdtPr>
    <w:sdtEndPr/>
    <w:sdtContent>
      <w:p w14:paraId="53597820" w14:textId="70B0DD81" w:rsidR="0013615A" w:rsidRDefault="00274C6D">
        <w:pPr>
          <w:pStyle w:val="Encabezado"/>
          <w:jc w:val="right"/>
        </w:pPr>
        <w:fldSimple w:instr=" STYLEREF  &quot;Título 1&quot;  \* MERGEFORMAT ">
          <w:r w:rsidR="00AE311F">
            <w:rPr>
              <w:noProof/>
            </w:rPr>
            <w:t>Apéndice D. Documentación técnica de programación</w:t>
          </w:r>
        </w:fldSimple>
        <w:r w:rsidR="0013615A">
          <w:tab/>
        </w:r>
        <w:r w:rsidR="0013615A">
          <w:tab/>
        </w:r>
        <w:r w:rsidR="0013615A">
          <w:tab/>
        </w:r>
        <w:r w:rsidR="0013615A">
          <w:fldChar w:fldCharType="begin"/>
        </w:r>
        <w:r w:rsidR="0013615A">
          <w:instrText>PAGE   \* MERGEFORMAT</w:instrText>
        </w:r>
        <w:r w:rsidR="0013615A">
          <w:fldChar w:fldCharType="separate"/>
        </w:r>
        <w:r w:rsidR="0013615A">
          <w:t>2</w:t>
        </w:r>
        <w:r w:rsidR="0013615A">
          <w:fldChar w:fldCharType="end"/>
        </w:r>
      </w:p>
    </w:sdtContent>
  </w:sdt>
  <w:p w14:paraId="2A6240FD" w14:textId="77777777" w:rsidR="0013615A" w:rsidRDefault="0013615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801819"/>
      <w:docPartObj>
        <w:docPartGallery w:val="Page Numbers (Top of Page)"/>
        <w:docPartUnique/>
      </w:docPartObj>
    </w:sdtPr>
    <w:sdtEndPr/>
    <w:sdtContent>
      <w:p w14:paraId="120E1B2C" w14:textId="505DD77B" w:rsidR="0013615A" w:rsidRDefault="00274C6D">
        <w:pPr>
          <w:pStyle w:val="Encabezado"/>
          <w:jc w:val="right"/>
        </w:pPr>
        <w:r>
          <w:fldChar w:fldCharType="begin"/>
        </w:r>
        <w:r>
          <w:instrText xml:space="preserve"> STYLEREF  "Título 1"  \* MERGEFORMAT </w:instrText>
        </w:r>
        <w:r>
          <w:rPr>
            <w:noProof/>
          </w:rPr>
          <w:fldChar w:fldCharType="end"/>
        </w:r>
        <w:r w:rsidR="0013615A">
          <w:tab/>
        </w:r>
        <w:r w:rsidR="0013615A">
          <w:tab/>
        </w:r>
        <w:r w:rsidR="0013615A">
          <w:tab/>
        </w:r>
        <w:r w:rsidR="0013615A">
          <w:fldChar w:fldCharType="begin"/>
        </w:r>
        <w:r w:rsidR="0013615A">
          <w:instrText>PAGE   \* MERGEFORMAT</w:instrText>
        </w:r>
        <w:r w:rsidR="0013615A">
          <w:fldChar w:fldCharType="separate"/>
        </w:r>
        <w:r w:rsidR="0013615A">
          <w:t>2</w:t>
        </w:r>
        <w:r w:rsidR="0013615A">
          <w:fldChar w:fldCharType="end"/>
        </w:r>
      </w:p>
    </w:sdtContent>
  </w:sdt>
  <w:p w14:paraId="42352074" w14:textId="77777777" w:rsidR="0013615A" w:rsidRDefault="001361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1AF2"/>
    <w:multiLevelType w:val="hybridMultilevel"/>
    <w:tmpl w:val="1702ED3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A2487A"/>
    <w:multiLevelType w:val="hybridMultilevel"/>
    <w:tmpl w:val="671C03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92B7007"/>
    <w:multiLevelType w:val="hybridMultilevel"/>
    <w:tmpl w:val="FC24BA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C0373E5"/>
    <w:multiLevelType w:val="hybridMultilevel"/>
    <w:tmpl w:val="930255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DBB684B"/>
    <w:multiLevelType w:val="hybridMultilevel"/>
    <w:tmpl w:val="BAB2D82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FA25A0B"/>
    <w:multiLevelType w:val="hybridMultilevel"/>
    <w:tmpl w:val="20721CA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002445E"/>
    <w:multiLevelType w:val="hybridMultilevel"/>
    <w:tmpl w:val="016009FC"/>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2C7A90"/>
    <w:multiLevelType w:val="hybridMultilevel"/>
    <w:tmpl w:val="8946CD1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3491636"/>
    <w:multiLevelType w:val="hybridMultilevel"/>
    <w:tmpl w:val="773A666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927649"/>
    <w:multiLevelType w:val="hybridMultilevel"/>
    <w:tmpl w:val="4AAAC26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5244D05"/>
    <w:multiLevelType w:val="hybridMultilevel"/>
    <w:tmpl w:val="FE9C6C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7258C0"/>
    <w:multiLevelType w:val="hybridMultilevel"/>
    <w:tmpl w:val="1FA44896"/>
    <w:lvl w:ilvl="0" w:tplc="388A6628">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9A2227A"/>
    <w:multiLevelType w:val="hybridMultilevel"/>
    <w:tmpl w:val="B9BE41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A7D5F3C"/>
    <w:multiLevelType w:val="hybridMultilevel"/>
    <w:tmpl w:val="A162BD6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4" w15:restartNumberingAfterBreak="0">
    <w:nsid w:val="1B1C4761"/>
    <w:multiLevelType w:val="hybridMultilevel"/>
    <w:tmpl w:val="54A6F36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2CC2179"/>
    <w:multiLevelType w:val="hybridMultilevel"/>
    <w:tmpl w:val="B21EAE8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511274E"/>
    <w:multiLevelType w:val="hybridMultilevel"/>
    <w:tmpl w:val="48C03F80"/>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69D080B"/>
    <w:multiLevelType w:val="hybridMultilevel"/>
    <w:tmpl w:val="03D8D0D8"/>
    <w:lvl w:ilvl="0" w:tplc="B1383852">
      <w:start w:val="1"/>
      <w:numFmt w:val="decimal"/>
      <w:lvlText w:val="2.%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7B17B04"/>
    <w:multiLevelType w:val="hybridMultilevel"/>
    <w:tmpl w:val="115C3BE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9" w15:restartNumberingAfterBreak="0">
    <w:nsid w:val="28CE25C6"/>
    <w:multiLevelType w:val="hybridMultilevel"/>
    <w:tmpl w:val="89F269E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906116A"/>
    <w:multiLevelType w:val="hybridMultilevel"/>
    <w:tmpl w:val="94C0FD7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A7616"/>
    <w:multiLevelType w:val="hybridMultilevel"/>
    <w:tmpl w:val="12DC0A5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0D6414E"/>
    <w:multiLevelType w:val="hybridMultilevel"/>
    <w:tmpl w:val="133404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55C4F65"/>
    <w:multiLevelType w:val="hybridMultilevel"/>
    <w:tmpl w:val="333E1C1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6483067"/>
    <w:multiLevelType w:val="hybridMultilevel"/>
    <w:tmpl w:val="56D0E45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8D8702B"/>
    <w:multiLevelType w:val="hybridMultilevel"/>
    <w:tmpl w:val="F9F49D9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AE94F72"/>
    <w:multiLevelType w:val="hybridMultilevel"/>
    <w:tmpl w:val="103088D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EED393E"/>
    <w:multiLevelType w:val="hybridMultilevel"/>
    <w:tmpl w:val="9A46010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2493C1B"/>
    <w:multiLevelType w:val="hybridMultilevel"/>
    <w:tmpl w:val="E8F45BC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66A1900"/>
    <w:multiLevelType w:val="hybridMultilevel"/>
    <w:tmpl w:val="972E2566"/>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0" w15:restartNumberingAfterBreak="0">
    <w:nsid w:val="46766389"/>
    <w:multiLevelType w:val="hybridMultilevel"/>
    <w:tmpl w:val="A8240E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68767DC"/>
    <w:multiLevelType w:val="hybridMultilevel"/>
    <w:tmpl w:val="8690BDF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8482DDA"/>
    <w:multiLevelType w:val="hybridMultilevel"/>
    <w:tmpl w:val="821E24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85C3A78"/>
    <w:multiLevelType w:val="hybridMultilevel"/>
    <w:tmpl w:val="765ABBB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9D95F67"/>
    <w:multiLevelType w:val="hybridMultilevel"/>
    <w:tmpl w:val="74F6914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C6B79C4"/>
    <w:multiLevelType w:val="hybridMultilevel"/>
    <w:tmpl w:val="3676B0A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FD277ED"/>
    <w:multiLevelType w:val="hybridMultilevel"/>
    <w:tmpl w:val="6B7E1CDE"/>
    <w:lvl w:ilvl="0" w:tplc="A8C40A76">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7973C9"/>
    <w:multiLevelType w:val="hybridMultilevel"/>
    <w:tmpl w:val="82C2EC8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572854FC"/>
    <w:multiLevelType w:val="hybridMultilevel"/>
    <w:tmpl w:val="07524AE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572C72D9"/>
    <w:multiLevelType w:val="hybridMultilevel"/>
    <w:tmpl w:val="9A181B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5CA32C8B"/>
    <w:multiLevelType w:val="hybridMultilevel"/>
    <w:tmpl w:val="1BCCB61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5D63627B"/>
    <w:multiLevelType w:val="hybridMultilevel"/>
    <w:tmpl w:val="CD6E8C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5DA83DEF"/>
    <w:multiLevelType w:val="hybridMultilevel"/>
    <w:tmpl w:val="7AFA6AE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5F197A0B"/>
    <w:multiLevelType w:val="hybridMultilevel"/>
    <w:tmpl w:val="ADA053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60736BA8"/>
    <w:multiLevelType w:val="hybridMultilevel"/>
    <w:tmpl w:val="4E269CB8"/>
    <w:lvl w:ilvl="0" w:tplc="D6F02CD4">
      <w:start w:val="1"/>
      <w:numFmt w:val="decimal"/>
      <w:lvlText w:val="3.%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4090B1E"/>
    <w:multiLevelType w:val="hybridMultilevel"/>
    <w:tmpl w:val="644E6F7E"/>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6424FE0"/>
    <w:multiLevelType w:val="hybridMultilevel"/>
    <w:tmpl w:val="301880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69966D4F"/>
    <w:multiLevelType w:val="hybridMultilevel"/>
    <w:tmpl w:val="9A16EE7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6B945DAF"/>
    <w:multiLevelType w:val="hybridMultilevel"/>
    <w:tmpl w:val="7C80B72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6BE27BFF"/>
    <w:multiLevelType w:val="hybridMultilevel"/>
    <w:tmpl w:val="7498542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6C165F76"/>
    <w:multiLevelType w:val="hybridMultilevel"/>
    <w:tmpl w:val="1B30521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6EDC4E41"/>
    <w:multiLevelType w:val="hybridMultilevel"/>
    <w:tmpl w:val="79FC3F4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72027942"/>
    <w:multiLevelType w:val="hybridMultilevel"/>
    <w:tmpl w:val="73A866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53" w15:restartNumberingAfterBreak="0">
    <w:nsid w:val="74832378"/>
    <w:multiLevelType w:val="hybridMultilevel"/>
    <w:tmpl w:val="D7B00B4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74CC167F"/>
    <w:multiLevelType w:val="hybridMultilevel"/>
    <w:tmpl w:val="6758136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75A50476"/>
    <w:multiLevelType w:val="hybridMultilevel"/>
    <w:tmpl w:val="8B64F08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77816986"/>
    <w:multiLevelType w:val="hybridMultilevel"/>
    <w:tmpl w:val="26307A1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7DE87B63"/>
    <w:multiLevelType w:val="hybridMultilevel"/>
    <w:tmpl w:val="8A9606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7F2D3E8C"/>
    <w:multiLevelType w:val="hybridMultilevel"/>
    <w:tmpl w:val="624A22B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num w:numId="1">
    <w:abstractNumId w:val="8"/>
  </w:num>
  <w:num w:numId="2">
    <w:abstractNumId w:val="6"/>
  </w:num>
  <w:num w:numId="3">
    <w:abstractNumId w:val="5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2"/>
  </w:num>
  <w:num w:numId="6">
    <w:abstractNumId w:val="13"/>
  </w:num>
  <w:num w:numId="7">
    <w:abstractNumId w:val="58"/>
  </w:num>
  <w:num w:numId="8">
    <w:abstractNumId w:val="18"/>
  </w:num>
  <w:num w:numId="9">
    <w:abstractNumId w:val="29"/>
  </w:num>
  <w:num w:numId="10">
    <w:abstractNumId w:val="45"/>
  </w:num>
  <w:num w:numId="11">
    <w:abstractNumId w:val="12"/>
  </w:num>
  <w:num w:numId="12">
    <w:abstractNumId w:val="38"/>
  </w:num>
  <w:num w:numId="13">
    <w:abstractNumId w:val="21"/>
  </w:num>
  <w:num w:numId="14">
    <w:abstractNumId w:val="28"/>
  </w:num>
  <w:num w:numId="15">
    <w:abstractNumId w:val="51"/>
  </w:num>
  <w:num w:numId="16">
    <w:abstractNumId w:val="43"/>
  </w:num>
  <w:num w:numId="17">
    <w:abstractNumId w:val="36"/>
  </w:num>
  <w:num w:numId="18">
    <w:abstractNumId w:val="20"/>
  </w:num>
  <w:num w:numId="19">
    <w:abstractNumId w:val="11"/>
  </w:num>
  <w:num w:numId="20">
    <w:abstractNumId w:val="34"/>
  </w:num>
  <w:num w:numId="21">
    <w:abstractNumId w:val="14"/>
  </w:num>
  <w:num w:numId="22">
    <w:abstractNumId w:val="46"/>
  </w:num>
  <w:num w:numId="23">
    <w:abstractNumId w:val="19"/>
  </w:num>
  <w:num w:numId="24">
    <w:abstractNumId w:val="9"/>
  </w:num>
  <w:num w:numId="25">
    <w:abstractNumId w:val="2"/>
  </w:num>
  <w:num w:numId="26">
    <w:abstractNumId w:val="49"/>
  </w:num>
  <w:num w:numId="27">
    <w:abstractNumId w:val="3"/>
  </w:num>
  <w:num w:numId="28">
    <w:abstractNumId w:val="22"/>
  </w:num>
  <w:num w:numId="29">
    <w:abstractNumId w:val="48"/>
  </w:num>
  <w:num w:numId="30">
    <w:abstractNumId w:val="50"/>
  </w:num>
  <w:num w:numId="31">
    <w:abstractNumId w:val="26"/>
  </w:num>
  <w:num w:numId="32">
    <w:abstractNumId w:val="53"/>
  </w:num>
  <w:num w:numId="33">
    <w:abstractNumId w:val="31"/>
  </w:num>
  <w:num w:numId="34">
    <w:abstractNumId w:val="56"/>
  </w:num>
  <w:num w:numId="35">
    <w:abstractNumId w:val="39"/>
  </w:num>
  <w:num w:numId="36">
    <w:abstractNumId w:val="41"/>
  </w:num>
  <w:num w:numId="37">
    <w:abstractNumId w:val="15"/>
  </w:num>
  <w:num w:numId="38">
    <w:abstractNumId w:val="0"/>
  </w:num>
  <w:num w:numId="39">
    <w:abstractNumId w:val="7"/>
  </w:num>
  <w:num w:numId="40">
    <w:abstractNumId w:val="47"/>
  </w:num>
  <w:num w:numId="41">
    <w:abstractNumId w:val="42"/>
  </w:num>
  <w:num w:numId="42">
    <w:abstractNumId w:val="4"/>
  </w:num>
  <w:num w:numId="43">
    <w:abstractNumId w:val="57"/>
  </w:num>
  <w:num w:numId="44">
    <w:abstractNumId w:val="10"/>
  </w:num>
  <w:num w:numId="45">
    <w:abstractNumId w:val="5"/>
  </w:num>
  <w:num w:numId="46">
    <w:abstractNumId w:val="1"/>
  </w:num>
  <w:num w:numId="47">
    <w:abstractNumId w:val="33"/>
  </w:num>
  <w:num w:numId="48">
    <w:abstractNumId w:val="54"/>
  </w:num>
  <w:num w:numId="49">
    <w:abstractNumId w:val="24"/>
  </w:num>
  <w:num w:numId="50">
    <w:abstractNumId w:val="44"/>
  </w:num>
  <w:num w:numId="51">
    <w:abstractNumId w:val="37"/>
  </w:num>
  <w:num w:numId="52">
    <w:abstractNumId w:val="40"/>
  </w:num>
  <w:num w:numId="53">
    <w:abstractNumId w:val="25"/>
  </w:num>
  <w:num w:numId="54">
    <w:abstractNumId w:val="30"/>
  </w:num>
  <w:num w:numId="55">
    <w:abstractNumId w:val="27"/>
  </w:num>
  <w:num w:numId="56">
    <w:abstractNumId w:val="32"/>
  </w:num>
  <w:num w:numId="57">
    <w:abstractNumId w:val="35"/>
  </w:num>
  <w:num w:numId="58">
    <w:abstractNumId w:val="23"/>
  </w:num>
  <w:num w:numId="59">
    <w:abstractNumId w:val="16"/>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ma Galán">
    <w15:presenceInfo w15:providerId="Windows Live" w15:userId="f02b012dc26e3446"/>
  </w15:person>
  <w15:person w15:author="Jorge Navarro González">
    <w15:presenceInfo w15:providerId="None" w15:userId="Jorge Navarro Gonzá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yNzcxNTczNzO0NLNQ0lEKTi0uzszPAykwrAUASedgYywAAAA="/>
  </w:docVars>
  <w:rsids>
    <w:rsidRoot w:val="00650CCA"/>
    <w:rsid w:val="0001124E"/>
    <w:rsid w:val="00036382"/>
    <w:rsid w:val="000365E0"/>
    <w:rsid w:val="00036909"/>
    <w:rsid w:val="0009280E"/>
    <w:rsid w:val="000A69D9"/>
    <w:rsid w:val="000B694A"/>
    <w:rsid w:val="000C0E33"/>
    <w:rsid w:val="000D3C28"/>
    <w:rsid w:val="0010409E"/>
    <w:rsid w:val="00106136"/>
    <w:rsid w:val="0011663A"/>
    <w:rsid w:val="0012258A"/>
    <w:rsid w:val="00132985"/>
    <w:rsid w:val="0013615A"/>
    <w:rsid w:val="00163CF7"/>
    <w:rsid w:val="0016669C"/>
    <w:rsid w:val="001861BD"/>
    <w:rsid w:val="001A560D"/>
    <w:rsid w:val="001B5263"/>
    <w:rsid w:val="001C51FF"/>
    <w:rsid w:val="001C766F"/>
    <w:rsid w:val="001E441B"/>
    <w:rsid w:val="001E5B4A"/>
    <w:rsid w:val="00205C09"/>
    <w:rsid w:val="00212D1E"/>
    <w:rsid w:val="00216CC0"/>
    <w:rsid w:val="00217FC8"/>
    <w:rsid w:val="00244A00"/>
    <w:rsid w:val="002566DB"/>
    <w:rsid w:val="00266537"/>
    <w:rsid w:val="00270007"/>
    <w:rsid w:val="00270DE3"/>
    <w:rsid w:val="00272A19"/>
    <w:rsid w:val="00274C6D"/>
    <w:rsid w:val="00277378"/>
    <w:rsid w:val="0028500F"/>
    <w:rsid w:val="002915BA"/>
    <w:rsid w:val="0029363C"/>
    <w:rsid w:val="002A1932"/>
    <w:rsid w:val="002B75F1"/>
    <w:rsid w:val="002B7A31"/>
    <w:rsid w:val="002C52EF"/>
    <w:rsid w:val="0030213C"/>
    <w:rsid w:val="00322EAA"/>
    <w:rsid w:val="003232EC"/>
    <w:rsid w:val="0033689D"/>
    <w:rsid w:val="003436B7"/>
    <w:rsid w:val="00365D1B"/>
    <w:rsid w:val="00382C86"/>
    <w:rsid w:val="003874C5"/>
    <w:rsid w:val="00393D97"/>
    <w:rsid w:val="00396D57"/>
    <w:rsid w:val="003B19D9"/>
    <w:rsid w:val="003C4BEA"/>
    <w:rsid w:val="00403E69"/>
    <w:rsid w:val="004161D2"/>
    <w:rsid w:val="00434327"/>
    <w:rsid w:val="004379DD"/>
    <w:rsid w:val="0044551A"/>
    <w:rsid w:val="00457CE9"/>
    <w:rsid w:val="00465D64"/>
    <w:rsid w:val="00473628"/>
    <w:rsid w:val="004B29D9"/>
    <w:rsid w:val="004B382A"/>
    <w:rsid w:val="004C65FD"/>
    <w:rsid w:val="004E67D4"/>
    <w:rsid w:val="004F608D"/>
    <w:rsid w:val="00532C47"/>
    <w:rsid w:val="00533199"/>
    <w:rsid w:val="00543E0C"/>
    <w:rsid w:val="00547375"/>
    <w:rsid w:val="00563BA9"/>
    <w:rsid w:val="00575AD2"/>
    <w:rsid w:val="00593D7E"/>
    <w:rsid w:val="005A3215"/>
    <w:rsid w:val="005C31DD"/>
    <w:rsid w:val="005C44E6"/>
    <w:rsid w:val="005D1355"/>
    <w:rsid w:val="005D2A8B"/>
    <w:rsid w:val="005D77E9"/>
    <w:rsid w:val="00603452"/>
    <w:rsid w:val="00606A24"/>
    <w:rsid w:val="00632AA3"/>
    <w:rsid w:val="00646365"/>
    <w:rsid w:val="00650CCA"/>
    <w:rsid w:val="00660F30"/>
    <w:rsid w:val="006648B1"/>
    <w:rsid w:val="00681815"/>
    <w:rsid w:val="00693A99"/>
    <w:rsid w:val="006B12D5"/>
    <w:rsid w:val="006B1D24"/>
    <w:rsid w:val="006C4317"/>
    <w:rsid w:val="006D54D9"/>
    <w:rsid w:val="007000E6"/>
    <w:rsid w:val="007111FA"/>
    <w:rsid w:val="007214AB"/>
    <w:rsid w:val="00727232"/>
    <w:rsid w:val="007408CC"/>
    <w:rsid w:val="00744F0E"/>
    <w:rsid w:val="007724BA"/>
    <w:rsid w:val="00782BAD"/>
    <w:rsid w:val="007A69CC"/>
    <w:rsid w:val="007A6C2F"/>
    <w:rsid w:val="007B7A1E"/>
    <w:rsid w:val="007C629F"/>
    <w:rsid w:val="008373F4"/>
    <w:rsid w:val="00845AB4"/>
    <w:rsid w:val="00876F94"/>
    <w:rsid w:val="00895017"/>
    <w:rsid w:val="008963F3"/>
    <w:rsid w:val="008B2CA7"/>
    <w:rsid w:val="008B750E"/>
    <w:rsid w:val="008C66DF"/>
    <w:rsid w:val="008F3B21"/>
    <w:rsid w:val="008F3F96"/>
    <w:rsid w:val="008F7152"/>
    <w:rsid w:val="0090223E"/>
    <w:rsid w:val="00904BF4"/>
    <w:rsid w:val="00947CA5"/>
    <w:rsid w:val="0099364D"/>
    <w:rsid w:val="009C1D18"/>
    <w:rsid w:val="009C42D7"/>
    <w:rsid w:val="009C7D3A"/>
    <w:rsid w:val="009E126D"/>
    <w:rsid w:val="00A24F57"/>
    <w:rsid w:val="00A26B76"/>
    <w:rsid w:val="00A33649"/>
    <w:rsid w:val="00A36290"/>
    <w:rsid w:val="00A6499B"/>
    <w:rsid w:val="00A80AAA"/>
    <w:rsid w:val="00A949ED"/>
    <w:rsid w:val="00A94F3A"/>
    <w:rsid w:val="00AA0BD8"/>
    <w:rsid w:val="00AB0F2C"/>
    <w:rsid w:val="00AB6732"/>
    <w:rsid w:val="00AC60D3"/>
    <w:rsid w:val="00AD65C5"/>
    <w:rsid w:val="00AD7C74"/>
    <w:rsid w:val="00AE311F"/>
    <w:rsid w:val="00B02DA3"/>
    <w:rsid w:val="00B12850"/>
    <w:rsid w:val="00B16E7D"/>
    <w:rsid w:val="00B210B8"/>
    <w:rsid w:val="00B2507B"/>
    <w:rsid w:val="00B26BD7"/>
    <w:rsid w:val="00B27424"/>
    <w:rsid w:val="00B300DC"/>
    <w:rsid w:val="00B65FAD"/>
    <w:rsid w:val="00B83128"/>
    <w:rsid w:val="00B94F27"/>
    <w:rsid w:val="00B968A2"/>
    <w:rsid w:val="00BB056E"/>
    <w:rsid w:val="00BC120F"/>
    <w:rsid w:val="00BD0496"/>
    <w:rsid w:val="00C242D5"/>
    <w:rsid w:val="00C276E8"/>
    <w:rsid w:val="00C331ED"/>
    <w:rsid w:val="00C34228"/>
    <w:rsid w:val="00C62098"/>
    <w:rsid w:val="00C70A85"/>
    <w:rsid w:val="00C82679"/>
    <w:rsid w:val="00C90F43"/>
    <w:rsid w:val="00CC5304"/>
    <w:rsid w:val="00CD4804"/>
    <w:rsid w:val="00CE5B06"/>
    <w:rsid w:val="00CE7A01"/>
    <w:rsid w:val="00D03DBA"/>
    <w:rsid w:val="00D16CF0"/>
    <w:rsid w:val="00D23C0D"/>
    <w:rsid w:val="00D7051C"/>
    <w:rsid w:val="00D820EB"/>
    <w:rsid w:val="00D82587"/>
    <w:rsid w:val="00D8494A"/>
    <w:rsid w:val="00D95324"/>
    <w:rsid w:val="00DB23FF"/>
    <w:rsid w:val="00DC0AFD"/>
    <w:rsid w:val="00DC4496"/>
    <w:rsid w:val="00DC505B"/>
    <w:rsid w:val="00DD16FE"/>
    <w:rsid w:val="00DD549E"/>
    <w:rsid w:val="00DE6162"/>
    <w:rsid w:val="00DF6B12"/>
    <w:rsid w:val="00E06011"/>
    <w:rsid w:val="00E32456"/>
    <w:rsid w:val="00E37FF1"/>
    <w:rsid w:val="00E43533"/>
    <w:rsid w:val="00E437D9"/>
    <w:rsid w:val="00E501AE"/>
    <w:rsid w:val="00E53F3E"/>
    <w:rsid w:val="00E54175"/>
    <w:rsid w:val="00E5681A"/>
    <w:rsid w:val="00E62303"/>
    <w:rsid w:val="00E73B66"/>
    <w:rsid w:val="00E86282"/>
    <w:rsid w:val="00EA5715"/>
    <w:rsid w:val="00EA5BBF"/>
    <w:rsid w:val="00EB041C"/>
    <w:rsid w:val="00EB5372"/>
    <w:rsid w:val="00EC1997"/>
    <w:rsid w:val="00ED10F6"/>
    <w:rsid w:val="00EE0292"/>
    <w:rsid w:val="00EE08BC"/>
    <w:rsid w:val="00F21352"/>
    <w:rsid w:val="00F2722B"/>
    <w:rsid w:val="00F32544"/>
    <w:rsid w:val="00F6343B"/>
    <w:rsid w:val="00F675F1"/>
    <w:rsid w:val="00F83ACC"/>
    <w:rsid w:val="00F8697A"/>
    <w:rsid w:val="00F91630"/>
    <w:rsid w:val="00F9569F"/>
    <w:rsid w:val="00FA3055"/>
    <w:rsid w:val="00FA6874"/>
    <w:rsid w:val="00FE561D"/>
    <w:rsid w:val="00FF7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2CF8"/>
  <w15:chartTrackingRefBased/>
  <w15:docId w15:val="{0136C11A-01B1-4AD9-BCA4-5018E9482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0CCA"/>
    <w:pPr>
      <w:ind w:firstLine="709"/>
      <w:jc w:val="both"/>
    </w:pPr>
    <w:rPr>
      <w:rFonts w:ascii="Liberation Serif" w:hAnsi="Liberation Serif"/>
    </w:rPr>
  </w:style>
  <w:style w:type="paragraph" w:styleId="Ttulo1">
    <w:name w:val="heading 1"/>
    <w:basedOn w:val="Normal"/>
    <w:next w:val="Normal"/>
    <w:link w:val="Ttulo1Car"/>
    <w:uiPriority w:val="9"/>
    <w:qFormat/>
    <w:rsid w:val="004C65FD"/>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Ttulo"/>
    <w:next w:val="Normal"/>
    <w:link w:val="Ttulo2Car"/>
    <w:uiPriority w:val="9"/>
    <w:unhideWhenUsed/>
    <w:qFormat/>
    <w:rsid w:val="00650CCA"/>
    <w:pPr>
      <w:keepNext/>
      <w:keepLines/>
      <w:spacing w:before="40" w:after="120"/>
      <w:ind w:firstLine="0"/>
      <w:outlineLvl w:val="1"/>
    </w:pPr>
    <w:rPr>
      <w:rFonts w:ascii="Liberation Serif" w:hAnsi="Liberation Serif"/>
      <w:b/>
      <w:color w:val="000000" w:themeColor="text1"/>
      <w:sz w:val="26"/>
      <w:szCs w:val="26"/>
    </w:rPr>
  </w:style>
  <w:style w:type="paragraph" w:styleId="Ttulo3">
    <w:name w:val="heading 3"/>
    <w:basedOn w:val="Normal"/>
    <w:next w:val="Normal"/>
    <w:link w:val="Ttulo3Car"/>
    <w:uiPriority w:val="9"/>
    <w:unhideWhenUsed/>
    <w:qFormat/>
    <w:rsid w:val="001C766F"/>
    <w:pPr>
      <w:keepNext/>
      <w:keepLines/>
      <w:spacing w:before="40" w:after="12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unhideWhenUsed/>
    <w:qFormat/>
    <w:rsid w:val="003874C5"/>
    <w:pPr>
      <w:keepNext/>
      <w:keepLines/>
      <w:spacing w:before="40" w:after="12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65FD"/>
    <w:rPr>
      <w:rFonts w:ascii="Liberation Serif" w:eastAsiaTheme="majorEastAsia" w:hAnsi="Liberation Serif" w:cstheme="majorBidi"/>
      <w:b/>
      <w:sz w:val="48"/>
      <w:szCs w:val="32"/>
    </w:rPr>
  </w:style>
  <w:style w:type="paragraph" w:styleId="Textodeglobo">
    <w:name w:val="Balloon Text"/>
    <w:basedOn w:val="Normal"/>
    <w:link w:val="TextodegloboCar"/>
    <w:uiPriority w:val="99"/>
    <w:semiHidden/>
    <w:unhideWhenUsed/>
    <w:rsid w:val="00650C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0CCA"/>
    <w:rPr>
      <w:rFonts w:ascii="Segoe UI" w:hAnsi="Segoe UI" w:cs="Segoe UI"/>
      <w:sz w:val="18"/>
      <w:szCs w:val="18"/>
    </w:rPr>
  </w:style>
  <w:style w:type="character" w:customStyle="1" w:styleId="Ttulo2Car">
    <w:name w:val="Título 2 Car"/>
    <w:basedOn w:val="Fuentedeprrafopredeter"/>
    <w:link w:val="Ttulo2"/>
    <w:uiPriority w:val="9"/>
    <w:rsid w:val="00650CCA"/>
    <w:rPr>
      <w:rFonts w:ascii="Liberation Serif" w:eastAsiaTheme="majorEastAsia" w:hAnsi="Liberation Serif" w:cstheme="majorBidi"/>
      <w:b/>
      <w:color w:val="000000" w:themeColor="text1"/>
      <w:spacing w:val="-10"/>
      <w:kern w:val="28"/>
      <w:sz w:val="26"/>
      <w:szCs w:val="26"/>
    </w:rPr>
  </w:style>
  <w:style w:type="paragraph" w:styleId="Prrafodelista">
    <w:name w:val="List Paragraph"/>
    <w:basedOn w:val="Normal"/>
    <w:uiPriority w:val="34"/>
    <w:qFormat/>
    <w:rsid w:val="00650CCA"/>
    <w:pPr>
      <w:ind w:left="720"/>
      <w:contextualSpacing/>
    </w:pPr>
  </w:style>
  <w:style w:type="paragraph" w:styleId="Ttulo">
    <w:name w:val="Title"/>
    <w:basedOn w:val="Normal"/>
    <w:next w:val="Normal"/>
    <w:link w:val="TtuloCar"/>
    <w:uiPriority w:val="10"/>
    <w:qFormat/>
    <w:rsid w:val="00650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CCA"/>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A6874"/>
    <w:rPr>
      <w:color w:val="0000FF"/>
      <w:u w:val="single"/>
    </w:rPr>
  </w:style>
  <w:style w:type="paragraph" w:styleId="NormalWeb">
    <w:name w:val="Normal (Web)"/>
    <w:basedOn w:val="Normal"/>
    <w:uiPriority w:val="99"/>
    <w:semiHidden/>
    <w:unhideWhenUsed/>
    <w:rsid w:val="002566DB"/>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pre">
    <w:name w:val="pre"/>
    <w:basedOn w:val="Fuentedeprrafopredeter"/>
    <w:rsid w:val="002566DB"/>
  </w:style>
  <w:style w:type="paragraph" w:styleId="Bibliografa">
    <w:name w:val="Bibliography"/>
    <w:basedOn w:val="Normal"/>
    <w:next w:val="Normal"/>
    <w:uiPriority w:val="37"/>
    <w:unhideWhenUsed/>
    <w:rsid w:val="008F3F96"/>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B83128"/>
    <w:rPr>
      <w:color w:val="605E5C"/>
      <w:shd w:val="clear" w:color="auto" w:fill="E1DFDD"/>
    </w:rPr>
  </w:style>
  <w:style w:type="paragraph" w:styleId="Encabezado">
    <w:name w:val="header"/>
    <w:basedOn w:val="Normal"/>
    <w:link w:val="EncabezadoCar"/>
    <w:uiPriority w:val="99"/>
    <w:unhideWhenUsed/>
    <w:rsid w:val="0010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09E"/>
    <w:rPr>
      <w:rFonts w:ascii="Liberation Serif" w:hAnsi="Liberation Serif"/>
    </w:rPr>
  </w:style>
  <w:style w:type="paragraph" w:styleId="Piedepgina">
    <w:name w:val="footer"/>
    <w:basedOn w:val="Normal"/>
    <w:link w:val="PiedepginaCar"/>
    <w:uiPriority w:val="99"/>
    <w:unhideWhenUsed/>
    <w:rsid w:val="0010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09E"/>
    <w:rPr>
      <w:rFonts w:ascii="Liberation Serif" w:hAnsi="Liberation Serif"/>
    </w:rPr>
  </w:style>
  <w:style w:type="character" w:styleId="Textodelmarcadordeposicin">
    <w:name w:val="Placeholder Text"/>
    <w:basedOn w:val="Fuentedeprrafopredeter"/>
    <w:uiPriority w:val="99"/>
    <w:semiHidden/>
    <w:rsid w:val="0010409E"/>
    <w:rPr>
      <w:color w:val="808080"/>
    </w:rPr>
  </w:style>
  <w:style w:type="paragraph" w:styleId="Subttulo">
    <w:name w:val="Subtitle"/>
    <w:aliases w:val="encabezado"/>
    <w:basedOn w:val="Normal"/>
    <w:next w:val="Normal"/>
    <w:link w:val="SubttuloCar"/>
    <w:uiPriority w:val="11"/>
    <w:qFormat/>
    <w:rsid w:val="0010409E"/>
    <w:pPr>
      <w:numPr>
        <w:ilvl w:val="1"/>
      </w:numPr>
      <w:ind w:firstLine="709"/>
    </w:pPr>
    <w:rPr>
      <w:rFonts w:eastAsiaTheme="minorEastAsia"/>
      <w:b/>
      <w:color w:val="5A5A5A" w:themeColor="text1" w:themeTint="A5"/>
      <w:spacing w:val="15"/>
      <w:sz w:val="26"/>
    </w:rPr>
  </w:style>
  <w:style w:type="character" w:customStyle="1" w:styleId="SubttuloCar">
    <w:name w:val="Subtítulo Car"/>
    <w:aliases w:val="encabezado Car"/>
    <w:basedOn w:val="Fuentedeprrafopredeter"/>
    <w:link w:val="Subttulo"/>
    <w:uiPriority w:val="11"/>
    <w:rsid w:val="0010409E"/>
    <w:rPr>
      <w:rFonts w:ascii="Liberation Serif" w:eastAsiaTheme="minorEastAsia" w:hAnsi="Liberation Serif"/>
      <w:b/>
      <w:color w:val="5A5A5A" w:themeColor="text1" w:themeTint="A5"/>
      <w:spacing w:val="15"/>
      <w:sz w:val="26"/>
    </w:rPr>
  </w:style>
  <w:style w:type="character" w:styleId="Hipervnculovisitado">
    <w:name w:val="FollowedHyperlink"/>
    <w:basedOn w:val="Fuentedeprrafopredeter"/>
    <w:uiPriority w:val="99"/>
    <w:semiHidden/>
    <w:unhideWhenUsed/>
    <w:rsid w:val="00533199"/>
    <w:rPr>
      <w:color w:val="954F72" w:themeColor="followedHyperlink"/>
      <w:u w:val="single"/>
    </w:rPr>
  </w:style>
  <w:style w:type="paragraph" w:styleId="Sinespaciado">
    <w:name w:val="No Spacing"/>
    <w:link w:val="SinespaciadoCar"/>
    <w:uiPriority w:val="1"/>
    <w:qFormat/>
    <w:rsid w:val="00A36290"/>
    <w:pPr>
      <w:spacing w:after="0" w:line="240" w:lineRule="auto"/>
      <w:ind w:firstLine="709"/>
      <w:jc w:val="both"/>
    </w:pPr>
    <w:rPr>
      <w:rFonts w:ascii="Liberation Serif" w:hAnsi="Liberation Serif"/>
    </w:rPr>
  </w:style>
  <w:style w:type="paragraph" w:styleId="Descripcin">
    <w:name w:val="caption"/>
    <w:basedOn w:val="Normal"/>
    <w:next w:val="Normal"/>
    <w:uiPriority w:val="35"/>
    <w:unhideWhenUsed/>
    <w:qFormat/>
    <w:rsid w:val="009C1D18"/>
    <w:pPr>
      <w:spacing w:after="200" w:line="240" w:lineRule="auto"/>
    </w:pPr>
    <w:rPr>
      <w:i/>
      <w:iCs/>
      <w:color w:val="44546A" w:themeColor="text2"/>
      <w:sz w:val="18"/>
      <w:szCs w:val="18"/>
    </w:rPr>
  </w:style>
  <w:style w:type="paragraph" w:customStyle="1" w:styleId="Default">
    <w:name w:val="Default"/>
    <w:rsid w:val="008B75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inespaciadoCar">
    <w:name w:val="Sin espaciado Car"/>
    <w:basedOn w:val="Fuentedeprrafopredeter"/>
    <w:link w:val="Sinespaciado"/>
    <w:uiPriority w:val="1"/>
    <w:rsid w:val="00DD16FE"/>
    <w:rPr>
      <w:rFonts w:ascii="Liberation Serif" w:hAnsi="Liberation Serif"/>
    </w:rPr>
  </w:style>
  <w:style w:type="paragraph" w:styleId="TtuloTDC">
    <w:name w:val="TOC Heading"/>
    <w:basedOn w:val="Ttulo1"/>
    <w:next w:val="Normal"/>
    <w:uiPriority w:val="39"/>
    <w:unhideWhenUsed/>
    <w:qFormat/>
    <w:rsid w:val="00606A24"/>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606A24"/>
    <w:pPr>
      <w:spacing w:after="100"/>
    </w:pPr>
  </w:style>
  <w:style w:type="paragraph" w:styleId="TDC2">
    <w:name w:val="toc 2"/>
    <w:basedOn w:val="Normal"/>
    <w:next w:val="Normal"/>
    <w:autoRedefine/>
    <w:uiPriority w:val="39"/>
    <w:unhideWhenUsed/>
    <w:rsid w:val="00606A24"/>
    <w:pPr>
      <w:tabs>
        <w:tab w:val="left" w:pos="880"/>
        <w:tab w:val="right" w:leader="dot" w:pos="8494"/>
      </w:tabs>
      <w:spacing w:after="100"/>
      <w:ind w:left="220"/>
      <w:jc w:val="left"/>
    </w:pPr>
  </w:style>
  <w:style w:type="paragraph" w:styleId="Tabladeilustraciones">
    <w:name w:val="table of figures"/>
    <w:basedOn w:val="Normal"/>
    <w:next w:val="Normal"/>
    <w:uiPriority w:val="99"/>
    <w:unhideWhenUsed/>
    <w:rsid w:val="00E501AE"/>
    <w:pPr>
      <w:spacing w:after="0"/>
    </w:pPr>
  </w:style>
  <w:style w:type="table" w:styleId="Tablaconcuadrcula">
    <w:name w:val="Table Grid"/>
    <w:basedOn w:val="Tablanormal"/>
    <w:uiPriority w:val="39"/>
    <w:rsid w:val="0032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C766F"/>
    <w:rPr>
      <w:rFonts w:ascii="Liberation Serif" w:eastAsiaTheme="majorEastAsia" w:hAnsi="Liberation Serif" w:cstheme="majorBidi"/>
      <w:b/>
      <w:color w:val="000000" w:themeColor="text1"/>
      <w:sz w:val="24"/>
      <w:szCs w:val="24"/>
    </w:rPr>
  </w:style>
  <w:style w:type="character" w:customStyle="1" w:styleId="Ttulo4Car">
    <w:name w:val="Título 4 Car"/>
    <w:basedOn w:val="Fuentedeprrafopredeter"/>
    <w:link w:val="Ttulo4"/>
    <w:uiPriority w:val="9"/>
    <w:rsid w:val="003874C5"/>
    <w:rPr>
      <w:rFonts w:ascii="Liberation Serif" w:eastAsiaTheme="majorEastAsia" w:hAnsi="Liberation Serif" w:cstheme="majorBidi"/>
      <w:b/>
      <w:iCs/>
      <w:color w:val="000000" w:themeColor="text1"/>
    </w:rPr>
  </w:style>
  <w:style w:type="character" w:styleId="Refdecomentario">
    <w:name w:val="annotation reference"/>
    <w:basedOn w:val="Fuentedeprrafopredeter"/>
    <w:uiPriority w:val="99"/>
    <w:semiHidden/>
    <w:unhideWhenUsed/>
    <w:rsid w:val="00F6343B"/>
    <w:rPr>
      <w:sz w:val="16"/>
      <w:szCs w:val="16"/>
    </w:rPr>
  </w:style>
  <w:style w:type="paragraph" w:styleId="Textocomentario">
    <w:name w:val="annotation text"/>
    <w:basedOn w:val="Normal"/>
    <w:link w:val="TextocomentarioCar"/>
    <w:uiPriority w:val="99"/>
    <w:semiHidden/>
    <w:unhideWhenUsed/>
    <w:rsid w:val="00F634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343B"/>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F6343B"/>
    <w:rPr>
      <w:b/>
      <w:bCs/>
    </w:rPr>
  </w:style>
  <w:style w:type="character" w:customStyle="1" w:styleId="AsuntodelcomentarioCar">
    <w:name w:val="Asunto del comentario Car"/>
    <w:basedOn w:val="TextocomentarioCar"/>
    <w:link w:val="Asuntodelcomentario"/>
    <w:uiPriority w:val="99"/>
    <w:semiHidden/>
    <w:rsid w:val="00F6343B"/>
    <w:rPr>
      <w:rFonts w:ascii="Liberation Serif" w:hAnsi="Liberation Serif"/>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69095">
      <w:bodyDiv w:val="1"/>
      <w:marLeft w:val="0"/>
      <w:marRight w:val="0"/>
      <w:marTop w:val="0"/>
      <w:marBottom w:val="0"/>
      <w:divBdr>
        <w:top w:val="none" w:sz="0" w:space="0" w:color="auto"/>
        <w:left w:val="none" w:sz="0" w:space="0" w:color="auto"/>
        <w:bottom w:val="none" w:sz="0" w:space="0" w:color="auto"/>
        <w:right w:val="none" w:sz="0" w:space="0" w:color="auto"/>
      </w:divBdr>
    </w:div>
    <w:div w:id="262032336">
      <w:bodyDiv w:val="1"/>
      <w:marLeft w:val="0"/>
      <w:marRight w:val="0"/>
      <w:marTop w:val="0"/>
      <w:marBottom w:val="0"/>
      <w:divBdr>
        <w:top w:val="none" w:sz="0" w:space="0" w:color="auto"/>
        <w:left w:val="none" w:sz="0" w:space="0" w:color="auto"/>
        <w:bottom w:val="none" w:sz="0" w:space="0" w:color="auto"/>
        <w:right w:val="none" w:sz="0" w:space="0" w:color="auto"/>
      </w:divBdr>
    </w:div>
    <w:div w:id="425423128">
      <w:bodyDiv w:val="1"/>
      <w:marLeft w:val="0"/>
      <w:marRight w:val="0"/>
      <w:marTop w:val="0"/>
      <w:marBottom w:val="0"/>
      <w:divBdr>
        <w:top w:val="none" w:sz="0" w:space="0" w:color="auto"/>
        <w:left w:val="none" w:sz="0" w:space="0" w:color="auto"/>
        <w:bottom w:val="none" w:sz="0" w:space="0" w:color="auto"/>
        <w:right w:val="none" w:sz="0" w:space="0" w:color="auto"/>
      </w:divBdr>
    </w:div>
    <w:div w:id="706610770">
      <w:bodyDiv w:val="1"/>
      <w:marLeft w:val="0"/>
      <w:marRight w:val="0"/>
      <w:marTop w:val="0"/>
      <w:marBottom w:val="0"/>
      <w:divBdr>
        <w:top w:val="none" w:sz="0" w:space="0" w:color="auto"/>
        <w:left w:val="none" w:sz="0" w:space="0" w:color="auto"/>
        <w:bottom w:val="none" w:sz="0" w:space="0" w:color="auto"/>
        <w:right w:val="none" w:sz="0" w:space="0" w:color="auto"/>
      </w:divBdr>
    </w:div>
    <w:div w:id="730084421">
      <w:bodyDiv w:val="1"/>
      <w:marLeft w:val="0"/>
      <w:marRight w:val="0"/>
      <w:marTop w:val="0"/>
      <w:marBottom w:val="0"/>
      <w:divBdr>
        <w:top w:val="none" w:sz="0" w:space="0" w:color="auto"/>
        <w:left w:val="none" w:sz="0" w:space="0" w:color="auto"/>
        <w:bottom w:val="none" w:sz="0" w:space="0" w:color="auto"/>
        <w:right w:val="none" w:sz="0" w:space="0" w:color="auto"/>
      </w:divBdr>
    </w:div>
    <w:div w:id="970280738">
      <w:bodyDiv w:val="1"/>
      <w:marLeft w:val="0"/>
      <w:marRight w:val="0"/>
      <w:marTop w:val="0"/>
      <w:marBottom w:val="0"/>
      <w:divBdr>
        <w:top w:val="none" w:sz="0" w:space="0" w:color="auto"/>
        <w:left w:val="none" w:sz="0" w:space="0" w:color="auto"/>
        <w:bottom w:val="none" w:sz="0" w:space="0" w:color="auto"/>
        <w:right w:val="none" w:sz="0" w:space="0" w:color="auto"/>
      </w:divBdr>
      <w:divsChild>
        <w:div w:id="836581278">
          <w:marLeft w:val="0"/>
          <w:marRight w:val="0"/>
          <w:marTop w:val="0"/>
          <w:marBottom w:val="0"/>
          <w:divBdr>
            <w:top w:val="none" w:sz="0" w:space="0" w:color="auto"/>
            <w:left w:val="none" w:sz="0" w:space="0" w:color="auto"/>
            <w:bottom w:val="none" w:sz="0" w:space="0" w:color="auto"/>
            <w:right w:val="none" w:sz="0" w:space="0" w:color="auto"/>
          </w:divBdr>
          <w:divsChild>
            <w:div w:id="1548444798">
              <w:marLeft w:val="0"/>
              <w:marRight w:val="0"/>
              <w:marTop w:val="0"/>
              <w:marBottom w:val="0"/>
              <w:divBdr>
                <w:top w:val="none" w:sz="0" w:space="0" w:color="auto"/>
                <w:left w:val="none" w:sz="0" w:space="0" w:color="auto"/>
                <w:bottom w:val="none" w:sz="0" w:space="0" w:color="auto"/>
                <w:right w:val="none" w:sz="0" w:space="0" w:color="auto"/>
              </w:divBdr>
            </w:div>
            <w:div w:id="1457216762">
              <w:marLeft w:val="0"/>
              <w:marRight w:val="0"/>
              <w:marTop w:val="0"/>
              <w:marBottom w:val="0"/>
              <w:divBdr>
                <w:top w:val="none" w:sz="0" w:space="0" w:color="auto"/>
                <w:left w:val="none" w:sz="0" w:space="0" w:color="auto"/>
                <w:bottom w:val="none" w:sz="0" w:space="0" w:color="auto"/>
                <w:right w:val="none" w:sz="0" w:space="0" w:color="auto"/>
              </w:divBdr>
            </w:div>
            <w:div w:id="67270581">
              <w:marLeft w:val="0"/>
              <w:marRight w:val="0"/>
              <w:marTop w:val="0"/>
              <w:marBottom w:val="0"/>
              <w:divBdr>
                <w:top w:val="none" w:sz="0" w:space="0" w:color="auto"/>
                <w:left w:val="none" w:sz="0" w:space="0" w:color="auto"/>
                <w:bottom w:val="none" w:sz="0" w:space="0" w:color="auto"/>
                <w:right w:val="none" w:sz="0" w:space="0" w:color="auto"/>
              </w:divBdr>
            </w:div>
            <w:div w:id="33386076">
              <w:marLeft w:val="0"/>
              <w:marRight w:val="0"/>
              <w:marTop w:val="0"/>
              <w:marBottom w:val="0"/>
              <w:divBdr>
                <w:top w:val="none" w:sz="0" w:space="0" w:color="auto"/>
                <w:left w:val="none" w:sz="0" w:space="0" w:color="auto"/>
                <w:bottom w:val="none" w:sz="0" w:space="0" w:color="auto"/>
                <w:right w:val="none" w:sz="0" w:space="0" w:color="auto"/>
              </w:divBdr>
            </w:div>
            <w:div w:id="1470170078">
              <w:marLeft w:val="0"/>
              <w:marRight w:val="0"/>
              <w:marTop w:val="0"/>
              <w:marBottom w:val="0"/>
              <w:divBdr>
                <w:top w:val="none" w:sz="0" w:space="0" w:color="auto"/>
                <w:left w:val="none" w:sz="0" w:space="0" w:color="auto"/>
                <w:bottom w:val="none" w:sz="0" w:space="0" w:color="auto"/>
                <w:right w:val="none" w:sz="0" w:space="0" w:color="auto"/>
              </w:divBdr>
            </w:div>
            <w:div w:id="1710371620">
              <w:marLeft w:val="0"/>
              <w:marRight w:val="0"/>
              <w:marTop w:val="0"/>
              <w:marBottom w:val="0"/>
              <w:divBdr>
                <w:top w:val="none" w:sz="0" w:space="0" w:color="auto"/>
                <w:left w:val="none" w:sz="0" w:space="0" w:color="auto"/>
                <w:bottom w:val="none" w:sz="0" w:space="0" w:color="auto"/>
                <w:right w:val="none" w:sz="0" w:space="0" w:color="auto"/>
              </w:divBdr>
            </w:div>
            <w:div w:id="19125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827">
      <w:bodyDiv w:val="1"/>
      <w:marLeft w:val="0"/>
      <w:marRight w:val="0"/>
      <w:marTop w:val="0"/>
      <w:marBottom w:val="0"/>
      <w:divBdr>
        <w:top w:val="none" w:sz="0" w:space="0" w:color="auto"/>
        <w:left w:val="none" w:sz="0" w:space="0" w:color="auto"/>
        <w:bottom w:val="none" w:sz="0" w:space="0" w:color="auto"/>
        <w:right w:val="none" w:sz="0" w:space="0" w:color="auto"/>
      </w:divBdr>
    </w:div>
    <w:div w:id="1301617189">
      <w:bodyDiv w:val="1"/>
      <w:marLeft w:val="0"/>
      <w:marRight w:val="0"/>
      <w:marTop w:val="0"/>
      <w:marBottom w:val="0"/>
      <w:divBdr>
        <w:top w:val="none" w:sz="0" w:space="0" w:color="auto"/>
        <w:left w:val="none" w:sz="0" w:space="0" w:color="auto"/>
        <w:bottom w:val="none" w:sz="0" w:space="0" w:color="auto"/>
        <w:right w:val="none" w:sz="0" w:space="0" w:color="auto"/>
      </w:divBdr>
    </w:div>
    <w:div w:id="1315915568">
      <w:bodyDiv w:val="1"/>
      <w:marLeft w:val="0"/>
      <w:marRight w:val="0"/>
      <w:marTop w:val="0"/>
      <w:marBottom w:val="0"/>
      <w:divBdr>
        <w:top w:val="none" w:sz="0" w:space="0" w:color="auto"/>
        <w:left w:val="none" w:sz="0" w:space="0" w:color="auto"/>
        <w:bottom w:val="none" w:sz="0" w:space="0" w:color="auto"/>
        <w:right w:val="none" w:sz="0" w:space="0" w:color="auto"/>
      </w:divBdr>
    </w:div>
    <w:div w:id="1533110405">
      <w:bodyDiv w:val="1"/>
      <w:marLeft w:val="0"/>
      <w:marRight w:val="0"/>
      <w:marTop w:val="0"/>
      <w:marBottom w:val="0"/>
      <w:divBdr>
        <w:top w:val="none" w:sz="0" w:space="0" w:color="auto"/>
        <w:left w:val="none" w:sz="0" w:space="0" w:color="auto"/>
        <w:bottom w:val="none" w:sz="0" w:space="0" w:color="auto"/>
        <w:right w:val="none" w:sz="0" w:space="0" w:color="auto"/>
      </w:divBdr>
    </w:div>
    <w:div w:id="1533808899">
      <w:bodyDiv w:val="1"/>
      <w:marLeft w:val="0"/>
      <w:marRight w:val="0"/>
      <w:marTop w:val="0"/>
      <w:marBottom w:val="0"/>
      <w:divBdr>
        <w:top w:val="none" w:sz="0" w:space="0" w:color="auto"/>
        <w:left w:val="none" w:sz="0" w:space="0" w:color="auto"/>
        <w:bottom w:val="none" w:sz="0" w:space="0" w:color="auto"/>
        <w:right w:val="none" w:sz="0" w:space="0" w:color="auto"/>
      </w:divBdr>
    </w:div>
    <w:div w:id="1577856130">
      <w:bodyDiv w:val="1"/>
      <w:marLeft w:val="0"/>
      <w:marRight w:val="0"/>
      <w:marTop w:val="0"/>
      <w:marBottom w:val="0"/>
      <w:divBdr>
        <w:top w:val="none" w:sz="0" w:space="0" w:color="auto"/>
        <w:left w:val="none" w:sz="0" w:space="0" w:color="auto"/>
        <w:bottom w:val="none" w:sz="0" w:space="0" w:color="auto"/>
        <w:right w:val="none" w:sz="0" w:space="0" w:color="auto"/>
      </w:divBdr>
    </w:div>
    <w:div w:id="1688678971">
      <w:bodyDiv w:val="1"/>
      <w:marLeft w:val="0"/>
      <w:marRight w:val="0"/>
      <w:marTop w:val="0"/>
      <w:marBottom w:val="0"/>
      <w:divBdr>
        <w:top w:val="none" w:sz="0" w:space="0" w:color="auto"/>
        <w:left w:val="none" w:sz="0" w:space="0" w:color="auto"/>
        <w:bottom w:val="none" w:sz="0" w:space="0" w:color="auto"/>
        <w:right w:val="none" w:sz="0" w:space="0" w:color="auto"/>
      </w:divBdr>
    </w:div>
    <w:div w:id="1823041946">
      <w:bodyDiv w:val="1"/>
      <w:marLeft w:val="0"/>
      <w:marRight w:val="0"/>
      <w:marTop w:val="0"/>
      <w:marBottom w:val="0"/>
      <w:divBdr>
        <w:top w:val="none" w:sz="0" w:space="0" w:color="auto"/>
        <w:left w:val="none" w:sz="0" w:space="0" w:color="auto"/>
        <w:bottom w:val="none" w:sz="0" w:space="0" w:color="auto"/>
        <w:right w:val="none" w:sz="0" w:space="0" w:color="auto"/>
      </w:divBdr>
    </w:div>
    <w:div w:id="1968662181">
      <w:bodyDiv w:val="1"/>
      <w:marLeft w:val="0"/>
      <w:marRight w:val="0"/>
      <w:marTop w:val="0"/>
      <w:marBottom w:val="0"/>
      <w:divBdr>
        <w:top w:val="none" w:sz="0" w:space="0" w:color="auto"/>
        <w:left w:val="none" w:sz="0" w:space="0" w:color="auto"/>
        <w:bottom w:val="none" w:sz="0" w:space="0" w:color="auto"/>
        <w:right w:val="none" w:sz="0" w:space="0" w:color="auto"/>
      </w:divBdr>
      <w:divsChild>
        <w:div w:id="1729569614">
          <w:marLeft w:val="0"/>
          <w:marRight w:val="0"/>
          <w:marTop w:val="0"/>
          <w:marBottom w:val="0"/>
          <w:divBdr>
            <w:top w:val="none" w:sz="0" w:space="0" w:color="auto"/>
            <w:left w:val="none" w:sz="0" w:space="0" w:color="auto"/>
            <w:bottom w:val="none" w:sz="0" w:space="0" w:color="auto"/>
            <w:right w:val="none" w:sz="0" w:space="0" w:color="auto"/>
          </w:divBdr>
          <w:divsChild>
            <w:div w:id="1209341847">
              <w:marLeft w:val="0"/>
              <w:marRight w:val="0"/>
              <w:marTop w:val="0"/>
              <w:marBottom w:val="0"/>
              <w:divBdr>
                <w:top w:val="none" w:sz="0" w:space="0" w:color="auto"/>
                <w:left w:val="none" w:sz="0" w:space="0" w:color="auto"/>
                <w:bottom w:val="none" w:sz="0" w:space="0" w:color="auto"/>
                <w:right w:val="none" w:sz="0" w:space="0" w:color="auto"/>
              </w:divBdr>
            </w:div>
            <w:div w:id="280113461">
              <w:marLeft w:val="0"/>
              <w:marRight w:val="0"/>
              <w:marTop w:val="0"/>
              <w:marBottom w:val="0"/>
              <w:divBdr>
                <w:top w:val="none" w:sz="0" w:space="0" w:color="auto"/>
                <w:left w:val="none" w:sz="0" w:space="0" w:color="auto"/>
                <w:bottom w:val="none" w:sz="0" w:space="0" w:color="auto"/>
                <w:right w:val="none" w:sz="0" w:space="0" w:color="auto"/>
              </w:divBdr>
            </w:div>
            <w:div w:id="1288125542">
              <w:marLeft w:val="0"/>
              <w:marRight w:val="0"/>
              <w:marTop w:val="0"/>
              <w:marBottom w:val="0"/>
              <w:divBdr>
                <w:top w:val="none" w:sz="0" w:space="0" w:color="auto"/>
                <w:left w:val="none" w:sz="0" w:space="0" w:color="auto"/>
                <w:bottom w:val="none" w:sz="0" w:space="0" w:color="auto"/>
                <w:right w:val="none" w:sz="0" w:space="0" w:color="auto"/>
              </w:divBdr>
            </w:div>
            <w:div w:id="940800954">
              <w:marLeft w:val="0"/>
              <w:marRight w:val="0"/>
              <w:marTop w:val="0"/>
              <w:marBottom w:val="0"/>
              <w:divBdr>
                <w:top w:val="none" w:sz="0" w:space="0" w:color="auto"/>
                <w:left w:val="none" w:sz="0" w:space="0" w:color="auto"/>
                <w:bottom w:val="none" w:sz="0" w:space="0" w:color="auto"/>
                <w:right w:val="none" w:sz="0" w:space="0" w:color="auto"/>
              </w:divBdr>
            </w:div>
            <w:div w:id="1218275484">
              <w:marLeft w:val="0"/>
              <w:marRight w:val="0"/>
              <w:marTop w:val="0"/>
              <w:marBottom w:val="0"/>
              <w:divBdr>
                <w:top w:val="none" w:sz="0" w:space="0" w:color="auto"/>
                <w:left w:val="none" w:sz="0" w:space="0" w:color="auto"/>
                <w:bottom w:val="none" w:sz="0" w:space="0" w:color="auto"/>
                <w:right w:val="none" w:sz="0" w:space="0" w:color="auto"/>
              </w:divBdr>
            </w:div>
            <w:div w:id="1341006873">
              <w:marLeft w:val="0"/>
              <w:marRight w:val="0"/>
              <w:marTop w:val="0"/>
              <w:marBottom w:val="0"/>
              <w:divBdr>
                <w:top w:val="none" w:sz="0" w:space="0" w:color="auto"/>
                <w:left w:val="none" w:sz="0" w:space="0" w:color="auto"/>
                <w:bottom w:val="none" w:sz="0" w:space="0" w:color="auto"/>
                <w:right w:val="none" w:sz="0" w:space="0" w:color="auto"/>
              </w:divBdr>
            </w:div>
            <w:div w:id="1552618759">
              <w:marLeft w:val="0"/>
              <w:marRight w:val="0"/>
              <w:marTop w:val="0"/>
              <w:marBottom w:val="0"/>
              <w:divBdr>
                <w:top w:val="none" w:sz="0" w:space="0" w:color="auto"/>
                <w:left w:val="none" w:sz="0" w:space="0" w:color="auto"/>
                <w:bottom w:val="none" w:sz="0" w:space="0" w:color="auto"/>
                <w:right w:val="none" w:sz="0" w:space="0" w:color="auto"/>
              </w:divBdr>
            </w:div>
            <w:div w:id="933900428">
              <w:marLeft w:val="0"/>
              <w:marRight w:val="0"/>
              <w:marTop w:val="0"/>
              <w:marBottom w:val="0"/>
              <w:divBdr>
                <w:top w:val="none" w:sz="0" w:space="0" w:color="auto"/>
                <w:left w:val="none" w:sz="0" w:space="0" w:color="auto"/>
                <w:bottom w:val="none" w:sz="0" w:space="0" w:color="auto"/>
                <w:right w:val="none" w:sz="0" w:space="0" w:color="auto"/>
              </w:divBdr>
            </w:div>
            <w:div w:id="2071926240">
              <w:marLeft w:val="0"/>
              <w:marRight w:val="0"/>
              <w:marTop w:val="0"/>
              <w:marBottom w:val="0"/>
              <w:divBdr>
                <w:top w:val="none" w:sz="0" w:space="0" w:color="auto"/>
                <w:left w:val="none" w:sz="0" w:space="0" w:color="auto"/>
                <w:bottom w:val="none" w:sz="0" w:space="0" w:color="auto"/>
                <w:right w:val="none" w:sz="0" w:space="0" w:color="auto"/>
              </w:divBdr>
            </w:div>
            <w:div w:id="1264260712">
              <w:marLeft w:val="0"/>
              <w:marRight w:val="0"/>
              <w:marTop w:val="0"/>
              <w:marBottom w:val="0"/>
              <w:divBdr>
                <w:top w:val="none" w:sz="0" w:space="0" w:color="auto"/>
                <w:left w:val="none" w:sz="0" w:space="0" w:color="auto"/>
                <w:bottom w:val="none" w:sz="0" w:space="0" w:color="auto"/>
                <w:right w:val="none" w:sz="0" w:space="0" w:color="auto"/>
              </w:divBdr>
            </w:div>
            <w:div w:id="626276951">
              <w:marLeft w:val="0"/>
              <w:marRight w:val="0"/>
              <w:marTop w:val="0"/>
              <w:marBottom w:val="0"/>
              <w:divBdr>
                <w:top w:val="none" w:sz="0" w:space="0" w:color="auto"/>
                <w:left w:val="none" w:sz="0" w:space="0" w:color="auto"/>
                <w:bottom w:val="none" w:sz="0" w:space="0" w:color="auto"/>
                <w:right w:val="none" w:sz="0" w:space="0" w:color="auto"/>
              </w:divBdr>
            </w:div>
            <w:div w:id="1006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mailto:thomas.aynaud@lip6.f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es.wikipedia.org/wiki/Distancia_(teor%C3%ADa_de_grafos)" TargetMode="External"/><Relationship Id="rId21" Type="http://schemas.openxmlformats.org/officeDocument/2006/relationships/hyperlink" Target="https://github.com/jng0020/NetExtractor/milestone/7?closed=1"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github.com/jng0020/PruebaNetExtractor" TargetMode="External"/><Relationship Id="rId68" Type="http://schemas.openxmlformats.org/officeDocument/2006/relationships/image" Target="media/image40.PNG"/><Relationship Id="rId84" Type="http://schemas.openxmlformats.org/officeDocument/2006/relationships/hyperlink" Target="http://127.0.0.1:5000/" TargetMode="External"/><Relationship Id="rId89" Type="http://schemas.openxmlformats.org/officeDocument/2006/relationships/image" Target="media/image51.PNG"/><Relationship Id="rId112" Type="http://schemas.openxmlformats.org/officeDocument/2006/relationships/hyperlink" Target="https://github.com/ulfaslak/network_styling_with_d3" TargetMode="External"/><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7.PNG"/><Relationship Id="rId27" Type="http://schemas.openxmlformats.org/officeDocument/2006/relationships/comments" Target="comments.xm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www.mediawiki.org/wiki/MediaWiki" TargetMode="External"/><Relationship Id="rId69" Type="http://schemas.openxmlformats.org/officeDocument/2006/relationships/image" Target="media/image41.png"/><Relationship Id="rId113" Type="http://schemas.openxmlformats.org/officeDocument/2006/relationships/image" Target="media/image72.png"/><Relationship Id="rId118" Type="http://schemas.openxmlformats.org/officeDocument/2006/relationships/image" Target="media/image73.PNG"/><Relationship Id="rId80" Type="http://schemas.openxmlformats.org/officeDocument/2006/relationships/image" Target="media/image49.PNG"/><Relationship Id="rId85" Type="http://schemas.openxmlformats.org/officeDocument/2006/relationships/hyperlink" Target="http://netextractor.herokuapp.com" TargetMode="External"/><Relationship Id="rId12" Type="http://schemas.openxmlformats.org/officeDocument/2006/relationships/hyperlink" Target="https://www.imsdb.com/" TargetMode="External"/><Relationship Id="rId17" Type="http://schemas.openxmlformats.org/officeDocument/2006/relationships/hyperlink" Target="https://github.com/jng0020/NetExtractor/milestone/5?closed=1" TargetMode="External"/><Relationship Id="rId33" Type="http://schemas.openxmlformats.org/officeDocument/2006/relationships/hyperlink" Target="https://www.imsdb.com/scripts/Anastasia.html" TargetMode="External"/><Relationship Id="rId38" Type="http://schemas.openxmlformats.org/officeDocument/2006/relationships/image" Target="media/image15.png"/><Relationship Id="rId59" Type="http://schemas.openxmlformats.org/officeDocument/2006/relationships/image" Target="media/image36.PNG"/><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31.png"/><Relationship Id="rId70" Type="http://schemas.openxmlformats.org/officeDocument/2006/relationships/hyperlink" Target="http://127.0.0.1:5000/" TargetMode="External"/><Relationship Id="rId75" Type="http://schemas.openxmlformats.org/officeDocument/2006/relationships/image" Target="media/image44.PNG"/><Relationship Id="rId91" Type="http://schemas.openxmlformats.org/officeDocument/2006/relationships/image" Target="media/image53.png"/><Relationship Id="rId96" Type="http://schemas.openxmlformats.org/officeDocument/2006/relationships/hyperlink" Target="https://www.fandom.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jng0020/NetExtractor/milestone/8?closed=1" TargetMode="External"/><Relationship Id="rId28" Type="http://schemas.microsoft.com/office/2011/relationships/commentsExtended" Target="commentsExtended.xml"/><Relationship Id="rId49" Type="http://schemas.openxmlformats.org/officeDocument/2006/relationships/image" Target="media/image26.png"/><Relationship Id="rId114" Type="http://schemas.openxmlformats.org/officeDocument/2006/relationships/hyperlink" Target="https://es.wikipedia.org/wiki/Distribuci%C3%B3n_de_grado" TargetMode="External"/><Relationship Id="rId119" Type="http://schemas.openxmlformats.org/officeDocument/2006/relationships/image" Target="media/image74.PNG"/><Relationship Id="rId44" Type="http://schemas.openxmlformats.org/officeDocument/2006/relationships/image" Target="media/image21.png"/><Relationship Id="rId60" Type="http://schemas.openxmlformats.org/officeDocument/2006/relationships/image" Target="media/image37.PNG"/><Relationship Id="rId65" Type="http://schemas.openxmlformats.org/officeDocument/2006/relationships/hyperlink" Target="https://www.digitalocean.com/community/tutorials/como-instalar-y-utilizar-composer-en-ubuntu-18-04-es" TargetMode="External"/><Relationship Id="rId81" Type="http://schemas.openxmlformats.org/officeDocument/2006/relationships/hyperlink" Target="http://www.wikidot.com" TargetMode="External"/><Relationship Id="rId86" Type="http://schemas.openxmlformats.org/officeDocument/2006/relationships/hyperlink" Target="http://127.0.0.1:5000/"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image" Target="media/image69.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5.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center.heroku.com/start" TargetMode="External"/><Relationship Id="rId92" Type="http://schemas.openxmlformats.org/officeDocument/2006/relationships/image" Target="media/image54.PNG"/><Relationship Id="rId2" Type="http://schemas.openxmlformats.org/officeDocument/2006/relationships/numbering" Target="numbering.xml"/><Relationship Id="rId29" Type="http://schemas.microsoft.com/office/2016/09/relationships/commentsIds" Target="commentsIds.xml"/><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github.com/jng0020/NetExtractor/" TargetMode="External"/><Relationship Id="rId87" Type="http://schemas.openxmlformats.org/officeDocument/2006/relationships/hyperlink" Target="https://www.imsdb.com/" TargetMode="External"/><Relationship Id="rId110" Type="http://schemas.openxmlformats.org/officeDocument/2006/relationships/image" Target="media/image70.PNG"/><Relationship Id="rId115" Type="http://schemas.openxmlformats.org/officeDocument/2006/relationships/hyperlink" Target="https://es.wikipedia.org/wiki/Distribuci%C3%B3n_de_grado" TargetMode="External"/><Relationship Id="rId61" Type="http://schemas.openxmlformats.org/officeDocument/2006/relationships/image" Target="media/image38.PNG"/><Relationship Id="rId82" Type="http://schemas.openxmlformats.org/officeDocument/2006/relationships/hyperlink" Target="https://wikinetextractor.wikidot.com" TargetMode="External"/><Relationship Id="rId19" Type="http://schemas.openxmlformats.org/officeDocument/2006/relationships/hyperlink" Target="https://github.com/jng0020/NetExtractor/milestone/6?closed=1" TargetMode="External"/><Relationship Id="rId14" Type="http://schemas.openxmlformats.org/officeDocument/2006/relationships/hyperlink" Target="https://github.com/jng0020/NetExtractor/milestone/3?closed=1"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46.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hyperlink" Target="https://github.com/jng0020/NetExtractor/milestone/1?closed=1"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55.PNG"/><Relationship Id="rId98" Type="http://schemas.openxmlformats.org/officeDocument/2006/relationships/hyperlink" Target="https://www.imsdb.com/"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www.seg-social.es/wps/portal/wss/internet/Trabajadores/CotizacionRecaudacionTrabajadores/36537?changeLanguage=es" TargetMode="External"/><Relationship Id="rId46" Type="http://schemas.openxmlformats.org/officeDocument/2006/relationships/image" Target="media/image23.png"/><Relationship Id="rId67" Type="http://schemas.openxmlformats.org/officeDocument/2006/relationships/image" Target="media/image39.PNG"/><Relationship Id="rId116" Type="http://schemas.openxmlformats.org/officeDocument/2006/relationships/hyperlink" Target="https://es.wikipedia.org/wiki/Ciencia_de_redes" TargetMode="External"/><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hyperlink" Target="https://github.com/jng0020/NetExtractor/" TargetMode="External"/><Relationship Id="rId83" Type="http://schemas.openxmlformats.org/officeDocument/2006/relationships/hyperlink" Target="https://netextractor.herokuapp.com" TargetMode="External"/><Relationship Id="rId88" Type="http://schemas.openxmlformats.org/officeDocument/2006/relationships/image" Target="media/image50.PNG"/><Relationship Id="rId111" Type="http://schemas.openxmlformats.org/officeDocument/2006/relationships/image" Target="media/image71.PNG"/><Relationship Id="rId15" Type="http://schemas.openxmlformats.org/officeDocument/2006/relationships/hyperlink" Target="https://github.com/jng0020/NetExtractor/milestone/4?closed=1" TargetMode="External"/><Relationship Id="rId36" Type="http://schemas.openxmlformats.org/officeDocument/2006/relationships/image" Target="media/image13.png"/><Relationship Id="rId57" Type="http://schemas.openxmlformats.org/officeDocument/2006/relationships/image" Target="media/image34.png"/><Relationship Id="rId106" Type="http://schemas.openxmlformats.org/officeDocument/2006/relationships/image" Target="media/image66.PNG"/><Relationship Id="rId10" Type="http://schemas.openxmlformats.org/officeDocument/2006/relationships/hyperlink" Target="https://github.com/jng0020/NetExtractor/milestone/2?closed=1" TargetMode="External"/><Relationship Id="rId31" Type="http://schemas.openxmlformats.org/officeDocument/2006/relationships/header" Target="header2.xml"/><Relationship Id="rId52" Type="http://schemas.openxmlformats.org/officeDocument/2006/relationships/image" Target="media/image29.png"/><Relationship Id="rId73" Type="http://schemas.openxmlformats.org/officeDocument/2006/relationships/hyperlink" Target="http://www.heroku.com" TargetMode="External"/><Relationship Id="rId78" Type="http://schemas.openxmlformats.org/officeDocument/2006/relationships/image" Target="media/image47.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D793-97A0-42A4-94B4-CCC288D4C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81</Pages>
  <Words>17356</Words>
  <Characters>95459</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González</dc:creator>
  <cp:keywords/>
  <dc:description/>
  <cp:lastModifiedBy>Jorge Navarro González</cp:lastModifiedBy>
  <cp:revision>12</cp:revision>
  <dcterms:created xsi:type="dcterms:W3CDTF">2020-02-04T10:45:00Z</dcterms:created>
  <dcterms:modified xsi:type="dcterms:W3CDTF">2020-02-07T14:48:00Z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id="YSXKDfgY"/&gt;&lt;style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