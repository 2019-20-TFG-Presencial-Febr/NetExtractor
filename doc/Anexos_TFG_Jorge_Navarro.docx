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72B91" w14:textId="77777777" w:rsidR="005C032E" w:rsidRPr="00DD16FE" w:rsidRDefault="005C032E" w:rsidP="005C032E">
      <w:pPr>
        <w:pStyle w:val="Sinespaciado"/>
        <w:jc w:val="center"/>
        <w:rPr>
          <w:rFonts w:eastAsia="Calibri" w:cs="LilyUPC"/>
          <w:sz w:val="40"/>
          <w:szCs w:val="40"/>
        </w:rPr>
      </w:pPr>
      <w:bookmarkStart w:id="0" w:name="_Toc31225142"/>
      <w:bookmarkStart w:id="1" w:name="_Toc12638100"/>
      <w:r w:rsidRPr="00DD16FE">
        <w:rPr>
          <w:rFonts w:eastAsia="Calibri" w:cs="Times New Roman"/>
          <w:noProof/>
          <w:sz w:val="24"/>
        </w:rPr>
        <w:drawing>
          <wp:anchor distT="0" distB="0" distL="114300" distR="114300" simplePos="0" relativeHeight="251919360" behindDoc="0" locked="0" layoutInCell="1" allowOverlap="1" wp14:anchorId="48D2E1F0" wp14:editId="5D329DE9">
            <wp:simplePos x="2200275" y="876300"/>
            <wp:positionH relativeFrom="margin">
              <wp:align>left</wp:align>
            </wp:positionH>
            <wp:positionV relativeFrom="margin">
              <wp:align>top</wp:align>
            </wp:positionV>
            <wp:extent cx="646510" cy="1080000"/>
            <wp:effectExtent l="0" t="0" r="1270" b="6350"/>
            <wp:wrapSquare wrapText="bothSides"/>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6510" cy="1080000"/>
                    </a:xfrm>
                    <a:prstGeom prst="rect">
                      <a:avLst/>
                    </a:prstGeom>
                  </pic:spPr>
                </pic:pic>
              </a:graphicData>
            </a:graphic>
          </wp:anchor>
        </w:drawing>
      </w:r>
      <w:r w:rsidRPr="00DD16FE">
        <w:rPr>
          <w:rFonts w:eastAsia="Calibri" w:cs="LilyUPC"/>
          <w:sz w:val="40"/>
          <w:szCs w:val="40"/>
        </w:rPr>
        <w:t>UNIVERSIDAD DE BURGOS</w:t>
      </w:r>
    </w:p>
    <w:p w14:paraId="242F32EB" w14:textId="77777777" w:rsidR="005C032E" w:rsidRPr="00DD16FE" w:rsidRDefault="005C032E" w:rsidP="005C032E">
      <w:pPr>
        <w:spacing w:after="0" w:line="240" w:lineRule="auto"/>
        <w:ind w:firstLine="0"/>
        <w:jc w:val="center"/>
        <w:rPr>
          <w:rFonts w:eastAsia="Calibri" w:cs="LilyUPC"/>
          <w:smallCaps/>
          <w:sz w:val="40"/>
          <w:szCs w:val="40"/>
        </w:rPr>
      </w:pPr>
      <w:r w:rsidRPr="00DD16FE">
        <w:rPr>
          <w:rFonts w:eastAsia="Calibri" w:cs="LilyUPC"/>
          <w:smallCaps/>
          <w:sz w:val="40"/>
          <w:szCs w:val="40"/>
        </w:rPr>
        <w:t>Escuela Politécnica Superior</w:t>
      </w:r>
      <w:r w:rsidRPr="00DD16FE">
        <w:rPr>
          <w:rFonts w:eastAsia="Calibri" w:cs="Times New Roman"/>
          <w:smallCaps/>
          <w:noProof/>
          <w:sz w:val="24"/>
        </w:rPr>
        <w:drawing>
          <wp:anchor distT="0" distB="0" distL="114300" distR="114300" simplePos="0" relativeHeight="251920384" behindDoc="0" locked="0" layoutInCell="1" allowOverlap="1" wp14:anchorId="79E0D8CB" wp14:editId="41E9EC31">
            <wp:simplePos x="5562600" y="1171575"/>
            <wp:positionH relativeFrom="margin">
              <wp:align>right</wp:align>
            </wp:positionH>
            <wp:positionV relativeFrom="margin">
              <wp:align>top</wp:align>
            </wp:positionV>
            <wp:extent cx="832485" cy="1079500"/>
            <wp:effectExtent l="0" t="0" r="5715" b="635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2485" cy="1079500"/>
                    </a:xfrm>
                    <a:prstGeom prst="rect">
                      <a:avLst/>
                    </a:prstGeom>
                  </pic:spPr>
                </pic:pic>
              </a:graphicData>
            </a:graphic>
          </wp:anchor>
        </w:drawing>
      </w:r>
    </w:p>
    <w:p w14:paraId="41C121A9" w14:textId="77777777" w:rsidR="005C032E" w:rsidRPr="00DD16FE" w:rsidRDefault="005C032E" w:rsidP="005C032E">
      <w:pPr>
        <w:spacing w:after="0" w:line="240" w:lineRule="auto"/>
        <w:ind w:firstLine="0"/>
        <w:jc w:val="center"/>
        <w:rPr>
          <w:rFonts w:eastAsia="Calibri" w:cs="LilyUPC"/>
          <w:sz w:val="40"/>
          <w:szCs w:val="40"/>
        </w:rPr>
      </w:pPr>
      <w:r w:rsidRPr="00DD16FE">
        <w:rPr>
          <w:rFonts w:eastAsia="Calibri" w:cs="LilyUPC"/>
          <w:sz w:val="40"/>
          <w:szCs w:val="40"/>
        </w:rPr>
        <w:t>Gº en Ingeniería Informática</w:t>
      </w:r>
    </w:p>
    <w:p w14:paraId="29352464" w14:textId="77777777" w:rsidR="005C032E" w:rsidRPr="00DD16FE" w:rsidRDefault="005C032E" w:rsidP="005C032E">
      <w:pPr>
        <w:spacing w:after="0" w:line="240" w:lineRule="auto"/>
        <w:ind w:firstLine="0"/>
        <w:jc w:val="left"/>
        <w:rPr>
          <w:rFonts w:eastAsia="Calibri" w:cs="Times New Roman"/>
          <w:sz w:val="24"/>
        </w:rPr>
      </w:pPr>
    </w:p>
    <w:p w14:paraId="76C1DB8E" w14:textId="77777777" w:rsidR="005C032E" w:rsidRPr="00DD16FE" w:rsidRDefault="005C032E" w:rsidP="005C032E">
      <w:pPr>
        <w:spacing w:after="0" w:line="240" w:lineRule="auto"/>
        <w:ind w:firstLine="0"/>
        <w:jc w:val="left"/>
        <w:rPr>
          <w:rFonts w:eastAsia="Calibri" w:cs="Times New Roman"/>
          <w:sz w:val="24"/>
        </w:rPr>
      </w:pPr>
    </w:p>
    <w:p w14:paraId="0610BE84" w14:textId="77777777" w:rsidR="005C032E" w:rsidRPr="00DD16FE" w:rsidRDefault="005C032E" w:rsidP="005C032E">
      <w:pPr>
        <w:spacing w:after="0" w:line="240" w:lineRule="auto"/>
        <w:ind w:firstLine="0"/>
        <w:jc w:val="left"/>
        <w:rPr>
          <w:rFonts w:eastAsia="Calibri" w:cs="Times New Roman"/>
          <w:sz w:val="24"/>
        </w:rPr>
      </w:pPr>
    </w:p>
    <w:p w14:paraId="4B697F08" w14:textId="77777777" w:rsidR="005C032E" w:rsidRPr="00DD16FE" w:rsidRDefault="005C032E" w:rsidP="005C032E">
      <w:pPr>
        <w:spacing w:after="0" w:line="240" w:lineRule="auto"/>
        <w:ind w:firstLine="0"/>
        <w:jc w:val="left"/>
        <w:rPr>
          <w:rFonts w:eastAsia="Calibri" w:cs="Times New Roman"/>
          <w:sz w:val="24"/>
        </w:rPr>
      </w:pPr>
    </w:p>
    <w:p w14:paraId="293B2EC6" w14:textId="77777777" w:rsidR="005C032E" w:rsidRPr="00DD16FE" w:rsidRDefault="005C032E" w:rsidP="005C032E">
      <w:pPr>
        <w:spacing w:after="0" w:line="240" w:lineRule="auto"/>
        <w:ind w:firstLine="0"/>
        <w:jc w:val="left"/>
        <w:rPr>
          <w:rFonts w:eastAsia="Calibri" w:cs="Times New Roman"/>
          <w:sz w:val="24"/>
        </w:rPr>
      </w:pPr>
    </w:p>
    <w:p w14:paraId="5E7E25BD" w14:textId="77777777" w:rsidR="005C032E" w:rsidRPr="00DD16FE" w:rsidRDefault="005C032E" w:rsidP="005C032E">
      <w:pPr>
        <w:spacing w:after="0" w:line="240" w:lineRule="auto"/>
        <w:ind w:firstLine="0"/>
        <w:jc w:val="left"/>
        <w:rPr>
          <w:rFonts w:eastAsia="Calibri" w:cs="Times New Roman"/>
          <w:sz w:val="24"/>
        </w:rPr>
      </w:pPr>
    </w:p>
    <w:p w14:paraId="287AAC43" w14:textId="77777777" w:rsidR="005C032E" w:rsidRPr="00DD16FE" w:rsidRDefault="005C032E" w:rsidP="005C032E">
      <w:pPr>
        <w:spacing w:after="0" w:line="240" w:lineRule="auto"/>
        <w:ind w:firstLine="0"/>
        <w:jc w:val="left"/>
        <w:rPr>
          <w:rFonts w:eastAsia="Calibri" w:cs="Times New Roman"/>
          <w:sz w:val="24"/>
        </w:rPr>
      </w:pPr>
    </w:p>
    <w:p w14:paraId="052F4FB3" w14:textId="77777777" w:rsidR="005C032E" w:rsidRPr="00DD16FE" w:rsidRDefault="005C032E" w:rsidP="005C032E">
      <w:pPr>
        <w:spacing w:after="0" w:line="240" w:lineRule="auto"/>
        <w:ind w:firstLine="0"/>
        <w:jc w:val="left"/>
        <w:rPr>
          <w:rFonts w:eastAsia="Calibri" w:cs="Times New Roman"/>
          <w:sz w:val="24"/>
        </w:rPr>
      </w:pPr>
    </w:p>
    <w:p w14:paraId="031132D7" w14:textId="77777777" w:rsidR="005C032E" w:rsidRPr="00DD16FE" w:rsidRDefault="005C032E" w:rsidP="005C032E">
      <w:pPr>
        <w:spacing w:after="0" w:line="240" w:lineRule="auto"/>
        <w:ind w:firstLine="0"/>
        <w:jc w:val="left"/>
        <w:rPr>
          <w:rFonts w:eastAsia="Calibri" w:cs="Times New Roman"/>
          <w:sz w:val="24"/>
        </w:rPr>
      </w:pPr>
    </w:p>
    <w:p w14:paraId="45D8070C" w14:textId="77777777" w:rsidR="005C032E" w:rsidRPr="00DD16FE" w:rsidRDefault="005C032E" w:rsidP="005C032E">
      <w:pPr>
        <w:spacing w:after="0" w:line="240" w:lineRule="auto"/>
        <w:ind w:firstLine="0"/>
        <w:jc w:val="left"/>
        <w:rPr>
          <w:rFonts w:eastAsia="Calibri" w:cs="Times New Roman"/>
          <w:sz w:val="24"/>
        </w:rPr>
      </w:pPr>
    </w:p>
    <w:p w14:paraId="0B931FE5" w14:textId="77777777" w:rsidR="005C032E" w:rsidRPr="00DD16FE" w:rsidRDefault="005C032E" w:rsidP="005C032E">
      <w:pPr>
        <w:spacing w:after="0" w:line="240" w:lineRule="auto"/>
        <w:ind w:firstLine="0"/>
        <w:jc w:val="left"/>
        <w:rPr>
          <w:rFonts w:eastAsia="Calibri" w:cs="Times New Roman"/>
          <w:sz w:val="24"/>
        </w:rPr>
      </w:pPr>
    </w:p>
    <w:p w14:paraId="263B5814" w14:textId="77777777" w:rsidR="005C032E" w:rsidRPr="00DD16FE" w:rsidRDefault="005C032E" w:rsidP="005C032E">
      <w:pPr>
        <w:spacing w:after="0" w:line="240" w:lineRule="auto"/>
        <w:ind w:firstLine="0"/>
        <w:jc w:val="left"/>
        <w:rPr>
          <w:rFonts w:eastAsia="Calibri" w:cs="Times New Roman"/>
          <w:sz w:val="24"/>
        </w:rPr>
      </w:pPr>
    </w:p>
    <w:p w14:paraId="4DAEC078" w14:textId="77777777" w:rsidR="005C032E" w:rsidRPr="00DD16FE" w:rsidRDefault="005C032E" w:rsidP="005C032E">
      <w:pPr>
        <w:spacing w:after="0" w:line="240" w:lineRule="auto"/>
        <w:ind w:firstLine="0"/>
        <w:jc w:val="left"/>
        <w:rPr>
          <w:rFonts w:eastAsia="Calibri" w:cs="Times New Roman"/>
          <w:sz w:val="24"/>
        </w:rPr>
      </w:pPr>
    </w:p>
    <w:p w14:paraId="441AA731" w14:textId="77777777" w:rsidR="005C032E" w:rsidRPr="00DD16FE" w:rsidRDefault="005C032E" w:rsidP="005C032E">
      <w:pPr>
        <w:spacing w:after="0" w:line="240" w:lineRule="auto"/>
        <w:ind w:firstLine="0"/>
        <w:jc w:val="left"/>
        <w:rPr>
          <w:rFonts w:eastAsia="Calibri" w:cs="Times New Roman"/>
          <w:sz w:val="24"/>
        </w:rPr>
      </w:pPr>
    </w:p>
    <w:p w14:paraId="4D8CD658" w14:textId="77777777" w:rsidR="005C032E" w:rsidRPr="00DD16FE" w:rsidRDefault="005C032E" w:rsidP="005C032E">
      <w:pPr>
        <w:spacing w:after="0" w:line="240" w:lineRule="auto"/>
        <w:ind w:firstLine="0"/>
        <w:jc w:val="left"/>
        <w:rPr>
          <w:rFonts w:eastAsia="Calibri" w:cs="Times New Roman"/>
          <w:sz w:val="24"/>
        </w:rPr>
      </w:pPr>
      <w:r w:rsidRPr="00DD16FE">
        <w:rPr>
          <w:rFonts w:eastAsia="Calibri" w:cs="Times New Roman"/>
          <w:noProof/>
          <w:sz w:val="24"/>
        </w:rPr>
        <mc:AlternateContent>
          <mc:Choice Requires="wps">
            <w:drawing>
              <wp:anchor distT="0" distB="0" distL="114300" distR="114300" simplePos="0" relativeHeight="251918336" behindDoc="1" locked="0" layoutInCell="1" allowOverlap="1" wp14:anchorId="4616E4CC" wp14:editId="77544D82">
                <wp:simplePos x="0" y="0"/>
                <wp:positionH relativeFrom="column">
                  <wp:posOffset>74295</wp:posOffset>
                </wp:positionH>
                <wp:positionV relativeFrom="paragraph">
                  <wp:posOffset>147955</wp:posOffset>
                </wp:positionV>
                <wp:extent cx="3724275" cy="1885950"/>
                <wp:effectExtent l="0" t="0" r="28575" b="19050"/>
                <wp:wrapNone/>
                <wp:docPr id="113" name="Rectángulo 113"/>
                <wp:cNvGraphicFramePr/>
                <a:graphic xmlns:a="http://schemas.openxmlformats.org/drawingml/2006/main">
                  <a:graphicData uri="http://schemas.microsoft.com/office/word/2010/wordprocessingShape">
                    <wps:wsp>
                      <wps:cNvSpPr/>
                      <wps:spPr>
                        <a:xfrm>
                          <a:off x="0" y="0"/>
                          <a:ext cx="3724275" cy="1885950"/>
                        </a:xfrm>
                        <a:prstGeom prst="rect">
                          <a:avLst/>
                        </a:prstGeom>
                        <a:solidFill>
                          <a:srgbClr val="4472C4">
                            <a:lumMod val="20000"/>
                            <a:lumOff val="80000"/>
                          </a:srgbClr>
                        </a:solidFill>
                        <a:ln w="12700" cap="flat" cmpd="sng" algn="ctr">
                          <a:solidFill>
                            <a:srgbClr val="44546A">
                              <a:lumMod val="20000"/>
                              <a:lumOff val="8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6739C1" id="Rectángulo 113" o:spid="_x0000_s1026" style="position:absolute;margin-left:5.85pt;margin-top:11.65pt;width:293.25pt;height:148.5pt;z-index:-25139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" fillcolor="#dae3f3" strokecolor="#d6dce5" strokeweight="1pt"/>
            </w:pict>
          </mc:Fallback>
        </mc:AlternateContent>
      </w:r>
    </w:p>
    <w:p w14:paraId="2F07DC1D" w14:textId="77777777" w:rsidR="005C032E" w:rsidRPr="00DD16FE" w:rsidRDefault="005C032E" w:rsidP="005C032E">
      <w:pPr>
        <w:spacing w:after="0" w:line="240" w:lineRule="auto"/>
        <w:ind w:firstLine="0"/>
        <w:jc w:val="left"/>
        <w:rPr>
          <w:rFonts w:eastAsia="Calibri" w:cs="Times New Roman"/>
          <w:sz w:val="24"/>
        </w:rPr>
      </w:pPr>
    </w:p>
    <w:p w14:paraId="5B941ED3" w14:textId="77777777" w:rsidR="005C032E" w:rsidRPr="00DD16FE" w:rsidRDefault="005C032E" w:rsidP="005C032E">
      <w:pPr>
        <w:spacing w:after="0" w:line="240" w:lineRule="auto"/>
        <w:ind w:firstLine="0"/>
        <w:jc w:val="left"/>
        <w:rPr>
          <w:rFonts w:eastAsia="Calibri" w:cs="Times New Roman"/>
          <w:sz w:val="24"/>
        </w:rPr>
      </w:pPr>
      <w:r w:rsidRPr="00DD16FE">
        <w:rPr>
          <w:rFonts w:eastAsia="Calibri" w:cs="Times New Roman"/>
          <w:b/>
          <w:noProof/>
          <w:sz w:val="32"/>
          <w:szCs w:val="32"/>
        </w:rPr>
        <w:drawing>
          <wp:anchor distT="0" distB="0" distL="114300" distR="114300" simplePos="0" relativeHeight="251921408" behindDoc="0" locked="0" layoutInCell="1" allowOverlap="1" wp14:anchorId="782E678A" wp14:editId="274707F4">
            <wp:simplePos x="0" y="0"/>
            <wp:positionH relativeFrom="margin">
              <wp:posOffset>3968655</wp:posOffset>
            </wp:positionH>
            <wp:positionV relativeFrom="margin">
              <wp:posOffset>3869576</wp:posOffset>
            </wp:positionV>
            <wp:extent cx="1515745" cy="1439545"/>
            <wp:effectExtent l="0" t="0" r="8255" b="8255"/>
            <wp:wrapSquare wrapText="bothSides"/>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5745" cy="1439545"/>
                    </a:xfrm>
                    <a:prstGeom prst="rect">
                      <a:avLst/>
                    </a:prstGeom>
                  </pic:spPr>
                </pic:pic>
              </a:graphicData>
            </a:graphic>
          </wp:anchor>
        </w:drawing>
      </w:r>
    </w:p>
    <w:p w14:paraId="5C6F59C5" w14:textId="77777777" w:rsidR="005C032E" w:rsidRPr="00DD16FE" w:rsidRDefault="005C032E" w:rsidP="005C032E">
      <w:pPr>
        <w:spacing w:after="0" w:line="240" w:lineRule="auto"/>
        <w:ind w:firstLine="0"/>
        <w:jc w:val="left"/>
        <w:rPr>
          <w:rFonts w:eastAsia="Calibri" w:cs="Times New Roman"/>
          <w:sz w:val="24"/>
        </w:rPr>
      </w:pPr>
    </w:p>
    <w:p w14:paraId="36D3C198" w14:textId="77777777" w:rsidR="005C032E" w:rsidRPr="00DD16FE" w:rsidRDefault="005C032E" w:rsidP="005C032E">
      <w:pPr>
        <w:spacing w:after="0" w:line="240" w:lineRule="auto"/>
        <w:ind w:left="708" w:firstLine="0"/>
        <w:jc w:val="left"/>
        <w:rPr>
          <w:rFonts w:eastAsia="Calibri" w:cs="Times New Roman"/>
          <w:b/>
          <w:sz w:val="32"/>
          <w:szCs w:val="32"/>
        </w:rPr>
      </w:pPr>
      <w:r w:rsidRPr="00DD16FE">
        <w:rPr>
          <w:rFonts w:eastAsia="Calibri" w:cs="Times New Roman"/>
          <w:b/>
          <w:sz w:val="32"/>
          <w:szCs w:val="32"/>
        </w:rPr>
        <w:t xml:space="preserve">   TFG Ingeniería Informática:</w:t>
      </w:r>
      <w:r w:rsidRPr="00DD16FE">
        <w:rPr>
          <w:rFonts w:eastAsia="Calibri" w:cs="Times New Roman"/>
          <w:b/>
          <w:noProof/>
          <w:sz w:val="32"/>
          <w:szCs w:val="32"/>
        </w:rPr>
        <w:t xml:space="preserve"> </w:t>
      </w:r>
    </w:p>
    <w:p w14:paraId="74B6B4B0" w14:textId="77777777" w:rsidR="005C032E" w:rsidRPr="00DD16FE" w:rsidRDefault="005C032E" w:rsidP="005C032E">
      <w:pPr>
        <w:spacing w:after="0" w:line="240" w:lineRule="auto"/>
        <w:ind w:firstLine="0"/>
        <w:jc w:val="left"/>
        <w:rPr>
          <w:rFonts w:eastAsia="Calibri" w:cs="Times New Roman"/>
          <w:b/>
          <w:sz w:val="32"/>
          <w:szCs w:val="32"/>
        </w:rPr>
      </w:pPr>
    </w:p>
    <w:p w14:paraId="203EC74A" w14:textId="77777777" w:rsidR="005C032E" w:rsidRPr="00DD16FE" w:rsidRDefault="005C032E" w:rsidP="005C032E">
      <w:pPr>
        <w:spacing w:after="0" w:line="240" w:lineRule="auto"/>
        <w:ind w:firstLine="708"/>
        <w:jc w:val="left"/>
        <w:rPr>
          <w:rFonts w:eastAsia="Calibri" w:cs="Times New Roman"/>
          <w:b/>
          <w:sz w:val="32"/>
          <w:szCs w:val="32"/>
        </w:rPr>
      </w:pPr>
      <w:r w:rsidRPr="00DD16FE">
        <w:rPr>
          <w:rFonts w:eastAsia="Calibri" w:cs="Times New Roman"/>
          <w:b/>
          <w:sz w:val="32"/>
          <w:szCs w:val="32"/>
        </w:rPr>
        <w:t xml:space="preserve">   NetExtractor</w:t>
      </w:r>
    </w:p>
    <w:p w14:paraId="23702565" w14:textId="77777777" w:rsidR="005C032E" w:rsidRPr="00DD16FE" w:rsidRDefault="005C032E" w:rsidP="005C032E">
      <w:pPr>
        <w:spacing w:after="0" w:line="240" w:lineRule="auto"/>
        <w:ind w:firstLine="0"/>
        <w:jc w:val="left"/>
        <w:rPr>
          <w:rFonts w:eastAsia="Calibri" w:cs="Times New Roman"/>
          <w:sz w:val="24"/>
        </w:rPr>
      </w:pPr>
    </w:p>
    <w:p w14:paraId="2057606C" w14:textId="77777777" w:rsidR="005C032E" w:rsidRPr="00DD16FE" w:rsidRDefault="005C032E" w:rsidP="005C032E">
      <w:pPr>
        <w:spacing w:after="0" w:line="240" w:lineRule="auto"/>
        <w:ind w:firstLine="0"/>
        <w:jc w:val="left"/>
        <w:rPr>
          <w:rFonts w:eastAsia="Calibri" w:cs="Times New Roman"/>
          <w:sz w:val="24"/>
        </w:rPr>
      </w:pPr>
    </w:p>
    <w:p w14:paraId="531AC2B6" w14:textId="77777777" w:rsidR="005C032E" w:rsidRPr="00DD16FE" w:rsidRDefault="005C032E" w:rsidP="005C032E">
      <w:pPr>
        <w:spacing w:after="0" w:line="240" w:lineRule="auto"/>
        <w:ind w:firstLine="0"/>
        <w:jc w:val="left"/>
        <w:rPr>
          <w:rFonts w:eastAsia="Calibri" w:cs="Times New Roman"/>
          <w:sz w:val="24"/>
        </w:rPr>
      </w:pPr>
    </w:p>
    <w:p w14:paraId="44AC91CA" w14:textId="77777777" w:rsidR="005C032E" w:rsidRPr="00DD16FE" w:rsidRDefault="005C032E" w:rsidP="005C032E">
      <w:pPr>
        <w:spacing w:after="0" w:line="240" w:lineRule="auto"/>
        <w:ind w:firstLine="0"/>
        <w:jc w:val="left"/>
        <w:rPr>
          <w:rFonts w:eastAsia="Calibri" w:cs="Times New Roman"/>
          <w:sz w:val="24"/>
        </w:rPr>
      </w:pPr>
    </w:p>
    <w:p w14:paraId="2B61CBC6" w14:textId="77777777" w:rsidR="005C032E" w:rsidRPr="00DD16FE" w:rsidRDefault="005C032E" w:rsidP="005C032E">
      <w:pPr>
        <w:spacing w:after="0" w:line="240" w:lineRule="auto"/>
        <w:ind w:firstLine="0"/>
        <w:jc w:val="left"/>
        <w:rPr>
          <w:rFonts w:eastAsia="Calibri" w:cs="Times New Roman"/>
          <w:sz w:val="24"/>
        </w:rPr>
      </w:pPr>
    </w:p>
    <w:p w14:paraId="61D33927" w14:textId="77777777" w:rsidR="005C032E" w:rsidRPr="00DD16FE" w:rsidRDefault="005C032E" w:rsidP="005C032E">
      <w:pPr>
        <w:spacing w:after="0" w:line="240" w:lineRule="auto"/>
        <w:ind w:firstLine="0"/>
        <w:jc w:val="left"/>
        <w:rPr>
          <w:rFonts w:eastAsia="Calibri" w:cs="Times New Roman"/>
          <w:sz w:val="24"/>
        </w:rPr>
      </w:pPr>
    </w:p>
    <w:p w14:paraId="7F447F48" w14:textId="77777777" w:rsidR="005C032E" w:rsidRPr="00DD16FE" w:rsidRDefault="005C032E" w:rsidP="005C032E">
      <w:pPr>
        <w:spacing w:after="0" w:line="240" w:lineRule="auto"/>
        <w:ind w:firstLine="0"/>
        <w:jc w:val="left"/>
        <w:rPr>
          <w:rFonts w:eastAsia="Calibri" w:cs="Times New Roman"/>
          <w:sz w:val="24"/>
        </w:rPr>
      </w:pPr>
    </w:p>
    <w:p w14:paraId="01D3DF80" w14:textId="77777777" w:rsidR="005C032E" w:rsidRPr="00DD16FE" w:rsidRDefault="005C032E" w:rsidP="005C032E">
      <w:pPr>
        <w:spacing w:after="0" w:line="240" w:lineRule="auto"/>
        <w:ind w:firstLine="0"/>
        <w:jc w:val="left"/>
        <w:rPr>
          <w:rFonts w:eastAsia="Calibri" w:cs="Times New Roman"/>
          <w:sz w:val="24"/>
        </w:rPr>
      </w:pPr>
    </w:p>
    <w:p w14:paraId="3831EC2B" w14:textId="77777777" w:rsidR="005C032E" w:rsidRPr="00DD16FE" w:rsidRDefault="005C032E" w:rsidP="005C032E">
      <w:pPr>
        <w:spacing w:after="0" w:line="240" w:lineRule="auto"/>
        <w:ind w:firstLine="0"/>
        <w:jc w:val="left"/>
        <w:rPr>
          <w:rFonts w:eastAsia="Calibri" w:cs="Times New Roman"/>
          <w:sz w:val="24"/>
        </w:rPr>
      </w:pPr>
    </w:p>
    <w:p w14:paraId="6E3E1014" w14:textId="77777777" w:rsidR="005C032E" w:rsidRPr="00DD16FE" w:rsidRDefault="005C032E" w:rsidP="005C032E">
      <w:pPr>
        <w:spacing w:after="0" w:line="240" w:lineRule="auto"/>
        <w:ind w:firstLine="0"/>
        <w:jc w:val="left"/>
        <w:rPr>
          <w:rFonts w:eastAsia="Calibri" w:cs="Times New Roman"/>
          <w:sz w:val="24"/>
        </w:rPr>
      </w:pPr>
    </w:p>
    <w:p w14:paraId="5DFBB3AB" w14:textId="77777777" w:rsidR="005C032E" w:rsidRPr="00DD16FE" w:rsidRDefault="005C032E" w:rsidP="005C032E">
      <w:pPr>
        <w:spacing w:after="0" w:line="240" w:lineRule="auto"/>
        <w:ind w:firstLine="0"/>
        <w:jc w:val="left"/>
        <w:rPr>
          <w:rFonts w:eastAsia="Calibri" w:cs="Times New Roman"/>
          <w:sz w:val="24"/>
        </w:rPr>
      </w:pPr>
    </w:p>
    <w:p w14:paraId="1C28903F" w14:textId="77777777" w:rsidR="005C032E" w:rsidRPr="00DD16FE" w:rsidRDefault="005C032E" w:rsidP="005C032E">
      <w:pPr>
        <w:spacing w:after="0" w:line="240" w:lineRule="auto"/>
        <w:ind w:firstLine="0"/>
        <w:jc w:val="left"/>
        <w:rPr>
          <w:rFonts w:eastAsia="Calibri" w:cs="Times New Roman"/>
          <w:sz w:val="24"/>
        </w:rPr>
      </w:pPr>
    </w:p>
    <w:p w14:paraId="5B3294A8" w14:textId="77777777" w:rsidR="005C032E" w:rsidRPr="00DD16FE" w:rsidRDefault="005C032E" w:rsidP="005C032E">
      <w:pPr>
        <w:spacing w:after="0" w:line="240" w:lineRule="auto"/>
        <w:ind w:firstLine="0"/>
        <w:jc w:val="left"/>
        <w:rPr>
          <w:rFonts w:eastAsia="Calibri" w:cs="Times New Roman"/>
          <w:sz w:val="24"/>
        </w:rPr>
      </w:pPr>
    </w:p>
    <w:p w14:paraId="3E7DCDB8" w14:textId="77777777" w:rsidR="005C032E" w:rsidRPr="00DD16FE" w:rsidRDefault="005C032E" w:rsidP="005C032E">
      <w:pPr>
        <w:spacing w:after="0" w:line="240" w:lineRule="auto"/>
        <w:ind w:firstLine="0"/>
        <w:jc w:val="left"/>
        <w:rPr>
          <w:rFonts w:eastAsia="Calibri" w:cs="Times New Roman"/>
          <w:sz w:val="24"/>
        </w:rPr>
      </w:pPr>
    </w:p>
    <w:p w14:paraId="7B49D9C4" w14:textId="77777777" w:rsidR="005C032E" w:rsidRPr="00DD16FE" w:rsidRDefault="005C032E" w:rsidP="005C032E">
      <w:pPr>
        <w:spacing w:after="0" w:line="240" w:lineRule="auto"/>
        <w:ind w:firstLine="0"/>
        <w:jc w:val="center"/>
        <w:rPr>
          <w:rFonts w:eastAsia="Calibri" w:cs="Times New Roman"/>
          <w:sz w:val="36"/>
          <w:szCs w:val="36"/>
        </w:rPr>
      </w:pPr>
      <w:r w:rsidRPr="00DD16FE">
        <w:rPr>
          <w:rFonts w:eastAsia="Calibri" w:cs="Times New Roman"/>
          <w:sz w:val="36"/>
          <w:szCs w:val="36"/>
        </w:rPr>
        <w:t>Presentado por Jorge Navarro González</w:t>
      </w:r>
    </w:p>
    <w:p w14:paraId="5B3430CF" w14:textId="77777777" w:rsidR="005C032E" w:rsidRPr="00DD16FE" w:rsidRDefault="005C032E" w:rsidP="005C032E">
      <w:pPr>
        <w:spacing w:after="0" w:line="240" w:lineRule="auto"/>
        <w:ind w:firstLine="0"/>
        <w:jc w:val="center"/>
        <w:rPr>
          <w:rFonts w:eastAsia="Calibri" w:cs="Times New Roman"/>
          <w:sz w:val="36"/>
          <w:szCs w:val="36"/>
        </w:rPr>
      </w:pPr>
      <w:r w:rsidRPr="00DD16FE">
        <w:rPr>
          <w:rFonts w:eastAsia="Calibri" w:cs="Times New Roman"/>
          <w:sz w:val="36"/>
          <w:szCs w:val="36"/>
        </w:rPr>
        <w:t>en Burgos el 1</w:t>
      </w:r>
      <w:r>
        <w:rPr>
          <w:rFonts w:eastAsia="Calibri" w:cs="Times New Roman"/>
          <w:sz w:val="36"/>
          <w:szCs w:val="36"/>
        </w:rPr>
        <w:t>3</w:t>
      </w:r>
      <w:r w:rsidRPr="00DD16FE">
        <w:rPr>
          <w:rFonts w:eastAsia="Calibri" w:cs="Times New Roman"/>
          <w:sz w:val="36"/>
          <w:szCs w:val="36"/>
        </w:rPr>
        <w:t xml:space="preserve"> </w:t>
      </w:r>
      <w:r>
        <w:rPr>
          <w:rFonts w:eastAsia="Calibri" w:cs="Times New Roman"/>
          <w:sz w:val="36"/>
          <w:szCs w:val="36"/>
        </w:rPr>
        <w:t>febrero</w:t>
      </w:r>
      <w:r w:rsidRPr="00DD16FE">
        <w:rPr>
          <w:rFonts w:eastAsia="Calibri" w:cs="Times New Roman"/>
          <w:sz w:val="36"/>
          <w:szCs w:val="36"/>
        </w:rPr>
        <w:t xml:space="preserve"> de 20</w:t>
      </w:r>
      <w:r>
        <w:rPr>
          <w:rFonts w:eastAsia="Calibri" w:cs="Times New Roman"/>
          <w:sz w:val="36"/>
          <w:szCs w:val="36"/>
        </w:rPr>
        <w:t>20</w:t>
      </w:r>
    </w:p>
    <w:p w14:paraId="7C4151BB" w14:textId="77777777" w:rsidR="005C032E" w:rsidRPr="00DD16FE" w:rsidRDefault="005C032E" w:rsidP="005C032E">
      <w:pPr>
        <w:spacing w:after="0" w:line="240" w:lineRule="auto"/>
        <w:ind w:firstLine="0"/>
        <w:jc w:val="center"/>
        <w:rPr>
          <w:rFonts w:eastAsia="Calibri" w:cs="Times New Roman"/>
          <w:sz w:val="36"/>
          <w:szCs w:val="36"/>
        </w:rPr>
      </w:pPr>
      <w:r w:rsidRPr="00DD16FE">
        <w:rPr>
          <w:rFonts w:eastAsia="Calibri" w:cs="Times New Roman"/>
          <w:sz w:val="36"/>
          <w:szCs w:val="36"/>
        </w:rPr>
        <w:t>Tutores D. José Manuel Galán Ordax</w:t>
      </w:r>
    </w:p>
    <w:p w14:paraId="70E97FA5" w14:textId="77777777" w:rsidR="005C032E" w:rsidRPr="00DD16FE" w:rsidRDefault="005C032E" w:rsidP="005C032E">
      <w:pPr>
        <w:spacing w:after="0" w:line="240" w:lineRule="auto"/>
        <w:ind w:firstLine="0"/>
        <w:jc w:val="center"/>
        <w:rPr>
          <w:rFonts w:eastAsia="Calibri" w:cs="Times New Roman"/>
          <w:sz w:val="36"/>
          <w:szCs w:val="36"/>
        </w:rPr>
      </w:pPr>
      <w:r w:rsidRPr="00DD16FE">
        <w:rPr>
          <w:rFonts w:eastAsia="Calibri" w:cs="Times New Roman"/>
          <w:sz w:val="36"/>
          <w:szCs w:val="36"/>
        </w:rPr>
        <w:t>y Dña. Virginia Ahedo Garcí</w:t>
      </w:r>
      <w:r>
        <w:rPr>
          <w:rFonts w:eastAsia="Calibri" w:cs="Times New Roman"/>
          <w:sz w:val="36"/>
          <w:szCs w:val="36"/>
        </w:rPr>
        <w:t>a</w:t>
      </w:r>
    </w:p>
    <w:p w14:paraId="6489A31C" w14:textId="77777777" w:rsidR="005C032E" w:rsidRDefault="005C032E">
      <w:pPr>
        <w:ind w:firstLine="0"/>
        <w:jc w:val="left"/>
        <w:rPr>
          <w:rFonts w:eastAsiaTheme="majorEastAsia" w:cstheme="majorBidi"/>
          <w:b/>
          <w:sz w:val="48"/>
          <w:szCs w:val="32"/>
        </w:rPr>
      </w:pPr>
      <w:r>
        <w:br w:type="page"/>
      </w:r>
    </w:p>
    <w:bookmarkStart w:id="2" w:name="_Toc32403669" w:displacedByCustomXml="next"/>
    <w:sdt>
      <w:sdtPr>
        <w:rPr>
          <w:rFonts w:eastAsiaTheme="minorHAnsi" w:cstheme="minorBidi"/>
          <w:b w:val="0"/>
          <w:sz w:val="22"/>
          <w:szCs w:val="22"/>
        </w:rPr>
        <w:id w:val="1211608228"/>
        <w:docPartObj>
          <w:docPartGallery w:val="Table of Contents"/>
          <w:docPartUnique/>
        </w:docPartObj>
      </w:sdtPr>
      <w:sdtEndPr>
        <w:rPr>
          <w:bCs/>
        </w:rPr>
      </w:sdtEndPr>
      <w:sdtContent>
        <w:p w14:paraId="4F7FAAE4" w14:textId="2B70B76F" w:rsidR="005C032E" w:rsidRDefault="005C032E" w:rsidP="005C032E">
          <w:pPr>
            <w:pStyle w:val="Ttulo1"/>
          </w:pPr>
          <w:r>
            <w:t>Índice gene</w:t>
          </w:r>
          <w:bookmarkStart w:id="3" w:name="_GoBack"/>
          <w:bookmarkEnd w:id="3"/>
          <w:r>
            <w:t>ral</w:t>
          </w:r>
          <w:bookmarkEnd w:id="2"/>
        </w:p>
        <w:p w14:paraId="1258C4E6" w14:textId="1309A150" w:rsidR="007614C8" w:rsidRDefault="005C032E">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32403669" w:history="1">
            <w:r w:rsidR="007614C8" w:rsidRPr="008C3957">
              <w:rPr>
                <w:rStyle w:val="Hipervnculo"/>
                <w:noProof/>
              </w:rPr>
              <w:t>Índice general</w:t>
            </w:r>
            <w:r w:rsidR="007614C8">
              <w:rPr>
                <w:noProof/>
                <w:webHidden/>
              </w:rPr>
              <w:tab/>
            </w:r>
            <w:r w:rsidR="007614C8">
              <w:rPr>
                <w:noProof/>
                <w:webHidden/>
              </w:rPr>
              <w:fldChar w:fldCharType="begin"/>
            </w:r>
            <w:r w:rsidR="007614C8">
              <w:rPr>
                <w:noProof/>
                <w:webHidden/>
              </w:rPr>
              <w:instrText xml:space="preserve"> PAGEREF _Toc32403669 \h </w:instrText>
            </w:r>
            <w:r w:rsidR="007614C8">
              <w:rPr>
                <w:noProof/>
                <w:webHidden/>
              </w:rPr>
            </w:r>
            <w:r w:rsidR="007614C8">
              <w:rPr>
                <w:noProof/>
                <w:webHidden/>
              </w:rPr>
              <w:fldChar w:fldCharType="separate"/>
            </w:r>
            <w:r w:rsidR="002C5B9B">
              <w:rPr>
                <w:noProof/>
                <w:webHidden/>
              </w:rPr>
              <w:t>2</w:t>
            </w:r>
            <w:r w:rsidR="007614C8">
              <w:rPr>
                <w:noProof/>
                <w:webHidden/>
              </w:rPr>
              <w:fldChar w:fldCharType="end"/>
            </w:r>
          </w:hyperlink>
        </w:p>
        <w:p w14:paraId="72865EE1" w14:textId="4E322FF0" w:rsidR="007614C8" w:rsidRDefault="007614C8">
          <w:pPr>
            <w:pStyle w:val="TDC1"/>
            <w:tabs>
              <w:tab w:val="right" w:leader="dot" w:pos="8494"/>
            </w:tabs>
            <w:rPr>
              <w:rFonts w:asciiTheme="minorHAnsi" w:eastAsiaTheme="minorEastAsia" w:hAnsiTheme="minorHAnsi"/>
              <w:noProof/>
              <w:lang w:eastAsia="es-ES"/>
            </w:rPr>
          </w:pPr>
          <w:hyperlink w:anchor="_Toc32403670" w:history="1">
            <w:r w:rsidRPr="008C3957">
              <w:rPr>
                <w:rStyle w:val="Hipervnculo"/>
                <w:noProof/>
              </w:rPr>
              <w:t>Índice de figuras</w:t>
            </w:r>
            <w:r>
              <w:rPr>
                <w:noProof/>
                <w:webHidden/>
              </w:rPr>
              <w:tab/>
            </w:r>
            <w:r>
              <w:rPr>
                <w:noProof/>
                <w:webHidden/>
              </w:rPr>
              <w:fldChar w:fldCharType="begin"/>
            </w:r>
            <w:r>
              <w:rPr>
                <w:noProof/>
                <w:webHidden/>
              </w:rPr>
              <w:instrText xml:space="preserve"> PAGEREF _Toc32403670 \h </w:instrText>
            </w:r>
            <w:r>
              <w:rPr>
                <w:noProof/>
                <w:webHidden/>
              </w:rPr>
            </w:r>
            <w:r>
              <w:rPr>
                <w:noProof/>
                <w:webHidden/>
              </w:rPr>
              <w:fldChar w:fldCharType="separate"/>
            </w:r>
            <w:r w:rsidR="002C5B9B">
              <w:rPr>
                <w:noProof/>
                <w:webHidden/>
              </w:rPr>
              <w:t>1</w:t>
            </w:r>
            <w:r>
              <w:rPr>
                <w:noProof/>
                <w:webHidden/>
              </w:rPr>
              <w:fldChar w:fldCharType="end"/>
            </w:r>
          </w:hyperlink>
        </w:p>
        <w:p w14:paraId="27F2C7D7" w14:textId="3E2EAF1D" w:rsidR="007614C8" w:rsidRDefault="007614C8">
          <w:pPr>
            <w:pStyle w:val="TDC1"/>
            <w:tabs>
              <w:tab w:val="right" w:leader="dot" w:pos="8494"/>
            </w:tabs>
            <w:rPr>
              <w:rFonts w:asciiTheme="minorHAnsi" w:eastAsiaTheme="minorEastAsia" w:hAnsiTheme="minorHAnsi"/>
              <w:noProof/>
              <w:lang w:eastAsia="es-ES"/>
            </w:rPr>
          </w:pPr>
          <w:hyperlink w:anchor="_Toc32403671" w:history="1">
            <w:r w:rsidRPr="008C3957">
              <w:rPr>
                <w:rStyle w:val="Hipervnculo"/>
                <w:noProof/>
              </w:rPr>
              <w:t>Índice de tablas</w:t>
            </w:r>
            <w:r>
              <w:rPr>
                <w:noProof/>
                <w:webHidden/>
              </w:rPr>
              <w:tab/>
            </w:r>
            <w:r>
              <w:rPr>
                <w:noProof/>
                <w:webHidden/>
              </w:rPr>
              <w:fldChar w:fldCharType="begin"/>
            </w:r>
            <w:r>
              <w:rPr>
                <w:noProof/>
                <w:webHidden/>
              </w:rPr>
              <w:instrText xml:space="preserve"> PAGEREF _Toc32403671 \h </w:instrText>
            </w:r>
            <w:r>
              <w:rPr>
                <w:noProof/>
                <w:webHidden/>
              </w:rPr>
            </w:r>
            <w:r>
              <w:rPr>
                <w:noProof/>
                <w:webHidden/>
              </w:rPr>
              <w:fldChar w:fldCharType="separate"/>
            </w:r>
            <w:r w:rsidR="002C5B9B">
              <w:rPr>
                <w:noProof/>
                <w:webHidden/>
              </w:rPr>
              <w:t>3</w:t>
            </w:r>
            <w:r>
              <w:rPr>
                <w:noProof/>
                <w:webHidden/>
              </w:rPr>
              <w:fldChar w:fldCharType="end"/>
            </w:r>
          </w:hyperlink>
        </w:p>
        <w:p w14:paraId="27E93E60" w14:textId="55426C58" w:rsidR="007614C8" w:rsidRDefault="007614C8">
          <w:pPr>
            <w:pStyle w:val="TDC1"/>
            <w:tabs>
              <w:tab w:val="right" w:leader="dot" w:pos="8494"/>
            </w:tabs>
            <w:rPr>
              <w:rFonts w:asciiTheme="minorHAnsi" w:eastAsiaTheme="minorEastAsia" w:hAnsiTheme="minorHAnsi"/>
              <w:noProof/>
              <w:lang w:eastAsia="es-ES"/>
            </w:rPr>
          </w:pPr>
          <w:hyperlink w:anchor="_Toc32403672" w:history="1">
            <w:r w:rsidRPr="008C3957">
              <w:rPr>
                <w:rStyle w:val="Hipervnculo"/>
                <w:noProof/>
              </w:rPr>
              <w:t>Apéndice A. Planificación</w:t>
            </w:r>
            <w:r>
              <w:rPr>
                <w:noProof/>
                <w:webHidden/>
              </w:rPr>
              <w:tab/>
            </w:r>
            <w:r>
              <w:rPr>
                <w:noProof/>
                <w:webHidden/>
              </w:rPr>
              <w:fldChar w:fldCharType="begin"/>
            </w:r>
            <w:r>
              <w:rPr>
                <w:noProof/>
                <w:webHidden/>
              </w:rPr>
              <w:instrText xml:space="preserve"> PAGEREF _Toc32403672 \h </w:instrText>
            </w:r>
            <w:r>
              <w:rPr>
                <w:noProof/>
                <w:webHidden/>
              </w:rPr>
            </w:r>
            <w:r>
              <w:rPr>
                <w:noProof/>
                <w:webHidden/>
              </w:rPr>
              <w:fldChar w:fldCharType="separate"/>
            </w:r>
            <w:r w:rsidR="002C5B9B">
              <w:rPr>
                <w:noProof/>
                <w:webHidden/>
              </w:rPr>
              <w:t>1</w:t>
            </w:r>
            <w:r>
              <w:rPr>
                <w:noProof/>
                <w:webHidden/>
              </w:rPr>
              <w:fldChar w:fldCharType="end"/>
            </w:r>
          </w:hyperlink>
        </w:p>
        <w:p w14:paraId="3A0AB65A" w14:textId="611619A5" w:rsidR="007614C8" w:rsidRDefault="007614C8">
          <w:pPr>
            <w:pStyle w:val="TDC2"/>
            <w:tabs>
              <w:tab w:val="left" w:pos="1540"/>
            </w:tabs>
            <w:rPr>
              <w:rFonts w:asciiTheme="minorHAnsi" w:eastAsiaTheme="minorEastAsia" w:hAnsiTheme="minorHAnsi"/>
              <w:noProof/>
              <w:lang w:eastAsia="es-ES"/>
            </w:rPr>
          </w:pPr>
          <w:hyperlink w:anchor="_Toc32403673" w:history="1">
            <w:r w:rsidRPr="008C3957">
              <w:rPr>
                <w:rStyle w:val="Hipervnculo"/>
                <w:noProof/>
                <w:lang w:eastAsia="es-ES"/>
              </w:rPr>
              <w:t>1.1</w:t>
            </w:r>
            <w:r>
              <w:rPr>
                <w:rFonts w:asciiTheme="minorHAnsi" w:eastAsiaTheme="minorEastAsia" w:hAnsiTheme="minorHAnsi"/>
                <w:noProof/>
                <w:lang w:eastAsia="es-ES"/>
              </w:rPr>
              <w:tab/>
            </w:r>
            <w:r w:rsidRPr="008C3957">
              <w:rPr>
                <w:rStyle w:val="Hipervnculo"/>
                <w:noProof/>
                <w:lang w:eastAsia="es-ES"/>
              </w:rPr>
              <w:t>Introducción</w:t>
            </w:r>
            <w:r>
              <w:rPr>
                <w:noProof/>
                <w:webHidden/>
              </w:rPr>
              <w:tab/>
            </w:r>
            <w:r>
              <w:rPr>
                <w:noProof/>
                <w:webHidden/>
              </w:rPr>
              <w:fldChar w:fldCharType="begin"/>
            </w:r>
            <w:r>
              <w:rPr>
                <w:noProof/>
                <w:webHidden/>
              </w:rPr>
              <w:instrText xml:space="preserve"> PAGEREF _Toc32403673 \h </w:instrText>
            </w:r>
            <w:r>
              <w:rPr>
                <w:noProof/>
                <w:webHidden/>
              </w:rPr>
            </w:r>
            <w:r>
              <w:rPr>
                <w:noProof/>
                <w:webHidden/>
              </w:rPr>
              <w:fldChar w:fldCharType="separate"/>
            </w:r>
            <w:r w:rsidR="002C5B9B">
              <w:rPr>
                <w:noProof/>
                <w:webHidden/>
              </w:rPr>
              <w:t>1</w:t>
            </w:r>
            <w:r>
              <w:rPr>
                <w:noProof/>
                <w:webHidden/>
              </w:rPr>
              <w:fldChar w:fldCharType="end"/>
            </w:r>
          </w:hyperlink>
        </w:p>
        <w:p w14:paraId="48026D7E" w14:textId="3E6EC6F3" w:rsidR="007614C8" w:rsidRDefault="007614C8">
          <w:pPr>
            <w:pStyle w:val="TDC2"/>
            <w:tabs>
              <w:tab w:val="left" w:pos="1540"/>
            </w:tabs>
            <w:rPr>
              <w:rFonts w:asciiTheme="minorHAnsi" w:eastAsiaTheme="minorEastAsia" w:hAnsiTheme="minorHAnsi"/>
              <w:noProof/>
              <w:lang w:eastAsia="es-ES"/>
            </w:rPr>
          </w:pPr>
          <w:hyperlink w:anchor="_Toc32403674" w:history="1">
            <w:r w:rsidRPr="008C3957">
              <w:rPr>
                <w:rStyle w:val="Hipervnculo"/>
                <w:noProof/>
              </w:rPr>
              <w:t>1.2</w:t>
            </w:r>
            <w:r>
              <w:rPr>
                <w:rFonts w:asciiTheme="minorHAnsi" w:eastAsiaTheme="minorEastAsia" w:hAnsiTheme="minorHAnsi"/>
                <w:noProof/>
                <w:lang w:eastAsia="es-ES"/>
              </w:rPr>
              <w:tab/>
            </w:r>
            <w:r w:rsidRPr="008C3957">
              <w:rPr>
                <w:rStyle w:val="Hipervnculo"/>
                <w:noProof/>
              </w:rPr>
              <w:t>Planificación temporal</w:t>
            </w:r>
            <w:r>
              <w:rPr>
                <w:noProof/>
                <w:webHidden/>
              </w:rPr>
              <w:tab/>
            </w:r>
            <w:r>
              <w:rPr>
                <w:noProof/>
                <w:webHidden/>
              </w:rPr>
              <w:fldChar w:fldCharType="begin"/>
            </w:r>
            <w:r>
              <w:rPr>
                <w:noProof/>
                <w:webHidden/>
              </w:rPr>
              <w:instrText xml:space="preserve"> PAGEREF _Toc32403674 \h </w:instrText>
            </w:r>
            <w:r>
              <w:rPr>
                <w:noProof/>
                <w:webHidden/>
              </w:rPr>
            </w:r>
            <w:r>
              <w:rPr>
                <w:noProof/>
                <w:webHidden/>
              </w:rPr>
              <w:fldChar w:fldCharType="separate"/>
            </w:r>
            <w:r w:rsidR="002C5B9B">
              <w:rPr>
                <w:noProof/>
                <w:webHidden/>
              </w:rPr>
              <w:t>1</w:t>
            </w:r>
            <w:r>
              <w:rPr>
                <w:noProof/>
                <w:webHidden/>
              </w:rPr>
              <w:fldChar w:fldCharType="end"/>
            </w:r>
          </w:hyperlink>
        </w:p>
        <w:p w14:paraId="202F499A" w14:textId="508A5959" w:rsidR="007614C8" w:rsidRDefault="007614C8">
          <w:pPr>
            <w:pStyle w:val="TDC3"/>
            <w:tabs>
              <w:tab w:val="right" w:leader="dot" w:pos="8494"/>
            </w:tabs>
            <w:rPr>
              <w:rFonts w:asciiTheme="minorHAnsi" w:eastAsiaTheme="minorEastAsia" w:hAnsiTheme="minorHAnsi"/>
              <w:noProof/>
              <w:lang w:eastAsia="es-ES"/>
            </w:rPr>
          </w:pPr>
          <w:hyperlink w:anchor="_Toc32403675" w:history="1">
            <w:r w:rsidRPr="008C3957">
              <w:rPr>
                <w:rStyle w:val="Hipervnculo"/>
                <w:noProof/>
              </w:rPr>
              <w:t>Sprint 1 (23/09/2019 – 07/10/2019)</w:t>
            </w:r>
            <w:r>
              <w:rPr>
                <w:noProof/>
                <w:webHidden/>
              </w:rPr>
              <w:tab/>
            </w:r>
            <w:r>
              <w:rPr>
                <w:noProof/>
                <w:webHidden/>
              </w:rPr>
              <w:fldChar w:fldCharType="begin"/>
            </w:r>
            <w:r>
              <w:rPr>
                <w:noProof/>
                <w:webHidden/>
              </w:rPr>
              <w:instrText xml:space="preserve"> PAGEREF _Toc32403675 \h </w:instrText>
            </w:r>
            <w:r>
              <w:rPr>
                <w:noProof/>
                <w:webHidden/>
              </w:rPr>
            </w:r>
            <w:r>
              <w:rPr>
                <w:noProof/>
                <w:webHidden/>
              </w:rPr>
              <w:fldChar w:fldCharType="separate"/>
            </w:r>
            <w:r w:rsidR="002C5B9B">
              <w:rPr>
                <w:noProof/>
                <w:webHidden/>
              </w:rPr>
              <w:t>2</w:t>
            </w:r>
            <w:r>
              <w:rPr>
                <w:noProof/>
                <w:webHidden/>
              </w:rPr>
              <w:fldChar w:fldCharType="end"/>
            </w:r>
          </w:hyperlink>
        </w:p>
        <w:p w14:paraId="51274FB8" w14:textId="213C15EE" w:rsidR="007614C8" w:rsidRDefault="007614C8">
          <w:pPr>
            <w:pStyle w:val="TDC3"/>
            <w:tabs>
              <w:tab w:val="right" w:leader="dot" w:pos="8494"/>
            </w:tabs>
            <w:rPr>
              <w:rFonts w:asciiTheme="minorHAnsi" w:eastAsiaTheme="minorEastAsia" w:hAnsiTheme="minorHAnsi"/>
              <w:noProof/>
              <w:lang w:eastAsia="es-ES"/>
            </w:rPr>
          </w:pPr>
          <w:hyperlink w:anchor="_Toc32403676" w:history="1">
            <w:r w:rsidRPr="008C3957">
              <w:rPr>
                <w:rStyle w:val="Hipervnculo"/>
                <w:noProof/>
              </w:rPr>
              <w:t>Sprint 2 (7/10/2019 – 21/10/2019)</w:t>
            </w:r>
            <w:r>
              <w:rPr>
                <w:noProof/>
                <w:webHidden/>
              </w:rPr>
              <w:tab/>
            </w:r>
            <w:r>
              <w:rPr>
                <w:noProof/>
                <w:webHidden/>
              </w:rPr>
              <w:fldChar w:fldCharType="begin"/>
            </w:r>
            <w:r>
              <w:rPr>
                <w:noProof/>
                <w:webHidden/>
              </w:rPr>
              <w:instrText xml:space="preserve"> PAGEREF _Toc32403676 \h </w:instrText>
            </w:r>
            <w:r>
              <w:rPr>
                <w:noProof/>
                <w:webHidden/>
              </w:rPr>
            </w:r>
            <w:r>
              <w:rPr>
                <w:noProof/>
                <w:webHidden/>
              </w:rPr>
              <w:fldChar w:fldCharType="separate"/>
            </w:r>
            <w:r w:rsidR="002C5B9B">
              <w:rPr>
                <w:noProof/>
                <w:webHidden/>
              </w:rPr>
              <w:t>3</w:t>
            </w:r>
            <w:r>
              <w:rPr>
                <w:noProof/>
                <w:webHidden/>
              </w:rPr>
              <w:fldChar w:fldCharType="end"/>
            </w:r>
          </w:hyperlink>
        </w:p>
        <w:p w14:paraId="6C2A1737" w14:textId="4B012F0B" w:rsidR="007614C8" w:rsidRDefault="007614C8">
          <w:pPr>
            <w:pStyle w:val="TDC3"/>
            <w:tabs>
              <w:tab w:val="right" w:leader="dot" w:pos="8494"/>
            </w:tabs>
            <w:rPr>
              <w:rFonts w:asciiTheme="minorHAnsi" w:eastAsiaTheme="minorEastAsia" w:hAnsiTheme="minorHAnsi"/>
              <w:noProof/>
              <w:lang w:eastAsia="es-ES"/>
            </w:rPr>
          </w:pPr>
          <w:hyperlink w:anchor="_Toc32403677" w:history="1">
            <w:r w:rsidRPr="008C3957">
              <w:rPr>
                <w:rStyle w:val="Hipervnculo"/>
                <w:noProof/>
              </w:rPr>
              <w:t>Sprint 3 (21/10/2019 – 04/11/2019)</w:t>
            </w:r>
            <w:r>
              <w:rPr>
                <w:noProof/>
                <w:webHidden/>
              </w:rPr>
              <w:tab/>
            </w:r>
            <w:r>
              <w:rPr>
                <w:noProof/>
                <w:webHidden/>
              </w:rPr>
              <w:fldChar w:fldCharType="begin"/>
            </w:r>
            <w:r>
              <w:rPr>
                <w:noProof/>
                <w:webHidden/>
              </w:rPr>
              <w:instrText xml:space="preserve"> PAGEREF _Toc32403677 \h </w:instrText>
            </w:r>
            <w:r>
              <w:rPr>
                <w:noProof/>
                <w:webHidden/>
              </w:rPr>
            </w:r>
            <w:r>
              <w:rPr>
                <w:noProof/>
                <w:webHidden/>
              </w:rPr>
              <w:fldChar w:fldCharType="separate"/>
            </w:r>
            <w:r w:rsidR="002C5B9B">
              <w:rPr>
                <w:noProof/>
                <w:webHidden/>
              </w:rPr>
              <w:t>4</w:t>
            </w:r>
            <w:r>
              <w:rPr>
                <w:noProof/>
                <w:webHidden/>
              </w:rPr>
              <w:fldChar w:fldCharType="end"/>
            </w:r>
          </w:hyperlink>
        </w:p>
        <w:p w14:paraId="25C97CDD" w14:textId="6E27C82A" w:rsidR="007614C8" w:rsidRDefault="007614C8">
          <w:pPr>
            <w:pStyle w:val="TDC3"/>
            <w:tabs>
              <w:tab w:val="right" w:leader="dot" w:pos="8494"/>
            </w:tabs>
            <w:rPr>
              <w:rFonts w:asciiTheme="minorHAnsi" w:eastAsiaTheme="minorEastAsia" w:hAnsiTheme="minorHAnsi"/>
              <w:noProof/>
              <w:lang w:eastAsia="es-ES"/>
            </w:rPr>
          </w:pPr>
          <w:hyperlink w:anchor="_Toc32403678" w:history="1">
            <w:r w:rsidRPr="008C3957">
              <w:rPr>
                <w:rStyle w:val="Hipervnculo"/>
                <w:noProof/>
              </w:rPr>
              <w:t>Sprint 4 (04/11/2019 – 18/11/2019)</w:t>
            </w:r>
            <w:r>
              <w:rPr>
                <w:noProof/>
                <w:webHidden/>
              </w:rPr>
              <w:tab/>
            </w:r>
            <w:r>
              <w:rPr>
                <w:noProof/>
                <w:webHidden/>
              </w:rPr>
              <w:fldChar w:fldCharType="begin"/>
            </w:r>
            <w:r>
              <w:rPr>
                <w:noProof/>
                <w:webHidden/>
              </w:rPr>
              <w:instrText xml:space="preserve"> PAGEREF _Toc32403678 \h </w:instrText>
            </w:r>
            <w:r>
              <w:rPr>
                <w:noProof/>
                <w:webHidden/>
              </w:rPr>
            </w:r>
            <w:r>
              <w:rPr>
                <w:noProof/>
                <w:webHidden/>
              </w:rPr>
              <w:fldChar w:fldCharType="separate"/>
            </w:r>
            <w:r w:rsidR="002C5B9B">
              <w:rPr>
                <w:noProof/>
                <w:webHidden/>
              </w:rPr>
              <w:t>5</w:t>
            </w:r>
            <w:r>
              <w:rPr>
                <w:noProof/>
                <w:webHidden/>
              </w:rPr>
              <w:fldChar w:fldCharType="end"/>
            </w:r>
          </w:hyperlink>
        </w:p>
        <w:p w14:paraId="3DC7E2B5" w14:textId="62718440" w:rsidR="007614C8" w:rsidRDefault="007614C8">
          <w:pPr>
            <w:pStyle w:val="TDC3"/>
            <w:tabs>
              <w:tab w:val="right" w:leader="dot" w:pos="8494"/>
            </w:tabs>
            <w:rPr>
              <w:rFonts w:asciiTheme="minorHAnsi" w:eastAsiaTheme="minorEastAsia" w:hAnsiTheme="minorHAnsi"/>
              <w:noProof/>
              <w:lang w:eastAsia="es-ES"/>
            </w:rPr>
          </w:pPr>
          <w:hyperlink w:anchor="_Toc32403679" w:history="1">
            <w:r w:rsidRPr="008C3957">
              <w:rPr>
                <w:rStyle w:val="Hipervnculo"/>
                <w:noProof/>
              </w:rPr>
              <w:t>Sprint 5 (18/11/2019 – 02/12/2019)</w:t>
            </w:r>
            <w:r>
              <w:rPr>
                <w:noProof/>
                <w:webHidden/>
              </w:rPr>
              <w:tab/>
            </w:r>
            <w:r>
              <w:rPr>
                <w:noProof/>
                <w:webHidden/>
              </w:rPr>
              <w:fldChar w:fldCharType="begin"/>
            </w:r>
            <w:r>
              <w:rPr>
                <w:noProof/>
                <w:webHidden/>
              </w:rPr>
              <w:instrText xml:space="preserve"> PAGEREF _Toc32403679 \h </w:instrText>
            </w:r>
            <w:r>
              <w:rPr>
                <w:noProof/>
                <w:webHidden/>
              </w:rPr>
            </w:r>
            <w:r>
              <w:rPr>
                <w:noProof/>
                <w:webHidden/>
              </w:rPr>
              <w:fldChar w:fldCharType="separate"/>
            </w:r>
            <w:r w:rsidR="002C5B9B">
              <w:rPr>
                <w:noProof/>
                <w:webHidden/>
              </w:rPr>
              <w:t>6</w:t>
            </w:r>
            <w:r>
              <w:rPr>
                <w:noProof/>
                <w:webHidden/>
              </w:rPr>
              <w:fldChar w:fldCharType="end"/>
            </w:r>
          </w:hyperlink>
        </w:p>
        <w:p w14:paraId="38510AFA" w14:textId="5EBCBC11" w:rsidR="007614C8" w:rsidRDefault="007614C8">
          <w:pPr>
            <w:pStyle w:val="TDC3"/>
            <w:tabs>
              <w:tab w:val="right" w:leader="dot" w:pos="8494"/>
            </w:tabs>
            <w:rPr>
              <w:rFonts w:asciiTheme="minorHAnsi" w:eastAsiaTheme="minorEastAsia" w:hAnsiTheme="minorHAnsi"/>
              <w:noProof/>
              <w:lang w:eastAsia="es-ES"/>
            </w:rPr>
          </w:pPr>
          <w:hyperlink w:anchor="_Toc32403680" w:history="1">
            <w:r w:rsidRPr="008C3957">
              <w:rPr>
                <w:rStyle w:val="Hipervnculo"/>
                <w:noProof/>
              </w:rPr>
              <w:t>Sprint 6 (03/12/2019 – 19/12/2019)</w:t>
            </w:r>
            <w:r>
              <w:rPr>
                <w:noProof/>
                <w:webHidden/>
              </w:rPr>
              <w:tab/>
            </w:r>
            <w:r>
              <w:rPr>
                <w:noProof/>
                <w:webHidden/>
              </w:rPr>
              <w:fldChar w:fldCharType="begin"/>
            </w:r>
            <w:r>
              <w:rPr>
                <w:noProof/>
                <w:webHidden/>
              </w:rPr>
              <w:instrText xml:space="preserve"> PAGEREF _Toc32403680 \h </w:instrText>
            </w:r>
            <w:r>
              <w:rPr>
                <w:noProof/>
                <w:webHidden/>
              </w:rPr>
            </w:r>
            <w:r>
              <w:rPr>
                <w:noProof/>
                <w:webHidden/>
              </w:rPr>
              <w:fldChar w:fldCharType="separate"/>
            </w:r>
            <w:r w:rsidR="002C5B9B">
              <w:rPr>
                <w:noProof/>
                <w:webHidden/>
              </w:rPr>
              <w:t>7</w:t>
            </w:r>
            <w:r>
              <w:rPr>
                <w:noProof/>
                <w:webHidden/>
              </w:rPr>
              <w:fldChar w:fldCharType="end"/>
            </w:r>
          </w:hyperlink>
        </w:p>
        <w:p w14:paraId="181EEEC4" w14:textId="373DA42F" w:rsidR="007614C8" w:rsidRDefault="007614C8">
          <w:pPr>
            <w:pStyle w:val="TDC3"/>
            <w:tabs>
              <w:tab w:val="right" w:leader="dot" w:pos="8494"/>
            </w:tabs>
            <w:rPr>
              <w:rFonts w:asciiTheme="minorHAnsi" w:eastAsiaTheme="minorEastAsia" w:hAnsiTheme="minorHAnsi"/>
              <w:noProof/>
              <w:lang w:eastAsia="es-ES"/>
            </w:rPr>
          </w:pPr>
          <w:hyperlink w:anchor="_Toc32403681" w:history="1">
            <w:r w:rsidRPr="008C3957">
              <w:rPr>
                <w:rStyle w:val="Hipervnculo"/>
                <w:noProof/>
              </w:rPr>
              <w:t>Sprint 7 (27/12/2019 – 10/01/2020)</w:t>
            </w:r>
            <w:r>
              <w:rPr>
                <w:noProof/>
                <w:webHidden/>
              </w:rPr>
              <w:tab/>
            </w:r>
            <w:r>
              <w:rPr>
                <w:noProof/>
                <w:webHidden/>
              </w:rPr>
              <w:fldChar w:fldCharType="begin"/>
            </w:r>
            <w:r>
              <w:rPr>
                <w:noProof/>
                <w:webHidden/>
              </w:rPr>
              <w:instrText xml:space="preserve"> PAGEREF _Toc32403681 \h </w:instrText>
            </w:r>
            <w:r>
              <w:rPr>
                <w:noProof/>
                <w:webHidden/>
              </w:rPr>
            </w:r>
            <w:r>
              <w:rPr>
                <w:noProof/>
                <w:webHidden/>
              </w:rPr>
              <w:fldChar w:fldCharType="separate"/>
            </w:r>
            <w:r w:rsidR="002C5B9B">
              <w:rPr>
                <w:noProof/>
                <w:webHidden/>
              </w:rPr>
              <w:t>8</w:t>
            </w:r>
            <w:r>
              <w:rPr>
                <w:noProof/>
                <w:webHidden/>
              </w:rPr>
              <w:fldChar w:fldCharType="end"/>
            </w:r>
          </w:hyperlink>
        </w:p>
        <w:p w14:paraId="75BA95CA" w14:textId="223FE03E" w:rsidR="007614C8" w:rsidRDefault="007614C8">
          <w:pPr>
            <w:pStyle w:val="TDC3"/>
            <w:tabs>
              <w:tab w:val="right" w:leader="dot" w:pos="8494"/>
            </w:tabs>
            <w:rPr>
              <w:rFonts w:asciiTheme="minorHAnsi" w:eastAsiaTheme="minorEastAsia" w:hAnsiTheme="minorHAnsi"/>
              <w:noProof/>
              <w:lang w:eastAsia="es-ES"/>
            </w:rPr>
          </w:pPr>
          <w:hyperlink w:anchor="_Toc32403682" w:history="1">
            <w:r w:rsidRPr="008C3957">
              <w:rPr>
                <w:rStyle w:val="Hipervnculo"/>
                <w:noProof/>
              </w:rPr>
              <w:t>Sprint 8 (12/01/2020 – 26/01/2020)</w:t>
            </w:r>
            <w:r>
              <w:rPr>
                <w:noProof/>
                <w:webHidden/>
              </w:rPr>
              <w:tab/>
            </w:r>
            <w:r>
              <w:rPr>
                <w:noProof/>
                <w:webHidden/>
              </w:rPr>
              <w:fldChar w:fldCharType="begin"/>
            </w:r>
            <w:r>
              <w:rPr>
                <w:noProof/>
                <w:webHidden/>
              </w:rPr>
              <w:instrText xml:space="preserve"> PAGEREF _Toc32403682 \h </w:instrText>
            </w:r>
            <w:r>
              <w:rPr>
                <w:noProof/>
                <w:webHidden/>
              </w:rPr>
            </w:r>
            <w:r>
              <w:rPr>
                <w:noProof/>
                <w:webHidden/>
              </w:rPr>
              <w:fldChar w:fldCharType="separate"/>
            </w:r>
            <w:r w:rsidR="002C5B9B">
              <w:rPr>
                <w:noProof/>
                <w:webHidden/>
              </w:rPr>
              <w:t>10</w:t>
            </w:r>
            <w:r>
              <w:rPr>
                <w:noProof/>
                <w:webHidden/>
              </w:rPr>
              <w:fldChar w:fldCharType="end"/>
            </w:r>
          </w:hyperlink>
        </w:p>
        <w:p w14:paraId="12115641" w14:textId="65C2EF73" w:rsidR="007614C8" w:rsidRDefault="007614C8">
          <w:pPr>
            <w:pStyle w:val="TDC3"/>
            <w:tabs>
              <w:tab w:val="right" w:leader="dot" w:pos="8494"/>
            </w:tabs>
            <w:rPr>
              <w:rFonts w:asciiTheme="minorHAnsi" w:eastAsiaTheme="minorEastAsia" w:hAnsiTheme="minorHAnsi"/>
              <w:noProof/>
              <w:lang w:eastAsia="es-ES"/>
            </w:rPr>
          </w:pPr>
          <w:hyperlink w:anchor="_Toc32403683" w:history="1">
            <w:r w:rsidRPr="008C3957">
              <w:rPr>
                <w:rStyle w:val="Hipervnculo"/>
                <w:noProof/>
              </w:rPr>
              <w:t>Sprint 9 (12/01/2020 – 26/01/2020)</w:t>
            </w:r>
            <w:r>
              <w:rPr>
                <w:noProof/>
                <w:webHidden/>
              </w:rPr>
              <w:tab/>
            </w:r>
            <w:r>
              <w:rPr>
                <w:noProof/>
                <w:webHidden/>
              </w:rPr>
              <w:fldChar w:fldCharType="begin"/>
            </w:r>
            <w:r>
              <w:rPr>
                <w:noProof/>
                <w:webHidden/>
              </w:rPr>
              <w:instrText xml:space="preserve"> PAGEREF _Toc32403683 \h </w:instrText>
            </w:r>
            <w:r>
              <w:rPr>
                <w:noProof/>
                <w:webHidden/>
              </w:rPr>
            </w:r>
            <w:r>
              <w:rPr>
                <w:noProof/>
                <w:webHidden/>
              </w:rPr>
              <w:fldChar w:fldCharType="separate"/>
            </w:r>
            <w:r w:rsidR="002C5B9B">
              <w:rPr>
                <w:noProof/>
                <w:webHidden/>
              </w:rPr>
              <w:t>11</w:t>
            </w:r>
            <w:r>
              <w:rPr>
                <w:noProof/>
                <w:webHidden/>
              </w:rPr>
              <w:fldChar w:fldCharType="end"/>
            </w:r>
          </w:hyperlink>
        </w:p>
        <w:p w14:paraId="3E26B66F" w14:textId="110680AA" w:rsidR="007614C8" w:rsidRDefault="007614C8">
          <w:pPr>
            <w:pStyle w:val="TDC2"/>
            <w:tabs>
              <w:tab w:val="left" w:pos="1540"/>
            </w:tabs>
            <w:rPr>
              <w:rFonts w:asciiTheme="minorHAnsi" w:eastAsiaTheme="minorEastAsia" w:hAnsiTheme="minorHAnsi"/>
              <w:noProof/>
              <w:lang w:eastAsia="es-ES"/>
            </w:rPr>
          </w:pPr>
          <w:hyperlink w:anchor="_Toc32403684" w:history="1">
            <w:r w:rsidRPr="008C3957">
              <w:rPr>
                <w:rStyle w:val="Hipervnculo"/>
                <w:noProof/>
              </w:rPr>
              <w:t>1.3</w:t>
            </w:r>
            <w:r>
              <w:rPr>
                <w:rFonts w:asciiTheme="minorHAnsi" w:eastAsiaTheme="minorEastAsia" w:hAnsiTheme="minorHAnsi"/>
                <w:noProof/>
                <w:lang w:eastAsia="es-ES"/>
              </w:rPr>
              <w:tab/>
            </w:r>
            <w:r w:rsidRPr="008C3957">
              <w:rPr>
                <w:rStyle w:val="Hipervnculo"/>
                <w:noProof/>
              </w:rPr>
              <w:t>Estudio de viabilidad económica</w:t>
            </w:r>
            <w:r>
              <w:rPr>
                <w:noProof/>
                <w:webHidden/>
              </w:rPr>
              <w:tab/>
            </w:r>
            <w:r>
              <w:rPr>
                <w:noProof/>
                <w:webHidden/>
              </w:rPr>
              <w:fldChar w:fldCharType="begin"/>
            </w:r>
            <w:r>
              <w:rPr>
                <w:noProof/>
                <w:webHidden/>
              </w:rPr>
              <w:instrText xml:space="preserve"> PAGEREF _Toc32403684 \h </w:instrText>
            </w:r>
            <w:r>
              <w:rPr>
                <w:noProof/>
                <w:webHidden/>
              </w:rPr>
            </w:r>
            <w:r>
              <w:rPr>
                <w:noProof/>
                <w:webHidden/>
              </w:rPr>
              <w:fldChar w:fldCharType="separate"/>
            </w:r>
            <w:r w:rsidR="002C5B9B">
              <w:rPr>
                <w:noProof/>
                <w:webHidden/>
              </w:rPr>
              <w:t>13</w:t>
            </w:r>
            <w:r>
              <w:rPr>
                <w:noProof/>
                <w:webHidden/>
              </w:rPr>
              <w:fldChar w:fldCharType="end"/>
            </w:r>
          </w:hyperlink>
        </w:p>
        <w:p w14:paraId="6E318A5A" w14:textId="4DB859E9" w:rsidR="007614C8" w:rsidRDefault="007614C8">
          <w:pPr>
            <w:pStyle w:val="TDC3"/>
            <w:tabs>
              <w:tab w:val="right" w:leader="dot" w:pos="8494"/>
            </w:tabs>
            <w:rPr>
              <w:rFonts w:asciiTheme="minorHAnsi" w:eastAsiaTheme="minorEastAsia" w:hAnsiTheme="minorHAnsi"/>
              <w:noProof/>
              <w:lang w:eastAsia="es-ES"/>
            </w:rPr>
          </w:pPr>
          <w:hyperlink w:anchor="_Toc32403685" w:history="1">
            <w:r w:rsidRPr="008C3957">
              <w:rPr>
                <w:rStyle w:val="Hipervnculo"/>
                <w:noProof/>
              </w:rPr>
              <w:t>Costes</w:t>
            </w:r>
            <w:r>
              <w:rPr>
                <w:noProof/>
                <w:webHidden/>
              </w:rPr>
              <w:tab/>
            </w:r>
            <w:r>
              <w:rPr>
                <w:noProof/>
                <w:webHidden/>
              </w:rPr>
              <w:fldChar w:fldCharType="begin"/>
            </w:r>
            <w:r>
              <w:rPr>
                <w:noProof/>
                <w:webHidden/>
              </w:rPr>
              <w:instrText xml:space="preserve"> PAGEREF _Toc32403685 \h </w:instrText>
            </w:r>
            <w:r>
              <w:rPr>
                <w:noProof/>
                <w:webHidden/>
              </w:rPr>
            </w:r>
            <w:r>
              <w:rPr>
                <w:noProof/>
                <w:webHidden/>
              </w:rPr>
              <w:fldChar w:fldCharType="separate"/>
            </w:r>
            <w:r w:rsidR="002C5B9B">
              <w:rPr>
                <w:noProof/>
                <w:webHidden/>
              </w:rPr>
              <w:t>13</w:t>
            </w:r>
            <w:r>
              <w:rPr>
                <w:noProof/>
                <w:webHidden/>
              </w:rPr>
              <w:fldChar w:fldCharType="end"/>
            </w:r>
          </w:hyperlink>
        </w:p>
        <w:p w14:paraId="7D958A37" w14:textId="19C7F2ED" w:rsidR="007614C8" w:rsidRDefault="007614C8">
          <w:pPr>
            <w:pStyle w:val="TDC3"/>
            <w:tabs>
              <w:tab w:val="right" w:leader="dot" w:pos="8494"/>
            </w:tabs>
            <w:rPr>
              <w:rFonts w:asciiTheme="minorHAnsi" w:eastAsiaTheme="minorEastAsia" w:hAnsiTheme="minorHAnsi"/>
              <w:noProof/>
              <w:lang w:eastAsia="es-ES"/>
            </w:rPr>
          </w:pPr>
          <w:hyperlink w:anchor="_Toc32403686" w:history="1">
            <w:r w:rsidRPr="008C3957">
              <w:rPr>
                <w:rStyle w:val="Hipervnculo"/>
                <w:noProof/>
              </w:rPr>
              <w:t>Beneficios</w:t>
            </w:r>
            <w:r>
              <w:rPr>
                <w:noProof/>
                <w:webHidden/>
              </w:rPr>
              <w:tab/>
            </w:r>
            <w:r>
              <w:rPr>
                <w:noProof/>
                <w:webHidden/>
              </w:rPr>
              <w:fldChar w:fldCharType="begin"/>
            </w:r>
            <w:r>
              <w:rPr>
                <w:noProof/>
                <w:webHidden/>
              </w:rPr>
              <w:instrText xml:space="preserve"> PAGEREF _Toc32403686 \h </w:instrText>
            </w:r>
            <w:r>
              <w:rPr>
                <w:noProof/>
                <w:webHidden/>
              </w:rPr>
            </w:r>
            <w:r>
              <w:rPr>
                <w:noProof/>
                <w:webHidden/>
              </w:rPr>
              <w:fldChar w:fldCharType="separate"/>
            </w:r>
            <w:r w:rsidR="002C5B9B">
              <w:rPr>
                <w:noProof/>
                <w:webHidden/>
              </w:rPr>
              <w:t>16</w:t>
            </w:r>
            <w:r>
              <w:rPr>
                <w:noProof/>
                <w:webHidden/>
              </w:rPr>
              <w:fldChar w:fldCharType="end"/>
            </w:r>
          </w:hyperlink>
        </w:p>
        <w:p w14:paraId="6CE452FE" w14:textId="1165E8D0" w:rsidR="007614C8" w:rsidRDefault="007614C8">
          <w:pPr>
            <w:pStyle w:val="TDC2"/>
            <w:tabs>
              <w:tab w:val="left" w:pos="1540"/>
            </w:tabs>
            <w:rPr>
              <w:rFonts w:asciiTheme="minorHAnsi" w:eastAsiaTheme="minorEastAsia" w:hAnsiTheme="minorHAnsi"/>
              <w:noProof/>
              <w:lang w:eastAsia="es-ES"/>
            </w:rPr>
          </w:pPr>
          <w:hyperlink w:anchor="_Toc32403687" w:history="1">
            <w:r w:rsidRPr="008C3957">
              <w:rPr>
                <w:rStyle w:val="Hipervnculo"/>
                <w:noProof/>
              </w:rPr>
              <w:t>1.4</w:t>
            </w:r>
            <w:r>
              <w:rPr>
                <w:rFonts w:asciiTheme="minorHAnsi" w:eastAsiaTheme="minorEastAsia" w:hAnsiTheme="minorHAnsi"/>
                <w:noProof/>
                <w:lang w:eastAsia="es-ES"/>
              </w:rPr>
              <w:tab/>
            </w:r>
            <w:r w:rsidRPr="008C3957">
              <w:rPr>
                <w:rStyle w:val="Hipervnculo"/>
                <w:noProof/>
              </w:rPr>
              <w:t>Estudio de la viabilidad legal</w:t>
            </w:r>
            <w:r>
              <w:rPr>
                <w:noProof/>
                <w:webHidden/>
              </w:rPr>
              <w:tab/>
            </w:r>
            <w:r>
              <w:rPr>
                <w:noProof/>
                <w:webHidden/>
              </w:rPr>
              <w:fldChar w:fldCharType="begin"/>
            </w:r>
            <w:r>
              <w:rPr>
                <w:noProof/>
                <w:webHidden/>
              </w:rPr>
              <w:instrText xml:space="preserve"> PAGEREF _Toc32403687 \h </w:instrText>
            </w:r>
            <w:r>
              <w:rPr>
                <w:noProof/>
                <w:webHidden/>
              </w:rPr>
            </w:r>
            <w:r>
              <w:rPr>
                <w:noProof/>
                <w:webHidden/>
              </w:rPr>
              <w:fldChar w:fldCharType="separate"/>
            </w:r>
            <w:r w:rsidR="002C5B9B">
              <w:rPr>
                <w:noProof/>
                <w:webHidden/>
              </w:rPr>
              <w:t>16</w:t>
            </w:r>
            <w:r>
              <w:rPr>
                <w:noProof/>
                <w:webHidden/>
              </w:rPr>
              <w:fldChar w:fldCharType="end"/>
            </w:r>
          </w:hyperlink>
        </w:p>
        <w:p w14:paraId="0E50D396" w14:textId="7CA26270" w:rsidR="007614C8" w:rsidRDefault="007614C8">
          <w:pPr>
            <w:pStyle w:val="TDC1"/>
            <w:tabs>
              <w:tab w:val="right" w:leader="dot" w:pos="8494"/>
            </w:tabs>
            <w:rPr>
              <w:rFonts w:asciiTheme="minorHAnsi" w:eastAsiaTheme="minorEastAsia" w:hAnsiTheme="minorHAnsi"/>
              <w:noProof/>
              <w:lang w:eastAsia="es-ES"/>
            </w:rPr>
          </w:pPr>
          <w:hyperlink w:anchor="_Toc32403688" w:history="1">
            <w:r w:rsidRPr="008C3957">
              <w:rPr>
                <w:rStyle w:val="Hipervnculo"/>
                <w:noProof/>
              </w:rPr>
              <w:t>Apéndice B. Especificación de requisitos</w:t>
            </w:r>
            <w:r>
              <w:rPr>
                <w:noProof/>
                <w:webHidden/>
              </w:rPr>
              <w:tab/>
            </w:r>
            <w:r>
              <w:rPr>
                <w:noProof/>
                <w:webHidden/>
              </w:rPr>
              <w:fldChar w:fldCharType="begin"/>
            </w:r>
            <w:r>
              <w:rPr>
                <w:noProof/>
                <w:webHidden/>
              </w:rPr>
              <w:instrText xml:space="preserve"> PAGEREF _Toc32403688 \h </w:instrText>
            </w:r>
            <w:r>
              <w:rPr>
                <w:noProof/>
                <w:webHidden/>
              </w:rPr>
            </w:r>
            <w:r>
              <w:rPr>
                <w:noProof/>
                <w:webHidden/>
              </w:rPr>
              <w:fldChar w:fldCharType="separate"/>
            </w:r>
            <w:r w:rsidR="002C5B9B">
              <w:rPr>
                <w:noProof/>
                <w:webHidden/>
              </w:rPr>
              <w:t>18</w:t>
            </w:r>
            <w:r>
              <w:rPr>
                <w:noProof/>
                <w:webHidden/>
              </w:rPr>
              <w:fldChar w:fldCharType="end"/>
            </w:r>
          </w:hyperlink>
        </w:p>
        <w:p w14:paraId="4DD1D7F7" w14:textId="39AF776D" w:rsidR="007614C8" w:rsidRDefault="007614C8">
          <w:pPr>
            <w:pStyle w:val="TDC2"/>
            <w:tabs>
              <w:tab w:val="left" w:pos="1540"/>
            </w:tabs>
            <w:rPr>
              <w:rFonts w:asciiTheme="minorHAnsi" w:eastAsiaTheme="minorEastAsia" w:hAnsiTheme="minorHAnsi"/>
              <w:noProof/>
              <w:lang w:eastAsia="es-ES"/>
            </w:rPr>
          </w:pPr>
          <w:hyperlink w:anchor="_Toc32403689" w:history="1">
            <w:r w:rsidRPr="008C3957">
              <w:rPr>
                <w:rStyle w:val="Hipervnculo"/>
                <w:noProof/>
              </w:rPr>
              <w:t>2.1</w:t>
            </w:r>
            <w:r>
              <w:rPr>
                <w:rFonts w:asciiTheme="minorHAnsi" w:eastAsiaTheme="minorEastAsia" w:hAnsiTheme="minorHAnsi"/>
                <w:noProof/>
                <w:lang w:eastAsia="es-ES"/>
              </w:rPr>
              <w:tab/>
            </w:r>
            <w:r w:rsidRPr="008C3957">
              <w:rPr>
                <w:rStyle w:val="Hipervnculo"/>
                <w:noProof/>
              </w:rPr>
              <w:t>Introducción</w:t>
            </w:r>
            <w:r>
              <w:rPr>
                <w:noProof/>
                <w:webHidden/>
              </w:rPr>
              <w:tab/>
            </w:r>
            <w:r>
              <w:rPr>
                <w:noProof/>
                <w:webHidden/>
              </w:rPr>
              <w:fldChar w:fldCharType="begin"/>
            </w:r>
            <w:r>
              <w:rPr>
                <w:noProof/>
                <w:webHidden/>
              </w:rPr>
              <w:instrText xml:space="preserve"> PAGEREF _Toc32403689 \h </w:instrText>
            </w:r>
            <w:r>
              <w:rPr>
                <w:noProof/>
                <w:webHidden/>
              </w:rPr>
            </w:r>
            <w:r>
              <w:rPr>
                <w:noProof/>
                <w:webHidden/>
              </w:rPr>
              <w:fldChar w:fldCharType="separate"/>
            </w:r>
            <w:r w:rsidR="002C5B9B">
              <w:rPr>
                <w:noProof/>
                <w:webHidden/>
              </w:rPr>
              <w:t>18</w:t>
            </w:r>
            <w:r>
              <w:rPr>
                <w:noProof/>
                <w:webHidden/>
              </w:rPr>
              <w:fldChar w:fldCharType="end"/>
            </w:r>
          </w:hyperlink>
        </w:p>
        <w:p w14:paraId="0656FA99" w14:textId="6532004F" w:rsidR="007614C8" w:rsidRDefault="007614C8">
          <w:pPr>
            <w:pStyle w:val="TDC2"/>
            <w:tabs>
              <w:tab w:val="left" w:pos="1540"/>
            </w:tabs>
            <w:rPr>
              <w:rFonts w:asciiTheme="minorHAnsi" w:eastAsiaTheme="minorEastAsia" w:hAnsiTheme="minorHAnsi"/>
              <w:noProof/>
              <w:lang w:eastAsia="es-ES"/>
            </w:rPr>
          </w:pPr>
          <w:hyperlink w:anchor="_Toc32403690" w:history="1">
            <w:r w:rsidRPr="008C3957">
              <w:rPr>
                <w:rStyle w:val="Hipervnculo"/>
                <w:noProof/>
              </w:rPr>
              <w:t>2.2</w:t>
            </w:r>
            <w:r>
              <w:rPr>
                <w:rFonts w:asciiTheme="minorHAnsi" w:eastAsiaTheme="minorEastAsia" w:hAnsiTheme="minorHAnsi"/>
                <w:noProof/>
                <w:lang w:eastAsia="es-ES"/>
              </w:rPr>
              <w:tab/>
            </w:r>
            <w:r w:rsidRPr="008C3957">
              <w:rPr>
                <w:rStyle w:val="Hipervnculo"/>
                <w:noProof/>
              </w:rPr>
              <w:t>Objetivos generales</w:t>
            </w:r>
            <w:r>
              <w:rPr>
                <w:noProof/>
                <w:webHidden/>
              </w:rPr>
              <w:tab/>
            </w:r>
            <w:r>
              <w:rPr>
                <w:noProof/>
                <w:webHidden/>
              </w:rPr>
              <w:fldChar w:fldCharType="begin"/>
            </w:r>
            <w:r>
              <w:rPr>
                <w:noProof/>
                <w:webHidden/>
              </w:rPr>
              <w:instrText xml:space="preserve"> PAGEREF _Toc32403690 \h </w:instrText>
            </w:r>
            <w:r>
              <w:rPr>
                <w:noProof/>
                <w:webHidden/>
              </w:rPr>
            </w:r>
            <w:r>
              <w:rPr>
                <w:noProof/>
                <w:webHidden/>
              </w:rPr>
              <w:fldChar w:fldCharType="separate"/>
            </w:r>
            <w:r w:rsidR="002C5B9B">
              <w:rPr>
                <w:noProof/>
                <w:webHidden/>
              </w:rPr>
              <w:t>18</w:t>
            </w:r>
            <w:r>
              <w:rPr>
                <w:noProof/>
                <w:webHidden/>
              </w:rPr>
              <w:fldChar w:fldCharType="end"/>
            </w:r>
          </w:hyperlink>
        </w:p>
        <w:p w14:paraId="51D86738" w14:textId="0060B76C" w:rsidR="007614C8" w:rsidRDefault="007614C8">
          <w:pPr>
            <w:pStyle w:val="TDC2"/>
            <w:tabs>
              <w:tab w:val="left" w:pos="1540"/>
            </w:tabs>
            <w:rPr>
              <w:rFonts w:asciiTheme="minorHAnsi" w:eastAsiaTheme="minorEastAsia" w:hAnsiTheme="minorHAnsi"/>
              <w:noProof/>
              <w:lang w:eastAsia="es-ES"/>
            </w:rPr>
          </w:pPr>
          <w:hyperlink w:anchor="_Toc32403691" w:history="1">
            <w:r w:rsidRPr="008C3957">
              <w:rPr>
                <w:rStyle w:val="Hipervnculo"/>
                <w:noProof/>
              </w:rPr>
              <w:t>2.3</w:t>
            </w:r>
            <w:r>
              <w:rPr>
                <w:rFonts w:asciiTheme="minorHAnsi" w:eastAsiaTheme="minorEastAsia" w:hAnsiTheme="minorHAnsi"/>
                <w:noProof/>
                <w:lang w:eastAsia="es-ES"/>
              </w:rPr>
              <w:tab/>
            </w:r>
            <w:r w:rsidRPr="008C3957">
              <w:rPr>
                <w:rStyle w:val="Hipervnculo"/>
                <w:noProof/>
              </w:rPr>
              <w:t>Catálogo de requisitos</w:t>
            </w:r>
            <w:r>
              <w:rPr>
                <w:noProof/>
                <w:webHidden/>
              </w:rPr>
              <w:tab/>
            </w:r>
            <w:r>
              <w:rPr>
                <w:noProof/>
                <w:webHidden/>
              </w:rPr>
              <w:fldChar w:fldCharType="begin"/>
            </w:r>
            <w:r>
              <w:rPr>
                <w:noProof/>
                <w:webHidden/>
              </w:rPr>
              <w:instrText xml:space="preserve"> PAGEREF _Toc32403691 \h </w:instrText>
            </w:r>
            <w:r>
              <w:rPr>
                <w:noProof/>
                <w:webHidden/>
              </w:rPr>
            </w:r>
            <w:r>
              <w:rPr>
                <w:noProof/>
                <w:webHidden/>
              </w:rPr>
              <w:fldChar w:fldCharType="separate"/>
            </w:r>
            <w:r w:rsidR="002C5B9B">
              <w:rPr>
                <w:noProof/>
                <w:webHidden/>
              </w:rPr>
              <w:t>18</w:t>
            </w:r>
            <w:r>
              <w:rPr>
                <w:noProof/>
                <w:webHidden/>
              </w:rPr>
              <w:fldChar w:fldCharType="end"/>
            </w:r>
          </w:hyperlink>
        </w:p>
        <w:p w14:paraId="75FCAC8D" w14:textId="7B1D16B3" w:rsidR="007614C8" w:rsidRDefault="007614C8">
          <w:pPr>
            <w:pStyle w:val="TDC3"/>
            <w:tabs>
              <w:tab w:val="right" w:leader="dot" w:pos="8494"/>
            </w:tabs>
            <w:rPr>
              <w:rFonts w:asciiTheme="minorHAnsi" w:eastAsiaTheme="minorEastAsia" w:hAnsiTheme="minorHAnsi"/>
              <w:noProof/>
              <w:lang w:eastAsia="es-ES"/>
            </w:rPr>
          </w:pPr>
          <w:hyperlink w:anchor="_Toc32403692" w:history="1">
            <w:r w:rsidRPr="008C3957">
              <w:rPr>
                <w:rStyle w:val="Hipervnculo"/>
                <w:noProof/>
              </w:rPr>
              <w:t>Requisitos funcionales</w:t>
            </w:r>
            <w:r>
              <w:rPr>
                <w:noProof/>
                <w:webHidden/>
              </w:rPr>
              <w:tab/>
            </w:r>
            <w:r>
              <w:rPr>
                <w:noProof/>
                <w:webHidden/>
              </w:rPr>
              <w:fldChar w:fldCharType="begin"/>
            </w:r>
            <w:r>
              <w:rPr>
                <w:noProof/>
                <w:webHidden/>
              </w:rPr>
              <w:instrText xml:space="preserve"> PAGEREF _Toc32403692 \h </w:instrText>
            </w:r>
            <w:r>
              <w:rPr>
                <w:noProof/>
                <w:webHidden/>
              </w:rPr>
            </w:r>
            <w:r>
              <w:rPr>
                <w:noProof/>
                <w:webHidden/>
              </w:rPr>
              <w:fldChar w:fldCharType="separate"/>
            </w:r>
            <w:r w:rsidR="002C5B9B">
              <w:rPr>
                <w:noProof/>
                <w:webHidden/>
              </w:rPr>
              <w:t>19</w:t>
            </w:r>
            <w:r>
              <w:rPr>
                <w:noProof/>
                <w:webHidden/>
              </w:rPr>
              <w:fldChar w:fldCharType="end"/>
            </w:r>
          </w:hyperlink>
        </w:p>
        <w:p w14:paraId="79749BEC" w14:textId="6EDBDF30" w:rsidR="007614C8" w:rsidRDefault="007614C8">
          <w:pPr>
            <w:pStyle w:val="TDC3"/>
            <w:tabs>
              <w:tab w:val="right" w:leader="dot" w:pos="8494"/>
            </w:tabs>
            <w:rPr>
              <w:rFonts w:asciiTheme="minorHAnsi" w:eastAsiaTheme="minorEastAsia" w:hAnsiTheme="minorHAnsi"/>
              <w:noProof/>
              <w:lang w:eastAsia="es-ES"/>
            </w:rPr>
          </w:pPr>
          <w:hyperlink w:anchor="_Toc32403693" w:history="1">
            <w:r w:rsidRPr="008C3957">
              <w:rPr>
                <w:rStyle w:val="Hipervnculo"/>
                <w:noProof/>
              </w:rPr>
              <w:t>Requisitos no funcionales</w:t>
            </w:r>
            <w:r>
              <w:rPr>
                <w:noProof/>
                <w:webHidden/>
              </w:rPr>
              <w:tab/>
            </w:r>
            <w:r>
              <w:rPr>
                <w:noProof/>
                <w:webHidden/>
              </w:rPr>
              <w:fldChar w:fldCharType="begin"/>
            </w:r>
            <w:r>
              <w:rPr>
                <w:noProof/>
                <w:webHidden/>
              </w:rPr>
              <w:instrText xml:space="preserve"> PAGEREF _Toc32403693 \h </w:instrText>
            </w:r>
            <w:r>
              <w:rPr>
                <w:noProof/>
                <w:webHidden/>
              </w:rPr>
            </w:r>
            <w:r>
              <w:rPr>
                <w:noProof/>
                <w:webHidden/>
              </w:rPr>
              <w:fldChar w:fldCharType="separate"/>
            </w:r>
            <w:r w:rsidR="002C5B9B">
              <w:rPr>
                <w:noProof/>
                <w:webHidden/>
              </w:rPr>
              <w:t>20</w:t>
            </w:r>
            <w:r>
              <w:rPr>
                <w:noProof/>
                <w:webHidden/>
              </w:rPr>
              <w:fldChar w:fldCharType="end"/>
            </w:r>
          </w:hyperlink>
        </w:p>
        <w:p w14:paraId="098EB2EF" w14:textId="2F906EB4" w:rsidR="007614C8" w:rsidRDefault="007614C8">
          <w:pPr>
            <w:pStyle w:val="TDC2"/>
            <w:tabs>
              <w:tab w:val="left" w:pos="1540"/>
            </w:tabs>
            <w:rPr>
              <w:rFonts w:asciiTheme="minorHAnsi" w:eastAsiaTheme="minorEastAsia" w:hAnsiTheme="minorHAnsi"/>
              <w:noProof/>
              <w:lang w:eastAsia="es-ES"/>
            </w:rPr>
          </w:pPr>
          <w:hyperlink w:anchor="_Toc32403694" w:history="1">
            <w:r w:rsidRPr="008C3957">
              <w:rPr>
                <w:rStyle w:val="Hipervnculo"/>
                <w:noProof/>
              </w:rPr>
              <w:t>2.4</w:t>
            </w:r>
            <w:r>
              <w:rPr>
                <w:rFonts w:asciiTheme="minorHAnsi" w:eastAsiaTheme="minorEastAsia" w:hAnsiTheme="minorHAnsi"/>
                <w:noProof/>
                <w:lang w:eastAsia="es-ES"/>
              </w:rPr>
              <w:tab/>
            </w:r>
            <w:r w:rsidRPr="008C3957">
              <w:rPr>
                <w:rStyle w:val="Hipervnculo"/>
                <w:noProof/>
              </w:rPr>
              <w:t>Especificación de requisitos</w:t>
            </w:r>
            <w:r>
              <w:rPr>
                <w:noProof/>
                <w:webHidden/>
              </w:rPr>
              <w:tab/>
            </w:r>
            <w:r>
              <w:rPr>
                <w:noProof/>
                <w:webHidden/>
              </w:rPr>
              <w:fldChar w:fldCharType="begin"/>
            </w:r>
            <w:r>
              <w:rPr>
                <w:noProof/>
                <w:webHidden/>
              </w:rPr>
              <w:instrText xml:space="preserve"> PAGEREF _Toc32403694 \h </w:instrText>
            </w:r>
            <w:r>
              <w:rPr>
                <w:noProof/>
                <w:webHidden/>
              </w:rPr>
            </w:r>
            <w:r>
              <w:rPr>
                <w:noProof/>
                <w:webHidden/>
              </w:rPr>
              <w:fldChar w:fldCharType="separate"/>
            </w:r>
            <w:r w:rsidR="002C5B9B">
              <w:rPr>
                <w:noProof/>
                <w:webHidden/>
              </w:rPr>
              <w:t>20</w:t>
            </w:r>
            <w:r>
              <w:rPr>
                <w:noProof/>
                <w:webHidden/>
              </w:rPr>
              <w:fldChar w:fldCharType="end"/>
            </w:r>
          </w:hyperlink>
        </w:p>
        <w:p w14:paraId="42733A97" w14:textId="6C145E45" w:rsidR="007614C8" w:rsidRDefault="007614C8">
          <w:pPr>
            <w:pStyle w:val="TDC3"/>
            <w:tabs>
              <w:tab w:val="right" w:leader="dot" w:pos="8494"/>
            </w:tabs>
            <w:rPr>
              <w:rFonts w:asciiTheme="minorHAnsi" w:eastAsiaTheme="minorEastAsia" w:hAnsiTheme="minorHAnsi"/>
              <w:noProof/>
              <w:lang w:eastAsia="es-ES"/>
            </w:rPr>
          </w:pPr>
          <w:hyperlink w:anchor="_Toc32403695" w:history="1">
            <w:r w:rsidRPr="008C3957">
              <w:rPr>
                <w:rStyle w:val="Hipervnculo"/>
                <w:noProof/>
              </w:rPr>
              <w:t>Diagrama de casos de uso</w:t>
            </w:r>
            <w:r>
              <w:rPr>
                <w:noProof/>
                <w:webHidden/>
              </w:rPr>
              <w:tab/>
            </w:r>
            <w:r>
              <w:rPr>
                <w:noProof/>
                <w:webHidden/>
              </w:rPr>
              <w:fldChar w:fldCharType="begin"/>
            </w:r>
            <w:r>
              <w:rPr>
                <w:noProof/>
                <w:webHidden/>
              </w:rPr>
              <w:instrText xml:space="preserve"> PAGEREF _Toc32403695 \h </w:instrText>
            </w:r>
            <w:r>
              <w:rPr>
                <w:noProof/>
                <w:webHidden/>
              </w:rPr>
            </w:r>
            <w:r>
              <w:rPr>
                <w:noProof/>
                <w:webHidden/>
              </w:rPr>
              <w:fldChar w:fldCharType="separate"/>
            </w:r>
            <w:r w:rsidR="002C5B9B">
              <w:rPr>
                <w:noProof/>
                <w:webHidden/>
              </w:rPr>
              <w:t>21</w:t>
            </w:r>
            <w:r>
              <w:rPr>
                <w:noProof/>
                <w:webHidden/>
              </w:rPr>
              <w:fldChar w:fldCharType="end"/>
            </w:r>
          </w:hyperlink>
        </w:p>
        <w:p w14:paraId="599B7C6F" w14:textId="6D841867" w:rsidR="007614C8" w:rsidRDefault="007614C8">
          <w:pPr>
            <w:pStyle w:val="TDC3"/>
            <w:tabs>
              <w:tab w:val="right" w:leader="dot" w:pos="8494"/>
            </w:tabs>
            <w:rPr>
              <w:rFonts w:asciiTheme="minorHAnsi" w:eastAsiaTheme="minorEastAsia" w:hAnsiTheme="minorHAnsi"/>
              <w:noProof/>
              <w:lang w:eastAsia="es-ES"/>
            </w:rPr>
          </w:pPr>
          <w:hyperlink w:anchor="_Toc32403696" w:history="1">
            <w:r w:rsidRPr="008C3957">
              <w:rPr>
                <w:rStyle w:val="Hipervnculo"/>
                <w:noProof/>
              </w:rPr>
              <w:t>Actores</w:t>
            </w:r>
            <w:r>
              <w:rPr>
                <w:noProof/>
                <w:webHidden/>
              </w:rPr>
              <w:tab/>
            </w:r>
            <w:r>
              <w:rPr>
                <w:noProof/>
                <w:webHidden/>
              </w:rPr>
              <w:fldChar w:fldCharType="begin"/>
            </w:r>
            <w:r>
              <w:rPr>
                <w:noProof/>
                <w:webHidden/>
              </w:rPr>
              <w:instrText xml:space="preserve"> PAGEREF _Toc32403696 \h </w:instrText>
            </w:r>
            <w:r>
              <w:rPr>
                <w:noProof/>
                <w:webHidden/>
              </w:rPr>
            </w:r>
            <w:r>
              <w:rPr>
                <w:noProof/>
                <w:webHidden/>
              </w:rPr>
              <w:fldChar w:fldCharType="separate"/>
            </w:r>
            <w:r w:rsidR="002C5B9B">
              <w:rPr>
                <w:noProof/>
                <w:webHidden/>
              </w:rPr>
              <w:t>22</w:t>
            </w:r>
            <w:r>
              <w:rPr>
                <w:noProof/>
                <w:webHidden/>
              </w:rPr>
              <w:fldChar w:fldCharType="end"/>
            </w:r>
          </w:hyperlink>
        </w:p>
        <w:p w14:paraId="3D019666" w14:textId="17FFE979" w:rsidR="007614C8" w:rsidRDefault="007614C8">
          <w:pPr>
            <w:pStyle w:val="TDC3"/>
            <w:tabs>
              <w:tab w:val="right" w:leader="dot" w:pos="8494"/>
            </w:tabs>
            <w:rPr>
              <w:rFonts w:asciiTheme="minorHAnsi" w:eastAsiaTheme="minorEastAsia" w:hAnsiTheme="minorHAnsi"/>
              <w:noProof/>
              <w:lang w:eastAsia="es-ES"/>
            </w:rPr>
          </w:pPr>
          <w:hyperlink w:anchor="_Toc32403697" w:history="1">
            <w:r w:rsidRPr="008C3957">
              <w:rPr>
                <w:rStyle w:val="Hipervnculo"/>
                <w:noProof/>
              </w:rPr>
              <w:t>Casos de uso</w:t>
            </w:r>
            <w:r>
              <w:rPr>
                <w:noProof/>
                <w:webHidden/>
              </w:rPr>
              <w:tab/>
            </w:r>
            <w:r>
              <w:rPr>
                <w:noProof/>
                <w:webHidden/>
              </w:rPr>
              <w:fldChar w:fldCharType="begin"/>
            </w:r>
            <w:r>
              <w:rPr>
                <w:noProof/>
                <w:webHidden/>
              </w:rPr>
              <w:instrText xml:space="preserve"> PAGEREF _Toc32403697 \h </w:instrText>
            </w:r>
            <w:r>
              <w:rPr>
                <w:noProof/>
                <w:webHidden/>
              </w:rPr>
            </w:r>
            <w:r>
              <w:rPr>
                <w:noProof/>
                <w:webHidden/>
              </w:rPr>
              <w:fldChar w:fldCharType="separate"/>
            </w:r>
            <w:r w:rsidR="002C5B9B">
              <w:rPr>
                <w:noProof/>
                <w:webHidden/>
              </w:rPr>
              <w:t>22</w:t>
            </w:r>
            <w:r>
              <w:rPr>
                <w:noProof/>
                <w:webHidden/>
              </w:rPr>
              <w:fldChar w:fldCharType="end"/>
            </w:r>
          </w:hyperlink>
        </w:p>
        <w:p w14:paraId="00F3AC5D" w14:textId="29712883" w:rsidR="007614C8" w:rsidRDefault="007614C8">
          <w:pPr>
            <w:pStyle w:val="TDC1"/>
            <w:tabs>
              <w:tab w:val="right" w:leader="dot" w:pos="8494"/>
            </w:tabs>
            <w:rPr>
              <w:rFonts w:asciiTheme="minorHAnsi" w:eastAsiaTheme="minorEastAsia" w:hAnsiTheme="minorHAnsi"/>
              <w:noProof/>
              <w:lang w:eastAsia="es-ES"/>
            </w:rPr>
          </w:pPr>
          <w:hyperlink w:anchor="_Toc32403698" w:history="1">
            <w:r w:rsidRPr="008C3957">
              <w:rPr>
                <w:rStyle w:val="Hipervnculo"/>
                <w:noProof/>
              </w:rPr>
              <w:t>Apéndice C. Especificación de requisitos</w:t>
            </w:r>
            <w:r>
              <w:rPr>
                <w:noProof/>
                <w:webHidden/>
              </w:rPr>
              <w:tab/>
            </w:r>
            <w:r>
              <w:rPr>
                <w:noProof/>
                <w:webHidden/>
              </w:rPr>
              <w:fldChar w:fldCharType="begin"/>
            </w:r>
            <w:r>
              <w:rPr>
                <w:noProof/>
                <w:webHidden/>
              </w:rPr>
              <w:instrText xml:space="preserve"> PAGEREF _Toc32403698 \h </w:instrText>
            </w:r>
            <w:r>
              <w:rPr>
                <w:noProof/>
                <w:webHidden/>
              </w:rPr>
            </w:r>
            <w:r>
              <w:rPr>
                <w:noProof/>
                <w:webHidden/>
              </w:rPr>
              <w:fldChar w:fldCharType="separate"/>
            </w:r>
            <w:r w:rsidR="002C5B9B">
              <w:rPr>
                <w:noProof/>
                <w:webHidden/>
              </w:rPr>
              <w:t>34</w:t>
            </w:r>
            <w:r>
              <w:rPr>
                <w:noProof/>
                <w:webHidden/>
              </w:rPr>
              <w:fldChar w:fldCharType="end"/>
            </w:r>
          </w:hyperlink>
        </w:p>
        <w:p w14:paraId="1F280F14" w14:textId="31A6C600" w:rsidR="007614C8" w:rsidRDefault="007614C8">
          <w:pPr>
            <w:pStyle w:val="TDC2"/>
            <w:tabs>
              <w:tab w:val="left" w:pos="1540"/>
            </w:tabs>
            <w:rPr>
              <w:rFonts w:asciiTheme="minorHAnsi" w:eastAsiaTheme="minorEastAsia" w:hAnsiTheme="minorHAnsi"/>
              <w:noProof/>
              <w:lang w:eastAsia="es-ES"/>
            </w:rPr>
          </w:pPr>
          <w:hyperlink w:anchor="_Toc32403699" w:history="1">
            <w:r w:rsidRPr="008C3957">
              <w:rPr>
                <w:rStyle w:val="Hipervnculo"/>
                <w:noProof/>
              </w:rPr>
              <w:t>3.1</w:t>
            </w:r>
            <w:r>
              <w:rPr>
                <w:rFonts w:asciiTheme="minorHAnsi" w:eastAsiaTheme="minorEastAsia" w:hAnsiTheme="minorHAnsi"/>
                <w:noProof/>
                <w:lang w:eastAsia="es-ES"/>
              </w:rPr>
              <w:tab/>
            </w:r>
            <w:r w:rsidRPr="008C3957">
              <w:rPr>
                <w:rStyle w:val="Hipervnculo"/>
                <w:noProof/>
              </w:rPr>
              <w:t>Introducción</w:t>
            </w:r>
            <w:r>
              <w:rPr>
                <w:noProof/>
                <w:webHidden/>
              </w:rPr>
              <w:tab/>
            </w:r>
            <w:r>
              <w:rPr>
                <w:noProof/>
                <w:webHidden/>
              </w:rPr>
              <w:fldChar w:fldCharType="begin"/>
            </w:r>
            <w:r>
              <w:rPr>
                <w:noProof/>
                <w:webHidden/>
              </w:rPr>
              <w:instrText xml:space="preserve"> PAGEREF _Toc32403699 \h </w:instrText>
            </w:r>
            <w:r>
              <w:rPr>
                <w:noProof/>
                <w:webHidden/>
              </w:rPr>
            </w:r>
            <w:r>
              <w:rPr>
                <w:noProof/>
                <w:webHidden/>
              </w:rPr>
              <w:fldChar w:fldCharType="separate"/>
            </w:r>
            <w:r w:rsidR="002C5B9B">
              <w:rPr>
                <w:noProof/>
                <w:webHidden/>
              </w:rPr>
              <w:t>34</w:t>
            </w:r>
            <w:r>
              <w:rPr>
                <w:noProof/>
                <w:webHidden/>
              </w:rPr>
              <w:fldChar w:fldCharType="end"/>
            </w:r>
          </w:hyperlink>
        </w:p>
        <w:p w14:paraId="5ED73AF2" w14:textId="2B786870" w:rsidR="007614C8" w:rsidRDefault="007614C8">
          <w:pPr>
            <w:pStyle w:val="TDC2"/>
            <w:tabs>
              <w:tab w:val="left" w:pos="1540"/>
            </w:tabs>
            <w:rPr>
              <w:rFonts w:asciiTheme="minorHAnsi" w:eastAsiaTheme="minorEastAsia" w:hAnsiTheme="minorHAnsi"/>
              <w:noProof/>
              <w:lang w:eastAsia="es-ES"/>
            </w:rPr>
          </w:pPr>
          <w:hyperlink w:anchor="_Toc32403700" w:history="1">
            <w:r w:rsidRPr="008C3957">
              <w:rPr>
                <w:rStyle w:val="Hipervnculo"/>
                <w:noProof/>
              </w:rPr>
              <w:t>3.2</w:t>
            </w:r>
            <w:r>
              <w:rPr>
                <w:rFonts w:asciiTheme="minorHAnsi" w:eastAsiaTheme="minorEastAsia" w:hAnsiTheme="minorHAnsi"/>
                <w:noProof/>
                <w:lang w:eastAsia="es-ES"/>
              </w:rPr>
              <w:tab/>
            </w:r>
            <w:r w:rsidRPr="008C3957">
              <w:rPr>
                <w:rStyle w:val="Hipervnculo"/>
                <w:noProof/>
              </w:rPr>
              <w:t>Diseño de datos</w:t>
            </w:r>
            <w:r>
              <w:rPr>
                <w:noProof/>
                <w:webHidden/>
              </w:rPr>
              <w:tab/>
            </w:r>
            <w:r>
              <w:rPr>
                <w:noProof/>
                <w:webHidden/>
              </w:rPr>
              <w:fldChar w:fldCharType="begin"/>
            </w:r>
            <w:r>
              <w:rPr>
                <w:noProof/>
                <w:webHidden/>
              </w:rPr>
              <w:instrText xml:space="preserve"> PAGEREF _Toc32403700 \h </w:instrText>
            </w:r>
            <w:r>
              <w:rPr>
                <w:noProof/>
                <w:webHidden/>
              </w:rPr>
            </w:r>
            <w:r>
              <w:rPr>
                <w:noProof/>
                <w:webHidden/>
              </w:rPr>
              <w:fldChar w:fldCharType="separate"/>
            </w:r>
            <w:r w:rsidR="002C5B9B">
              <w:rPr>
                <w:noProof/>
                <w:webHidden/>
              </w:rPr>
              <w:t>34</w:t>
            </w:r>
            <w:r>
              <w:rPr>
                <w:noProof/>
                <w:webHidden/>
              </w:rPr>
              <w:fldChar w:fldCharType="end"/>
            </w:r>
          </w:hyperlink>
        </w:p>
        <w:p w14:paraId="01FD429A" w14:textId="75547BFA" w:rsidR="007614C8" w:rsidRDefault="007614C8">
          <w:pPr>
            <w:pStyle w:val="TDC3"/>
            <w:tabs>
              <w:tab w:val="right" w:leader="dot" w:pos="8494"/>
            </w:tabs>
            <w:rPr>
              <w:rFonts w:asciiTheme="minorHAnsi" w:eastAsiaTheme="minorEastAsia" w:hAnsiTheme="minorHAnsi"/>
              <w:noProof/>
              <w:lang w:eastAsia="es-ES"/>
            </w:rPr>
          </w:pPr>
          <w:hyperlink w:anchor="_Toc32403701" w:history="1">
            <w:r w:rsidRPr="008C3957">
              <w:rPr>
                <w:rStyle w:val="Hipervnculo"/>
                <w:noProof/>
              </w:rPr>
              <w:t>Variables de sesión</w:t>
            </w:r>
            <w:r>
              <w:rPr>
                <w:noProof/>
                <w:webHidden/>
              </w:rPr>
              <w:tab/>
            </w:r>
            <w:r>
              <w:rPr>
                <w:noProof/>
                <w:webHidden/>
              </w:rPr>
              <w:fldChar w:fldCharType="begin"/>
            </w:r>
            <w:r>
              <w:rPr>
                <w:noProof/>
                <w:webHidden/>
              </w:rPr>
              <w:instrText xml:space="preserve"> PAGEREF _Toc32403701 \h </w:instrText>
            </w:r>
            <w:r>
              <w:rPr>
                <w:noProof/>
                <w:webHidden/>
              </w:rPr>
            </w:r>
            <w:r>
              <w:rPr>
                <w:noProof/>
                <w:webHidden/>
              </w:rPr>
              <w:fldChar w:fldCharType="separate"/>
            </w:r>
            <w:r w:rsidR="002C5B9B">
              <w:rPr>
                <w:noProof/>
                <w:webHidden/>
              </w:rPr>
              <w:t>34</w:t>
            </w:r>
            <w:r>
              <w:rPr>
                <w:noProof/>
                <w:webHidden/>
              </w:rPr>
              <w:fldChar w:fldCharType="end"/>
            </w:r>
          </w:hyperlink>
        </w:p>
        <w:p w14:paraId="6BF0C04B" w14:textId="3ACF2158" w:rsidR="007614C8" w:rsidRDefault="007614C8">
          <w:pPr>
            <w:pStyle w:val="TDC3"/>
            <w:tabs>
              <w:tab w:val="right" w:leader="dot" w:pos="8494"/>
            </w:tabs>
            <w:rPr>
              <w:rFonts w:asciiTheme="minorHAnsi" w:eastAsiaTheme="minorEastAsia" w:hAnsiTheme="minorHAnsi"/>
              <w:noProof/>
              <w:lang w:eastAsia="es-ES"/>
            </w:rPr>
          </w:pPr>
          <w:hyperlink w:anchor="_Toc32403702" w:history="1">
            <w:r w:rsidRPr="008C3957">
              <w:rPr>
                <w:rStyle w:val="Hipervnculo"/>
                <w:noProof/>
              </w:rPr>
              <w:t>Base de datos temporal</w:t>
            </w:r>
            <w:r>
              <w:rPr>
                <w:noProof/>
                <w:webHidden/>
              </w:rPr>
              <w:tab/>
            </w:r>
            <w:r>
              <w:rPr>
                <w:noProof/>
                <w:webHidden/>
              </w:rPr>
              <w:fldChar w:fldCharType="begin"/>
            </w:r>
            <w:r>
              <w:rPr>
                <w:noProof/>
                <w:webHidden/>
              </w:rPr>
              <w:instrText xml:space="preserve"> PAGEREF _Toc32403702 \h </w:instrText>
            </w:r>
            <w:r>
              <w:rPr>
                <w:noProof/>
                <w:webHidden/>
              </w:rPr>
            </w:r>
            <w:r>
              <w:rPr>
                <w:noProof/>
                <w:webHidden/>
              </w:rPr>
              <w:fldChar w:fldCharType="separate"/>
            </w:r>
            <w:r w:rsidR="002C5B9B">
              <w:rPr>
                <w:noProof/>
                <w:webHidden/>
              </w:rPr>
              <w:t>34</w:t>
            </w:r>
            <w:r>
              <w:rPr>
                <w:noProof/>
                <w:webHidden/>
              </w:rPr>
              <w:fldChar w:fldCharType="end"/>
            </w:r>
          </w:hyperlink>
        </w:p>
        <w:p w14:paraId="0E0DFFDA" w14:textId="07A1A8A0" w:rsidR="007614C8" w:rsidRDefault="007614C8">
          <w:pPr>
            <w:pStyle w:val="TDC3"/>
            <w:tabs>
              <w:tab w:val="right" w:leader="dot" w:pos="8494"/>
            </w:tabs>
            <w:rPr>
              <w:rFonts w:asciiTheme="minorHAnsi" w:eastAsiaTheme="minorEastAsia" w:hAnsiTheme="minorHAnsi"/>
              <w:noProof/>
              <w:lang w:eastAsia="es-ES"/>
            </w:rPr>
          </w:pPr>
          <w:hyperlink w:anchor="_Toc32403703" w:history="1">
            <w:r w:rsidRPr="008C3957">
              <w:rPr>
                <w:rStyle w:val="Hipervnculo"/>
                <w:noProof/>
              </w:rPr>
              <w:t>Clase personaje</w:t>
            </w:r>
            <w:r>
              <w:rPr>
                <w:noProof/>
                <w:webHidden/>
              </w:rPr>
              <w:tab/>
            </w:r>
            <w:r>
              <w:rPr>
                <w:noProof/>
                <w:webHidden/>
              </w:rPr>
              <w:fldChar w:fldCharType="begin"/>
            </w:r>
            <w:r>
              <w:rPr>
                <w:noProof/>
                <w:webHidden/>
              </w:rPr>
              <w:instrText xml:space="preserve"> PAGEREF _Toc32403703 \h </w:instrText>
            </w:r>
            <w:r>
              <w:rPr>
                <w:noProof/>
                <w:webHidden/>
              </w:rPr>
            </w:r>
            <w:r>
              <w:rPr>
                <w:noProof/>
                <w:webHidden/>
              </w:rPr>
              <w:fldChar w:fldCharType="separate"/>
            </w:r>
            <w:r w:rsidR="002C5B9B">
              <w:rPr>
                <w:noProof/>
                <w:webHidden/>
              </w:rPr>
              <w:t>34</w:t>
            </w:r>
            <w:r>
              <w:rPr>
                <w:noProof/>
                <w:webHidden/>
              </w:rPr>
              <w:fldChar w:fldCharType="end"/>
            </w:r>
          </w:hyperlink>
        </w:p>
        <w:p w14:paraId="4A1D0950" w14:textId="18B1FFC4" w:rsidR="007614C8" w:rsidRDefault="007614C8">
          <w:pPr>
            <w:pStyle w:val="TDC3"/>
            <w:tabs>
              <w:tab w:val="right" w:leader="dot" w:pos="8494"/>
            </w:tabs>
            <w:rPr>
              <w:rFonts w:asciiTheme="minorHAnsi" w:eastAsiaTheme="minorEastAsia" w:hAnsiTheme="minorHAnsi"/>
              <w:noProof/>
              <w:lang w:eastAsia="es-ES"/>
            </w:rPr>
          </w:pPr>
          <w:hyperlink w:anchor="_Toc32403704" w:history="1">
            <w:r w:rsidRPr="008C3957">
              <w:rPr>
                <w:rStyle w:val="Hipervnculo"/>
                <w:noProof/>
              </w:rPr>
              <w:t>Clase Modelo</w:t>
            </w:r>
            <w:r>
              <w:rPr>
                <w:noProof/>
                <w:webHidden/>
              </w:rPr>
              <w:tab/>
            </w:r>
            <w:r>
              <w:rPr>
                <w:noProof/>
                <w:webHidden/>
              </w:rPr>
              <w:fldChar w:fldCharType="begin"/>
            </w:r>
            <w:r>
              <w:rPr>
                <w:noProof/>
                <w:webHidden/>
              </w:rPr>
              <w:instrText xml:space="preserve"> PAGEREF _Toc32403704 \h </w:instrText>
            </w:r>
            <w:r>
              <w:rPr>
                <w:noProof/>
                <w:webHidden/>
              </w:rPr>
            </w:r>
            <w:r>
              <w:rPr>
                <w:noProof/>
                <w:webHidden/>
              </w:rPr>
              <w:fldChar w:fldCharType="separate"/>
            </w:r>
            <w:r w:rsidR="002C5B9B">
              <w:rPr>
                <w:noProof/>
                <w:webHidden/>
              </w:rPr>
              <w:t>35</w:t>
            </w:r>
            <w:r>
              <w:rPr>
                <w:noProof/>
                <w:webHidden/>
              </w:rPr>
              <w:fldChar w:fldCharType="end"/>
            </w:r>
          </w:hyperlink>
        </w:p>
        <w:p w14:paraId="56FB27F7" w14:textId="47D1B25B" w:rsidR="007614C8" w:rsidRDefault="007614C8">
          <w:pPr>
            <w:pStyle w:val="TDC2"/>
            <w:tabs>
              <w:tab w:val="left" w:pos="1540"/>
            </w:tabs>
            <w:rPr>
              <w:rFonts w:asciiTheme="minorHAnsi" w:eastAsiaTheme="minorEastAsia" w:hAnsiTheme="minorHAnsi"/>
              <w:noProof/>
              <w:lang w:eastAsia="es-ES"/>
            </w:rPr>
          </w:pPr>
          <w:hyperlink w:anchor="_Toc32403705" w:history="1">
            <w:r w:rsidRPr="008C3957">
              <w:rPr>
                <w:rStyle w:val="Hipervnculo"/>
                <w:noProof/>
              </w:rPr>
              <w:t>3.3</w:t>
            </w:r>
            <w:r>
              <w:rPr>
                <w:rFonts w:asciiTheme="minorHAnsi" w:eastAsiaTheme="minorEastAsia" w:hAnsiTheme="minorHAnsi"/>
                <w:noProof/>
                <w:lang w:eastAsia="es-ES"/>
              </w:rPr>
              <w:tab/>
            </w:r>
            <w:r w:rsidRPr="008C3957">
              <w:rPr>
                <w:rStyle w:val="Hipervnculo"/>
                <w:noProof/>
              </w:rPr>
              <w:t>Diseño arquitectónico</w:t>
            </w:r>
            <w:r>
              <w:rPr>
                <w:noProof/>
                <w:webHidden/>
              </w:rPr>
              <w:tab/>
            </w:r>
            <w:r>
              <w:rPr>
                <w:noProof/>
                <w:webHidden/>
              </w:rPr>
              <w:fldChar w:fldCharType="begin"/>
            </w:r>
            <w:r>
              <w:rPr>
                <w:noProof/>
                <w:webHidden/>
              </w:rPr>
              <w:instrText xml:space="preserve"> PAGEREF _Toc32403705 \h </w:instrText>
            </w:r>
            <w:r>
              <w:rPr>
                <w:noProof/>
                <w:webHidden/>
              </w:rPr>
            </w:r>
            <w:r>
              <w:rPr>
                <w:noProof/>
                <w:webHidden/>
              </w:rPr>
              <w:fldChar w:fldCharType="separate"/>
            </w:r>
            <w:r w:rsidR="002C5B9B">
              <w:rPr>
                <w:noProof/>
                <w:webHidden/>
              </w:rPr>
              <w:t>36</w:t>
            </w:r>
            <w:r>
              <w:rPr>
                <w:noProof/>
                <w:webHidden/>
              </w:rPr>
              <w:fldChar w:fldCharType="end"/>
            </w:r>
          </w:hyperlink>
        </w:p>
        <w:p w14:paraId="7C3909C4" w14:textId="62F1E67C" w:rsidR="007614C8" w:rsidRDefault="007614C8">
          <w:pPr>
            <w:pStyle w:val="TDC3"/>
            <w:tabs>
              <w:tab w:val="right" w:leader="dot" w:pos="8494"/>
            </w:tabs>
            <w:rPr>
              <w:rFonts w:asciiTheme="minorHAnsi" w:eastAsiaTheme="minorEastAsia" w:hAnsiTheme="minorHAnsi"/>
              <w:noProof/>
              <w:lang w:eastAsia="es-ES"/>
            </w:rPr>
          </w:pPr>
          <w:hyperlink w:anchor="_Toc32403706" w:history="1">
            <w:r w:rsidRPr="008C3957">
              <w:rPr>
                <w:rStyle w:val="Hipervnculo"/>
                <w:noProof/>
              </w:rPr>
              <w:t>Modelo-Vista-Presentador (MVP)</w:t>
            </w:r>
            <w:r>
              <w:rPr>
                <w:noProof/>
                <w:webHidden/>
              </w:rPr>
              <w:tab/>
            </w:r>
            <w:r>
              <w:rPr>
                <w:noProof/>
                <w:webHidden/>
              </w:rPr>
              <w:fldChar w:fldCharType="begin"/>
            </w:r>
            <w:r>
              <w:rPr>
                <w:noProof/>
                <w:webHidden/>
              </w:rPr>
              <w:instrText xml:space="preserve"> PAGEREF _Toc32403706 \h </w:instrText>
            </w:r>
            <w:r>
              <w:rPr>
                <w:noProof/>
                <w:webHidden/>
              </w:rPr>
            </w:r>
            <w:r>
              <w:rPr>
                <w:noProof/>
                <w:webHidden/>
              </w:rPr>
              <w:fldChar w:fldCharType="separate"/>
            </w:r>
            <w:r w:rsidR="002C5B9B">
              <w:rPr>
                <w:noProof/>
                <w:webHidden/>
              </w:rPr>
              <w:t>36</w:t>
            </w:r>
            <w:r>
              <w:rPr>
                <w:noProof/>
                <w:webHidden/>
              </w:rPr>
              <w:fldChar w:fldCharType="end"/>
            </w:r>
          </w:hyperlink>
        </w:p>
        <w:p w14:paraId="333898A5" w14:textId="047AB62B" w:rsidR="007614C8" w:rsidRDefault="007614C8">
          <w:pPr>
            <w:pStyle w:val="TDC3"/>
            <w:tabs>
              <w:tab w:val="right" w:leader="dot" w:pos="8494"/>
            </w:tabs>
            <w:rPr>
              <w:rFonts w:asciiTheme="minorHAnsi" w:eastAsiaTheme="minorEastAsia" w:hAnsiTheme="minorHAnsi"/>
              <w:noProof/>
              <w:lang w:eastAsia="es-ES"/>
            </w:rPr>
          </w:pPr>
          <w:hyperlink w:anchor="_Toc32403707" w:history="1">
            <w:r w:rsidRPr="008C3957">
              <w:rPr>
                <w:rStyle w:val="Hipervnculo"/>
                <w:noProof/>
              </w:rPr>
              <w:t>Arquitectura general de la aplicación</w:t>
            </w:r>
            <w:r>
              <w:rPr>
                <w:noProof/>
                <w:webHidden/>
              </w:rPr>
              <w:tab/>
            </w:r>
            <w:r>
              <w:rPr>
                <w:noProof/>
                <w:webHidden/>
              </w:rPr>
              <w:fldChar w:fldCharType="begin"/>
            </w:r>
            <w:r>
              <w:rPr>
                <w:noProof/>
                <w:webHidden/>
              </w:rPr>
              <w:instrText xml:space="preserve"> PAGEREF _Toc32403707 \h </w:instrText>
            </w:r>
            <w:r>
              <w:rPr>
                <w:noProof/>
                <w:webHidden/>
              </w:rPr>
            </w:r>
            <w:r>
              <w:rPr>
                <w:noProof/>
                <w:webHidden/>
              </w:rPr>
              <w:fldChar w:fldCharType="separate"/>
            </w:r>
            <w:r w:rsidR="002C5B9B">
              <w:rPr>
                <w:noProof/>
                <w:webHidden/>
              </w:rPr>
              <w:t>36</w:t>
            </w:r>
            <w:r>
              <w:rPr>
                <w:noProof/>
                <w:webHidden/>
              </w:rPr>
              <w:fldChar w:fldCharType="end"/>
            </w:r>
          </w:hyperlink>
        </w:p>
        <w:p w14:paraId="1D44AFE9" w14:textId="31EBC8B8" w:rsidR="007614C8" w:rsidRDefault="007614C8">
          <w:pPr>
            <w:pStyle w:val="TDC3"/>
            <w:tabs>
              <w:tab w:val="right" w:leader="dot" w:pos="8494"/>
            </w:tabs>
            <w:rPr>
              <w:rFonts w:asciiTheme="minorHAnsi" w:eastAsiaTheme="minorEastAsia" w:hAnsiTheme="minorHAnsi"/>
              <w:noProof/>
              <w:lang w:eastAsia="es-ES"/>
            </w:rPr>
          </w:pPr>
          <w:hyperlink w:anchor="_Toc32403708" w:history="1">
            <w:r w:rsidRPr="008C3957">
              <w:rPr>
                <w:rStyle w:val="Hipervnculo"/>
                <w:noProof/>
              </w:rPr>
              <w:t>Diagrama de paquetes</w:t>
            </w:r>
            <w:r>
              <w:rPr>
                <w:noProof/>
                <w:webHidden/>
              </w:rPr>
              <w:tab/>
            </w:r>
            <w:r>
              <w:rPr>
                <w:noProof/>
                <w:webHidden/>
              </w:rPr>
              <w:fldChar w:fldCharType="begin"/>
            </w:r>
            <w:r>
              <w:rPr>
                <w:noProof/>
                <w:webHidden/>
              </w:rPr>
              <w:instrText xml:space="preserve"> PAGEREF _Toc32403708 \h </w:instrText>
            </w:r>
            <w:r>
              <w:rPr>
                <w:noProof/>
                <w:webHidden/>
              </w:rPr>
            </w:r>
            <w:r>
              <w:rPr>
                <w:noProof/>
                <w:webHidden/>
              </w:rPr>
              <w:fldChar w:fldCharType="separate"/>
            </w:r>
            <w:r w:rsidR="002C5B9B">
              <w:rPr>
                <w:noProof/>
                <w:webHidden/>
              </w:rPr>
              <w:t>38</w:t>
            </w:r>
            <w:r>
              <w:rPr>
                <w:noProof/>
                <w:webHidden/>
              </w:rPr>
              <w:fldChar w:fldCharType="end"/>
            </w:r>
          </w:hyperlink>
        </w:p>
        <w:p w14:paraId="6F1D396F" w14:textId="711D037E" w:rsidR="007614C8" w:rsidRDefault="007614C8">
          <w:pPr>
            <w:pStyle w:val="TDC3"/>
            <w:tabs>
              <w:tab w:val="right" w:leader="dot" w:pos="8494"/>
            </w:tabs>
            <w:rPr>
              <w:rFonts w:asciiTheme="minorHAnsi" w:eastAsiaTheme="minorEastAsia" w:hAnsiTheme="minorHAnsi"/>
              <w:noProof/>
              <w:lang w:eastAsia="es-ES"/>
            </w:rPr>
          </w:pPr>
          <w:hyperlink w:anchor="_Toc32403709" w:history="1">
            <w:r w:rsidRPr="008C3957">
              <w:rPr>
                <w:rStyle w:val="Hipervnculo"/>
                <w:noProof/>
              </w:rPr>
              <w:t>Diagrama de clases</w:t>
            </w:r>
            <w:r>
              <w:rPr>
                <w:noProof/>
                <w:webHidden/>
              </w:rPr>
              <w:tab/>
            </w:r>
            <w:r>
              <w:rPr>
                <w:noProof/>
                <w:webHidden/>
              </w:rPr>
              <w:fldChar w:fldCharType="begin"/>
            </w:r>
            <w:r>
              <w:rPr>
                <w:noProof/>
                <w:webHidden/>
              </w:rPr>
              <w:instrText xml:space="preserve"> PAGEREF _Toc32403709 \h </w:instrText>
            </w:r>
            <w:r>
              <w:rPr>
                <w:noProof/>
                <w:webHidden/>
              </w:rPr>
            </w:r>
            <w:r>
              <w:rPr>
                <w:noProof/>
                <w:webHidden/>
              </w:rPr>
              <w:fldChar w:fldCharType="separate"/>
            </w:r>
            <w:r w:rsidR="002C5B9B">
              <w:rPr>
                <w:noProof/>
                <w:webHidden/>
              </w:rPr>
              <w:t>39</w:t>
            </w:r>
            <w:r>
              <w:rPr>
                <w:noProof/>
                <w:webHidden/>
              </w:rPr>
              <w:fldChar w:fldCharType="end"/>
            </w:r>
          </w:hyperlink>
        </w:p>
        <w:p w14:paraId="4F315594" w14:textId="25A4C92D" w:rsidR="007614C8" w:rsidRDefault="007614C8">
          <w:pPr>
            <w:pStyle w:val="TDC3"/>
            <w:tabs>
              <w:tab w:val="right" w:leader="dot" w:pos="8494"/>
            </w:tabs>
            <w:rPr>
              <w:rFonts w:asciiTheme="minorHAnsi" w:eastAsiaTheme="minorEastAsia" w:hAnsiTheme="minorHAnsi"/>
              <w:noProof/>
              <w:lang w:eastAsia="es-ES"/>
            </w:rPr>
          </w:pPr>
          <w:hyperlink w:anchor="_Toc32403710" w:history="1">
            <w:r w:rsidRPr="008C3957">
              <w:rPr>
                <w:rStyle w:val="Hipervnculo"/>
                <w:noProof/>
              </w:rPr>
              <w:t>Diseño procedimental</w:t>
            </w:r>
            <w:r>
              <w:rPr>
                <w:noProof/>
                <w:webHidden/>
              </w:rPr>
              <w:tab/>
            </w:r>
            <w:r>
              <w:rPr>
                <w:noProof/>
                <w:webHidden/>
              </w:rPr>
              <w:fldChar w:fldCharType="begin"/>
            </w:r>
            <w:r>
              <w:rPr>
                <w:noProof/>
                <w:webHidden/>
              </w:rPr>
              <w:instrText xml:space="preserve"> PAGEREF _Toc32403710 \h </w:instrText>
            </w:r>
            <w:r>
              <w:rPr>
                <w:noProof/>
                <w:webHidden/>
              </w:rPr>
            </w:r>
            <w:r>
              <w:rPr>
                <w:noProof/>
                <w:webHidden/>
              </w:rPr>
              <w:fldChar w:fldCharType="separate"/>
            </w:r>
            <w:r w:rsidR="002C5B9B">
              <w:rPr>
                <w:noProof/>
                <w:webHidden/>
              </w:rPr>
              <w:t>44</w:t>
            </w:r>
            <w:r>
              <w:rPr>
                <w:noProof/>
                <w:webHidden/>
              </w:rPr>
              <w:fldChar w:fldCharType="end"/>
            </w:r>
          </w:hyperlink>
        </w:p>
        <w:p w14:paraId="32ACEB27" w14:textId="06F67E36" w:rsidR="007614C8" w:rsidRDefault="007614C8">
          <w:pPr>
            <w:pStyle w:val="TDC2"/>
            <w:tabs>
              <w:tab w:val="left" w:pos="1540"/>
            </w:tabs>
            <w:rPr>
              <w:rFonts w:asciiTheme="minorHAnsi" w:eastAsiaTheme="minorEastAsia" w:hAnsiTheme="minorHAnsi"/>
              <w:noProof/>
              <w:lang w:eastAsia="es-ES"/>
            </w:rPr>
          </w:pPr>
          <w:hyperlink w:anchor="_Toc32403711" w:history="1">
            <w:r w:rsidRPr="008C3957">
              <w:rPr>
                <w:rStyle w:val="Hipervnculo"/>
                <w:noProof/>
              </w:rPr>
              <w:t>3.4</w:t>
            </w:r>
            <w:r>
              <w:rPr>
                <w:rFonts w:asciiTheme="minorHAnsi" w:eastAsiaTheme="minorEastAsia" w:hAnsiTheme="minorHAnsi"/>
                <w:noProof/>
                <w:lang w:eastAsia="es-ES"/>
              </w:rPr>
              <w:tab/>
            </w:r>
            <w:r w:rsidRPr="008C3957">
              <w:rPr>
                <w:rStyle w:val="Hipervnculo"/>
                <w:noProof/>
              </w:rPr>
              <w:t>Diseño de interfaces</w:t>
            </w:r>
            <w:r>
              <w:rPr>
                <w:noProof/>
                <w:webHidden/>
              </w:rPr>
              <w:tab/>
            </w:r>
            <w:r>
              <w:rPr>
                <w:noProof/>
                <w:webHidden/>
              </w:rPr>
              <w:fldChar w:fldCharType="begin"/>
            </w:r>
            <w:r>
              <w:rPr>
                <w:noProof/>
                <w:webHidden/>
              </w:rPr>
              <w:instrText xml:space="preserve"> PAGEREF _Toc32403711 \h </w:instrText>
            </w:r>
            <w:r>
              <w:rPr>
                <w:noProof/>
                <w:webHidden/>
              </w:rPr>
            </w:r>
            <w:r>
              <w:rPr>
                <w:noProof/>
                <w:webHidden/>
              </w:rPr>
              <w:fldChar w:fldCharType="separate"/>
            </w:r>
            <w:r w:rsidR="002C5B9B">
              <w:rPr>
                <w:noProof/>
                <w:webHidden/>
              </w:rPr>
              <w:t>47</w:t>
            </w:r>
            <w:r>
              <w:rPr>
                <w:noProof/>
                <w:webHidden/>
              </w:rPr>
              <w:fldChar w:fldCharType="end"/>
            </w:r>
          </w:hyperlink>
        </w:p>
        <w:p w14:paraId="2EC60F96" w14:textId="7B71C158" w:rsidR="007614C8" w:rsidRDefault="007614C8">
          <w:pPr>
            <w:pStyle w:val="TDC1"/>
            <w:tabs>
              <w:tab w:val="right" w:leader="dot" w:pos="8494"/>
            </w:tabs>
            <w:rPr>
              <w:rFonts w:asciiTheme="minorHAnsi" w:eastAsiaTheme="minorEastAsia" w:hAnsiTheme="minorHAnsi"/>
              <w:noProof/>
              <w:lang w:eastAsia="es-ES"/>
            </w:rPr>
          </w:pPr>
          <w:hyperlink w:anchor="_Toc32403712" w:history="1">
            <w:r w:rsidRPr="008C3957">
              <w:rPr>
                <w:rStyle w:val="Hipervnculo"/>
                <w:noProof/>
              </w:rPr>
              <w:t>Apéndice D. Documentación técnica de programación</w:t>
            </w:r>
            <w:r>
              <w:rPr>
                <w:noProof/>
                <w:webHidden/>
              </w:rPr>
              <w:tab/>
            </w:r>
            <w:r>
              <w:rPr>
                <w:noProof/>
                <w:webHidden/>
              </w:rPr>
              <w:fldChar w:fldCharType="begin"/>
            </w:r>
            <w:r>
              <w:rPr>
                <w:noProof/>
                <w:webHidden/>
              </w:rPr>
              <w:instrText xml:space="preserve"> PAGEREF _Toc32403712 \h </w:instrText>
            </w:r>
            <w:r>
              <w:rPr>
                <w:noProof/>
                <w:webHidden/>
              </w:rPr>
            </w:r>
            <w:r>
              <w:rPr>
                <w:noProof/>
                <w:webHidden/>
              </w:rPr>
              <w:fldChar w:fldCharType="separate"/>
            </w:r>
            <w:r w:rsidR="002C5B9B">
              <w:rPr>
                <w:noProof/>
                <w:webHidden/>
              </w:rPr>
              <w:t>53</w:t>
            </w:r>
            <w:r>
              <w:rPr>
                <w:noProof/>
                <w:webHidden/>
              </w:rPr>
              <w:fldChar w:fldCharType="end"/>
            </w:r>
          </w:hyperlink>
        </w:p>
        <w:p w14:paraId="7F50ADDA" w14:textId="3F02B175" w:rsidR="007614C8" w:rsidRDefault="007614C8">
          <w:pPr>
            <w:pStyle w:val="TDC2"/>
            <w:tabs>
              <w:tab w:val="left" w:pos="1540"/>
            </w:tabs>
            <w:rPr>
              <w:rFonts w:asciiTheme="minorHAnsi" w:eastAsiaTheme="minorEastAsia" w:hAnsiTheme="minorHAnsi"/>
              <w:noProof/>
              <w:lang w:eastAsia="es-ES"/>
            </w:rPr>
          </w:pPr>
          <w:hyperlink w:anchor="_Toc32403713" w:history="1">
            <w:r w:rsidRPr="008C3957">
              <w:rPr>
                <w:rStyle w:val="Hipervnculo"/>
                <w:noProof/>
              </w:rPr>
              <w:t>4.1</w:t>
            </w:r>
            <w:r>
              <w:rPr>
                <w:rFonts w:asciiTheme="minorHAnsi" w:eastAsiaTheme="minorEastAsia" w:hAnsiTheme="minorHAnsi"/>
                <w:noProof/>
                <w:lang w:eastAsia="es-ES"/>
              </w:rPr>
              <w:tab/>
            </w:r>
            <w:r w:rsidRPr="008C3957">
              <w:rPr>
                <w:rStyle w:val="Hipervnculo"/>
                <w:noProof/>
              </w:rPr>
              <w:t>Introducción</w:t>
            </w:r>
            <w:r>
              <w:rPr>
                <w:noProof/>
                <w:webHidden/>
              </w:rPr>
              <w:tab/>
            </w:r>
            <w:r>
              <w:rPr>
                <w:noProof/>
                <w:webHidden/>
              </w:rPr>
              <w:fldChar w:fldCharType="begin"/>
            </w:r>
            <w:r>
              <w:rPr>
                <w:noProof/>
                <w:webHidden/>
              </w:rPr>
              <w:instrText xml:space="preserve"> PAGEREF _Toc32403713 \h </w:instrText>
            </w:r>
            <w:r>
              <w:rPr>
                <w:noProof/>
                <w:webHidden/>
              </w:rPr>
            </w:r>
            <w:r>
              <w:rPr>
                <w:noProof/>
                <w:webHidden/>
              </w:rPr>
              <w:fldChar w:fldCharType="separate"/>
            </w:r>
            <w:r w:rsidR="002C5B9B">
              <w:rPr>
                <w:noProof/>
                <w:webHidden/>
              </w:rPr>
              <w:t>53</w:t>
            </w:r>
            <w:r>
              <w:rPr>
                <w:noProof/>
                <w:webHidden/>
              </w:rPr>
              <w:fldChar w:fldCharType="end"/>
            </w:r>
          </w:hyperlink>
        </w:p>
        <w:p w14:paraId="552A8585" w14:textId="7AC1C86D" w:rsidR="007614C8" w:rsidRDefault="007614C8">
          <w:pPr>
            <w:pStyle w:val="TDC2"/>
            <w:tabs>
              <w:tab w:val="left" w:pos="1540"/>
            </w:tabs>
            <w:rPr>
              <w:rFonts w:asciiTheme="minorHAnsi" w:eastAsiaTheme="minorEastAsia" w:hAnsiTheme="minorHAnsi"/>
              <w:noProof/>
              <w:lang w:eastAsia="es-ES"/>
            </w:rPr>
          </w:pPr>
          <w:hyperlink w:anchor="_Toc32403714" w:history="1">
            <w:r w:rsidRPr="008C3957">
              <w:rPr>
                <w:rStyle w:val="Hipervnculo"/>
                <w:noProof/>
              </w:rPr>
              <w:t>4.2</w:t>
            </w:r>
            <w:r>
              <w:rPr>
                <w:rFonts w:asciiTheme="minorHAnsi" w:eastAsiaTheme="minorEastAsia" w:hAnsiTheme="minorHAnsi"/>
                <w:noProof/>
                <w:lang w:eastAsia="es-ES"/>
              </w:rPr>
              <w:tab/>
            </w:r>
            <w:r w:rsidRPr="008C3957">
              <w:rPr>
                <w:rStyle w:val="Hipervnculo"/>
                <w:noProof/>
              </w:rPr>
              <w:t>Estructura de directorios</w:t>
            </w:r>
            <w:r>
              <w:rPr>
                <w:noProof/>
                <w:webHidden/>
              </w:rPr>
              <w:tab/>
            </w:r>
            <w:r>
              <w:rPr>
                <w:noProof/>
                <w:webHidden/>
              </w:rPr>
              <w:fldChar w:fldCharType="begin"/>
            </w:r>
            <w:r>
              <w:rPr>
                <w:noProof/>
                <w:webHidden/>
              </w:rPr>
              <w:instrText xml:space="preserve"> PAGEREF _Toc32403714 \h </w:instrText>
            </w:r>
            <w:r>
              <w:rPr>
                <w:noProof/>
                <w:webHidden/>
              </w:rPr>
            </w:r>
            <w:r>
              <w:rPr>
                <w:noProof/>
                <w:webHidden/>
              </w:rPr>
              <w:fldChar w:fldCharType="separate"/>
            </w:r>
            <w:r w:rsidR="002C5B9B">
              <w:rPr>
                <w:noProof/>
                <w:webHidden/>
              </w:rPr>
              <w:t>53</w:t>
            </w:r>
            <w:r>
              <w:rPr>
                <w:noProof/>
                <w:webHidden/>
              </w:rPr>
              <w:fldChar w:fldCharType="end"/>
            </w:r>
          </w:hyperlink>
        </w:p>
        <w:p w14:paraId="5B512CEF" w14:textId="76EF794B" w:rsidR="007614C8" w:rsidRDefault="007614C8">
          <w:pPr>
            <w:pStyle w:val="TDC3"/>
            <w:tabs>
              <w:tab w:val="right" w:leader="dot" w:pos="8494"/>
            </w:tabs>
            <w:rPr>
              <w:rFonts w:asciiTheme="minorHAnsi" w:eastAsiaTheme="minorEastAsia" w:hAnsiTheme="minorHAnsi"/>
              <w:noProof/>
              <w:lang w:eastAsia="es-ES"/>
            </w:rPr>
          </w:pPr>
          <w:hyperlink w:anchor="_Toc32403715" w:history="1">
            <w:r w:rsidRPr="008C3957">
              <w:rPr>
                <w:rStyle w:val="Hipervnculo"/>
                <w:noProof/>
              </w:rPr>
              <w:t>Repositorio principal</w:t>
            </w:r>
            <w:r>
              <w:rPr>
                <w:noProof/>
                <w:webHidden/>
              </w:rPr>
              <w:tab/>
            </w:r>
            <w:r>
              <w:rPr>
                <w:noProof/>
                <w:webHidden/>
              </w:rPr>
              <w:fldChar w:fldCharType="begin"/>
            </w:r>
            <w:r>
              <w:rPr>
                <w:noProof/>
                <w:webHidden/>
              </w:rPr>
              <w:instrText xml:space="preserve"> PAGEREF _Toc32403715 \h </w:instrText>
            </w:r>
            <w:r>
              <w:rPr>
                <w:noProof/>
                <w:webHidden/>
              </w:rPr>
            </w:r>
            <w:r>
              <w:rPr>
                <w:noProof/>
                <w:webHidden/>
              </w:rPr>
              <w:fldChar w:fldCharType="separate"/>
            </w:r>
            <w:r w:rsidR="002C5B9B">
              <w:rPr>
                <w:noProof/>
                <w:webHidden/>
              </w:rPr>
              <w:t>53</w:t>
            </w:r>
            <w:r>
              <w:rPr>
                <w:noProof/>
                <w:webHidden/>
              </w:rPr>
              <w:fldChar w:fldCharType="end"/>
            </w:r>
          </w:hyperlink>
        </w:p>
        <w:p w14:paraId="5435C30F" w14:textId="7F7DCCBB" w:rsidR="007614C8" w:rsidRDefault="007614C8">
          <w:pPr>
            <w:pStyle w:val="TDC3"/>
            <w:tabs>
              <w:tab w:val="right" w:leader="dot" w:pos="8494"/>
            </w:tabs>
            <w:rPr>
              <w:rFonts w:asciiTheme="minorHAnsi" w:eastAsiaTheme="minorEastAsia" w:hAnsiTheme="minorHAnsi"/>
              <w:noProof/>
              <w:lang w:eastAsia="es-ES"/>
            </w:rPr>
          </w:pPr>
          <w:hyperlink w:anchor="_Toc32403716" w:history="1">
            <w:r w:rsidRPr="008C3957">
              <w:rPr>
                <w:rStyle w:val="Hipervnculo"/>
                <w:noProof/>
              </w:rPr>
              <w:t>Repositorio despliegue</w:t>
            </w:r>
            <w:r>
              <w:rPr>
                <w:noProof/>
                <w:webHidden/>
              </w:rPr>
              <w:tab/>
            </w:r>
            <w:r>
              <w:rPr>
                <w:noProof/>
                <w:webHidden/>
              </w:rPr>
              <w:fldChar w:fldCharType="begin"/>
            </w:r>
            <w:r>
              <w:rPr>
                <w:noProof/>
                <w:webHidden/>
              </w:rPr>
              <w:instrText xml:space="preserve"> PAGEREF _Toc32403716 \h </w:instrText>
            </w:r>
            <w:r>
              <w:rPr>
                <w:noProof/>
                <w:webHidden/>
              </w:rPr>
            </w:r>
            <w:r>
              <w:rPr>
                <w:noProof/>
                <w:webHidden/>
              </w:rPr>
              <w:fldChar w:fldCharType="separate"/>
            </w:r>
            <w:r w:rsidR="002C5B9B">
              <w:rPr>
                <w:noProof/>
                <w:webHidden/>
              </w:rPr>
              <w:t>54</w:t>
            </w:r>
            <w:r>
              <w:rPr>
                <w:noProof/>
                <w:webHidden/>
              </w:rPr>
              <w:fldChar w:fldCharType="end"/>
            </w:r>
          </w:hyperlink>
        </w:p>
        <w:p w14:paraId="2D89086B" w14:textId="3C0518A2" w:rsidR="007614C8" w:rsidRDefault="007614C8">
          <w:pPr>
            <w:pStyle w:val="TDC3"/>
            <w:tabs>
              <w:tab w:val="right" w:leader="dot" w:pos="8494"/>
            </w:tabs>
            <w:rPr>
              <w:rFonts w:asciiTheme="minorHAnsi" w:eastAsiaTheme="minorEastAsia" w:hAnsiTheme="minorHAnsi"/>
              <w:noProof/>
              <w:lang w:eastAsia="es-ES"/>
            </w:rPr>
          </w:pPr>
          <w:hyperlink w:anchor="_Toc32403717" w:history="1">
            <w:r w:rsidRPr="008C3957">
              <w:rPr>
                <w:rStyle w:val="Hipervnculo"/>
                <w:noProof/>
              </w:rPr>
              <w:t>Repositorio MediaWiki</w:t>
            </w:r>
            <w:r>
              <w:rPr>
                <w:noProof/>
                <w:webHidden/>
              </w:rPr>
              <w:tab/>
            </w:r>
            <w:r>
              <w:rPr>
                <w:noProof/>
                <w:webHidden/>
              </w:rPr>
              <w:fldChar w:fldCharType="begin"/>
            </w:r>
            <w:r>
              <w:rPr>
                <w:noProof/>
                <w:webHidden/>
              </w:rPr>
              <w:instrText xml:space="preserve"> PAGEREF _Toc32403717 \h </w:instrText>
            </w:r>
            <w:r>
              <w:rPr>
                <w:noProof/>
                <w:webHidden/>
              </w:rPr>
            </w:r>
            <w:r>
              <w:rPr>
                <w:noProof/>
                <w:webHidden/>
              </w:rPr>
              <w:fldChar w:fldCharType="separate"/>
            </w:r>
            <w:r w:rsidR="002C5B9B">
              <w:rPr>
                <w:noProof/>
                <w:webHidden/>
              </w:rPr>
              <w:t>55</w:t>
            </w:r>
            <w:r>
              <w:rPr>
                <w:noProof/>
                <w:webHidden/>
              </w:rPr>
              <w:fldChar w:fldCharType="end"/>
            </w:r>
          </w:hyperlink>
        </w:p>
        <w:p w14:paraId="7D14AEE9" w14:textId="4574EBF7" w:rsidR="007614C8" w:rsidRDefault="007614C8">
          <w:pPr>
            <w:pStyle w:val="TDC2"/>
            <w:tabs>
              <w:tab w:val="left" w:pos="1540"/>
            </w:tabs>
            <w:rPr>
              <w:rFonts w:asciiTheme="minorHAnsi" w:eastAsiaTheme="minorEastAsia" w:hAnsiTheme="minorHAnsi"/>
              <w:noProof/>
              <w:lang w:eastAsia="es-ES"/>
            </w:rPr>
          </w:pPr>
          <w:hyperlink w:anchor="_Toc32403718" w:history="1">
            <w:r w:rsidRPr="008C3957">
              <w:rPr>
                <w:rStyle w:val="Hipervnculo"/>
                <w:noProof/>
              </w:rPr>
              <w:t>4.3</w:t>
            </w:r>
            <w:r>
              <w:rPr>
                <w:rFonts w:asciiTheme="minorHAnsi" w:eastAsiaTheme="minorEastAsia" w:hAnsiTheme="minorHAnsi"/>
                <w:noProof/>
                <w:lang w:eastAsia="es-ES"/>
              </w:rPr>
              <w:tab/>
            </w:r>
            <w:r w:rsidRPr="008C3957">
              <w:rPr>
                <w:rStyle w:val="Hipervnculo"/>
                <w:noProof/>
              </w:rPr>
              <w:t>Manual de programador</w:t>
            </w:r>
            <w:r>
              <w:rPr>
                <w:noProof/>
                <w:webHidden/>
              </w:rPr>
              <w:tab/>
            </w:r>
            <w:r>
              <w:rPr>
                <w:noProof/>
                <w:webHidden/>
              </w:rPr>
              <w:fldChar w:fldCharType="begin"/>
            </w:r>
            <w:r>
              <w:rPr>
                <w:noProof/>
                <w:webHidden/>
              </w:rPr>
              <w:instrText xml:space="preserve"> PAGEREF _Toc32403718 \h </w:instrText>
            </w:r>
            <w:r>
              <w:rPr>
                <w:noProof/>
                <w:webHidden/>
              </w:rPr>
            </w:r>
            <w:r>
              <w:rPr>
                <w:noProof/>
                <w:webHidden/>
              </w:rPr>
              <w:fldChar w:fldCharType="separate"/>
            </w:r>
            <w:r w:rsidR="002C5B9B">
              <w:rPr>
                <w:noProof/>
                <w:webHidden/>
              </w:rPr>
              <w:t>55</w:t>
            </w:r>
            <w:r>
              <w:rPr>
                <w:noProof/>
                <w:webHidden/>
              </w:rPr>
              <w:fldChar w:fldCharType="end"/>
            </w:r>
          </w:hyperlink>
        </w:p>
        <w:p w14:paraId="1D8709C5" w14:textId="10627559" w:rsidR="007614C8" w:rsidRDefault="007614C8">
          <w:pPr>
            <w:pStyle w:val="TDC3"/>
            <w:tabs>
              <w:tab w:val="right" w:leader="dot" w:pos="8494"/>
            </w:tabs>
            <w:rPr>
              <w:rFonts w:asciiTheme="minorHAnsi" w:eastAsiaTheme="minorEastAsia" w:hAnsiTheme="minorHAnsi"/>
              <w:noProof/>
              <w:lang w:eastAsia="es-ES"/>
            </w:rPr>
          </w:pPr>
          <w:hyperlink w:anchor="_Toc32403719" w:history="1">
            <w:r w:rsidRPr="008C3957">
              <w:rPr>
                <w:rStyle w:val="Hipervnculo"/>
                <w:noProof/>
              </w:rPr>
              <w:t>Ejecución en local</w:t>
            </w:r>
            <w:r>
              <w:rPr>
                <w:noProof/>
                <w:webHidden/>
              </w:rPr>
              <w:tab/>
            </w:r>
            <w:r>
              <w:rPr>
                <w:noProof/>
                <w:webHidden/>
              </w:rPr>
              <w:fldChar w:fldCharType="begin"/>
            </w:r>
            <w:r>
              <w:rPr>
                <w:noProof/>
                <w:webHidden/>
              </w:rPr>
              <w:instrText xml:space="preserve"> PAGEREF _Toc32403719 \h </w:instrText>
            </w:r>
            <w:r>
              <w:rPr>
                <w:noProof/>
                <w:webHidden/>
              </w:rPr>
            </w:r>
            <w:r>
              <w:rPr>
                <w:noProof/>
                <w:webHidden/>
              </w:rPr>
              <w:fldChar w:fldCharType="separate"/>
            </w:r>
            <w:r w:rsidR="002C5B9B">
              <w:rPr>
                <w:noProof/>
                <w:webHidden/>
              </w:rPr>
              <w:t>55</w:t>
            </w:r>
            <w:r>
              <w:rPr>
                <w:noProof/>
                <w:webHidden/>
              </w:rPr>
              <w:fldChar w:fldCharType="end"/>
            </w:r>
          </w:hyperlink>
        </w:p>
        <w:p w14:paraId="608E9E69" w14:textId="286CA6F8" w:rsidR="007614C8" w:rsidRDefault="007614C8">
          <w:pPr>
            <w:pStyle w:val="TDC3"/>
            <w:tabs>
              <w:tab w:val="right" w:leader="dot" w:pos="8494"/>
            </w:tabs>
            <w:rPr>
              <w:rFonts w:asciiTheme="minorHAnsi" w:eastAsiaTheme="minorEastAsia" w:hAnsiTheme="minorHAnsi"/>
              <w:noProof/>
              <w:lang w:eastAsia="es-ES"/>
            </w:rPr>
          </w:pPr>
          <w:hyperlink w:anchor="_Toc32403720" w:history="1">
            <w:r w:rsidRPr="008C3957">
              <w:rPr>
                <w:rStyle w:val="Hipervnculo"/>
                <w:noProof/>
              </w:rPr>
              <w:t>Desplegar aplicación en remoto con Heroku</w:t>
            </w:r>
            <w:r>
              <w:rPr>
                <w:noProof/>
                <w:webHidden/>
              </w:rPr>
              <w:tab/>
            </w:r>
            <w:r>
              <w:rPr>
                <w:noProof/>
                <w:webHidden/>
              </w:rPr>
              <w:fldChar w:fldCharType="begin"/>
            </w:r>
            <w:r>
              <w:rPr>
                <w:noProof/>
                <w:webHidden/>
              </w:rPr>
              <w:instrText xml:space="preserve"> PAGEREF _Toc32403720 \h </w:instrText>
            </w:r>
            <w:r>
              <w:rPr>
                <w:noProof/>
                <w:webHidden/>
              </w:rPr>
            </w:r>
            <w:r>
              <w:rPr>
                <w:noProof/>
                <w:webHidden/>
              </w:rPr>
              <w:fldChar w:fldCharType="separate"/>
            </w:r>
            <w:r w:rsidR="002C5B9B">
              <w:rPr>
                <w:noProof/>
                <w:webHidden/>
              </w:rPr>
              <w:t>57</w:t>
            </w:r>
            <w:r>
              <w:rPr>
                <w:noProof/>
                <w:webHidden/>
              </w:rPr>
              <w:fldChar w:fldCharType="end"/>
            </w:r>
          </w:hyperlink>
        </w:p>
        <w:p w14:paraId="5A6005CC" w14:textId="34EC838B" w:rsidR="007614C8" w:rsidRDefault="007614C8">
          <w:pPr>
            <w:pStyle w:val="TDC3"/>
            <w:tabs>
              <w:tab w:val="right" w:leader="dot" w:pos="8494"/>
            </w:tabs>
            <w:rPr>
              <w:rFonts w:asciiTheme="minorHAnsi" w:eastAsiaTheme="minorEastAsia" w:hAnsiTheme="minorHAnsi"/>
              <w:noProof/>
              <w:lang w:eastAsia="es-ES"/>
            </w:rPr>
          </w:pPr>
          <w:hyperlink w:anchor="_Toc32403721" w:history="1">
            <w:r w:rsidRPr="008C3957">
              <w:rPr>
                <w:rStyle w:val="Hipervnculo"/>
                <w:noProof/>
              </w:rPr>
              <w:t>Internacionalización</w:t>
            </w:r>
            <w:r>
              <w:rPr>
                <w:noProof/>
                <w:webHidden/>
              </w:rPr>
              <w:tab/>
            </w:r>
            <w:r>
              <w:rPr>
                <w:noProof/>
                <w:webHidden/>
              </w:rPr>
              <w:fldChar w:fldCharType="begin"/>
            </w:r>
            <w:r>
              <w:rPr>
                <w:noProof/>
                <w:webHidden/>
              </w:rPr>
              <w:instrText xml:space="preserve"> PAGEREF _Toc32403721 \h </w:instrText>
            </w:r>
            <w:r>
              <w:rPr>
                <w:noProof/>
                <w:webHidden/>
              </w:rPr>
            </w:r>
            <w:r>
              <w:rPr>
                <w:noProof/>
                <w:webHidden/>
              </w:rPr>
              <w:fldChar w:fldCharType="separate"/>
            </w:r>
            <w:r w:rsidR="002C5B9B">
              <w:rPr>
                <w:noProof/>
                <w:webHidden/>
              </w:rPr>
              <w:t>59</w:t>
            </w:r>
            <w:r>
              <w:rPr>
                <w:noProof/>
                <w:webHidden/>
              </w:rPr>
              <w:fldChar w:fldCharType="end"/>
            </w:r>
          </w:hyperlink>
        </w:p>
        <w:p w14:paraId="30CB5347" w14:textId="5B82DDB5" w:rsidR="007614C8" w:rsidRDefault="007614C8">
          <w:pPr>
            <w:pStyle w:val="TDC3"/>
            <w:tabs>
              <w:tab w:val="right" w:leader="dot" w:pos="8494"/>
            </w:tabs>
            <w:rPr>
              <w:rFonts w:asciiTheme="minorHAnsi" w:eastAsiaTheme="minorEastAsia" w:hAnsiTheme="minorHAnsi"/>
              <w:noProof/>
              <w:lang w:eastAsia="es-ES"/>
            </w:rPr>
          </w:pPr>
          <w:hyperlink w:anchor="_Toc32403722" w:history="1">
            <w:r w:rsidRPr="008C3957">
              <w:rPr>
                <w:rStyle w:val="Hipervnculo"/>
                <w:noProof/>
              </w:rPr>
              <w:t>Wiki</w:t>
            </w:r>
            <w:r>
              <w:rPr>
                <w:noProof/>
                <w:webHidden/>
              </w:rPr>
              <w:tab/>
            </w:r>
            <w:r>
              <w:rPr>
                <w:noProof/>
                <w:webHidden/>
              </w:rPr>
              <w:fldChar w:fldCharType="begin"/>
            </w:r>
            <w:r>
              <w:rPr>
                <w:noProof/>
                <w:webHidden/>
              </w:rPr>
              <w:instrText xml:space="preserve"> PAGEREF _Toc32403722 \h </w:instrText>
            </w:r>
            <w:r>
              <w:rPr>
                <w:noProof/>
                <w:webHidden/>
              </w:rPr>
            </w:r>
            <w:r>
              <w:rPr>
                <w:noProof/>
                <w:webHidden/>
              </w:rPr>
              <w:fldChar w:fldCharType="separate"/>
            </w:r>
            <w:r w:rsidR="002C5B9B">
              <w:rPr>
                <w:noProof/>
                <w:webHidden/>
              </w:rPr>
              <w:t>61</w:t>
            </w:r>
            <w:r>
              <w:rPr>
                <w:noProof/>
                <w:webHidden/>
              </w:rPr>
              <w:fldChar w:fldCharType="end"/>
            </w:r>
          </w:hyperlink>
        </w:p>
        <w:p w14:paraId="0346A16A" w14:textId="45E2E0B6" w:rsidR="007614C8" w:rsidRDefault="007614C8">
          <w:pPr>
            <w:pStyle w:val="TDC2"/>
            <w:tabs>
              <w:tab w:val="left" w:pos="1540"/>
            </w:tabs>
            <w:rPr>
              <w:rFonts w:asciiTheme="minorHAnsi" w:eastAsiaTheme="minorEastAsia" w:hAnsiTheme="minorHAnsi"/>
              <w:noProof/>
              <w:lang w:eastAsia="es-ES"/>
            </w:rPr>
          </w:pPr>
          <w:hyperlink w:anchor="_Toc32403723" w:history="1">
            <w:r w:rsidRPr="008C3957">
              <w:rPr>
                <w:rStyle w:val="Hipervnculo"/>
                <w:noProof/>
              </w:rPr>
              <w:t>4.4</w:t>
            </w:r>
            <w:r>
              <w:rPr>
                <w:rFonts w:asciiTheme="minorHAnsi" w:eastAsiaTheme="minorEastAsia" w:hAnsiTheme="minorHAnsi"/>
                <w:noProof/>
                <w:lang w:eastAsia="es-ES"/>
              </w:rPr>
              <w:tab/>
            </w:r>
            <w:r w:rsidRPr="008C3957">
              <w:rPr>
                <w:rStyle w:val="Hipervnculo"/>
                <w:noProof/>
              </w:rPr>
              <w:t>Realización de pruebas</w:t>
            </w:r>
            <w:r>
              <w:rPr>
                <w:noProof/>
                <w:webHidden/>
              </w:rPr>
              <w:tab/>
            </w:r>
            <w:r>
              <w:rPr>
                <w:noProof/>
                <w:webHidden/>
              </w:rPr>
              <w:fldChar w:fldCharType="begin"/>
            </w:r>
            <w:r>
              <w:rPr>
                <w:noProof/>
                <w:webHidden/>
              </w:rPr>
              <w:instrText xml:space="preserve"> PAGEREF _Toc32403723 \h </w:instrText>
            </w:r>
            <w:r>
              <w:rPr>
                <w:noProof/>
                <w:webHidden/>
              </w:rPr>
            </w:r>
            <w:r>
              <w:rPr>
                <w:noProof/>
                <w:webHidden/>
              </w:rPr>
              <w:fldChar w:fldCharType="separate"/>
            </w:r>
            <w:r w:rsidR="002C5B9B">
              <w:rPr>
                <w:noProof/>
                <w:webHidden/>
              </w:rPr>
              <w:t>61</w:t>
            </w:r>
            <w:r>
              <w:rPr>
                <w:noProof/>
                <w:webHidden/>
              </w:rPr>
              <w:fldChar w:fldCharType="end"/>
            </w:r>
          </w:hyperlink>
        </w:p>
        <w:p w14:paraId="47AB1216" w14:textId="6DA6D73D" w:rsidR="007614C8" w:rsidRDefault="007614C8">
          <w:pPr>
            <w:pStyle w:val="TDC2"/>
            <w:tabs>
              <w:tab w:val="left" w:pos="1540"/>
            </w:tabs>
            <w:rPr>
              <w:rFonts w:asciiTheme="minorHAnsi" w:eastAsiaTheme="minorEastAsia" w:hAnsiTheme="minorHAnsi"/>
              <w:noProof/>
              <w:lang w:eastAsia="es-ES"/>
            </w:rPr>
          </w:pPr>
          <w:hyperlink w:anchor="_Toc32403724" w:history="1">
            <w:r w:rsidRPr="008C3957">
              <w:rPr>
                <w:rStyle w:val="Hipervnculo"/>
                <w:noProof/>
              </w:rPr>
              <w:t>4.5</w:t>
            </w:r>
            <w:r>
              <w:rPr>
                <w:rFonts w:asciiTheme="minorHAnsi" w:eastAsiaTheme="minorEastAsia" w:hAnsiTheme="minorHAnsi"/>
                <w:noProof/>
                <w:lang w:eastAsia="es-ES"/>
              </w:rPr>
              <w:tab/>
            </w:r>
            <w:r w:rsidRPr="008C3957">
              <w:rPr>
                <w:rStyle w:val="Hipervnculo"/>
                <w:noProof/>
              </w:rPr>
              <w:t>Algunos comentarios adicionales</w:t>
            </w:r>
            <w:r>
              <w:rPr>
                <w:noProof/>
                <w:webHidden/>
              </w:rPr>
              <w:tab/>
            </w:r>
            <w:r>
              <w:rPr>
                <w:noProof/>
                <w:webHidden/>
              </w:rPr>
              <w:fldChar w:fldCharType="begin"/>
            </w:r>
            <w:r>
              <w:rPr>
                <w:noProof/>
                <w:webHidden/>
              </w:rPr>
              <w:instrText xml:space="preserve"> PAGEREF _Toc32403724 \h </w:instrText>
            </w:r>
            <w:r>
              <w:rPr>
                <w:noProof/>
                <w:webHidden/>
              </w:rPr>
            </w:r>
            <w:r>
              <w:rPr>
                <w:noProof/>
                <w:webHidden/>
              </w:rPr>
              <w:fldChar w:fldCharType="separate"/>
            </w:r>
            <w:r w:rsidR="002C5B9B">
              <w:rPr>
                <w:noProof/>
                <w:webHidden/>
              </w:rPr>
              <w:t>61</w:t>
            </w:r>
            <w:r>
              <w:rPr>
                <w:noProof/>
                <w:webHidden/>
              </w:rPr>
              <w:fldChar w:fldCharType="end"/>
            </w:r>
          </w:hyperlink>
        </w:p>
        <w:p w14:paraId="08E1A0C7" w14:textId="694EA37F" w:rsidR="007614C8" w:rsidRDefault="007614C8">
          <w:pPr>
            <w:pStyle w:val="TDC1"/>
            <w:tabs>
              <w:tab w:val="right" w:leader="dot" w:pos="8494"/>
            </w:tabs>
            <w:rPr>
              <w:rFonts w:asciiTheme="minorHAnsi" w:eastAsiaTheme="minorEastAsia" w:hAnsiTheme="minorHAnsi"/>
              <w:noProof/>
              <w:lang w:eastAsia="es-ES"/>
            </w:rPr>
          </w:pPr>
          <w:hyperlink w:anchor="_Toc32403725" w:history="1">
            <w:r w:rsidRPr="008C3957">
              <w:rPr>
                <w:rStyle w:val="Hipervnculo"/>
                <w:noProof/>
              </w:rPr>
              <w:t>Apéndice E. Documentación de usuario</w:t>
            </w:r>
            <w:r>
              <w:rPr>
                <w:noProof/>
                <w:webHidden/>
              </w:rPr>
              <w:tab/>
            </w:r>
            <w:r>
              <w:rPr>
                <w:noProof/>
                <w:webHidden/>
              </w:rPr>
              <w:fldChar w:fldCharType="begin"/>
            </w:r>
            <w:r>
              <w:rPr>
                <w:noProof/>
                <w:webHidden/>
              </w:rPr>
              <w:instrText xml:space="preserve"> PAGEREF _Toc32403725 \h </w:instrText>
            </w:r>
            <w:r>
              <w:rPr>
                <w:noProof/>
                <w:webHidden/>
              </w:rPr>
            </w:r>
            <w:r>
              <w:rPr>
                <w:noProof/>
                <w:webHidden/>
              </w:rPr>
              <w:fldChar w:fldCharType="separate"/>
            </w:r>
            <w:r w:rsidR="002C5B9B">
              <w:rPr>
                <w:noProof/>
                <w:webHidden/>
              </w:rPr>
              <w:t>62</w:t>
            </w:r>
            <w:r>
              <w:rPr>
                <w:noProof/>
                <w:webHidden/>
              </w:rPr>
              <w:fldChar w:fldCharType="end"/>
            </w:r>
          </w:hyperlink>
        </w:p>
        <w:p w14:paraId="52E1A10C" w14:textId="0D0B0BEF" w:rsidR="007614C8" w:rsidRDefault="007614C8">
          <w:pPr>
            <w:pStyle w:val="TDC2"/>
            <w:tabs>
              <w:tab w:val="left" w:pos="1540"/>
            </w:tabs>
            <w:rPr>
              <w:rFonts w:asciiTheme="minorHAnsi" w:eastAsiaTheme="minorEastAsia" w:hAnsiTheme="minorHAnsi"/>
              <w:noProof/>
              <w:lang w:eastAsia="es-ES"/>
            </w:rPr>
          </w:pPr>
          <w:hyperlink w:anchor="_Toc32403726" w:history="1">
            <w:r w:rsidRPr="008C3957">
              <w:rPr>
                <w:rStyle w:val="Hipervnculo"/>
                <w:noProof/>
              </w:rPr>
              <w:t>5.1</w:t>
            </w:r>
            <w:r>
              <w:rPr>
                <w:rFonts w:asciiTheme="minorHAnsi" w:eastAsiaTheme="minorEastAsia" w:hAnsiTheme="minorHAnsi"/>
                <w:noProof/>
                <w:lang w:eastAsia="es-ES"/>
              </w:rPr>
              <w:tab/>
            </w:r>
            <w:r w:rsidRPr="008C3957">
              <w:rPr>
                <w:rStyle w:val="Hipervnculo"/>
                <w:noProof/>
              </w:rPr>
              <w:t>Introducción</w:t>
            </w:r>
            <w:r>
              <w:rPr>
                <w:noProof/>
                <w:webHidden/>
              </w:rPr>
              <w:tab/>
            </w:r>
            <w:r>
              <w:rPr>
                <w:noProof/>
                <w:webHidden/>
              </w:rPr>
              <w:fldChar w:fldCharType="begin"/>
            </w:r>
            <w:r>
              <w:rPr>
                <w:noProof/>
                <w:webHidden/>
              </w:rPr>
              <w:instrText xml:space="preserve"> PAGEREF _Toc32403726 \h </w:instrText>
            </w:r>
            <w:r>
              <w:rPr>
                <w:noProof/>
                <w:webHidden/>
              </w:rPr>
            </w:r>
            <w:r>
              <w:rPr>
                <w:noProof/>
                <w:webHidden/>
              </w:rPr>
              <w:fldChar w:fldCharType="separate"/>
            </w:r>
            <w:r w:rsidR="002C5B9B">
              <w:rPr>
                <w:noProof/>
                <w:webHidden/>
              </w:rPr>
              <w:t>62</w:t>
            </w:r>
            <w:r>
              <w:rPr>
                <w:noProof/>
                <w:webHidden/>
              </w:rPr>
              <w:fldChar w:fldCharType="end"/>
            </w:r>
          </w:hyperlink>
        </w:p>
        <w:p w14:paraId="34EC3063" w14:textId="4893D8B9" w:rsidR="007614C8" w:rsidRDefault="007614C8">
          <w:pPr>
            <w:pStyle w:val="TDC2"/>
            <w:tabs>
              <w:tab w:val="left" w:pos="1540"/>
            </w:tabs>
            <w:rPr>
              <w:rFonts w:asciiTheme="minorHAnsi" w:eastAsiaTheme="minorEastAsia" w:hAnsiTheme="minorHAnsi"/>
              <w:noProof/>
              <w:lang w:eastAsia="es-ES"/>
            </w:rPr>
          </w:pPr>
          <w:hyperlink w:anchor="_Toc32403727" w:history="1">
            <w:r w:rsidRPr="008C3957">
              <w:rPr>
                <w:rStyle w:val="Hipervnculo"/>
                <w:noProof/>
              </w:rPr>
              <w:t>5.2</w:t>
            </w:r>
            <w:r>
              <w:rPr>
                <w:rFonts w:asciiTheme="minorHAnsi" w:eastAsiaTheme="minorEastAsia" w:hAnsiTheme="minorHAnsi"/>
                <w:noProof/>
                <w:lang w:eastAsia="es-ES"/>
              </w:rPr>
              <w:tab/>
            </w:r>
            <w:r w:rsidRPr="008C3957">
              <w:rPr>
                <w:rStyle w:val="Hipervnculo"/>
                <w:noProof/>
              </w:rPr>
              <w:t>Requisitos de usuario</w:t>
            </w:r>
            <w:r>
              <w:rPr>
                <w:noProof/>
                <w:webHidden/>
              </w:rPr>
              <w:tab/>
            </w:r>
            <w:r>
              <w:rPr>
                <w:noProof/>
                <w:webHidden/>
              </w:rPr>
              <w:fldChar w:fldCharType="begin"/>
            </w:r>
            <w:r>
              <w:rPr>
                <w:noProof/>
                <w:webHidden/>
              </w:rPr>
              <w:instrText xml:space="preserve"> PAGEREF _Toc32403727 \h </w:instrText>
            </w:r>
            <w:r>
              <w:rPr>
                <w:noProof/>
                <w:webHidden/>
              </w:rPr>
            </w:r>
            <w:r>
              <w:rPr>
                <w:noProof/>
                <w:webHidden/>
              </w:rPr>
              <w:fldChar w:fldCharType="separate"/>
            </w:r>
            <w:r w:rsidR="002C5B9B">
              <w:rPr>
                <w:noProof/>
                <w:webHidden/>
              </w:rPr>
              <w:t>62</w:t>
            </w:r>
            <w:r>
              <w:rPr>
                <w:noProof/>
                <w:webHidden/>
              </w:rPr>
              <w:fldChar w:fldCharType="end"/>
            </w:r>
          </w:hyperlink>
        </w:p>
        <w:p w14:paraId="64091670" w14:textId="49641A72" w:rsidR="007614C8" w:rsidRDefault="007614C8">
          <w:pPr>
            <w:pStyle w:val="TDC2"/>
            <w:tabs>
              <w:tab w:val="left" w:pos="1540"/>
            </w:tabs>
            <w:rPr>
              <w:rFonts w:asciiTheme="minorHAnsi" w:eastAsiaTheme="minorEastAsia" w:hAnsiTheme="minorHAnsi"/>
              <w:noProof/>
              <w:lang w:eastAsia="es-ES"/>
            </w:rPr>
          </w:pPr>
          <w:hyperlink w:anchor="_Toc32403728" w:history="1">
            <w:r w:rsidRPr="008C3957">
              <w:rPr>
                <w:rStyle w:val="Hipervnculo"/>
                <w:noProof/>
              </w:rPr>
              <w:t>5.3</w:t>
            </w:r>
            <w:r>
              <w:rPr>
                <w:rFonts w:asciiTheme="minorHAnsi" w:eastAsiaTheme="minorEastAsia" w:hAnsiTheme="minorHAnsi"/>
                <w:noProof/>
                <w:lang w:eastAsia="es-ES"/>
              </w:rPr>
              <w:tab/>
            </w:r>
            <w:r w:rsidRPr="008C3957">
              <w:rPr>
                <w:rStyle w:val="Hipervnculo"/>
                <w:noProof/>
              </w:rPr>
              <w:t>Instalación</w:t>
            </w:r>
            <w:r>
              <w:rPr>
                <w:noProof/>
                <w:webHidden/>
              </w:rPr>
              <w:tab/>
            </w:r>
            <w:r>
              <w:rPr>
                <w:noProof/>
                <w:webHidden/>
              </w:rPr>
              <w:fldChar w:fldCharType="begin"/>
            </w:r>
            <w:r>
              <w:rPr>
                <w:noProof/>
                <w:webHidden/>
              </w:rPr>
              <w:instrText xml:space="preserve"> PAGEREF _Toc32403728 \h </w:instrText>
            </w:r>
            <w:r>
              <w:rPr>
                <w:noProof/>
                <w:webHidden/>
              </w:rPr>
            </w:r>
            <w:r>
              <w:rPr>
                <w:noProof/>
                <w:webHidden/>
              </w:rPr>
              <w:fldChar w:fldCharType="separate"/>
            </w:r>
            <w:r w:rsidR="002C5B9B">
              <w:rPr>
                <w:noProof/>
                <w:webHidden/>
              </w:rPr>
              <w:t>62</w:t>
            </w:r>
            <w:r>
              <w:rPr>
                <w:noProof/>
                <w:webHidden/>
              </w:rPr>
              <w:fldChar w:fldCharType="end"/>
            </w:r>
          </w:hyperlink>
        </w:p>
        <w:p w14:paraId="4BAEA3AC" w14:textId="5254D6A1" w:rsidR="007614C8" w:rsidRDefault="007614C8">
          <w:pPr>
            <w:pStyle w:val="TDC2"/>
            <w:tabs>
              <w:tab w:val="left" w:pos="1540"/>
            </w:tabs>
            <w:rPr>
              <w:rFonts w:asciiTheme="minorHAnsi" w:eastAsiaTheme="minorEastAsia" w:hAnsiTheme="minorHAnsi"/>
              <w:noProof/>
              <w:lang w:eastAsia="es-ES"/>
            </w:rPr>
          </w:pPr>
          <w:hyperlink w:anchor="_Toc32403729" w:history="1">
            <w:r w:rsidRPr="008C3957">
              <w:rPr>
                <w:rStyle w:val="Hipervnculo"/>
                <w:noProof/>
              </w:rPr>
              <w:t>5.4</w:t>
            </w:r>
            <w:r>
              <w:rPr>
                <w:rFonts w:asciiTheme="minorHAnsi" w:eastAsiaTheme="minorEastAsia" w:hAnsiTheme="minorHAnsi"/>
                <w:noProof/>
                <w:lang w:eastAsia="es-ES"/>
              </w:rPr>
              <w:tab/>
            </w:r>
            <w:r w:rsidRPr="008C3957">
              <w:rPr>
                <w:rStyle w:val="Hipervnculo"/>
                <w:noProof/>
              </w:rPr>
              <w:t>Manual de usuario</w:t>
            </w:r>
            <w:r>
              <w:rPr>
                <w:noProof/>
                <w:webHidden/>
              </w:rPr>
              <w:tab/>
            </w:r>
            <w:r>
              <w:rPr>
                <w:noProof/>
                <w:webHidden/>
              </w:rPr>
              <w:fldChar w:fldCharType="begin"/>
            </w:r>
            <w:r>
              <w:rPr>
                <w:noProof/>
                <w:webHidden/>
              </w:rPr>
              <w:instrText xml:space="preserve"> PAGEREF _Toc32403729 \h </w:instrText>
            </w:r>
            <w:r>
              <w:rPr>
                <w:noProof/>
                <w:webHidden/>
              </w:rPr>
            </w:r>
            <w:r>
              <w:rPr>
                <w:noProof/>
                <w:webHidden/>
              </w:rPr>
              <w:fldChar w:fldCharType="separate"/>
            </w:r>
            <w:r w:rsidR="002C5B9B">
              <w:rPr>
                <w:noProof/>
                <w:webHidden/>
              </w:rPr>
              <w:t>62</w:t>
            </w:r>
            <w:r>
              <w:rPr>
                <w:noProof/>
                <w:webHidden/>
              </w:rPr>
              <w:fldChar w:fldCharType="end"/>
            </w:r>
          </w:hyperlink>
        </w:p>
        <w:p w14:paraId="05C9E749" w14:textId="6896D9A5" w:rsidR="007614C8" w:rsidRDefault="007614C8">
          <w:pPr>
            <w:pStyle w:val="TDC3"/>
            <w:tabs>
              <w:tab w:val="right" w:leader="dot" w:pos="8494"/>
            </w:tabs>
            <w:rPr>
              <w:rFonts w:asciiTheme="minorHAnsi" w:eastAsiaTheme="minorEastAsia" w:hAnsiTheme="minorHAnsi"/>
              <w:noProof/>
              <w:lang w:eastAsia="es-ES"/>
            </w:rPr>
          </w:pPr>
          <w:hyperlink w:anchor="_Toc32403730" w:history="1">
            <w:r w:rsidRPr="008C3957">
              <w:rPr>
                <w:rStyle w:val="Hipervnculo"/>
                <w:noProof/>
              </w:rPr>
              <w:t>Alertas antes de usar la aplicación</w:t>
            </w:r>
            <w:r>
              <w:rPr>
                <w:noProof/>
                <w:webHidden/>
              </w:rPr>
              <w:tab/>
            </w:r>
            <w:r>
              <w:rPr>
                <w:noProof/>
                <w:webHidden/>
              </w:rPr>
              <w:fldChar w:fldCharType="begin"/>
            </w:r>
            <w:r>
              <w:rPr>
                <w:noProof/>
                <w:webHidden/>
              </w:rPr>
              <w:instrText xml:space="preserve"> PAGEREF _Toc32403730 \h </w:instrText>
            </w:r>
            <w:r>
              <w:rPr>
                <w:noProof/>
                <w:webHidden/>
              </w:rPr>
            </w:r>
            <w:r>
              <w:rPr>
                <w:noProof/>
                <w:webHidden/>
              </w:rPr>
              <w:fldChar w:fldCharType="separate"/>
            </w:r>
            <w:r w:rsidR="002C5B9B">
              <w:rPr>
                <w:noProof/>
                <w:webHidden/>
              </w:rPr>
              <w:t>62</w:t>
            </w:r>
            <w:r>
              <w:rPr>
                <w:noProof/>
                <w:webHidden/>
              </w:rPr>
              <w:fldChar w:fldCharType="end"/>
            </w:r>
          </w:hyperlink>
        </w:p>
        <w:p w14:paraId="2DBAA147" w14:textId="74E5D1AA" w:rsidR="007614C8" w:rsidRDefault="007614C8">
          <w:pPr>
            <w:pStyle w:val="TDC3"/>
            <w:tabs>
              <w:tab w:val="right" w:leader="dot" w:pos="8494"/>
            </w:tabs>
            <w:rPr>
              <w:rFonts w:asciiTheme="minorHAnsi" w:eastAsiaTheme="minorEastAsia" w:hAnsiTheme="minorHAnsi"/>
              <w:noProof/>
              <w:lang w:eastAsia="es-ES"/>
            </w:rPr>
          </w:pPr>
          <w:hyperlink w:anchor="_Toc32403731" w:history="1">
            <w:r w:rsidRPr="008C3957">
              <w:rPr>
                <w:rStyle w:val="Hipervnculo"/>
                <w:noProof/>
              </w:rPr>
              <w:t>Barra de navegación</w:t>
            </w:r>
            <w:r>
              <w:rPr>
                <w:noProof/>
                <w:webHidden/>
              </w:rPr>
              <w:tab/>
            </w:r>
            <w:r>
              <w:rPr>
                <w:noProof/>
                <w:webHidden/>
              </w:rPr>
              <w:fldChar w:fldCharType="begin"/>
            </w:r>
            <w:r>
              <w:rPr>
                <w:noProof/>
                <w:webHidden/>
              </w:rPr>
              <w:instrText xml:space="preserve"> PAGEREF _Toc32403731 \h </w:instrText>
            </w:r>
            <w:r>
              <w:rPr>
                <w:noProof/>
                <w:webHidden/>
              </w:rPr>
            </w:r>
            <w:r>
              <w:rPr>
                <w:noProof/>
                <w:webHidden/>
              </w:rPr>
              <w:fldChar w:fldCharType="separate"/>
            </w:r>
            <w:r w:rsidR="002C5B9B">
              <w:rPr>
                <w:noProof/>
                <w:webHidden/>
              </w:rPr>
              <w:t>63</w:t>
            </w:r>
            <w:r>
              <w:rPr>
                <w:noProof/>
                <w:webHidden/>
              </w:rPr>
              <w:fldChar w:fldCharType="end"/>
            </w:r>
          </w:hyperlink>
        </w:p>
        <w:p w14:paraId="6BC9FEC0" w14:textId="0CBDECB6" w:rsidR="007614C8" w:rsidRDefault="007614C8">
          <w:pPr>
            <w:pStyle w:val="TDC3"/>
            <w:tabs>
              <w:tab w:val="right" w:leader="dot" w:pos="8494"/>
            </w:tabs>
            <w:rPr>
              <w:rFonts w:asciiTheme="minorHAnsi" w:eastAsiaTheme="minorEastAsia" w:hAnsiTheme="minorHAnsi"/>
              <w:noProof/>
              <w:lang w:eastAsia="es-ES"/>
            </w:rPr>
          </w:pPr>
          <w:hyperlink w:anchor="_Toc32403732" w:history="1">
            <w:r w:rsidRPr="008C3957">
              <w:rPr>
                <w:rStyle w:val="Hipervnculo"/>
                <w:noProof/>
              </w:rPr>
              <w:t>Botones de navegación de la aplicación</w:t>
            </w:r>
            <w:r>
              <w:rPr>
                <w:noProof/>
                <w:webHidden/>
              </w:rPr>
              <w:tab/>
            </w:r>
            <w:r>
              <w:rPr>
                <w:noProof/>
                <w:webHidden/>
              </w:rPr>
              <w:fldChar w:fldCharType="begin"/>
            </w:r>
            <w:r>
              <w:rPr>
                <w:noProof/>
                <w:webHidden/>
              </w:rPr>
              <w:instrText xml:space="preserve"> PAGEREF _Toc32403732 \h </w:instrText>
            </w:r>
            <w:r>
              <w:rPr>
                <w:noProof/>
                <w:webHidden/>
              </w:rPr>
            </w:r>
            <w:r>
              <w:rPr>
                <w:noProof/>
                <w:webHidden/>
              </w:rPr>
              <w:fldChar w:fldCharType="separate"/>
            </w:r>
            <w:r w:rsidR="002C5B9B">
              <w:rPr>
                <w:noProof/>
                <w:webHidden/>
              </w:rPr>
              <w:t>63</w:t>
            </w:r>
            <w:r>
              <w:rPr>
                <w:noProof/>
                <w:webHidden/>
              </w:rPr>
              <w:fldChar w:fldCharType="end"/>
            </w:r>
          </w:hyperlink>
        </w:p>
        <w:p w14:paraId="3F3F0369" w14:textId="32418DAE" w:rsidR="007614C8" w:rsidRDefault="007614C8">
          <w:pPr>
            <w:pStyle w:val="TDC3"/>
            <w:tabs>
              <w:tab w:val="right" w:leader="dot" w:pos="8494"/>
            </w:tabs>
            <w:rPr>
              <w:rFonts w:asciiTheme="minorHAnsi" w:eastAsiaTheme="minorEastAsia" w:hAnsiTheme="minorHAnsi"/>
              <w:noProof/>
              <w:lang w:eastAsia="es-ES"/>
            </w:rPr>
          </w:pPr>
          <w:hyperlink w:anchor="_Toc32403733" w:history="1">
            <w:r w:rsidRPr="008C3957">
              <w:rPr>
                <w:rStyle w:val="Hipervnculo"/>
                <w:noProof/>
              </w:rPr>
              <w:t>Página principal</w:t>
            </w:r>
            <w:r>
              <w:rPr>
                <w:noProof/>
                <w:webHidden/>
              </w:rPr>
              <w:tab/>
            </w:r>
            <w:r>
              <w:rPr>
                <w:noProof/>
                <w:webHidden/>
              </w:rPr>
              <w:fldChar w:fldCharType="begin"/>
            </w:r>
            <w:r>
              <w:rPr>
                <w:noProof/>
                <w:webHidden/>
              </w:rPr>
              <w:instrText xml:space="preserve"> PAGEREF _Toc32403733 \h </w:instrText>
            </w:r>
            <w:r>
              <w:rPr>
                <w:noProof/>
                <w:webHidden/>
              </w:rPr>
            </w:r>
            <w:r>
              <w:rPr>
                <w:noProof/>
                <w:webHidden/>
              </w:rPr>
              <w:fldChar w:fldCharType="separate"/>
            </w:r>
            <w:r w:rsidR="002C5B9B">
              <w:rPr>
                <w:noProof/>
                <w:webHidden/>
              </w:rPr>
              <w:t>63</w:t>
            </w:r>
            <w:r>
              <w:rPr>
                <w:noProof/>
                <w:webHidden/>
              </w:rPr>
              <w:fldChar w:fldCharType="end"/>
            </w:r>
          </w:hyperlink>
        </w:p>
        <w:p w14:paraId="6F72B021" w14:textId="49A4786B" w:rsidR="007614C8" w:rsidRDefault="007614C8">
          <w:pPr>
            <w:pStyle w:val="TDC3"/>
            <w:tabs>
              <w:tab w:val="right" w:leader="dot" w:pos="8494"/>
            </w:tabs>
            <w:rPr>
              <w:rFonts w:asciiTheme="minorHAnsi" w:eastAsiaTheme="minorEastAsia" w:hAnsiTheme="minorHAnsi"/>
              <w:noProof/>
              <w:lang w:eastAsia="es-ES"/>
            </w:rPr>
          </w:pPr>
          <w:hyperlink w:anchor="_Toc32403734" w:history="1">
            <w:r w:rsidRPr="008C3957">
              <w:rPr>
                <w:rStyle w:val="Hipervnculo"/>
                <w:noProof/>
              </w:rPr>
              <w:t>Menú de selección</w:t>
            </w:r>
            <w:r>
              <w:rPr>
                <w:noProof/>
                <w:webHidden/>
              </w:rPr>
              <w:tab/>
            </w:r>
            <w:r>
              <w:rPr>
                <w:noProof/>
                <w:webHidden/>
              </w:rPr>
              <w:fldChar w:fldCharType="begin"/>
            </w:r>
            <w:r>
              <w:rPr>
                <w:noProof/>
                <w:webHidden/>
              </w:rPr>
              <w:instrText xml:space="preserve"> PAGEREF _Toc32403734 \h </w:instrText>
            </w:r>
            <w:r>
              <w:rPr>
                <w:noProof/>
                <w:webHidden/>
              </w:rPr>
            </w:r>
            <w:r>
              <w:rPr>
                <w:noProof/>
                <w:webHidden/>
              </w:rPr>
              <w:fldChar w:fldCharType="separate"/>
            </w:r>
            <w:r w:rsidR="002C5B9B">
              <w:rPr>
                <w:noProof/>
                <w:webHidden/>
              </w:rPr>
              <w:t>64</w:t>
            </w:r>
            <w:r>
              <w:rPr>
                <w:noProof/>
                <w:webHidden/>
              </w:rPr>
              <w:fldChar w:fldCharType="end"/>
            </w:r>
          </w:hyperlink>
        </w:p>
        <w:p w14:paraId="1DDBCBCA" w14:textId="0274063F" w:rsidR="007614C8" w:rsidRDefault="007614C8">
          <w:pPr>
            <w:pStyle w:val="TDC3"/>
            <w:tabs>
              <w:tab w:val="right" w:leader="dot" w:pos="8494"/>
            </w:tabs>
            <w:rPr>
              <w:rFonts w:asciiTheme="minorHAnsi" w:eastAsiaTheme="minorEastAsia" w:hAnsiTheme="minorHAnsi"/>
              <w:noProof/>
              <w:lang w:eastAsia="es-ES"/>
            </w:rPr>
          </w:pPr>
          <w:hyperlink w:anchor="_Toc32403735" w:history="1">
            <w:r w:rsidRPr="008C3957">
              <w:rPr>
                <w:rStyle w:val="Hipervnculo"/>
                <w:noProof/>
              </w:rPr>
              <w:t>Epub – Introducir ePub</w:t>
            </w:r>
            <w:r>
              <w:rPr>
                <w:noProof/>
                <w:webHidden/>
              </w:rPr>
              <w:tab/>
            </w:r>
            <w:r>
              <w:rPr>
                <w:noProof/>
                <w:webHidden/>
              </w:rPr>
              <w:fldChar w:fldCharType="begin"/>
            </w:r>
            <w:r>
              <w:rPr>
                <w:noProof/>
                <w:webHidden/>
              </w:rPr>
              <w:instrText xml:space="preserve"> PAGEREF _Toc32403735 \h </w:instrText>
            </w:r>
            <w:r>
              <w:rPr>
                <w:noProof/>
                <w:webHidden/>
              </w:rPr>
            </w:r>
            <w:r>
              <w:rPr>
                <w:noProof/>
                <w:webHidden/>
              </w:rPr>
              <w:fldChar w:fldCharType="separate"/>
            </w:r>
            <w:r w:rsidR="002C5B9B">
              <w:rPr>
                <w:noProof/>
                <w:webHidden/>
              </w:rPr>
              <w:t>65</w:t>
            </w:r>
            <w:r>
              <w:rPr>
                <w:noProof/>
                <w:webHidden/>
              </w:rPr>
              <w:fldChar w:fldCharType="end"/>
            </w:r>
          </w:hyperlink>
        </w:p>
        <w:p w14:paraId="1425CA25" w14:textId="48D6E48C" w:rsidR="007614C8" w:rsidRDefault="007614C8">
          <w:pPr>
            <w:pStyle w:val="TDC3"/>
            <w:tabs>
              <w:tab w:val="right" w:leader="dot" w:pos="8494"/>
            </w:tabs>
            <w:rPr>
              <w:rFonts w:asciiTheme="minorHAnsi" w:eastAsiaTheme="minorEastAsia" w:hAnsiTheme="minorHAnsi"/>
              <w:noProof/>
              <w:lang w:eastAsia="es-ES"/>
            </w:rPr>
          </w:pPr>
          <w:hyperlink w:anchor="_Toc32403736" w:history="1">
            <w:r w:rsidRPr="008C3957">
              <w:rPr>
                <w:rStyle w:val="Hipervnculo"/>
                <w:noProof/>
              </w:rPr>
              <w:t>Epub – Diccionarios automáticos</w:t>
            </w:r>
            <w:r>
              <w:rPr>
                <w:noProof/>
                <w:webHidden/>
              </w:rPr>
              <w:tab/>
            </w:r>
            <w:r>
              <w:rPr>
                <w:noProof/>
                <w:webHidden/>
              </w:rPr>
              <w:fldChar w:fldCharType="begin"/>
            </w:r>
            <w:r>
              <w:rPr>
                <w:noProof/>
                <w:webHidden/>
              </w:rPr>
              <w:instrText xml:space="preserve"> PAGEREF _Toc32403736 \h </w:instrText>
            </w:r>
            <w:r>
              <w:rPr>
                <w:noProof/>
                <w:webHidden/>
              </w:rPr>
            </w:r>
            <w:r>
              <w:rPr>
                <w:noProof/>
                <w:webHidden/>
              </w:rPr>
              <w:fldChar w:fldCharType="separate"/>
            </w:r>
            <w:r w:rsidR="002C5B9B">
              <w:rPr>
                <w:noProof/>
                <w:webHidden/>
              </w:rPr>
              <w:t>65</w:t>
            </w:r>
            <w:r>
              <w:rPr>
                <w:noProof/>
                <w:webHidden/>
              </w:rPr>
              <w:fldChar w:fldCharType="end"/>
            </w:r>
          </w:hyperlink>
        </w:p>
        <w:p w14:paraId="08C8A50B" w14:textId="716C3060" w:rsidR="007614C8" w:rsidRDefault="007614C8">
          <w:pPr>
            <w:pStyle w:val="TDC3"/>
            <w:tabs>
              <w:tab w:val="right" w:leader="dot" w:pos="8494"/>
            </w:tabs>
            <w:rPr>
              <w:rFonts w:asciiTheme="minorHAnsi" w:eastAsiaTheme="minorEastAsia" w:hAnsiTheme="minorHAnsi"/>
              <w:noProof/>
              <w:lang w:eastAsia="es-ES"/>
            </w:rPr>
          </w:pPr>
          <w:hyperlink w:anchor="_Toc32403737" w:history="1">
            <w:r w:rsidRPr="008C3957">
              <w:rPr>
                <w:rStyle w:val="Hipervnculo"/>
                <w:noProof/>
              </w:rPr>
              <w:t>Epub – Importar diccionario</w:t>
            </w:r>
            <w:r>
              <w:rPr>
                <w:noProof/>
                <w:webHidden/>
              </w:rPr>
              <w:tab/>
            </w:r>
            <w:r>
              <w:rPr>
                <w:noProof/>
                <w:webHidden/>
              </w:rPr>
              <w:fldChar w:fldCharType="begin"/>
            </w:r>
            <w:r>
              <w:rPr>
                <w:noProof/>
                <w:webHidden/>
              </w:rPr>
              <w:instrText xml:space="preserve"> PAGEREF _Toc32403737 \h </w:instrText>
            </w:r>
            <w:r>
              <w:rPr>
                <w:noProof/>
                <w:webHidden/>
              </w:rPr>
            </w:r>
            <w:r>
              <w:rPr>
                <w:noProof/>
                <w:webHidden/>
              </w:rPr>
              <w:fldChar w:fldCharType="separate"/>
            </w:r>
            <w:r w:rsidR="002C5B9B">
              <w:rPr>
                <w:noProof/>
                <w:webHidden/>
              </w:rPr>
              <w:t>66</w:t>
            </w:r>
            <w:r>
              <w:rPr>
                <w:noProof/>
                <w:webHidden/>
              </w:rPr>
              <w:fldChar w:fldCharType="end"/>
            </w:r>
          </w:hyperlink>
        </w:p>
        <w:p w14:paraId="147041EF" w14:textId="3F02DB73" w:rsidR="007614C8" w:rsidRDefault="007614C8">
          <w:pPr>
            <w:pStyle w:val="TDC3"/>
            <w:tabs>
              <w:tab w:val="right" w:leader="dot" w:pos="8494"/>
            </w:tabs>
            <w:rPr>
              <w:rFonts w:asciiTheme="minorHAnsi" w:eastAsiaTheme="minorEastAsia" w:hAnsiTheme="minorHAnsi"/>
              <w:noProof/>
              <w:lang w:eastAsia="es-ES"/>
            </w:rPr>
          </w:pPr>
          <w:hyperlink w:anchor="_Toc32403738" w:history="1">
            <w:r w:rsidRPr="008C3957">
              <w:rPr>
                <w:rStyle w:val="Hipervnculo"/>
                <w:noProof/>
              </w:rPr>
              <w:t>Epub – Obtener diccionario</w:t>
            </w:r>
            <w:r>
              <w:rPr>
                <w:noProof/>
                <w:webHidden/>
              </w:rPr>
              <w:tab/>
            </w:r>
            <w:r>
              <w:rPr>
                <w:noProof/>
                <w:webHidden/>
              </w:rPr>
              <w:fldChar w:fldCharType="begin"/>
            </w:r>
            <w:r>
              <w:rPr>
                <w:noProof/>
                <w:webHidden/>
              </w:rPr>
              <w:instrText xml:space="preserve"> PAGEREF _Toc32403738 \h </w:instrText>
            </w:r>
            <w:r>
              <w:rPr>
                <w:noProof/>
                <w:webHidden/>
              </w:rPr>
            </w:r>
            <w:r>
              <w:rPr>
                <w:noProof/>
                <w:webHidden/>
              </w:rPr>
              <w:fldChar w:fldCharType="separate"/>
            </w:r>
            <w:r w:rsidR="002C5B9B">
              <w:rPr>
                <w:noProof/>
                <w:webHidden/>
              </w:rPr>
              <w:t>67</w:t>
            </w:r>
            <w:r>
              <w:rPr>
                <w:noProof/>
                <w:webHidden/>
              </w:rPr>
              <w:fldChar w:fldCharType="end"/>
            </w:r>
          </w:hyperlink>
        </w:p>
        <w:p w14:paraId="319E2460" w14:textId="63D58D52" w:rsidR="007614C8" w:rsidRDefault="007614C8">
          <w:pPr>
            <w:pStyle w:val="TDC3"/>
            <w:tabs>
              <w:tab w:val="right" w:leader="dot" w:pos="8494"/>
            </w:tabs>
            <w:rPr>
              <w:rFonts w:asciiTheme="minorHAnsi" w:eastAsiaTheme="minorEastAsia" w:hAnsiTheme="minorHAnsi"/>
              <w:noProof/>
              <w:lang w:eastAsia="es-ES"/>
            </w:rPr>
          </w:pPr>
          <w:hyperlink w:anchor="_Toc32403739" w:history="1">
            <w:r w:rsidRPr="008C3957">
              <w:rPr>
                <w:rStyle w:val="Hipervnculo"/>
                <w:noProof/>
              </w:rPr>
              <w:t>Película – Introducción del guion</w:t>
            </w:r>
            <w:r>
              <w:rPr>
                <w:noProof/>
                <w:webHidden/>
              </w:rPr>
              <w:tab/>
            </w:r>
            <w:r>
              <w:rPr>
                <w:noProof/>
                <w:webHidden/>
              </w:rPr>
              <w:fldChar w:fldCharType="begin"/>
            </w:r>
            <w:r>
              <w:rPr>
                <w:noProof/>
                <w:webHidden/>
              </w:rPr>
              <w:instrText xml:space="preserve"> PAGEREF _Toc32403739 \h </w:instrText>
            </w:r>
            <w:r>
              <w:rPr>
                <w:noProof/>
                <w:webHidden/>
              </w:rPr>
            </w:r>
            <w:r>
              <w:rPr>
                <w:noProof/>
                <w:webHidden/>
              </w:rPr>
              <w:fldChar w:fldCharType="separate"/>
            </w:r>
            <w:r w:rsidR="002C5B9B">
              <w:rPr>
                <w:noProof/>
                <w:webHidden/>
              </w:rPr>
              <w:t>68</w:t>
            </w:r>
            <w:r>
              <w:rPr>
                <w:noProof/>
                <w:webHidden/>
              </w:rPr>
              <w:fldChar w:fldCharType="end"/>
            </w:r>
          </w:hyperlink>
        </w:p>
        <w:p w14:paraId="1AE63358" w14:textId="71D22964" w:rsidR="007614C8" w:rsidRDefault="007614C8">
          <w:pPr>
            <w:pStyle w:val="TDC3"/>
            <w:tabs>
              <w:tab w:val="right" w:leader="dot" w:pos="8494"/>
            </w:tabs>
            <w:rPr>
              <w:rFonts w:asciiTheme="minorHAnsi" w:eastAsiaTheme="minorEastAsia" w:hAnsiTheme="minorHAnsi"/>
              <w:noProof/>
              <w:lang w:eastAsia="es-ES"/>
            </w:rPr>
          </w:pPr>
          <w:hyperlink w:anchor="_Toc32403740" w:history="1">
            <w:r w:rsidRPr="008C3957">
              <w:rPr>
                <w:rStyle w:val="Hipervnculo"/>
                <w:noProof/>
              </w:rPr>
              <w:t>Modificar un diccionario</w:t>
            </w:r>
            <w:r>
              <w:rPr>
                <w:noProof/>
                <w:webHidden/>
              </w:rPr>
              <w:tab/>
            </w:r>
            <w:r>
              <w:rPr>
                <w:noProof/>
                <w:webHidden/>
              </w:rPr>
              <w:fldChar w:fldCharType="begin"/>
            </w:r>
            <w:r>
              <w:rPr>
                <w:noProof/>
                <w:webHidden/>
              </w:rPr>
              <w:instrText xml:space="preserve"> PAGEREF _Toc32403740 \h </w:instrText>
            </w:r>
            <w:r>
              <w:rPr>
                <w:noProof/>
                <w:webHidden/>
              </w:rPr>
            </w:r>
            <w:r>
              <w:rPr>
                <w:noProof/>
                <w:webHidden/>
              </w:rPr>
              <w:fldChar w:fldCharType="separate"/>
            </w:r>
            <w:r w:rsidR="002C5B9B">
              <w:rPr>
                <w:noProof/>
                <w:webHidden/>
              </w:rPr>
              <w:t>70</w:t>
            </w:r>
            <w:r>
              <w:rPr>
                <w:noProof/>
                <w:webHidden/>
              </w:rPr>
              <w:fldChar w:fldCharType="end"/>
            </w:r>
          </w:hyperlink>
        </w:p>
        <w:p w14:paraId="0C4C80DA" w14:textId="39E6A58D" w:rsidR="007614C8" w:rsidRDefault="007614C8">
          <w:pPr>
            <w:pStyle w:val="TDC3"/>
            <w:tabs>
              <w:tab w:val="right" w:leader="dot" w:pos="8494"/>
            </w:tabs>
            <w:rPr>
              <w:rFonts w:asciiTheme="minorHAnsi" w:eastAsiaTheme="minorEastAsia" w:hAnsiTheme="minorHAnsi"/>
              <w:noProof/>
              <w:lang w:eastAsia="es-ES"/>
            </w:rPr>
          </w:pPr>
          <w:hyperlink w:anchor="_Toc32403741" w:history="1">
            <w:r w:rsidRPr="008C3957">
              <w:rPr>
                <w:rStyle w:val="Hipervnculo"/>
                <w:noProof/>
              </w:rPr>
              <w:t>Añadir personaje</w:t>
            </w:r>
            <w:r>
              <w:rPr>
                <w:noProof/>
                <w:webHidden/>
              </w:rPr>
              <w:tab/>
            </w:r>
            <w:r>
              <w:rPr>
                <w:noProof/>
                <w:webHidden/>
              </w:rPr>
              <w:fldChar w:fldCharType="begin"/>
            </w:r>
            <w:r>
              <w:rPr>
                <w:noProof/>
                <w:webHidden/>
              </w:rPr>
              <w:instrText xml:space="preserve"> PAGEREF _Toc32403741 \h </w:instrText>
            </w:r>
            <w:r>
              <w:rPr>
                <w:noProof/>
                <w:webHidden/>
              </w:rPr>
            </w:r>
            <w:r>
              <w:rPr>
                <w:noProof/>
                <w:webHidden/>
              </w:rPr>
              <w:fldChar w:fldCharType="separate"/>
            </w:r>
            <w:r w:rsidR="002C5B9B">
              <w:rPr>
                <w:noProof/>
                <w:webHidden/>
              </w:rPr>
              <w:t>70</w:t>
            </w:r>
            <w:r>
              <w:rPr>
                <w:noProof/>
                <w:webHidden/>
              </w:rPr>
              <w:fldChar w:fldCharType="end"/>
            </w:r>
          </w:hyperlink>
        </w:p>
        <w:p w14:paraId="6DF7E26A" w14:textId="56E5FDC6" w:rsidR="007614C8" w:rsidRDefault="007614C8">
          <w:pPr>
            <w:pStyle w:val="TDC3"/>
            <w:tabs>
              <w:tab w:val="right" w:leader="dot" w:pos="8494"/>
            </w:tabs>
            <w:rPr>
              <w:rFonts w:asciiTheme="minorHAnsi" w:eastAsiaTheme="minorEastAsia" w:hAnsiTheme="minorHAnsi"/>
              <w:noProof/>
              <w:lang w:eastAsia="es-ES"/>
            </w:rPr>
          </w:pPr>
          <w:hyperlink w:anchor="_Toc32403742" w:history="1">
            <w:r w:rsidRPr="008C3957">
              <w:rPr>
                <w:rStyle w:val="Hipervnculo"/>
                <w:noProof/>
              </w:rPr>
              <w:t>Borrar personajes</w:t>
            </w:r>
            <w:r>
              <w:rPr>
                <w:noProof/>
                <w:webHidden/>
              </w:rPr>
              <w:tab/>
            </w:r>
            <w:r>
              <w:rPr>
                <w:noProof/>
                <w:webHidden/>
              </w:rPr>
              <w:fldChar w:fldCharType="begin"/>
            </w:r>
            <w:r>
              <w:rPr>
                <w:noProof/>
                <w:webHidden/>
              </w:rPr>
              <w:instrText xml:space="preserve"> PAGEREF _Toc32403742 \h </w:instrText>
            </w:r>
            <w:r>
              <w:rPr>
                <w:noProof/>
                <w:webHidden/>
              </w:rPr>
            </w:r>
            <w:r>
              <w:rPr>
                <w:noProof/>
                <w:webHidden/>
              </w:rPr>
              <w:fldChar w:fldCharType="separate"/>
            </w:r>
            <w:r w:rsidR="002C5B9B">
              <w:rPr>
                <w:noProof/>
                <w:webHidden/>
              </w:rPr>
              <w:t>71</w:t>
            </w:r>
            <w:r>
              <w:rPr>
                <w:noProof/>
                <w:webHidden/>
              </w:rPr>
              <w:fldChar w:fldCharType="end"/>
            </w:r>
          </w:hyperlink>
        </w:p>
        <w:p w14:paraId="59B5F7B0" w14:textId="1360E59C" w:rsidR="007614C8" w:rsidRDefault="007614C8">
          <w:pPr>
            <w:pStyle w:val="TDC3"/>
            <w:tabs>
              <w:tab w:val="right" w:leader="dot" w:pos="8494"/>
            </w:tabs>
            <w:rPr>
              <w:rFonts w:asciiTheme="minorHAnsi" w:eastAsiaTheme="minorEastAsia" w:hAnsiTheme="minorHAnsi"/>
              <w:noProof/>
              <w:lang w:eastAsia="es-ES"/>
            </w:rPr>
          </w:pPr>
          <w:hyperlink w:anchor="_Toc32403743" w:history="1">
            <w:r w:rsidRPr="008C3957">
              <w:rPr>
                <w:rStyle w:val="Hipervnculo"/>
                <w:rFonts w:eastAsia="Times New Roman"/>
                <w:noProof/>
                <w:lang w:eastAsia="es-ES"/>
              </w:rPr>
              <w:t>Juntar personajes</w:t>
            </w:r>
            <w:r>
              <w:rPr>
                <w:noProof/>
                <w:webHidden/>
              </w:rPr>
              <w:tab/>
            </w:r>
            <w:r>
              <w:rPr>
                <w:noProof/>
                <w:webHidden/>
              </w:rPr>
              <w:fldChar w:fldCharType="begin"/>
            </w:r>
            <w:r>
              <w:rPr>
                <w:noProof/>
                <w:webHidden/>
              </w:rPr>
              <w:instrText xml:space="preserve"> PAGEREF _Toc32403743 \h </w:instrText>
            </w:r>
            <w:r>
              <w:rPr>
                <w:noProof/>
                <w:webHidden/>
              </w:rPr>
            </w:r>
            <w:r>
              <w:rPr>
                <w:noProof/>
                <w:webHidden/>
              </w:rPr>
              <w:fldChar w:fldCharType="separate"/>
            </w:r>
            <w:r w:rsidR="002C5B9B">
              <w:rPr>
                <w:noProof/>
                <w:webHidden/>
              </w:rPr>
              <w:t>72</w:t>
            </w:r>
            <w:r>
              <w:rPr>
                <w:noProof/>
                <w:webHidden/>
              </w:rPr>
              <w:fldChar w:fldCharType="end"/>
            </w:r>
          </w:hyperlink>
        </w:p>
        <w:p w14:paraId="34EC0C74" w14:textId="7107C969" w:rsidR="007614C8" w:rsidRDefault="007614C8">
          <w:pPr>
            <w:pStyle w:val="TDC3"/>
            <w:tabs>
              <w:tab w:val="right" w:leader="dot" w:pos="8494"/>
            </w:tabs>
            <w:rPr>
              <w:rFonts w:asciiTheme="minorHAnsi" w:eastAsiaTheme="minorEastAsia" w:hAnsiTheme="minorHAnsi"/>
              <w:noProof/>
              <w:lang w:eastAsia="es-ES"/>
            </w:rPr>
          </w:pPr>
          <w:hyperlink w:anchor="_Toc32403744" w:history="1">
            <w:r w:rsidRPr="008C3957">
              <w:rPr>
                <w:rStyle w:val="Hipervnculo"/>
                <w:noProof/>
                <w:lang w:eastAsia="es-ES"/>
              </w:rPr>
              <w:t>Añadir referencias</w:t>
            </w:r>
            <w:r>
              <w:rPr>
                <w:noProof/>
                <w:webHidden/>
              </w:rPr>
              <w:tab/>
            </w:r>
            <w:r>
              <w:rPr>
                <w:noProof/>
                <w:webHidden/>
              </w:rPr>
              <w:fldChar w:fldCharType="begin"/>
            </w:r>
            <w:r>
              <w:rPr>
                <w:noProof/>
                <w:webHidden/>
              </w:rPr>
              <w:instrText xml:space="preserve"> PAGEREF _Toc32403744 \h </w:instrText>
            </w:r>
            <w:r>
              <w:rPr>
                <w:noProof/>
                <w:webHidden/>
              </w:rPr>
            </w:r>
            <w:r>
              <w:rPr>
                <w:noProof/>
                <w:webHidden/>
              </w:rPr>
              <w:fldChar w:fldCharType="separate"/>
            </w:r>
            <w:r w:rsidR="002C5B9B">
              <w:rPr>
                <w:noProof/>
                <w:webHidden/>
              </w:rPr>
              <w:t>73</w:t>
            </w:r>
            <w:r>
              <w:rPr>
                <w:noProof/>
                <w:webHidden/>
              </w:rPr>
              <w:fldChar w:fldCharType="end"/>
            </w:r>
          </w:hyperlink>
        </w:p>
        <w:p w14:paraId="5EA69F19" w14:textId="29739904" w:rsidR="007614C8" w:rsidRDefault="007614C8">
          <w:pPr>
            <w:pStyle w:val="TDC3"/>
            <w:tabs>
              <w:tab w:val="right" w:leader="dot" w:pos="8494"/>
            </w:tabs>
            <w:rPr>
              <w:rFonts w:asciiTheme="minorHAnsi" w:eastAsiaTheme="minorEastAsia" w:hAnsiTheme="minorHAnsi"/>
              <w:noProof/>
              <w:lang w:eastAsia="es-ES"/>
            </w:rPr>
          </w:pPr>
          <w:hyperlink w:anchor="_Toc32403745" w:history="1">
            <w:r w:rsidRPr="008C3957">
              <w:rPr>
                <w:rStyle w:val="Hipervnculo"/>
                <w:noProof/>
                <w:lang w:eastAsia="es-ES"/>
              </w:rPr>
              <w:t>Eliminar referencia</w:t>
            </w:r>
            <w:r>
              <w:rPr>
                <w:noProof/>
                <w:webHidden/>
              </w:rPr>
              <w:tab/>
            </w:r>
            <w:r>
              <w:rPr>
                <w:noProof/>
                <w:webHidden/>
              </w:rPr>
              <w:fldChar w:fldCharType="begin"/>
            </w:r>
            <w:r>
              <w:rPr>
                <w:noProof/>
                <w:webHidden/>
              </w:rPr>
              <w:instrText xml:space="preserve"> PAGEREF _Toc32403745 \h </w:instrText>
            </w:r>
            <w:r>
              <w:rPr>
                <w:noProof/>
                <w:webHidden/>
              </w:rPr>
            </w:r>
            <w:r>
              <w:rPr>
                <w:noProof/>
                <w:webHidden/>
              </w:rPr>
              <w:fldChar w:fldCharType="separate"/>
            </w:r>
            <w:r w:rsidR="002C5B9B">
              <w:rPr>
                <w:noProof/>
                <w:webHidden/>
              </w:rPr>
              <w:t>73</w:t>
            </w:r>
            <w:r>
              <w:rPr>
                <w:noProof/>
                <w:webHidden/>
              </w:rPr>
              <w:fldChar w:fldCharType="end"/>
            </w:r>
          </w:hyperlink>
        </w:p>
        <w:p w14:paraId="39325D92" w14:textId="757ABCCF" w:rsidR="007614C8" w:rsidRDefault="007614C8">
          <w:pPr>
            <w:pStyle w:val="TDC3"/>
            <w:tabs>
              <w:tab w:val="right" w:leader="dot" w:pos="8494"/>
            </w:tabs>
            <w:rPr>
              <w:rFonts w:asciiTheme="minorHAnsi" w:eastAsiaTheme="minorEastAsia" w:hAnsiTheme="minorHAnsi"/>
              <w:noProof/>
              <w:lang w:eastAsia="es-ES"/>
            </w:rPr>
          </w:pPr>
          <w:hyperlink w:anchor="_Toc32403746" w:history="1">
            <w:r w:rsidRPr="008C3957">
              <w:rPr>
                <w:rStyle w:val="Hipervnculo"/>
                <w:noProof/>
                <w:lang w:eastAsia="es-ES"/>
              </w:rPr>
              <w:t>Modificar la id del personaje</w:t>
            </w:r>
            <w:r>
              <w:rPr>
                <w:noProof/>
                <w:webHidden/>
              </w:rPr>
              <w:tab/>
            </w:r>
            <w:r>
              <w:rPr>
                <w:noProof/>
                <w:webHidden/>
              </w:rPr>
              <w:fldChar w:fldCharType="begin"/>
            </w:r>
            <w:r>
              <w:rPr>
                <w:noProof/>
                <w:webHidden/>
              </w:rPr>
              <w:instrText xml:space="preserve"> PAGEREF _Toc32403746 \h </w:instrText>
            </w:r>
            <w:r>
              <w:rPr>
                <w:noProof/>
                <w:webHidden/>
              </w:rPr>
            </w:r>
            <w:r>
              <w:rPr>
                <w:noProof/>
                <w:webHidden/>
              </w:rPr>
              <w:fldChar w:fldCharType="separate"/>
            </w:r>
            <w:r w:rsidR="002C5B9B">
              <w:rPr>
                <w:noProof/>
                <w:webHidden/>
              </w:rPr>
              <w:t>74</w:t>
            </w:r>
            <w:r>
              <w:rPr>
                <w:noProof/>
                <w:webHidden/>
              </w:rPr>
              <w:fldChar w:fldCharType="end"/>
            </w:r>
          </w:hyperlink>
        </w:p>
        <w:p w14:paraId="5C3C7B8F" w14:textId="1DEB31A8" w:rsidR="007614C8" w:rsidRDefault="007614C8">
          <w:pPr>
            <w:pStyle w:val="TDC3"/>
            <w:tabs>
              <w:tab w:val="right" w:leader="dot" w:pos="8494"/>
            </w:tabs>
            <w:rPr>
              <w:rFonts w:asciiTheme="minorHAnsi" w:eastAsiaTheme="minorEastAsia" w:hAnsiTheme="minorHAnsi"/>
              <w:noProof/>
              <w:lang w:eastAsia="es-ES"/>
            </w:rPr>
          </w:pPr>
          <w:hyperlink w:anchor="_Toc32403747" w:history="1">
            <w:r w:rsidRPr="008C3957">
              <w:rPr>
                <w:rStyle w:val="Hipervnculo"/>
                <w:noProof/>
                <w:lang w:eastAsia="es-ES"/>
              </w:rPr>
              <w:t>Modificar etnia</w:t>
            </w:r>
            <w:r>
              <w:rPr>
                <w:noProof/>
                <w:webHidden/>
              </w:rPr>
              <w:tab/>
            </w:r>
            <w:r>
              <w:rPr>
                <w:noProof/>
                <w:webHidden/>
              </w:rPr>
              <w:fldChar w:fldCharType="begin"/>
            </w:r>
            <w:r>
              <w:rPr>
                <w:noProof/>
                <w:webHidden/>
              </w:rPr>
              <w:instrText xml:space="preserve"> PAGEREF _Toc32403747 \h </w:instrText>
            </w:r>
            <w:r>
              <w:rPr>
                <w:noProof/>
                <w:webHidden/>
              </w:rPr>
            </w:r>
            <w:r>
              <w:rPr>
                <w:noProof/>
                <w:webHidden/>
              </w:rPr>
              <w:fldChar w:fldCharType="separate"/>
            </w:r>
            <w:r w:rsidR="002C5B9B">
              <w:rPr>
                <w:noProof/>
                <w:webHidden/>
              </w:rPr>
              <w:t>75</w:t>
            </w:r>
            <w:r>
              <w:rPr>
                <w:noProof/>
                <w:webHidden/>
              </w:rPr>
              <w:fldChar w:fldCharType="end"/>
            </w:r>
          </w:hyperlink>
        </w:p>
        <w:p w14:paraId="175D0EC5" w14:textId="4A042E5A" w:rsidR="007614C8" w:rsidRDefault="007614C8">
          <w:pPr>
            <w:pStyle w:val="TDC3"/>
            <w:tabs>
              <w:tab w:val="right" w:leader="dot" w:pos="8494"/>
            </w:tabs>
            <w:rPr>
              <w:rFonts w:asciiTheme="minorHAnsi" w:eastAsiaTheme="minorEastAsia" w:hAnsiTheme="minorHAnsi"/>
              <w:noProof/>
              <w:lang w:eastAsia="es-ES"/>
            </w:rPr>
          </w:pPr>
          <w:hyperlink w:anchor="_Toc32403748" w:history="1">
            <w:r w:rsidRPr="008C3957">
              <w:rPr>
                <w:rStyle w:val="Hipervnculo"/>
                <w:noProof/>
              </w:rPr>
              <w:t>Modificar sexo</w:t>
            </w:r>
            <w:r>
              <w:rPr>
                <w:noProof/>
                <w:webHidden/>
              </w:rPr>
              <w:tab/>
            </w:r>
            <w:r>
              <w:rPr>
                <w:noProof/>
                <w:webHidden/>
              </w:rPr>
              <w:fldChar w:fldCharType="begin"/>
            </w:r>
            <w:r>
              <w:rPr>
                <w:noProof/>
                <w:webHidden/>
              </w:rPr>
              <w:instrText xml:space="preserve"> PAGEREF _Toc32403748 \h </w:instrText>
            </w:r>
            <w:r>
              <w:rPr>
                <w:noProof/>
                <w:webHidden/>
              </w:rPr>
            </w:r>
            <w:r>
              <w:rPr>
                <w:noProof/>
                <w:webHidden/>
              </w:rPr>
              <w:fldChar w:fldCharType="separate"/>
            </w:r>
            <w:r w:rsidR="002C5B9B">
              <w:rPr>
                <w:noProof/>
                <w:webHidden/>
              </w:rPr>
              <w:t>76</w:t>
            </w:r>
            <w:r>
              <w:rPr>
                <w:noProof/>
                <w:webHidden/>
              </w:rPr>
              <w:fldChar w:fldCharType="end"/>
            </w:r>
          </w:hyperlink>
        </w:p>
        <w:p w14:paraId="680C4BAB" w14:textId="6333043D" w:rsidR="007614C8" w:rsidRDefault="007614C8">
          <w:pPr>
            <w:pStyle w:val="TDC3"/>
            <w:tabs>
              <w:tab w:val="right" w:leader="dot" w:pos="8494"/>
            </w:tabs>
            <w:rPr>
              <w:rFonts w:asciiTheme="minorHAnsi" w:eastAsiaTheme="minorEastAsia" w:hAnsiTheme="minorHAnsi"/>
              <w:noProof/>
              <w:lang w:eastAsia="es-ES"/>
            </w:rPr>
          </w:pPr>
          <w:hyperlink w:anchor="_Toc32403749" w:history="1">
            <w:r w:rsidRPr="008C3957">
              <w:rPr>
                <w:rStyle w:val="Hipervnculo"/>
                <w:noProof/>
              </w:rPr>
              <w:t>Parámetros que introducir para la creación de la red</w:t>
            </w:r>
            <w:r>
              <w:rPr>
                <w:noProof/>
                <w:webHidden/>
              </w:rPr>
              <w:tab/>
            </w:r>
            <w:r>
              <w:rPr>
                <w:noProof/>
                <w:webHidden/>
              </w:rPr>
              <w:fldChar w:fldCharType="begin"/>
            </w:r>
            <w:r>
              <w:rPr>
                <w:noProof/>
                <w:webHidden/>
              </w:rPr>
              <w:instrText xml:space="preserve"> PAGEREF _Toc32403749 \h </w:instrText>
            </w:r>
            <w:r>
              <w:rPr>
                <w:noProof/>
                <w:webHidden/>
              </w:rPr>
            </w:r>
            <w:r>
              <w:rPr>
                <w:noProof/>
                <w:webHidden/>
              </w:rPr>
              <w:fldChar w:fldCharType="separate"/>
            </w:r>
            <w:r w:rsidR="002C5B9B">
              <w:rPr>
                <w:noProof/>
                <w:webHidden/>
              </w:rPr>
              <w:t>77</w:t>
            </w:r>
            <w:r>
              <w:rPr>
                <w:noProof/>
                <w:webHidden/>
              </w:rPr>
              <w:fldChar w:fldCharType="end"/>
            </w:r>
          </w:hyperlink>
        </w:p>
        <w:p w14:paraId="3ABFD07D" w14:textId="42C82D3E" w:rsidR="007614C8" w:rsidRDefault="007614C8">
          <w:pPr>
            <w:pStyle w:val="TDC3"/>
            <w:tabs>
              <w:tab w:val="right" w:leader="dot" w:pos="8494"/>
            </w:tabs>
            <w:rPr>
              <w:rFonts w:asciiTheme="minorHAnsi" w:eastAsiaTheme="minorEastAsia" w:hAnsiTheme="minorHAnsi"/>
              <w:noProof/>
              <w:lang w:eastAsia="es-ES"/>
            </w:rPr>
          </w:pPr>
          <w:hyperlink w:anchor="_Toc32403750" w:history="1">
            <w:r w:rsidRPr="008C3957">
              <w:rPr>
                <w:rStyle w:val="Hipervnculo"/>
                <w:noProof/>
                <w:lang w:eastAsia="es-ES"/>
              </w:rPr>
              <w:t>Generador de la red</w:t>
            </w:r>
            <w:r>
              <w:rPr>
                <w:noProof/>
                <w:webHidden/>
              </w:rPr>
              <w:tab/>
            </w:r>
            <w:r>
              <w:rPr>
                <w:noProof/>
                <w:webHidden/>
              </w:rPr>
              <w:fldChar w:fldCharType="begin"/>
            </w:r>
            <w:r>
              <w:rPr>
                <w:noProof/>
                <w:webHidden/>
              </w:rPr>
              <w:instrText xml:space="preserve"> PAGEREF _Toc32403750 \h </w:instrText>
            </w:r>
            <w:r>
              <w:rPr>
                <w:noProof/>
                <w:webHidden/>
              </w:rPr>
            </w:r>
            <w:r>
              <w:rPr>
                <w:noProof/>
                <w:webHidden/>
              </w:rPr>
              <w:fldChar w:fldCharType="separate"/>
            </w:r>
            <w:r w:rsidR="002C5B9B">
              <w:rPr>
                <w:noProof/>
                <w:webHidden/>
              </w:rPr>
              <w:t>79</w:t>
            </w:r>
            <w:r>
              <w:rPr>
                <w:noProof/>
                <w:webHidden/>
              </w:rPr>
              <w:fldChar w:fldCharType="end"/>
            </w:r>
          </w:hyperlink>
        </w:p>
        <w:p w14:paraId="6BAE1E6E" w14:textId="0951EE66" w:rsidR="007614C8" w:rsidRDefault="007614C8">
          <w:pPr>
            <w:pStyle w:val="TDC3"/>
            <w:tabs>
              <w:tab w:val="right" w:leader="dot" w:pos="8494"/>
            </w:tabs>
            <w:rPr>
              <w:rFonts w:asciiTheme="minorHAnsi" w:eastAsiaTheme="minorEastAsia" w:hAnsiTheme="minorHAnsi"/>
              <w:noProof/>
              <w:lang w:eastAsia="es-ES"/>
            </w:rPr>
          </w:pPr>
          <w:hyperlink w:anchor="_Toc32403751" w:history="1">
            <w:r w:rsidRPr="008C3957">
              <w:rPr>
                <w:rStyle w:val="Hipervnculo"/>
                <w:noProof/>
                <w:lang w:eastAsia="es-ES"/>
              </w:rPr>
              <w:t>Extracción de datos para el informe</w:t>
            </w:r>
            <w:r>
              <w:rPr>
                <w:noProof/>
                <w:webHidden/>
              </w:rPr>
              <w:tab/>
            </w:r>
            <w:r>
              <w:rPr>
                <w:noProof/>
                <w:webHidden/>
              </w:rPr>
              <w:fldChar w:fldCharType="begin"/>
            </w:r>
            <w:r>
              <w:rPr>
                <w:noProof/>
                <w:webHidden/>
              </w:rPr>
              <w:instrText xml:space="preserve"> PAGEREF _Toc32403751 \h </w:instrText>
            </w:r>
            <w:r>
              <w:rPr>
                <w:noProof/>
                <w:webHidden/>
              </w:rPr>
            </w:r>
            <w:r>
              <w:rPr>
                <w:noProof/>
                <w:webHidden/>
              </w:rPr>
              <w:fldChar w:fldCharType="separate"/>
            </w:r>
            <w:r w:rsidR="002C5B9B">
              <w:rPr>
                <w:noProof/>
                <w:webHidden/>
              </w:rPr>
              <w:t>80</w:t>
            </w:r>
            <w:r>
              <w:rPr>
                <w:noProof/>
                <w:webHidden/>
              </w:rPr>
              <w:fldChar w:fldCharType="end"/>
            </w:r>
          </w:hyperlink>
        </w:p>
        <w:p w14:paraId="11D245B2" w14:textId="79E3526A" w:rsidR="007614C8" w:rsidRDefault="007614C8">
          <w:pPr>
            <w:pStyle w:val="TDC3"/>
            <w:tabs>
              <w:tab w:val="right" w:leader="dot" w:pos="8494"/>
            </w:tabs>
            <w:rPr>
              <w:rFonts w:asciiTheme="minorHAnsi" w:eastAsiaTheme="minorEastAsia" w:hAnsiTheme="minorHAnsi"/>
              <w:noProof/>
              <w:lang w:eastAsia="es-ES"/>
            </w:rPr>
          </w:pPr>
          <w:hyperlink w:anchor="_Toc32403752" w:history="1">
            <w:r w:rsidRPr="008C3957">
              <w:rPr>
                <w:rStyle w:val="Hipervnculo"/>
                <w:noProof/>
                <w:lang w:eastAsia="es-ES"/>
              </w:rPr>
              <w:t>Visualización del informe</w:t>
            </w:r>
            <w:r>
              <w:rPr>
                <w:noProof/>
                <w:webHidden/>
              </w:rPr>
              <w:tab/>
            </w:r>
            <w:r>
              <w:rPr>
                <w:noProof/>
                <w:webHidden/>
              </w:rPr>
              <w:fldChar w:fldCharType="begin"/>
            </w:r>
            <w:r>
              <w:rPr>
                <w:noProof/>
                <w:webHidden/>
              </w:rPr>
              <w:instrText xml:space="preserve"> PAGEREF _Toc32403752 \h </w:instrText>
            </w:r>
            <w:r>
              <w:rPr>
                <w:noProof/>
                <w:webHidden/>
              </w:rPr>
            </w:r>
            <w:r>
              <w:rPr>
                <w:noProof/>
                <w:webHidden/>
              </w:rPr>
              <w:fldChar w:fldCharType="separate"/>
            </w:r>
            <w:r w:rsidR="002C5B9B">
              <w:rPr>
                <w:noProof/>
                <w:webHidden/>
              </w:rPr>
              <w:t>81</w:t>
            </w:r>
            <w:r>
              <w:rPr>
                <w:noProof/>
                <w:webHidden/>
              </w:rPr>
              <w:fldChar w:fldCharType="end"/>
            </w:r>
          </w:hyperlink>
        </w:p>
        <w:p w14:paraId="4AC86826" w14:textId="719106CC" w:rsidR="007614C8" w:rsidRDefault="007614C8">
          <w:pPr>
            <w:pStyle w:val="TDC1"/>
            <w:tabs>
              <w:tab w:val="right" w:leader="dot" w:pos="8494"/>
            </w:tabs>
            <w:rPr>
              <w:rFonts w:asciiTheme="minorHAnsi" w:eastAsiaTheme="minorEastAsia" w:hAnsiTheme="minorHAnsi"/>
              <w:noProof/>
              <w:lang w:eastAsia="es-ES"/>
            </w:rPr>
          </w:pPr>
          <w:hyperlink w:anchor="_Toc32403753" w:history="1">
            <w:r w:rsidRPr="008C3957">
              <w:rPr>
                <w:rStyle w:val="Hipervnculo"/>
                <w:noProof/>
                <w:lang w:eastAsia="es-ES"/>
              </w:rPr>
              <w:t>Bibliografía</w:t>
            </w:r>
            <w:r>
              <w:rPr>
                <w:noProof/>
                <w:webHidden/>
              </w:rPr>
              <w:tab/>
            </w:r>
            <w:r>
              <w:rPr>
                <w:noProof/>
                <w:webHidden/>
              </w:rPr>
              <w:fldChar w:fldCharType="begin"/>
            </w:r>
            <w:r>
              <w:rPr>
                <w:noProof/>
                <w:webHidden/>
              </w:rPr>
              <w:instrText xml:space="preserve"> PAGEREF _Toc32403753 \h </w:instrText>
            </w:r>
            <w:r>
              <w:rPr>
                <w:noProof/>
                <w:webHidden/>
              </w:rPr>
            </w:r>
            <w:r>
              <w:rPr>
                <w:noProof/>
                <w:webHidden/>
              </w:rPr>
              <w:fldChar w:fldCharType="separate"/>
            </w:r>
            <w:r w:rsidR="002C5B9B">
              <w:rPr>
                <w:noProof/>
                <w:webHidden/>
              </w:rPr>
              <w:t>83</w:t>
            </w:r>
            <w:r>
              <w:rPr>
                <w:noProof/>
                <w:webHidden/>
              </w:rPr>
              <w:fldChar w:fldCharType="end"/>
            </w:r>
          </w:hyperlink>
        </w:p>
        <w:p w14:paraId="6FCBBFEC" w14:textId="19012A71" w:rsidR="005C032E" w:rsidRDefault="005C032E">
          <w:r>
            <w:rPr>
              <w:b/>
              <w:bCs/>
            </w:rPr>
            <w:fldChar w:fldCharType="end"/>
          </w:r>
        </w:p>
      </w:sdtContent>
    </w:sdt>
    <w:p w14:paraId="2F396B6E" w14:textId="77777777" w:rsidR="005C032E" w:rsidRDefault="005C032E">
      <w:pPr>
        <w:ind w:firstLine="0"/>
        <w:jc w:val="left"/>
        <w:rPr>
          <w:rFonts w:eastAsiaTheme="majorEastAsia" w:cstheme="majorBidi"/>
          <w:b/>
          <w:sz w:val="48"/>
          <w:szCs w:val="32"/>
        </w:rPr>
      </w:pPr>
      <w:r>
        <w:br w:type="page"/>
      </w:r>
    </w:p>
    <w:p w14:paraId="63ABED6C" w14:textId="77777777" w:rsidR="005C032E" w:rsidRDefault="005C032E">
      <w:pPr>
        <w:ind w:firstLine="0"/>
        <w:jc w:val="left"/>
        <w:sectPr w:rsidR="005C032E" w:rsidSect="00681815">
          <w:headerReference w:type="default" r:id="rId11"/>
          <w:headerReference w:type="first" r:id="rId12"/>
          <w:pgSz w:w="11906" w:h="16838" w:code="9"/>
          <w:pgMar w:top="1418" w:right="1701" w:bottom="1418" w:left="1701" w:header="709" w:footer="709" w:gutter="0"/>
          <w:pgNumType w:start="1"/>
          <w:cols w:space="708"/>
          <w:titlePg/>
          <w:docGrid w:linePitch="360"/>
        </w:sectPr>
      </w:pPr>
    </w:p>
    <w:p w14:paraId="40912756" w14:textId="237943A7" w:rsidR="005C032E" w:rsidRDefault="005C032E" w:rsidP="005C032E">
      <w:pPr>
        <w:pStyle w:val="Ttulo1"/>
      </w:pPr>
      <w:bookmarkStart w:id="4" w:name="_Toc32403670"/>
      <w:r>
        <w:lastRenderedPageBreak/>
        <w:t>Índice de figuras</w:t>
      </w:r>
      <w:bookmarkEnd w:id="4"/>
    </w:p>
    <w:p w14:paraId="5E065305" w14:textId="5E9347CE" w:rsidR="005C032E" w:rsidRDefault="005C032E">
      <w:pPr>
        <w:pStyle w:val="Tabladeilustraciones"/>
        <w:tabs>
          <w:tab w:val="right" w:leader="dot" w:pos="8494"/>
        </w:tabs>
        <w:rPr>
          <w:rFonts w:asciiTheme="minorHAnsi" w:eastAsiaTheme="minorEastAsia" w:hAnsiTheme="minorHAnsi"/>
          <w:noProof/>
          <w:lang w:eastAsia="es-ES"/>
        </w:rPr>
      </w:pPr>
      <w:r>
        <w:fldChar w:fldCharType="begin"/>
      </w:r>
      <w:r>
        <w:instrText xml:space="preserve"> TOC \h \z \c "Ilustración" </w:instrText>
      </w:r>
      <w:r>
        <w:fldChar w:fldCharType="separate"/>
      </w:r>
      <w:hyperlink r:id="rId13" w:anchor="_Toc32332754" w:history="1">
        <w:r w:rsidRPr="0009303B">
          <w:rPr>
            <w:rStyle w:val="Hipervnculo"/>
            <w:noProof/>
          </w:rPr>
          <w:t>Figura 1 Burndown sprint 1</w:t>
        </w:r>
        <w:r>
          <w:rPr>
            <w:noProof/>
            <w:webHidden/>
          </w:rPr>
          <w:tab/>
        </w:r>
        <w:r>
          <w:rPr>
            <w:noProof/>
            <w:webHidden/>
          </w:rPr>
          <w:fldChar w:fldCharType="begin"/>
        </w:r>
        <w:r>
          <w:rPr>
            <w:noProof/>
            <w:webHidden/>
          </w:rPr>
          <w:instrText xml:space="preserve"> PAGEREF _Toc32332754 \h </w:instrText>
        </w:r>
        <w:r>
          <w:rPr>
            <w:noProof/>
            <w:webHidden/>
          </w:rPr>
        </w:r>
        <w:r>
          <w:rPr>
            <w:noProof/>
            <w:webHidden/>
          </w:rPr>
          <w:fldChar w:fldCharType="separate"/>
        </w:r>
        <w:r w:rsidR="002C5B9B">
          <w:rPr>
            <w:noProof/>
            <w:webHidden/>
          </w:rPr>
          <w:t>2</w:t>
        </w:r>
        <w:r>
          <w:rPr>
            <w:noProof/>
            <w:webHidden/>
          </w:rPr>
          <w:fldChar w:fldCharType="end"/>
        </w:r>
      </w:hyperlink>
    </w:p>
    <w:p w14:paraId="33ABCFCB" w14:textId="71FE009F" w:rsidR="005C032E" w:rsidRDefault="00C55D23">
      <w:pPr>
        <w:pStyle w:val="Tabladeilustraciones"/>
        <w:tabs>
          <w:tab w:val="right" w:leader="dot" w:pos="8494"/>
        </w:tabs>
        <w:rPr>
          <w:rFonts w:asciiTheme="minorHAnsi" w:eastAsiaTheme="minorEastAsia" w:hAnsiTheme="minorHAnsi"/>
          <w:noProof/>
          <w:lang w:eastAsia="es-ES"/>
        </w:rPr>
      </w:pPr>
      <w:hyperlink r:id="rId14" w:anchor="_Toc32332755" w:history="1">
        <w:r w:rsidR="005C032E" w:rsidRPr="0009303B">
          <w:rPr>
            <w:rStyle w:val="Hipervnculo"/>
            <w:noProof/>
          </w:rPr>
          <w:t>Figura 2 Burndown sprint 2</w:t>
        </w:r>
        <w:r w:rsidR="005C032E">
          <w:rPr>
            <w:noProof/>
            <w:webHidden/>
          </w:rPr>
          <w:tab/>
        </w:r>
        <w:r w:rsidR="005C032E">
          <w:rPr>
            <w:noProof/>
            <w:webHidden/>
          </w:rPr>
          <w:fldChar w:fldCharType="begin"/>
        </w:r>
        <w:r w:rsidR="005C032E">
          <w:rPr>
            <w:noProof/>
            <w:webHidden/>
          </w:rPr>
          <w:instrText xml:space="preserve"> PAGEREF _Toc32332755 \h </w:instrText>
        </w:r>
        <w:r w:rsidR="005C032E">
          <w:rPr>
            <w:noProof/>
            <w:webHidden/>
          </w:rPr>
        </w:r>
        <w:r w:rsidR="005C032E">
          <w:rPr>
            <w:noProof/>
            <w:webHidden/>
          </w:rPr>
          <w:fldChar w:fldCharType="separate"/>
        </w:r>
        <w:r w:rsidR="002C5B9B">
          <w:rPr>
            <w:noProof/>
            <w:webHidden/>
          </w:rPr>
          <w:t>3</w:t>
        </w:r>
        <w:r w:rsidR="005C032E">
          <w:rPr>
            <w:noProof/>
            <w:webHidden/>
          </w:rPr>
          <w:fldChar w:fldCharType="end"/>
        </w:r>
      </w:hyperlink>
    </w:p>
    <w:p w14:paraId="614F6494" w14:textId="75A0190F" w:rsidR="005C032E" w:rsidRDefault="00C55D23">
      <w:pPr>
        <w:pStyle w:val="Tabladeilustraciones"/>
        <w:tabs>
          <w:tab w:val="right" w:leader="dot" w:pos="8494"/>
        </w:tabs>
        <w:rPr>
          <w:rFonts w:asciiTheme="minorHAnsi" w:eastAsiaTheme="minorEastAsia" w:hAnsiTheme="minorHAnsi"/>
          <w:noProof/>
          <w:lang w:eastAsia="es-ES"/>
        </w:rPr>
      </w:pPr>
      <w:hyperlink r:id="rId15" w:anchor="_Toc32332756" w:history="1">
        <w:r w:rsidR="005C032E" w:rsidRPr="0009303B">
          <w:rPr>
            <w:rStyle w:val="Hipervnculo"/>
            <w:noProof/>
          </w:rPr>
          <w:t>Figura 3 Burndown sprint 3</w:t>
        </w:r>
        <w:r w:rsidR="005C032E">
          <w:rPr>
            <w:noProof/>
            <w:webHidden/>
          </w:rPr>
          <w:tab/>
        </w:r>
        <w:r w:rsidR="005C032E">
          <w:rPr>
            <w:noProof/>
            <w:webHidden/>
          </w:rPr>
          <w:fldChar w:fldCharType="begin"/>
        </w:r>
        <w:r w:rsidR="005C032E">
          <w:rPr>
            <w:noProof/>
            <w:webHidden/>
          </w:rPr>
          <w:instrText xml:space="preserve"> PAGEREF _Toc32332756 \h </w:instrText>
        </w:r>
        <w:r w:rsidR="005C032E">
          <w:rPr>
            <w:noProof/>
            <w:webHidden/>
          </w:rPr>
        </w:r>
        <w:r w:rsidR="005C032E">
          <w:rPr>
            <w:noProof/>
            <w:webHidden/>
          </w:rPr>
          <w:fldChar w:fldCharType="separate"/>
        </w:r>
        <w:r w:rsidR="002C5B9B">
          <w:rPr>
            <w:noProof/>
            <w:webHidden/>
          </w:rPr>
          <w:t>4</w:t>
        </w:r>
        <w:r w:rsidR="005C032E">
          <w:rPr>
            <w:noProof/>
            <w:webHidden/>
          </w:rPr>
          <w:fldChar w:fldCharType="end"/>
        </w:r>
      </w:hyperlink>
    </w:p>
    <w:p w14:paraId="3DD266B2" w14:textId="640AA0D4" w:rsidR="005C032E" w:rsidRDefault="00C55D23">
      <w:pPr>
        <w:pStyle w:val="Tabladeilustraciones"/>
        <w:tabs>
          <w:tab w:val="right" w:leader="dot" w:pos="8494"/>
        </w:tabs>
        <w:rPr>
          <w:rFonts w:asciiTheme="minorHAnsi" w:eastAsiaTheme="minorEastAsia" w:hAnsiTheme="minorHAnsi"/>
          <w:noProof/>
          <w:lang w:eastAsia="es-ES"/>
        </w:rPr>
      </w:pPr>
      <w:hyperlink r:id="rId16" w:anchor="_Toc32332757" w:history="1">
        <w:r w:rsidR="005C032E" w:rsidRPr="0009303B">
          <w:rPr>
            <w:rStyle w:val="Hipervnculo"/>
            <w:noProof/>
          </w:rPr>
          <w:t>Figura 4 Burndown sprint 4</w:t>
        </w:r>
        <w:r w:rsidR="005C032E">
          <w:rPr>
            <w:noProof/>
            <w:webHidden/>
          </w:rPr>
          <w:tab/>
        </w:r>
        <w:r w:rsidR="005C032E">
          <w:rPr>
            <w:noProof/>
            <w:webHidden/>
          </w:rPr>
          <w:fldChar w:fldCharType="begin"/>
        </w:r>
        <w:r w:rsidR="005C032E">
          <w:rPr>
            <w:noProof/>
            <w:webHidden/>
          </w:rPr>
          <w:instrText xml:space="preserve"> PAGEREF _Toc32332757 \h </w:instrText>
        </w:r>
        <w:r w:rsidR="005C032E">
          <w:rPr>
            <w:noProof/>
            <w:webHidden/>
          </w:rPr>
        </w:r>
        <w:r w:rsidR="005C032E">
          <w:rPr>
            <w:noProof/>
            <w:webHidden/>
          </w:rPr>
          <w:fldChar w:fldCharType="separate"/>
        </w:r>
        <w:r w:rsidR="002C5B9B">
          <w:rPr>
            <w:noProof/>
            <w:webHidden/>
          </w:rPr>
          <w:t>5</w:t>
        </w:r>
        <w:r w:rsidR="005C032E">
          <w:rPr>
            <w:noProof/>
            <w:webHidden/>
          </w:rPr>
          <w:fldChar w:fldCharType="end"/>
        </w:r>
      </w:hyperlink>
    </w:p>
    <w:p w14:paraId="4BBA87D7" w14:textId="616525AA" w:rsidR="005C032E" w:rsidRDefault="00C55D23">
      <w:pPr>
        <w:pStyle w:val="Tabladeilustraciones"/>
        <w:tabs>
          <w:tab w:val="right" w:leader="dot" w:pos="8494"/>
        </w:tabs>
        <w:rPr>
          <w:rFonts w:asciiTheme="minorHAnsi" w:eastAsiaTheme="minorEastAsia" w:hAnsiTheme="minorHAnsi"/>
          <w:noProof/>
          <w:lang w:eastAsia="es-ES"/>
        </w:rPr>
      </w:pPr>
      <w:hyperlink r:id="rId17" w:anchor="_Toc32332758" w:history="1">
        <w:r w:rsidR="005C032E" w:rsidRPr="0009303B">
          <w:rPr>
            <w:rStyle w:val="Hipervnculo"/>
            <w:noProof/>
          </w:rPr>
          <w:t>Figura 5 Burndown sprint 5</w:t>
        </w:r>
        <w:r w:rsidR="005C032E">
          <w:rPr>
            <w:noProof/>
            <w:webHidden/>
          </w:rPr>
          <w:tab/>
        </w:r>
        <w:r w:rsidR="005C032E">
          <w:rPr>
            <w:noProof/>
            <w:webHidden/>
          </w:rPr>
          <w:fldChar w:fldCharType="begin"/>
        </w:r>
        <w:r w:rsidR="005C032E">
          <w:rPr>
            <w:noProof/>
            <w:webHidden/>
          </w:rPr>
          <w:instrText xml:space="preserve"> PAGEREF _Toc32332758 \h </w:instrText>
        </w:r>
        <w:r w:rsidR="005C032E">
          <w:rPr>
            <w:noProof/>
            <w:webHidden/>
          </w:rPr>
        </w:r>
        <w:r w:rsidR="005C032E">
          <w:rPr>
            <w:noProof/>
            <w:webHidden/>
          </w:rPr>
          <w:fldChar w:fldCharType="separate"/>
        </w:r>
        <w:r w:rsidR="002C5B9B">
          <w:rPr>
            <w:noProof/>
            <w:webHidden/>
          </w:rPr>
          <w:t>6</w:t>
        </w:r>
        <w:r w:rsidR="005C032E">
          <w:rPr>
            <w:noProof/>
            <w:webHidden/>
          </w:rPr>
          <w:fldChar w:fldCharType="end"/>
        </w:r>
      </w:hyperlink>
    </w:p>
    <w:p w14:paraId="4DFA2064" w14:textId="6AAF35A3" w:rsidR="005C032E" w:rsidRDefault="00C55D23">
      <w:pPr>
        <w:pStyle w:val="Tabladeilustraciones"/>
        <w:tabs>
          <w:tab w:val="right" w:leader="dot" w:pos="8494"/>
        </w:tabs>
        <w:rPr>
          <w:rFonts w:asciiTheme="minorHAnsi" w:eastAsiaTheme="minorEastAsia" w:hAnsiTheme="minorHAnsi"/>
          <w:noProof/>
          <w:lang w:eastAsia="es-ES"/>
        </w:rPr>
      </w:pPr>
      <w:hyperlink r:id="rId18" w:anchor="_Toc32332759" w:history="1">
        <w:r w:rsidR="005C032E" w:rsidRPr="0009303B">
          <w:rPr>
            <w:rStyle w:val="Hipervnculo"/>
            <w:noProof/>
          </w:rPr>
          <w:t>Figura 6 Burndown sprint 6</w:t>
        </w:r>
        <w:r w:rsidR="005C032E">
          <w:rPr>
            <w:noProof/>
            <w:webHidden/>
          </w:rPr>
          <w:tab/>
        </w:r>
        <w:r w:rsidR="005C032E">
          <w:rPr>
            <w:noProof/>
            <w:webHidden/>
          </w:rPr>
          <w:fldChar w:fldCharType="begin"/>
        </w:r>
        <w:r w:rsidR="005C032E">
          <w:rPr>
            <w:noProof/>
            <w:webHidden/>
          </w:rPr>
          <w:instrText xml:space="preserve"> PAGEREF _Toc32332759 \h </w:instrText>
        </w:r>
        <w:r w:rsidR="005C032E">
          <w:rPr>
            <w:noProof/>
            <w:webHidden/>
          </w:rPr>
        </w:r>
        <w:r w:rsidR="005C032E">
          <w:rPr>
            <w:noProof/>
            <w:webHidden/>
          </w:rPr>
          <w:fldChar w:fldCharType="separate"/>
        </w:r>
        <w:r w:rsidR="002C5B9B">
          <w:rPr>
            <w:noProof/>
            <w:webHidden/>
          </w:rPr>
          <w:t>7</w:t>
        </w:r>
        <w:r w:rsidR="005C032E">
          <w:rPr>
            <w:noProof/>
            <w:webHidden/>
          </w:rPr>
          <w:fldChar w:fldCharType="end"/>
        </w:r>
      </w:hyperlink>
    </w:p>
    <w:p w14:paraId="0FB97BA4" w14:textId="2B116769" w:rsidR="005C032E" w:rsidRDefault="00C55D23">
      <w:pPr>
        <w:pStyle w:val="Tabladeilustraciones"/>
        <w:tabs>
          <w:tab w:val="right" w:leader="dot" w:pos="8494"/>
        </w:tabs>
        <w:rPr>
          <w:rFonts w:asciiTheme="minorHAnsi" w:eastAsiaTheme="minorEastAsia" w:hAnsiTheme="minorHAnsi"/>
          <w:noProof/>
          <w:lang w:eastAsia="es-ES"/>
        </w:rPr>
      </w:pPr>
      <w:hyperlink r:id="rId19" w:anchor="_Toc32332760" w:history="1">
        <w:r w:rsidR="005C032E" w:rsidRPr="0009303B">
          <w:rPr>
            <w:rStyle w:val="Hipervnculo"/>
            <w:noProof/>
          </w:rPr>
          <w:t>Figura 7 Burndown sprint 7</w:t>
        </w:r>
        <w:r w:rsidR="005C032E">
          <w:rPr>
            <w:noProof/>
            <w:webHidden/>
          </w:rPr>
          <w:tab/>
        </w:r>
        <w:r w:rsidR="005C032E">
          <w:rPr>
            <w:noProof/>
            <w:webHidden/>
          </w:rPr>
          <w:fldChar w:fldCharType="begin"/>
        </w:r>
        <w:r w:rsidR="005C032E">
          <w:rPr>
            <w:noProof/>
            <w:webHidden/>
          </w:rPr>
          <w:instrText xml:space="preserve"> PAGEREF _Toc32332760 \h </w:instrText>
        </w:r>
        <w:r w:rsidR="005C032E">
          <w:rPr>
            <w:noProof/>
            <w:webHidden/>
          </w:rPr>
        </w:r>
        <w:r w:rsidR="005C032E">
          <w:rPr>
            <w:noProof/>
            <w:webHidden/>
          </w:rPr>
          <w:fldChar w:fldCharType="separate"/>
        </w:r>
        <w:r w:rsidR="002C5B9B">
          <w:rPr>
            <w:noProof/>
            <w:webHidden/>
          </w:rPr>
          <w:t>9</w:t>
        </w:r>
        <w:r w:rsidR="005C032E">
          <w:rPr>
            <w:noProof/>
            <w:webHidden/>
          </w:rPr>
          <w:fldChar w:fldCharType="end"/>
        </w:r>
      </w:hyperlink>
    </w:p>
    <w:p w14:paraId="59C8F7DA" w14:textId="3273973C" w:rsidR="005C032E" w:rsidRDefault="00C55D23">
      <w:pPr>
        <w:pStyle w:val="Tabladeilustraciones"/>
        <w:tabs>
          <w:tab w:val="right" w:leader="dot" w:pos="8494"/>
        </w:tabs>
        <w:rPr>
          <w:rFonts w:asciiTheme="minorHAnsi" w:eastAsiaTheme="minorEastAsia" w:hAnsiTheme="minorHAnsi"/>
          <w:noProof/>
          <w:lang w:eastAsia="es-ES"/>
        </w:rPr>
      </w:pPr>
      <w:hyperlink r:id="rId20" w:anchor="_Toc32332761" w:history="1">
        <w:r w:rsidR="005C032E" w:rsidRPr="0009303B">
          <w:rPr>
            <w:rStyle w:val="Hipervnculo"/>
            <w:noProof/>
          </w:rPr>
          <w:t>Figura 8 Burndown sprint 8</w:t>
        </w:r>
        <w:r w:rsidR="005C032E">
          <w:rPr>
            <w:noProof/>
            <w:webHidden/>
          </w:rPr>
          <w:tab/>
        </w:r>
        <w:r w:rsidR="005C032E">
          <w:rPr>
            <w:noProof/>
            <w:webHidden/>
          </w:rPr>
          <w:fldChar w:fldCharType="begin"/>
        </w:r>
        <w:r w:rsidR="005C032E">
          <w:rPr>
            <w:noProof/>
            <w:webHidden/>
          </w:rPr>
          <w:instrText xml:space="preserve"> PAGEREF _Toc32332761 \h </w:instrText>
        </w:r>
        <w:r w:rsidR="005C032E">
          <w:rPr>
            <w:noProof/>
            <w:webHidden/>
          </w:rPr>
        </w:r>
        <w:r w:rsidR="005C032E">
          <w:rPr>
            <w:noProof/>
            <w:webHidden/>
          </w:rPr>
          <w:fldChar w:fldCharType="separate"/>
        </w:r>
        <w:r w:rsidR="002C5B9B">
          <w:rPr>
            <w:noProof/>
            <w:webHidden/>
          </w:rPr>
          <w:t>10</w:t>
        </w:r>
        <w:r w:rsidR="005C032E">
          <w:rPr>
            <w:noProof/>
            <w:webHidden/>
          </w:rPr>
          <w:fldChar w:fldCharType="end"/>
        </w:r>
      </w:hyperlink>
    </w:p>
    <w:p w14:paraId="0DD945A8" w14:textId="47DCBB32" w:rsidR="005C032E" w:rsidRDefault="00C55D23">
      <w:pPr>
        <w:pStyle w:val="Tabladeilustraciones"/>
        <w:tabs>
          <w:tab w:val="right" w:leader="dot" w:pos="8494"/>
        </w:tabs>
        <w:rPr>
          <w:rFonts w:asciiTheme="minorHAnsi" w:eastAsiaTheme="minorEastAsia" w:hAnsiTheme="minorHAnsi"/>
          <w:noProof/>
          <w:lang w:eastAsia="es-ES"/>
        </w:rPr>
      </w:pPr>
      <w:hyperlink r:id="rId21" w:anchor="_Toc32332762" w:history="1">
        <w:r w:rsidR="005C032E" w:rsidRPr="0009303B">
          <w:rPr>
            <w:rStyle w:val="Hipervnculo"/>
            <w:noProof/>
          </w:rPr>
          <w:t>Figura 9 Burndown sprint 9</w:t>
        </w:r>
        <w:r w:rsidR="005C032E">
          <w:rPr>
            <w:noProof/>
            <w:webHidden/>
          </w:rPr>
          <w:tab/>
        </w:r>
        <w:r w:rsidR="005C032E">
          <w:rPr>
            <w:noProof/>
            <w:webHidden/>
          </w:rPr>
          <w:fldChar w:fldCharType="begin"/>
        </w:r>
        <w:r w:rsidR="005C032E">
          <w:rPr>
            <w:noProof/>
            <w:webHidden/>
          </w:rPr>
          <w:instrText xml:space="preserve"> PAGEREF _Toc32332762 \h </w:instrText>
        </w:r>
        <w:r w:rsidR="005C032E">
          <w:rPr>
            <w:noProof/>
            <w:webHidden/>
          </w:rPr>
        </w:r>
        <w:r w:rsidR="005C032E">
          <w:rPr>
            <w:noProof/>
            <w:webHidden/>
          </w:rPr>
          <w:fldChar w:fldCharType="separate"/>
        </w:r>
        <w:r w:rsidR="002C5B9B">
          <w:rPr>
            <w:noProof/>
            <w:webHidden/>
          </w:rPr>
          <w:t>11</w:t>
        </w:r>
        <w:r w:rsidR="005C032E">
          <w:rPr>
            <w:noProof/>
            <w:webHidden/>
          </w:rPr>
          <w:fldChar w:fldCharType="end"/>
        </w:r>
      </w:hyperlink>
    </w:p>
    <w:p w14:paraId="6352013D" w14:textId="5C9431E8" w:rsidR="005C032E" w:rsidRDefault="00C55D23">
      <w:pPr>
        <w:pStyle w:val="Tabladeilustraciones"/>
        <w:tabs>
          <w:tab w:val="right" w:leader="dot" w:pos="8494"/>
        </w:tabs>
        <w:rPr>
          <w:rFonts w:asciiTheme="minorHAnsi" w:eastAsiaTheme="minorEastAsia" w:hAnsiTheme="minorHAnsi"/>
          <w:noProof/>
          <w:lang w:eastAsia="es-ES"/>
        </w:rPr>
      </w:pPr>
      <w:hyperlink r:id="rId22" w:anchor="_Toc32332763" w:history="1">
        <w:r w:rsidR="005C032E" w:rsidRPr="0009303B">
          <w:rPr>
            <w:rStyle w:val="Hipervnculo"/>
            <w:noProof/>
          </w:rPr>
          <w:t>Figura 10 Impuestos salario</w:t>
        </w:r>
        <w:r w:rsidR="005C032E">
          <w:rPr>
            <w:noProof/>
            <w:webHidden/>
          </w:rPr>
          <w:tab/>
        </w:r>
        <w:r w:rsidR="005C032E">
          <w:rPr>
            <w:noProof/>
            <w:webHidden/>
          </w:rPr>
          <w:fldChar w:fldCharType="begin"/>
        </w:r>
        <w:r w:rsidR="005C032E">
          <w:rPr>
            <w:noProof/>
            <w:webHidden/>
          </w:rPr>
          <w:instrText xml:space="preserve"> PAGEREF _Toc32332763 \h </w:instrText>
        </w:r>
        <w:r w:rsidR="005C032E">
          <w:rPr>
            <w:noProof/>
            <w:webHidden/>
          </w:rPr>
        </w:r>
        <w:r w:rsidR="005C032E">
          <w:rPr>
            <w:noProof/>
            <w:webHidden/>
          </w:rPr>
          <w:fldChar w:fldCharType="separate"/>
        </w:r>
        <w:r w:rsidR="002C5B9B">
          <w:rPr>
            <w:noProof/>
            <w:webHidden/>
          </w:rPr>
          <w:t>14</w:t>
        </w:r>
        <w:r w:rsidR="005C032E">
          <w:rPr>
            <w:noProof/>
            <w:webHidden/>
          </w:rPr>
          <w:fldChar w:fldCharType="end"/>
        </w:r>
      </w:hyperlink>
    </w:p>
    <w:p w14:paraId="5C067EBD" w14:textId="36533F2C" w:rsidR="005C032E" w:rsidRDefault="00C55D23">
      <w:pPr>
        <w:pStyle w:val="Tabladeilustraciones"/>
        <w:tabs>
          <w:tab w:val="right" w:leader="dot" w:pos="8494"/>
        </w:tabs>
        <w:rPr>
          <w:rFonts w:asciiTheme="minorHAnsi" w:eastAsiaTheme="minorEastAsia" w:hAnsiTheme="minorHAnsi"/>
          <w:noProof/>
          <w:lang w:eastAsia="es-ES"/>
        </w:rPr>
      </w:pPr>
      <w:hyperlink r:id="rId23" w:anchor="_Toc32332764" w:history="1">
        <w:r w:rsidR="005C032E" w:rsidRPr="0009303B">
          <w:rPr>
            <w:rStyle w:val="Hipervnculo"/>
            <w:noProof/>
          </w:rPr>
          <w:t>Figura 11 Diagrama de casos de uso</w:t>
        </w:r>
        <w:r w:rsidR="005C032E">
          <w:rPr>
            <w:noProof/>
            <w:webHidden/>
          </w:rPr>
          <w:tab/>
        </w:r>
        <w:r w:rsidR="005C032E">
          <w:rPr>
            <w:noProof/>
            <w:webHidden/>
          </w:rPr>
          <w:fldChar w:fldCharType="begin"/>
        </w:r>
        <w:r w:rsidR="005C032E">
          <w:rPr>
            <w:noProof/>
            <w:webHidden/>
          </w:rPr>
          <w:instrText xml:space="preserve"> PAGEREF _Toc32332764 \h </w:instrText>
        </w:r>
        <w:r w:rsidR="005C032E">
          <w:rPr>
            <w:noProof/>
            <w:webHidden/>
          </w:rPr>
        </w:r>
        <w:r w:rsidR="005C032E">
          <w:rPr>
            <w:noProof/>
            <w:webHidden/>
          </w:rPr>
          <w:fldChar w:fldCharType="separate"/>
        </w:r>
        <w:r w:rsidR="002C5B9B">
          <w:rPr>
            <w:noProof/>
            <w:webHidden/>
          </w:rPr>
          <w:t>21</w:t>
        </w:r>
        <w:r w:rsidR="005C032E">
          <w:rPr>
            <w:noProof/>
            <w:webHidden/>
          </w:rPr>
          <w:fldChar w:fldCharType="end"/>
        </w:r>
      </w:hyperlink>
    </w:p>
    <w:p w14:paraId="003902FD" w14:textId="725AAEE4" w:rsidR="005C032E" w:rsidRDefault="00C55D23">
      <w:pPr>
        <w:pStyle w:val="Tabladeilustraciones"/>
        <w:tabs>
          <w:tab w:val="right" w:leader="dot" w:pos="8494"/>
        </w:tabs>
        <w:rPr>
          <w:rFonts w:asciiTheme="minorHAnsi" w:eastAsiaTheme="minorEastAsia" w:hAnsiTheme="minorHAnsi"/>
          <w:noProof/>
          <w:lang w:eastAsia="es-ES"/>
        </w:rPr>
      </w:pPr>
      <w:hyperlink r:id="rId24" w:anchor="_Toc32332765" w:history="1">
        <w:r w:rsidR="005C032E" w:rsidRPr="0009303B">
          <w:rPr>
            <w:rStyle w:val="Hipervnculo"/>
            <w:noProof/>
          </w:rPr>
          <w:t>Figura 12 Modelo-Vista-Presentador</w:t>
        </w:r>
        <w:r w:rsidR="005C032E">
          <w:rPr>
            <w:noProof/>
            <w:webHidden/>
          </w:rPr>
          <w:tab/>
        </w:r>
        <w:r w:rsidR="005C032E">
          <w:rPr>
            <w:noProof/>
            <w:webHidden/>
          </w:rPr>
          <w:fldChar w:fldCharType="begin"/>
        </w:r>
        <w:r w:rsidR="005C032E">
          <w:rPr>
            <w:noProof/>
            <w:webHidden/>
          </w:rPr>
          <w:instrText xml:space="preserve"> PAGEREF _Toc32332765 \h </w:instrText>
        </w:r>
        <w:r w:rsidR="005C032E">
          <w:rPr>
            <w:noProof/>
            <w:webHidden/>
          </w:rPr>
        </w:r>
        <w:r w:rsidR="005C032E">
          <w:rPr>
            <w:noProof/>
            <w:webHidden/>
          </w:rPr>
          <w:fldChar w:fldCharType="separate"/>
        </w:r>
        <w:r w:rsidR="002C5B9B">
          <w:rPr>
            <w:noProof/>
            <w:webHidden/>
          </w:rPr>
          <w:t>36</w:t>
        </w:r>
        <w:r w:rsidR="005C032E">
          <w:rPr>
            <w:noProof/>
            <w:webHidden/>
          </w:rPr>
          <w:fldChar w:fldCharType="end"/>
        </w:r>
      </w:hyperlink>
    </w:p>
    <w:p w14:paraId="26344DB9" w14:textId="0638E451" w:rsidR="005C032E" w:rsidRDefault="00C55D23">
      <w:pPr>
        <w:pStyle w:val="Tabladeilustraciones"/>
        <w:tabs>
          <w:tab w:val="right" w:leader="dot" w:pos="8494"/>
        </w:tabs>
        <w:rPr>
          <w:rFonts w:asciiTheme="minorHAnsi" w:eastAsiaTheme="minorEastAsia" w:hAnsiTheme="minorHAnsi"/>
          <w:noProof/>
          <w:lang w:eastAsia="es-ES"/>
        </w:rPr>
      </w:pPr>
      <w:hyperlink r:id="rId25" w:anchor="_Toc32332766" w:history="1">
        <w:r w:rsidR="005C032E" w:rsidRPr="0009303B">
          <w:rPr>
            <w:rStyle w:val="Hipervnculo"/>
            <w:noProof/>
          </w:rPr>
          <w:t>Figura 13 Arquitectura de la aplicación</w:t>
        </w:r>
        <w:r w:rsidR="005C032E">
          <w:rPr>
            <w:noProof/>
            <w:webHidden/>
          </w:rPr>
          <w:tab/>
        </w:r>
        <w:r w:rsidR="005C032E">
          <w:rPr>
            <w:noProof/>
            <w:webHidden/>
          </w:rPr>
          <w:fldChar w:fldCharType="begin"/>
        </w:r>
        <w:r w:rsidR="005C032E">
          <w:rPr>
            <w:noProof/>
            <w:webHidden/>
          </w:rPr>
          <w:instrText xml:space="preserve"> PAGEREF _Toc32332766 \h </w:instrText>
        </w:r>
        <w:r w:rsidR="005C032E">
          <w:rPr>
            <w:noProof/>
            <w:webHidden/>
          </w:rPr>
        </w:r>
        <w:r w:rsidR="005C032E">
          <w:rPr>
            <w:noProof/>
            <w:webHidden/>
          </w:rPr>
          <w:fldChar w:fldCharType="separate"/>
        </w:r>
        <w:r w:rsidR="002C5B9B">
          <w:rPr>
            <w:noProof/>
            <w:webHidden/>
          </w:rPr>
          <w:t>37</w:t>
        </w:r>
        <w:r w:rsidR="005C032E">
          <w:rPr>
            <w:noProof/>
            <w:webHidden/>
          </w:rPr>
          <w:fldChar w:fldCharType="end"/>
        </w:r>
      </w:hyperlink>
    </w:p>
    <w:p w14:paraId="3F967352" w14:textId="21BBD44F" w:rsidR="005C032E" w:rsidRDefault="00C55D23">
      <w:pPr>
        <w:pStyle w:val="Tabladeilustraciones"/>
        <w:tabs>
          <w:tab w:val="right" w:leader="dot" w:pos="8494"/>
        </w:tabs>
        <w:rPr>
          <w:rFonts w:asciiTheme="minorHAnsi" w:eastAsiaTheme="minorEastAsia" w:hAnsiTheme="minorHAnsi"/>
          <w:noProof/>
          <w:lang w:eastAsia="es-ES"/>
        </w:rPr>
      </w:pPr>
      <w:hyperlink r:id="rId26" w:anchor="_Toc32332767" w:history="1">
        <w:r w:rsidR="005C032E" w:rsidRPr="0009303B">
          <w:rPr>
            <w:rStyle w:val="Hipervnculo"/>
            <w:noProof/>
          </w:rPr>
          <w:t>Figura 14 Diagrama de paquetes</w:t>
        </w:r>
        <w:r w:rsidR="005C032E">
          <w:rPr>
            <w:noProof/>
            <w:webHidden/>
          </w:rPr>
          <w:tab/>
        </w:r>
        <w:r w:rsidR="005C032E">
          <w:rPr>
            <w:noProof/>
            <w:webHidden/>
          </w:rPr>
          <w:fldChar w:fldCharType="begin"/>
        </w:r>
        <w:r w:rsidR="005C032E">
          <w:rPr>
            <w:noProof/>
            <w:webHidden/>
          </w:rPr>
          <w:instrText xml:space="preserve"> PAGEREF _Toc32332767 \h </w:instrText>
        </w:r>
        <w:r w:rsidR="005C032E">
          <w:rPr>
            <w:noProof/>
            <w:webHidden/>
          </w:rPr>
        </w:r>
        <w:r w:rsidR="005C032E">
          <w:rPr>
            <w:noProof/>
            <w:webHidden/>
          </w:rPr>
          <w:fldChar w:fldCharType="separate"/>
        </w:r>
        <w:r w:rsidR="002C5B9B">
          <w:rPr>
            <w:noProof/>
            <w:webHidden/>
          </w:rPr>
          <w:t>39</w:t>
        </w:r>
        <w:r w:rsidR="005C032E">
          <w:rPr>
            <w:noProof/>
            <w:webHidden/>
          </w:rPr>
          <w:fldChar w:fldCharType="end"/>
        </w:r>
      </w:hyperlink>
    </w:p>
    <w:p w14:paraId="09D2F319" w14:textId="6CDE75DA" w:rsidR="005C032E" w:rsidRDefault="00C55D23">
      <w:pPr>
        <w:pStyle w:val="Tabladeilustraciones"/>
        <w:tabs>
          <w:tab w:val="right" w:leader="dot" w:pos="8494"/>
        </w:tabs>
        <w:rPr>
          <w:rFonts w:asciiTheme="minorHAnsi" w:eastAsiaTheme="minorEastAsia" w:hAnsiTheme="minorHAnsi"/>
          <w:noProof/>
          <w:lang w:eastAsia="es-ES"/>
        </w:rPr>
      </w:pPr>
      <w:hyperlink r:id="rId27" w:anchor="_Toc32332768" w:history="1">
        <w:r w:rsidR="005C032E" w:rsidRPr="0009303B">
          <w:rPr>
            <w:rStyle w:val="Hipervnculo"/>
            <w:noProof/>
          </w:rPr>
          <w:t>Figura 15 Diagrama de clases</w:t>
        </w:r>
        <w:r w:rsidR="005C032E">
          <w:rPr>
            <w:noProof/>
            <w:webHidden/>
          </w:rPr>
          <w:tab/>
        </w:r>
        <w:r w:rsidR="005C032E">
          <w:rPr>
            <w:noProof/>
            <w:webHidden/>
          </w:rPr>
          <w:fldChar w:fldCharType="begin"/>
        </w:r>
        <w:r w:rsidR="005C032E">
          <w:rPr>
            <w:noProof/>
            <w:webHidden/>
          </w:rPr>
          <w:instrText xml:space="preserve"> PAGEREF _Toc32332768 \h </w:instrText>
        </w:r>
        <w:r w:rsidR="005C032E">
          <w:rPr>
            <w:noProof/>
            <w:webHidden/>
          </w:rPr>
        </w:r>
        <w:r w:rsidR="005C032E">
          <w:rPr>
            <w:noProof/>
            <w:webHidden/>
          </w:rPr>
          <w:fldChar w:fldCharType="separate"/>
        </w:r>
        <w:r w:rsidR="002C5B9B">
          <w:rPr>
            <w:noProof/>
            <w:webHidden/>
          </w:rPr>
          <w:t>40</w:t>
        </w:r>
        <w:r w:rsidR="005C032E">
          <w:rPr>
            <w:noProof/>
            <w:webHidden/>
          </w:rPr>
          <w:fldChar w:fldCharType="end"/>
        </w:r>
      </w:hyperlink>
    </w:p>
    <w:p w14:paraId="7CC4C58B" w14:textId="419953FA" w:rsidR="005C032E" w:rsidRDefault="00C55D23">
      <w:pPr>
        <w:pStyle w:val="Tabladeilustraciones"/>
        <w:tabs>
          <w:tab w:val="right" w:leader="dot" w:pos="8494"/>
        </w:tabs>
        <w:rPr>
          <w:rFonts w:asciiTheme="minorHAnsi" w:eastAsiaTheme="minorEastAsia" w:hAnsiTheme="minorHAnsi"/>
          <w:noProof/>
          <w:lang w:eastAsia="es-ES"/>
        </w:rPr>
      </w:pPr>
      <w:hyperlink r:id="rId28" w:anchor="_Toc32332769" w:history="1">
        <w:r w:rsidR="005C032E" w:rsidRPr="0009303B">
          <w:rPr>
            <w:rStyle w:val="Hipervnculo"/>
            <w:noProof/>
          </w:rPr>
          <w:t>Figura 16 Clase CreaDict</w:t>
        </w:r>
        <w:r w:rsidR="005C032E">
          <w:rPr>
            <w:noProof/>
            <w:webHidden/>
          </w:rPr>
          <w:tab/>
        </w:r>
        <w:r w:rsidR="005C032E">
          <w:rPr>
            <w:noProof/>
            <w:webHidden/>
          </w:rPr>
          <w:fldChar w:fldCharType="begin"/>
        </w:r>
        <w:r w:rsidR="005C032E">
          <w:rPr>
            <w:noProof/>
            <w:webHidden/>
          </w:rPr>
          <w:instrText xml:space="preserve"> PAGEREF _Toc32332769 \h </w:instrText>
        </w:r>
        <w:r w:rsidR="005C032E">
          <w:rPr>
            <w:noProof/>
            <w:webHidden/>
          </w:rPr>
        </w:r>
        <w:r w:rsidR="005C032E">
          <w:rPr>
            <w:noProof/>
            <w:webHidden/>
          </w:rPr>
          <w:fldChar w:fldCharType="separate"/>
        </w:r>
        <w:r w:rsidR="002C5B9B">
          <w:rPr>
            <w:noProof/>
            <w:webHidden/>
          </w:rPr>
          <w:t>41</w:t>
        </w:r>
        <w:r w:rsidR="005C032E">
          <w:rPr>
            <w:noProof/>
            <w:webHidden/>
          </w:rPr>
          <w:fldChar w:fldCharType="end"/>
        </w:r>
      </w:hyperlink>
    </w:p>
    <w:p w14:paraId="23DB5FEE" w14:textId="12361FC1" w:rsidR="005C032E" w:rsidRDefault="00C55D23">
      <w:pPr>
        <w:pStyle w:val="Tabladeilustraciones"/>
        <w:tabs>
          <w:tab w:val="right" w:leader="dot" w:pos="8494"/>
        </w:tabs>
        <w:rPr>
          <w:rFonts w:asciiTheme="minorHAnsi" w:eastAsiaTheme="minorEastAsia" w:hAnsiTheme="minorHAnsi"/>
          <w:noProof/>
          <w:lang w:eastAsia="es-ES"/>
        </w:rPr>
      </w:pPr>
      <w:hyperlink r:id="rId29" w:anchor="_Toc32332770" w:history="1">
        <w:r w:rsidR="005C032E" w:rsidRPr="0009303B">
          <w:rPr>
            <w:rStyle w:val="Hipervnculo"/>
            <w:noProof/>
          </w:rPr>
          <w:t>Figura 17 Clase TempBD</w:t>
        </w:r>
        <w:r w:rsidR="005C032E">
          <w:rPr>
            <w:noProof/>
            <w:webHidden/>
          </w:rPr>
          <w:tab/>
        </w:r>
        <w:r w:rsidR="005C032E">
          <w:rPr>
            <w:noProof/>
            <w:webHidden/>
          </w:rPr>
          <w:fldChar w:fldCharType="begin"/>
        </w:r>
        <w:r w:rsidR="005C032E">
          <w:rPr>
            <w:noProof/>
            <w:webHidden/>
          </w:rPr>
          <w:instrText xml:space="preserve"> PAGEREF _Toc32332770 \h </w:instrText>
        </w:r>
        <w:r w:rsidR="005C032E">
          <w:rPr>
            <w:noProof/>
            <w:webHidden/>
          </w:rPr>
        </w:r>
        <w:r w:rsidR="005C032E">
          <w:rPr>
            <w:noProof/>
            <w:webHidden/>
          </w:rPr>
          <w:fldChar w:fldCharType="separate"/>
        </w:r>
        <w:r w:rsidR="002C5B9B">
          <w:rPr>
            <w:noProof/>
            <w:webHidden/>
          </w:rPr>
          <w:t>41</w:t>
        </w:r>
        <w:r w:rsidR="005C032E">
          <w:rPr>
            <w:noProof/>
            <w:webHidden/>
          </w:rPr>
          <w:fldChar w:fldCharType="end"/>
        </w:r>
      </w:hyperlink>
    </w:p>
    <w:p w14:paraId="31FBFFCF" w14:textId="0B00D83A" w:rsidR="005C032E" w:rsidRDefault="00C55D23">
      <w:pPr>
        <w:pStyle w:val="Tabladeilustraciones"/>
        <w:tabs>
          <w:tab w:val="right" w:leader="dot" w:pos="8494"/>
        </w:tabs>
        <w:rPr>
          <w:rFonts w:asciiTheme="minorHAnsi" w:eastAsiaTheme="minorEastAsia" w:hAnsiTheme="minorHAnsi"/>
          <w:noProof/>
          <w:lang w:eastAsia="es-ES"/>
        </w:rPr>
      </w:pPr>
      <w:hyperlink r:id="rId30" w:anchor="_Toc32332771" w:history="1">
        <w:r w:rsidR="005C032E" w:rsidRPr="0009303B">
          <w:rPr>
            <w:rStyle w:val="Hipervnculo"/>
            <w:noProof/>
          </w:rPr>
          <w:t>Figura 18 Clase Lectorcsv</w:t>
        </w:r>
        <w:r w:rsidR="005C032E">
          <w:rPr>
            <w:noProof/>
            <w:webHidden/>
          </w:rPr>
          <w:tab/>
        </w:r>
        <w:r w:rsidR="005C032E">
          <w:rPr>
            <w:noProof/>
            <w:webHidden/>
          </w:rPr>
          <w:fldChar w:fldCharType="begin"/>
        </w:r>
        <w:r w:rsidR="005C032E">
          <w:rPr>
            <w:noProof/>
            <w:webHidden/>
          </w:rPr>
          <w:instrText xml:space="preserve"> PAGEREF _Toc32332771 \h </w:instrText>
        </w:r>
        <w:r w:rsidR="005C032E">
          <w:rPr>
            <w:noProof/>
            <w:webHidden/>
          </w:rPr>
        </w:r>
        <w:r w:rsidR="005C032E">
          <w:rPr>
            <w:noProof/>
            <w:webHidden/>
          </w:rPr>
          <w:fldChar w:fldCharType="separate"/>
        </w:r>
        <w:r w:rsidR="002C5B9B">
          <w:rPr>
            <w:noProof/>
            <w:webHidden/>
          </w:rPr>
          <w:t>41</w:t>
        </w:r>
        <w:r w:rsidR="005C032E">
          <w:rPr>
            <w:noProof/>
            <w:webHidden/>
          </w:rPr>
          <w:fldChar w:fldCharType="end"/>
        </w:r>
      </w:hyperlink>
    </w:p>
    <w:p w14:paraId="2B917394" w14:textId="0A95D063" w:rsidR="005C032E" w:rsidRDefault="00C55D23">
      <w:pPr>
        <w:pStyle w:val="Tabladeilustraciones"/>
        <w:tabs>
          <w:tab w:val="right" w:leader="dot" w:pos="8494"/>
        </w:tabs>
        <w:rPr>
          <w:rFonts w:asciiTheme="minorHAnsi" w:eastAsiaTheme="minorEastAsia" w:hAnsiTheme="minorHAnsi"/>
          <w:noProof/>
          <w:lang w:eastAsia="es-ES"/>
        </w:rPr>
      </w:pPr>
      <w:hyperlink r:id="rId31" w:anchor="_Toc32332772" w:history="1">
        <w:r w:rsidR="005C032E" w:rsidRPr="0009303B">
          <w:rPr>
            <w:rStyle w:val="Hipervnculo"/>
            <w:noProof/>
          </w:rPr>
          <w:t>Figura 19 Clase LecturaEpub</w:t>
        </w:r>
        <w:r w:rsidR="005C032E">
          <w:rPr>
            <w:noProof/>
            <w:webHidden/>
          </w:rPr>
          <w:tab/>
        </w:r>
        <w:r w:rsidR="005C032E">
          <w:rPr>
            <w:noProof/>
            <w:webHidden/>
          </w:rPr>
          <w:fldChar w:fldCharType="begin"/>
        </w:r>
        <w:r w:rsidR="005C032E">
          <w:rPr>
            <w:noProof/>
            <w:webHidden/>
          </w:rPr>
          <w:instrText xml:space="preserve"> PAGEREF _Toc32332772 \h </w:instrText>
        </w:r>
        <w:r w:rsidR="005C032E">
          <w:rPr>
            <w:noProof/>
            <w:webHidden/>
          </w:rPr>
        </w:r>
        <w:r w:rsidR="005C032E">
          <w:rPr>
            <w:noProof/>
            <w:webHidden/>
          </w:rPr>
          <w:fldChar w:fldCharType="separate"/>
        </w:r>
        <w:r w:rsidR="002C5B9B">
          <w:rPr>
            <w:noProof/>
            <w:webHidden/>
          </w:rPr>
          <w:t>41</w:t>
        </w:r>
        <w:r w:rsidR="005C032E">
          <w:rPr>
            <w:noProof/>
            <w:webHidden/>
          </w:rPr>
          <w:fldChar w:fldCharType="end"/>
        </w:r>
      </w:hyperlink>
    </w:p>
    <w:p w14:paraId="060BC445" w14:textId="25E9A71C" w:rsidR="005C032E" w:rsidRDefault="00C55D23">
      <w:pPr>
        <w:pStyle w:val="Tabladeilustraciones"/>
        <w:tabs>
          <w:tab w:val="right" w:leader="dot" w:pos="8494"/>
        </w:tabs>
        <w:rPr>
          <w:rFonts w:asciiTheme="minorHAnsi" w:eastAsiaTheme="minorEastAsia" w:hAnsiTheme="minorHAnsi"/>
          <w:noProof/>
          <w:lang w:eastAsia="es-ES"/>
        </w:rPr>
      </w:pPr>
      <w:hyperlink r:id="rId32" w:anchor="_Toc32332773" w:history="1">
        <w:r w:rsidR="005C032E" w:rsidRPr="0009303B">
          <w:rPr>
            <w:rStyle w:val="Hipervnculo"/>
            <w:noProof/>
          </w:rPr>
          <w:t>Figura 20 Clase controlador</w:t>
        </w:r>
        <w:r w:rsidR="005C032E">
          <w:rPr>
            <w:noProof/>
            <w:webHidden/>
          </w:rPr>
          <w:tab/>
        </w:r>
        <w:r w:rsidR="005C032E">
          <w:rPr>
            <w:noProof/>
            <w:webHidden/>
          </w:rPr>
          <w:fldChar w:fldCharType="begin"/>
        </w:r>
        <w:r w:rsidR="005C032E">
          <w:rPr>
            <w:noProof/>
            <w:webHidden/>
          </w:rPr>
          <w:instrText xml:space="preserve"> PAGEREF _Toc32332773 \h </w:instrText>
        </w:r>
        <w:r w:rsidR="005C032E">
          <w:rPr>
            <w:noProof/>
            <w:webHidden/>
          </w:rPr>
        </w:r>
        <w:r w:rsidR="005C032E">
          <w:rPr>
            <w:noProof/>
            <w:webHidden/>
          </w:rPr>
          <w:fldChar w:fldCharType="separate"/>
        </w:r>
        <w:r w:rsidR="002C5B9B">
          <w:rPr>
            <w:noProof/>
            <w:webHidden/>
          </w:rPr>
          <w:t>41</w:t>
        </w:r>
        <w:r w:rsidR="005C032E">
          <w:rPr>
            <w:noProof/>
            <w:webHidden/>
          </w:rPr>
          <w:fldChar w:fldCharType="end"/>
        </w:r>
      </w:hyperlink>
    </w:p>
    <w:p w14:paraId="0C7533D5" w14:textId="54E869B8" w:rsidR="005C032E" w:rsidRDefault="00C55D23">
      <w:pPr>
        <w:pStyle w:val="Tabladeilustraciones"/>
        <w:tabs>
          <w:tab w:val="right" w:leader="dot" w:pos="8494"/>
        </w:tabs>
        <w:rPr>
          <w:rFonts w:asciiTheme="minorHAnsi" w:eastAsiaTheme="minorEastAsia" w:hAnsiTheme="minorHAnsi"/>
          <w:noProof/>
          <w:lang w:eastAsia="es-ES"/>
        </w:rPr>
      </w:pPr>
      <w:hyperlink r:id="rId33" w:anchor="_Toc32332774" w:history="1">
        <w:r w:rsidR="005C032E" w:rsidRPr="0009303B">
          <w:rPr>
            <w:rStyle w:val="Hipervnculo"/>
            <w:noProof/>
          </w:rPr>
          <w:t>Figura 21 Clase Modelo</w:t>
        </w:r>
        <w:r w:rsidR="005C032E">
          <w:rPr>
            <w:noProof/>
            <w:webHidden/>
          </w:rPr>
          <w:tab/>
        </w:r>
        <w:r w:rsidR="005C032E">
          <w:rPr>
            <w:noProof/>
            <w:webHidden/>
          </w:rPr>
          <w:fldChar w:fldCharType="begin"/>
        </w:r>
        <w:r w:rsidR="005C032E">
          <w:rPr>
            <w:noProof/>
            <w:webHidden/>
          </w:rPr>
          <w:instrText xml:space="preserve"> PAGEREF _Toc32332774 \h </w:instrText>
        </w:r>
        <w:r w:rsidR="005C032E">
          <w:rPr>
            <w:noProof/>
            <w:webHidden/>
          </w:rPr>
        </w:r>
        <w:r w:rsidR="005C032E">
          <w:rPr>
            <w:noProof/>
            <w:webHidden/>
          </w:rPr>
          <w:fldChar w:fldCharType="separate"/>
        </w:r>
        <w:r w:rsidR="002C5B9B">
          <w:rPr>
            <w:noProof/>
            <w:webHidden/>
          </w:rPr>
          <w:t>42</w:t>
        </w:r>
        <w:r w:rsidR="005C032E">
          <w:rPr>
            <w:noProof/>
            <w:webHidden/>
          </w:rPr>
          <w:fldChar w:fldCharType="end"/>
        </w:r>
      </w:hyperlink>
    </w:p>
    <w:p w14:paraId="07521EAA" w14:textId="115C070D" w:rsidR="005C032E" w:rsidRDefault="00C55D23">
      <w:pPr>
        <w:pStyle w:val="Tabladeilustraciones"/>
        <w:tabs>
          <w:tab w:val="right" w:leader="dot" w:pos="8494"/>
        </w:tabs>
        <w:rPr>
          <w:rFonts w:asciiTheme="minorHAnsi" w:eastAsiaTheme="minorEastAsia" w:hAnsiTheme="minorHAnsi"/>
          <w:noProof/>
          <w:lang w:eastAsia="es-ES"/>
        </w:rPr>
      </w:pPr>
      <w:hyperlink r:id="rId34" w:anchor="_Toc32332775" w:history="1">
        <w:r w:rsidR="005C032E" w:rsidRPr="0009303B">
          <w:rPr>
            <w:rStyle w:val="Hipervnculo"/>
            <w:noProof/>
          </w:rPr>
          <w:t>Figura 22 Clase EthneaGenni</w:t>
        </w:r>
        <w:r w:rsidR="005C032E">
          <w:rPr>
            <w:noProof/>
            <w:webHidden/>
          </w:rPr>
          <w:tab/>
        </w:r>
        <w:r w:rsidR="005C032E">
          <w:rPr>
            <w:noProof/>
            <w:webHidden/>
          </w:rPr>
          <w:fldChar w:fldCharType="begin"/>
        </w:r>
        <w:r w:rsidR="005C032E">
          <w:rPr>
            <w:noProof/>
            <w:webHidden/>
          </w:rPr>
          <w:instrText xml:space="preserve"> PAGEREF _Toc32332775 \h </w:instrText>
        </w:r>
        <w:r w:rsidR="005C032E">
          <w:rPr>
            <w:noProof/>
            <w:webHidden/>
          </w:rPr>
        </w:r>
        <w:r w:rsidR="005C032E">
          <w:rPr>
            <w:noProof/>
            <w:webHidden/>
          </w:rPr>
          <w:fldChar w:fldCharType="separate"/>
        </w:r>
        <w:r w:rsidR="002C5B9B">
          <w:rPr>
            <w:noProof/>
            <w:webHidden/>
          </w:rPr>
          <w:t>43</w:t>
        </w:r>
        <w:r w:rsidR="005C032E">
          <w:rPr>
            <w:noProof/>
            <w:webHidden/>
          </w:rPr>
          <w:fldChar w:fldCharType="end"/>
        </w:r>
      </w:hyperlink>
    </w:p>
    <w:p w14:paraId="746F20A5" w14:textId="65C256DB" w:rsidR="005C032E" w:rsidRDefault="00C55D23">
      <w:pPr>
        <w:pStyle w:val="Tabladeilustraciones"/>
        <w:tabs>
          <w:tab w:val="right" w:leader="dot" w:pos="8494"/>
        </w:tabs>
        <w:rPr>
          <w:rFonts w:asciiTheme="minorHAnsi" w:eastAsiaTheme="minorEastAsia" w:hAnsiTheme="minorHAnsi"/>
          <w:noProof/>
          <w:lang w:eastAsia="es-ES"/>
        </w:rPr>
      </w:pPr>
      <w:hyperlink r:id="rId35" w:anchor="_Toc32332776" w:history="1">
        <w:r w:rsidR="005C032E" w:rsidRPr="0009303B">
          <w:rPr>
            <w:rStyle w:val="Hipervnculo"/>
            <w:noProof/>
          </w:rPr>
          <w:t>Figura 23 Clase CrearDiccionario</w:t>
        </w:r>
        <w:r w:rsidR="005C032E">
          <w:rPr>
            <w:noProof/>
            <w:webHidden/>
          </w:rPr>
          <w:tab/>
        </w:r>
        <w:r w:rsidR="005C032E">
          <w:rPr>
            <w:noProof/>
            <w:webHidden/>
          </w:rPr>
          <w:fldChar w:fldCharType="begin"/>
        </w:r>
        <w:r w:rsidR="005C032E">
          <w:rPr>
            <w:noProof/>
            <w:webHidden/>
          </w:rPr>
          <w:instrText xml:space="preserve"> PAGEREF _Toc32332776 \h </w:instrText>
        </w:r>
        <w:r w:rsidR="005C032E">
          <w:rPr>
            <w:noProof/>
            <w:webHidden/>
          </w:rPr>
        </w:r>
        <w:r w:rsidR="005C032E">
          <w:rPr>
            <w:noProof/>
            <w:webHidden/>
          </w:rPr>
          <w:fldChar w:fldCharType="separate"/>
        </w:r>
        <w:r w:rsidR="002C5B9B">
          <w:rPr>
            <w:noProof/>
            <w:webHidden/>
          </w:rPr>
          <w:t>43</w:t>
        </w:r>
        <w:r w:rsidR="005C032E">
          <w:rPr>
            <w:noProof/>
            <w:webHidden/>
          </w:rPr>
          <w:fldChar w:fldCharType="end"/>
        </w:r>
      </w:hyperlink>
    </w:p>
    <w:p w14:paraId="66443F51" w14:textId="4CFA6AC6" w:rsidR="005C032E" w:rsidRDefault="00C55D23">
      <w:pPr>
        <w:pStyle w:val="Tabladeilustraciones"/>
        <w:tabs>
          <w:tab w:val="right" w:leader="dot" w:pos="8494"/>
        </w:tabs>
        <w:rPr>
          <w:rFonts w:asciiTheme="minorHAnsi" w:eastAsiaTheme="minorEastAsia" w:hAnsiTheme="minorHAnsi"/>
          <w:noProof/>
          <w:lang w:eastAsia="es-ES"/>
        </w:rPr>
      </w:pPr>
      <w:hyperlink r:id="rId36" w:anchor="_Toc32332777" w:history="1">
        <w:r w:rsidR="005C032E" w:rsidRPr="0009303B">
          <w:rPr>
            <w:rStyle w:val="Hipervnculo"/>
            <w:noProof/>
          </w:rPr>
          <w:t>Figura 24 Clase Personaje</w:t>
        </w:r>
        <w:r w:rsidR="005C032E">
          <w:rPr>
            <w:noProof/>
            <w:webHidden/>
          </w:rPr>
          <w:tab/>
        </w:r>
        <w:r w:rsidR="005C032E">
          <w:rPr>
            <w:noProof/>
            <w:webHidden/>
          </w:rPr>
          <w:fldChar w:fldCharType="begin"/>
        </w:r>
        <w:r w:rsidR="005C032E">
          <w:rPr>
            <w:noProof/>
            <w:webHidden/>
          </w:rPr>
          <w:instrText xml:space="preserve"> PAGEREF _Toc32332777 \h </w:instrText>
        </w:r>
        <w:r w:rsidR="005C032E">
          <w:rPr>
            <w:noProof/>
            <w:webHidden/>
          </w:rPr>
        </w:r>
        <w:r w:rsidR="005C032E">
          <w:rPr>
            <w:noProof/>
            <w:webHidden/>
          </w:rPr>
          <w:fldChar w:fldCharType="separate"/>
        </w:r>
        <w:r w:rsidR="002C5B9B">
          <w:rPr>
            <w:noProof/>
            <w:webHidden/>
          </w:rPr>
          <w:t>43</w:t>
        </w:r>
        <w:r w:rsidR="005C032E">
          <w:rPr>
            <w:noProof/>
            <w:webHidden/>
          </w:rPr>
          <w:fldChar w:fldCharType="end"/>
        </w:r>
      </w:hyperlink>
    </w:p>
    <w:p w14:paraId="633DFD7C" w14:textId="33983B71" w:rsidR="005C032E" w:rsidRDefault="00C55D23">
      <w:pPr>
        <w:pStyle w:val="Tabladeilustraciones"/>
        <w:tabs>
          <w:tab w:val="right" w:leader="dot" w:pos="8494"/>
        </w:tabs>
        <w:rPr>
          <w:rFonts w:asciiTheme="minorHAnsi" w:eastAsiaTheme="minorEastAsia" w:hAnsiTheme="minorHAnsi"/>
          <w:noProof/>
          <w:lang w:eastAsia="es-ES"/>
        </w:rPr>
      </w:pPr>
      <w:hyperlink r:id="rId37" w:anchor="_Toc32332778" w:history="1">
        <w:r w:rsidR="005C032E" w:rsidRPr="0009303B">
          <w:rPr>
            <w:rStyle w:val="Hipervnculo"/>
            <w:noProof/>
          </w:rPr>
          <w:t>Figura 25 Clase PosPersonajes</w:t>
        </w:r>
        <w:r w:rsidR="005C032E">
          <w:rPr>
            <w:noProof/>
            <w:webHidden/>
          </w:rPr>
          <w:tab/>
        </w:r>
        <w:r w:rsidR="005C032E">
          <w:rPr>
            <w:noProof/>
            <w:webHidden/>
          </w:rPr>
          <w:fldChar w:fldCharType="begin"/>
        </w:r>
        <w:r w:rsidR="005C032E">
          <w:rPr>
            <w:noProof/>
            <w:webHidden/>
          </w:rPr>
          <w:instrText xml:space="preserve"> PAGEREF _Toc32332778 \h </w:instrText>
        </w:r>
        <w:r w:rsidR="005C032E">
          <w:rPr>
            <w:noProof/>
            <w:webHidden/>
          </w:rPr>
        </w:r>
        <w:r w:rsidR="005C032E">
          <w:rPr>
            <w:noProof/>
            <w:webHidden/>
          </w:rPr>
          <w:fldChar w:fldCharType="separate"/>
        </w:r>
        <w:r w:rsidR="002C5B9B">
          <w:rPr>
            <w:noProof/>
            <w:webHidden/>
          </w:rPr>
          <w:t>43</w:t>
        </w:r>
        <w:r w:rsidR="005C032E">
          <w:rPr>
            <w:noProof/>
            <w:webHidden/>
          </w:rPr>
          <w:fldChar w:fldCharType="end"/>
        </w:r>
      </w:hyperlink>
    </w:p>
    <w:p w14:paraId="5C326FF0" w14:textId="4A674747" w:rsidR="005C032E" w:rsidRDefault="00C55D23">
      <w:pPr>
        <w:pStyle w:val="Tabladeilustraciones"/>
        <w:tabs>
          <w:tab w:val="right" w:leader="dot" w:pos="8494"/>
        </w:tabs>
        <w:rPr>
          <w:rFonts w:asciiTheme="minorHAnsi" w:eastAsiaTheme="minorEastAsia" w:hAnsiTheme="minorHAnsi"/>
          <w:noProof/>
          <w:lang w:eastAsia="es-ES"/>
        </w:rPr>
      </w:pPr>
      <w:hyperlink r:id="rId38" w:anchor="_Toc32332779" w:history="1">
        <w:r w:rsidR="005C032E" w:rsidRPr="0009303B">
          <w:rPr>
            <w:rStyle w:val="Hipervnculo"/>
            <w:noProof/>
          </w:rPr>
          <w:t>Figura 26 Diagrama de secuencia para los algoritmos de creación de diccionarios</w:t>
        </w:r>
        <w:r w:rsidR="005C032E">
          <w:rPr>
            <w:noProof/>
            <w:webHidden/>
          </w:rPr>
          <w:tab/>
        </w:r>
        <w:r w:rsidR="005C032E">
          <w:rPr>
            <w:noProof/>
            <w:webHidden/>
          </w:rPr>
          <w:fldChar w:fldCharType="begin"/>
        </w:r>
        <w:r w:rsidR="005C032E">
          <w:rPr>
            <w:noProof/>
            <w:webHidden/>
          </w:rPr>
          <w:instrText xml:space="preserve"> PAGEREF _Toc32332779 \h </w:instrText>
        </w:r>
        <w:r w:rsidR="005C032E">
          <w:rPr>
            <w:noProof/>
            <w:webHidden/>
          </w:rPr>
        </w:r>
        <w:r w:rsidR="005C032E">
          <w:rPr>
            <w:noProof/>
            <w:webHidden/>
          </w:rPr>
          <w:fldChar w:fldCharType="separate"/>
        </w:r>
        <w:r w:rsidR="002C5B9B">
          <w:rPr>
            <w:noProof/>
            <w:webHidden/>
          </w:rPr>
          <w:t>45</w:t>
        </w:r>
        <w:r w:rsidR="005C032E">
          <w:rPr>
            <w:noProof/>
            <w:webHidden/>
          </w:rPr>
          <w:fldChar w:fldCharType="end"/>
        </w:r>
      </w:hyperlink>
    </w:p>
    <w:p w14:paraId="15FD27A0" w14:textId="13473A52" w:rsidR="005C032E" w:rsidRDefault="00C55D23">
      <w:pPr>
        <w:pStyle w:val="Tabladeilustraciones"/>
        <w:tabs>
          <w:tab w:val="right" w:leader="dot" w:pos="8494"/>
        </w:tabs>
        <w:rPr>
          <w:rFonts w:asciiTheme="minorHAnsi" w:eastAsiaTheme="minorEastAsia" w:hAnsiTheme="minorHAnsi"/>
          <w:noProof/>
          <w:lang w:eastAsia="es-ES"/>
        </w:rPr>
      </w:pPr>
      <w:hyperlink r:id="rId39" w:anchor="_Toc32332780" w:history="1">
        <w:r w:rsidR="005C032E" w:rsidRPr="0009303B">
          <w:rPr>
            <w:rStyle w:val="Hipervnculo"/>
            <w:noProof/>
          </w:rPr>
          <w:t>Figura 27 Diagrama de secuencia para los algoritmos de obtención de posiciones y predicción de etnia y sexo</w:t>
        </w:r>
        <w:r w:rsidR="005C032E">
          <w:rPr>
            <w:noProof/>
            <w:webHidden/>
          </w:rPr>
          <w:tab/>
        </w:r>
        <w:r w:rsidR="005C032E">
          <w:rPr>
            <w:noProof/>
            <w:webHidden/>
          </w:rPr>
          <w:fldChar w:fldCharType="begin"/>
        </w:r>
        <w:r w:rsidR="005C032E">
          <w:rPr>
            <w:noProof/>
            <w:webHidden/>
          </w:rPr>
          <w:instrText xml:space="preserve"> PAGEREF _Toc32332780 \h </w:instrText>
        </w:r>
        <w:r w:rsidR="005C032E">
          <w:rPr>
            <w:noProof/>
            <w:webHidden/>
          </w:rPr>
        </w:r>
        <w:r w:rsidR="005C032E">
          <w:rPr>
            <w:noProof/>
            <w:webHidden/>
          </w:rPr>
          <w:fldChar w:fldCharType="separate"/>
        </w:r>
        <w:r w:rsidR="002C5B9B">
          <w:rPr>
            <w:noProof/>
            <w:webHidden/>
          </w:rPr>
          <w:t>46</w:t>
        </w:r>
        <w:r w:rsidR="005C032E">
          <w:rPr>
            <w:noProof/>
            <w:webHidden/>
          </w:rPr>
          <w:fldChar w:fldCharType="end"/>
        </w:r>
      </w:hyperlink>
    </w:p>
    <w:p w14:paraId="2BE5EC02" w14:textId="2686003D" w:rsidR="005C032E" w:rsidRDefault="00C55D23">
      <w:pPr>
        <w:pStyle w:val="Tabladeilustraciones"/>
        <w:tabs>
          <w:tab w:val="right" w:leader="dot" w:pos="8494"/>
        </w:tabs>
        <w:rPr>
          <w:rFonts w:asciiTheme="minorHAnsi" w:eastAsiaTheme="minorEastAsia" w:hAnsiTheme="minorHAnsi"/>
          <w:noProof/>
          <w:lang w:eastAsia="es-ES"/>
        </w:rPr>
      </w:pPr>
      <w:hyperlink r:id="rId40" w:anchor="_Toc32332781" w:history="1">
        <w:r w:rsidR="005C032E" w:rsidRPr="0009303B">
          <w:rPr>
            <w:rStyle w:val="Hipervnculo"/>
            <w:noProof/>
          </w:rPr>
          <w:t>Figura 28 Prototipo introducir guion</w:t>
        </w:r>
        <w:r w:rsidR="005C032E">
          <w:rPr>
            <w:noProof/>
            <w:webHidden/>
          </w:rPr>
          <w:tab/>
        </w:r>
        <w:r w:rsidR="005C032E">
          <w:rPr>
            <w:noProof/>
            <w:webHidden/>
          </w:rPr>
          <w:fldChar w:fldCharType="begin"/>
        </w:r>
        <w:r w:rsidR="005C032E">
          <w:rPr>
            <w:noProof/>
            <w:webHidden/>
          </w:rPr>
          <w:instrText xml:space="preserve"> PAGEREF _Toc32332781 \h </w:instrText>
        </w:r>
        <w:r w:rsidR="005C032E">
          <w:rPr>
            <w:noProof/>
            <w:webHidden/>
          </w:rPr>
        </w:r>
        <w:r w:rsidR="005C032E">
          <w:rPr>
            <w:noProof/>
            <w:webHidden/>
          </w:rPr>
          <w:fldChar w:fldCharType="separate"/>
        </w:r>
        <w:r w:rsidR="002C5B9B">
          <w:rPr>
            <w:noProof/>
            <w:webHidden/>
          </w:rPr>
          <w:t>47</w:t>
        </w:r>
        <w:r w:rsidR="005C032E">
          <w:rPr>
            <w:noProof/>
            <w:webHidden/>
          </w:rPr>
          <w:fldChar w:fldCharType="end"/>
        </w:r>
      </w:hyperlink>
    </w:p>
    <w:p w14:paraId="2E9BDC20" w14:textId="630556E5" w:rsidR="005C032E" w:rsidRDefault="00C55D23">
      <w:pPr>
        <w:pStyle w:val="Tabladeilustraciones"/>
        <w:tabs>
          <w:tab w:val="right" w:leader="dot" w:pos="8494"/>
        </w:tabs>
        <w:rPr>
          <w:rFonts w:asciiTheme="minorHAnsi" w:eastAsiaTheme="minorEastAsia" w:hAnsiTheme="minorHAnsi"/>
          <w:noProof/>
          <w:lang w:eastAsia="es-ES"/>
        </w:rPr>
      </w:pPr>
      <w:hyperlink r:id="rId41" w:anchor="_Toc32332782" w:history="1">
        <w:r w:rsidR="005C032E" w:rsidRPr="0009303B">
          <w:rPr>
            <w:rStyle w:val="Hipervnculo"/>
            <w:noProof/>
          </w:rPr>
          <w:t>Figura 29 Prototipo selección</w:t>
        </w:r>
        <w:r w:rsidR="005C032E">
          <w:rPr>
            <w:noProof/>
            <w:webHidden/>
          </w:rPr>
          <w:tab/>
        </w:r>
        <w:r w:rsidR="005C032E">
          <w:rPr>
            <w:noProof/>
            <w:webHidden/>
          </w:rPr>
          <w:fldChar w:fldCharType="begin"/>
        </w:r>
        <w:r w:rsidR="005C032E">
          <w:rPr>
            <w:noProof/>
            <w:webHidden/>
          </w:rPr>
          <w:instrText xml:space="preserve"> PAGEREF _Toc32332782 \h </w:instrText>
        </w:r>
        <w:r w:rsidR="005C032E">
          <w:rPr>
            <w:noProof/>
            <w:webHidden/>
          </w:rPr>
        </w:r>
        <w:r w:rsidR="005C032E">
          <w:rPr>
            <w:noProof/>
            <w:webHidden/>
          </w:rPr>
          <w:fldChar w:fldCharType="separate"/>
        </w:r>
        <w:r w:rsidR="002C5B9B">
          <w:rPr>
            <w:noProof/>
            <w:webHidden/>
          </w:rPr>
          <w:t>47</w:t>
        </w:r>
        <w:r w:rsidR="005C032E">
          <w:rPr>
            <w:noProof/>
            <w:webHidden/>
          </w:rPr>
          <w:fldChar w:fldCharType="end"/>
        </w:r>
      </w:hyperlink>
    </w:p>
    <w:p w14:paraId="2C587179" w14:textId="573B12D1" w:rsidR="005C032E" w:rsidRDefault="00C55D23">
      <w:pPr>
        <w:pStyle w:val="Tabladeilustraciones"/>
        <w:tabs>
          <w:tab w:val="right" w:leader="dot" w:pos="8494"/>
        </w:tabs>
        <w:rPr>
          <w:rFonts w:asciiTheme="minorHAnsi" w:eastAsiaTheme="minorEastAsia" w:hAnsiTheme="minorHAnsi"/>
          <w:noProof/>
          <w:lang w:eastAsia="es-ES"/>
        </w:rPr>
      </w:pPr>
      <w:hyperlink r:id="rId42" w:anchor="_Toc32332783" w:history="1">
        <w:r w:rsidR="005C032E" w:rsidRPr="0009303B">
          <w:rPr>
            <w:rStyle w:val="Hipervnculo"/>
            <w:noProof/>
          </w:rPr>
          <w:t>Figura 30 Prototipo visualización de la red</w:t>
        </w:r>
        <w:r w:rsidR="005C032E">
          <w:rPr>
            <w:noProof/>
            <w:webHidden/>
          </w:rPr>
          <w:tab/>
        </w:r>
        <w:r w:rsidR="005C032E">
          <w:rPr>
            <w:noProof/>
            <w:webHidden/>
          </w:rPr>
          <w:fldChar w:fldCharType="begin"/>
        </w:r>
        <w:r w:rsidR="005C032E">
          <w:rPr>
            <w:noProof/>
            <w:webHidden/>
          </w:rPr>
          <w:instrText xml:space="preserve"> PAGEREF _Toc32332783 \h </w:instrText>
        </w:r>
        <w:r w:rsidR="005C032E">
          <w:rPr>
            <w:noProof/>
            <w:webHidden/>
          </w:rPr>
        </w:r>
        <w:r w:rsidR="005C032E">
          <w:rPr>
            <w:noProof/>
            <w:webHidden/>
          </w:rPr>
          <w:fldChar w:fldCharType="separate"/>
        </w:r>
        <w:r w:rsidR="002C5B9B">
          <w:rPr>
            <w:noProof/>
            <w:webHidden/>
          </w:rPr>
          <w:t>48</w:t>
        </w:r>
        <w:r w:rsidR="005C032E">
          <w:rPr>
            <w:noProof/>
            <w:webHidden/>
          </w:rPr>
          <w:fldChar w:fldCharType="end"/>
        </w:r>
      </w:hyperlink>
    </w:p>
    <w:p w14:paraId="5805EB20" w14:textId="10BBAC72" w:rsidR="005C032E" w:rsidRDefault="00C55D23">
      <w:pPr>
        <w:pStyle w:val="Tabladeilustraciones"/>
        <w:tabs>
          <w:tab w:val="right" w:leader="dot" w:pos="8494"/>
        </w:tabs>
        <w:rPr>
          <w:rFonts w:asciiTheme="minorHAnsi" w:eastAsiaTheme="minorEastAsia" w:hAnsiTheme="minorHAnsi"/>
          <w:noProof/>
          <w:lang w:eastAsia="es-ES"/>
        </w:rPr>
      </w:pPr>
      <w:hyperlink r:id="rId43" w:anchor="_Toc32332784" w:history="1">
        <w:r w:rsidR="005C032E" w:rsidRPr="0009303B">
          <w:rPr>
            <w:rStyle w:val="Hipervnculo"/>
            <w:noProof/>
          </w:rPr>
          <w:t>Figura 31 Prototipo modificar diccionario</w:t>
        </w:r>
        <w:r w:rsidR="005C032E">
          <w:rPr>
            <w:noProof/>
            <w:webHidden/>
          </w:rPr>
          <w:tab/>
        </w:r>
        <w:r w:rsidR="005C032E">
          <w:rPr>
            <w:noProof/>
            <w:webHidden/>
          </w:rPr>
          <w:fldChar w:fldCharType="begin"/>
        </w:r>
        <w:r w:rsidR="005C032E">
          <w:rPr>
            <w:noProof/>
            <w:webHidden/>
          </w:rPr>
          <w:instrText xml:space="preserve"> PAGEREF _Toc32332784 \h </w:instrText>
        </w:r>
        <w:r w:rsidR="005C032E">
          <w:rPr>
            <w:noProof/>
            <w:webHidden/>
          </w:rPr>
        </w:r>
        <w:r w:rsidR="005C032E">
          <w:rPr>
            <w:noProof/>
            <w:webHidden/>
          </w:rPr>
          <w:fldChar w:fldCharType="separate"/>
        </w:r>
        <w:r w:rsidR="002C5B9B">
          <w:rPr>
            <w:noProof/>
            <w:webHidden/>
          </w:rPr>
          <w:t>48</w:t>
        </w:r>
        <w:r w:rsidR="005C032E">
          <w:rPr>
            <w:noProof/>
            <w:webHidden/>
          </w:rPr>
          <w:fldChar w:fldCharType="end"/>
        </w:r>
      </w:hyperlink>
    </w:p>
    <w:p w14:paraId="7619FEFE" w14:textId="68C410F1" w:rsidR="005C032E" w:rsidRDefault="00C55D23">
      <w:pPr>
        <w:pStyle w:val="Tabladeilustraciones"/>
        <w:tabs>
          <w:tab w:val="right" w:leader="dot" w:pos="8494"/>
        </w:tabs>
        <w:rPr>
          <w:rFonts w:asciiTheme="minorHAnsi" w:eastAsiaTheme="minorEastAsia" w:hAnsiTheme="minorHAnsi"/>
          <w:noProof/>
          <w:lang w:eastAsia="es-ES"/>
        </w:rPr>
      </w:pPr>
      <w:hyperlink r:id="rId44" w:anchor="_Toc32332785" w:history="1">
        <w:r w:rsidR="005C032E" w:rsidRPr="0009303B">
          <w:rPr>
            <w:rStyle w:val="Hipervnculo"/>
            <w:noProof/>
          </w:rPr>
          <w:t>Figura 32 Prototipo extración caracterísiticas</w:t>
        </w:r>
        <w:r w:rsidR="005C032E">
          <w:rPr>
            <w:noProof/>
            <w:webHidden/>
          </w:rPr>
          <w:tab/>
        </w:r>
        <w:r w:rsidR="005C032E">
          <w:rPr>
            <w:noProof/>
            <w:webHidden/>
          </w:rPr>
          <w:fldChar w:fldCharType="begin"/>
        </w:r>
        <w:r w:rsidR="005C032E">
          <w:rPr>
            <w:noProof/>
            <w:webHidden/>
          </w:rPr>
          <w:instrText xml:space="preserve"> PAGEREF _Toc32332785 \h </w:instrText>
        </w:r>
        <w:r w:rsidR="005C032E">
          <w:rPr>
            <w:noProof/>
            <w:webHidden/>
          </w:rPr>
        </w:r>
        <w:r w:rsidR="005C032E">
          <w:rPr>
            <w:noProof/>
            <w:webHidden/>
          </w:rPr>
          <w:fldChar w:fldCharType="separate"/>
        </w:r>
        <w:r w:rsidR="002C5B9B">
          <w:rPr>
            <w:noProof/>
            <w:webHidden/>
          </w:rPr>
          <w:t>49</w:t>
        </w:r>
        <w:r w:rsidR="005C032E">
          <w:rPr>
            <w:noProof/>
            <w:webHidden/>
          </w:rPr>
          <w:fldChar w:fldCharType="end"/>
        </w:r>
      </w:hyperlink>
    </w:p>
    <w:p w14:paraId="5E584457" w14:textId="36C82587" w:rsidR="005C032E" w:rsidRDefault="00C55D23">
      <w:pPr>
        <w:pStyle w:val="Tabladeilustraciones"/>
        <w:tabs>
          <w:tab w:val="right" w:leader="dot" w:pos="8494"/>
        </w:tabs>
        <w:rPr>
          <w:rFonts w:asciiTheme="minorHAnsi" w:eastAsiaTheme="minorEastAsia" w:hAnsiTheme="minorHAnsi"/>
          <w:noProof/>
          <w:lang w:eastAsia="es-ES"/>
        </w:rPr>
      </w:pPr>
      <w:hyperlink r:id="rId45" w:anchor="_Toc32332786" w:history="1">
        <w:r w:rsidR="005C032E" w:rsidRPr="0009303B">
          <w:rPr>
            <w:rStyle w:val="Hipervnculo"/>
            <w:noProof/>
          </w:rPr>
          <w:t>Figura 33 Prototipo informe</w:t>
        </w:r>
        <w:r w:rsidR="005C032E">
          <w:rPr>
            <w:noProof/>
            <w:webHidden/>
          </w:rPr>
          <w:tab/>
        </w:r>
        <w:r w:rsidR="005C032E">
          <w:rPr>
            <w:noProof/>
            <w:webHidden/>
          </w:rPr>
          <w:fldChar w:fldCharType="begin"/>
        </w:r>
        <w:r w:rsidR="005C032E">
          <w:rPr>
            <w:noProof/>
            <w:webHidden/>
          </w:rPr>
          <w:instrText xml:space="preserve"> PAGEREF _Toc32332786 \h </w:instrText>
        </w:r>
        <w:r w:rsidR="005C032E">
          <w:rPr>
            <w:noProof/>
            <w:webHidden/>
          </w:rPr>
        </w:r>
        <w:r w:rsidR="005C032E">
          <w:rPr>
            <w:noProof/>
            <w:webHidden/>
          </w:rPr>
          <w:fldChar w:fldCharType="separate"/>
        </w:r>
        <w:r w:rsidR="002C5B9B">
          <w:rPr>
            <w:noProof/>
            <w:webHidden/>
          </w:rPr>
          <w:t>49</w:t>
        </w:r>
        <w:r w:rsidR="005C032E">
          <w:rPr>
            <w:noProof/>
            <w:webHidden/>
          </w:rPr>
          <w:fldChar w:fldCharType="end"/>
        </w:r>
      </w:hyperlink>
    </w:p>
    <w:p w14:paraId="7B42B75C" w14:textId="41F9F141" w:rsidR="005C032E" w:rsidRDefault="00C55D23">
      <w:pPr>
        <w:pStyle w:val="Tabladeilustraciones"/>
        <w:tabs>
          <w:tab w:val="right" w:leader="dot" w:pos="8494"/>
        </w:tabs>
        <w:rPr>
          <w:rFonts w:asciiTheme="minorHAnsi" w:eastAsiaTheme="minorEastAsia" w:hAnsiTheme="minorHAnsi"/>
          <w:noProof/>
          <w:lang w:eastAsia="es-ES"/>
        </w:rPr>
      </w:pPr>
      <w:hyperlink r:id="rId46" w:anchor="_Toc32332787" w:history="1">
        <w:r w:rsidR="005C032E" w:rsidRPr="0009303B">
          <w:rPr>
            <w:rStyle w:val="Hipervnculo"/>
            <w:noProof/>
          </w:rPr>
          <w:t>Figura 34 Seleccion final</w:t>
        </w:r>
        <w:r w:rsidR="005C032E">
          <w:rPr>
            <w:noProof/>
            <w:webHidden/>
          </w:rPr>
          <w:tab/>
        </w:r>
        <w:r w:rsidR="005C032E">
          <w:rPr>
            <w:noProof/>
            <w:webHidden/>
          </w:rPr>
          <w:fldChar w:fldCharType="begin"/>
        </w:r>
        <w:r w:rsidR="005C032E">
          <w:rPr>
            <w:noProof/>
            <w:webHidden/>
          </w:rPr>
          <w:instrText xml:space="preserve"> PAGEREF _Toc32332787 \h </w:instrText>
        </w:r>
        <w:r w:rsidR="005C032E">
          <w:rPr>
            <w:noProof/>
            <w:webHidden/>
          </w:rPr>
        </w:r>
        <w:r w:rsidR="005C032E">
          <w:rPr>
            <w:noProof/>
            <w:webHidden/>
          </w:rPr>
          <w:fldChar w:fldCharType="separate"/>
        </w:r>
        <w:r w:rsidR="002C5B9B">
          <w:rPr>
            <w:noProof/>
            <w:webHidden/>
          </w:rPr>
          <w:t>50</w:t>
        </w:r>
        <w:r w:rsidR="005C032E">
          <w:rPr>
            <w:noProof/>
            <w:webHidden/>
          </w:rPr>
          <w:fldChar w:fldCharType="end"/>
        </w:r>
      </w:hyperlink>
    </w:p>
    <w:p w14:paraId="49814AFE" w14:textId="70780158" w:rsidR="005C032E" w:rsidRDefault="00C55D23">
      <w:pPr>
        <w:pStyle w:val="Tabladeilustraciones"/>
        <w:tabs>
          <w:tab w:val="right" w:leader="dot" w:pos="8494"/>
        </w:tabs>
        <w:rPr>
          <w:rFonts w:asciiTheme="minorHAnsi" w:eastAsiaTheme="minorEastAsia" w:hAnsiTheme="minorHAnsi"/>
          <w:noProof/>
          <w:lang w:eastAsia="es-ES"/>
        </w:rPr>
      </w:pPr>
      <w:hyperlink r:id="rId47" w:anchor="_Toc32332788" w:history="1">
        <w:r w:rsidR="005C032E" w:rsidRPr="0009303B">
          <w:rPr>
            <w:rStyle w:val="Hipervnculo"/>
            <w:noProof/>
          </w:rPr>
          <w:t>Figura 35 Introducir guion final</w:t>
        </w:r>
        <w:r w:rsidR="005C032E">
          <w:rPr>
            <w:noProof/>
            <w:webHidden/>
          </w:rPr>
          <w:tab/>
        </w:r>
        <w:r w:rsidR="005C032E">
          <w:rPr>
            <w:noProof/>
            <w:webHidden/>
          </w:rPr>
          <w:fldChar w:fldCharType="begin"/>
        </w:r>
        <w:r w:rsidR="005C032E">
          <w:rPr>
            <w:noProof/>
            <w:webHidden/>
          </w:rPr>
          <w:instrText xml:space="preserve"> PAGEREF _Toc32332788 \h </w:instrText>
        </w:r>
        <w:r w:rsidR="005C032E">
          <w:rPr>
            <w:noProof/>
            <w:webHidden/>
          </w:rPr>
        </w:r>
        <w:r w:rsidR="005C032E">
          <w:rPr>
            <w:noProof/>
            <w:webHidden/>
          </w:rPr>
          <w:fldChar w:fldCharType="separate"/>
        </w:r>
        <w:r w:rsidR="002C5B9B">
          <w:rPr>
            <w:noProof/>
            <w:webHidden/>
          </w:rPr>
          <w:t>50</w:t>
        </w:r>
        <w:r w:rsidR="005C032E">
          <w:rPr>
            <w:noProof/>
            <w:webHidden/>
          </w:rPr>
          <w:fldChar w:fldCharType="end"/>
        </w:r>
      </w:hyperlink>
    </w:p>
    <w:p w14:paraId="0026D4CF" w14:textId="7A793C13" w:rsidR="005C032E" w:rsidRDefault="00C55D23">
      <w:pPr>
        <w:pStyle w:val="Tabladeilustraciones"/>
        <w:tabs>
          <w:tab w:val="right" w:leader="dot" w:pos="8494"/>
        </w:tabs>
        <w:rPr>
          <w:rFonts w:asciiTheme="minorHAnsi" w:eastAsiaTheme="minorEastAsia" w:hAnsiTheme="minorHAnsi"/>
          <w:noProof/>
          <w:lang w:eastAsia="es-ES"/>
        </w:rPr>
      </w:pPr>
      <w:hyperlink r:id="rId48" w:anchor="_Toc32332789" w:history="1">
        <w:r w:rsidR="005C032E" w:rsidRPr="0009303B">
          <w:rPr>
            <w:rStyle w:val="Hipervnculo"/>
            <w:noProof/>
          </w:rPr>
          <w:t>Figura 36 Visualización de la red final</w:t>
        </w:r>
        <w:r w:rsidR="005C032E">
          <w:rPr>
            <w:noProof/>
            <w:webHidden/>
          </w:rPr>
          <w:tab/>
        </w:r>
        <w:r w:rsidR="005C032E">
          <w:rPr>
            <w:noProof/>
            <w:webHidden/>
          </w:rPr>
          <w:fldChar w:fldCharType="begin"/>
        </w:r>
        <w:r w:rsidR="005C032E">
          <w:rPr>
            <w:noProof/>
            <w:webHidden/>
          </w:rPr>
          <w:instrText xml:space="preserve"> PAGEREF _Toc32332789 \h </w:instrText>
        </w:r>
        <w:r w:rsidR="005C032E">
          <w:rPr>
            <w:noProof/>
            <w:webHidden/>
          </w:rPr>
        </w:r>
        <w:r w:rsidR="005C032E">
          <w:rPr>
            <w:noProof/>
            <w:webHidden/>
          </w:rPr>
          <w:fldChar w:fldCharType="separate"/>
        </w:r>
        <w:r w:rsidR="002C5B9B">
          <w:rPr>
            <w:noProof/>
            <w:webHidden/>
          </w:rPr>
          <w:t>51</w:t>
        </w:r>
        <w:r w:rsidR="005C032E">
          <w:rPr>
            <w:noProof/>
            <w:webHidden/>
          </w:rPr>
          <w:fldChar w:fldCharType="end"/>
        </w:r>
      </w:hyperlink>
    </w:p>
    <w:p w14:paraId="6CBEB734" w14:textId="39CF5FC2" w:rsidR="005C032E" w:rsidRDefault="00C55D23">
      <w:pPr>
        <w:pStyle w:val="Tabladeilustraciones"/>
        <w:tabs>
          <w:tab w:val="right" w:leader="dot" w:pos="8494"/>
        </w:tabs>
        <w:rPr>
          <w:rFonts w:asciiTheme="minorHAnsi" w:eastAsiaTheme="minorEastAsia" w:hAnsiTheme="minorHAnsi"/>
          <w:noProof/>
          <w:lang w:eastAsia="es-ES"/>
        </w:rPr>
      </w:pPr>
      <w:hyperlink r:id="rId49" w:anchor="_Toc32332790" w:history="1">
        <w:r w:rsidR="005C032E" w:rsidRPr="0009303B">
          <w:rPr>
            <w:rStyle w:val="Hipervnculo"/>
            <w:noProof/>
          </w:rPr>
          <w:t>Figura 37 Modificar diccionario final</w:t>
        </w:r>
        <w:r w:rsidR="005C032E">
          <w:rPr>
            <w:noProof/>
            <w:webHidden/>
          </w:rPr>
          <w:tab/>
        </w:r>
        <w:r w:rsidR="005C032E">
          <w:rPr>
            <w:noProof/>
            <w:webHidden/>
          </w:rPr>
          <w:fldChar w:fldCharType="begin"/>
        </w:r>
        <w:r w:rsidR="005C032E">
          <w:rPr>
            <w:noProof/>
            <w:webHidden/>
          </w:rPr>
          <w:instrText xml:space="preserve"> PAGEREF _Toc32332790 \h </w:instrText>
        </w:r>
        <w:r w:rsidR="005C032E">
          <w:rPr>
            <w:noProof/>
            <w:webHidden/>
          </w:rPr>
        </w:r>
        <w:r w:rsidR="005C032E">
          <w:rPr>
            <w:noProof/>
            <w:webHidden/>
          </w:rPr>
          <w:fldChar w:fldCharType="separate"/>
        </w:r>
        <w:r w:rsidR="002C5B9B">
          <w:rPr>
            <w:noProof/>
            <w:webHidden/>
          </w:rPr>
          <w:t>51</w:t>
        </w:r>
        <w:r w:rsidR="005C032E">
          <w:rPr>
            <w:noProof/>
            <w:webHidden/>
          </w:rPr>
          <w:fldChar w:fldCharType="end"/>
        </w:r>
      </w:hyperlink>
    </w:p>
    <w:p w14:paraId="6B8733F6" w14:textId="104D683B" w:rsidR="005C032E" w:rsidRDefault="00C55D23">
      <w:pPr>
        <w:pStyle w:val="Tabladeilustraciones"/>
        <w:tabs>
          <w:tab w:val="right" w:leader="dot" w:pos="8494"/>
        </w:tabs>
        <w:rPr>
          <w:rFonts w:asciiTheme="minorHAnsi" w:eastAsiaTheme="minorEastAsia" w:hAnsiTheme="minorHAnsi"/>
          <w:noProof/>
          <w:lang w:eastAsia="es-ES"/>
        </w:rPr>
      </w:pPr>
      <w:hyperlink r:id="rId50" w:anchor="_Toc32332791" w:history="1">
        <w:r w:rsidR="005C032E" w:rsidRPr="0009303B">
          <w:rPr>
            <w:rStyle w:val="Hipervnculo"/>
            <w:noProof/>
          </w:rPr>
          <w:t>Figura 38 Informe final</w:t>
        </w:r>
        <w:r w:rsidR="005C032E">
          <w:rPr>
            <w:noProof/>
            <w:webHidden/>
          </w:rPr>
          <w:tab/>
        </w:r>
        <w:r w:rsidR="005C032E">
          <w:rPr>
            <w:noProof/>
            <w:webHidden/>
          </w:rPr>
          <w:fldChar w:fldCharType="begin"/>
        </w:r>
        <w:r w:rsidR="005C032E">
          <w:rPr>
            <w:noProof/>
            <w:webHidden/>
          </w:rPr>
          <w:instrText xml:space="preserve"> PAGEREF _Toc32332791 \h </w:instrText>
        </w:r>
        <w:r w:rsidR="005C032E">
          <w:rPr>
            <w:noProof/>
            <w:webHidden/>
          </w:rPr>
        </w:r>
        <w:r w:rsidR="005C032E">
          <w:rPr>
            <w:noProof/>
            <w:webHidden/>
          </w:rPr>
          <w:fldChar w:fldCharType="separate"/>
        </w:r>
        <w:r w:rsidR="002C5B9B">
          <w:rPr>
            <w:noProof/>
            <w:webHidden/>
          </w:rPr>
          <w:t>52</w:t>
        </w:r>
        <w:r w:rsidR="005C032E">
          <w:rPr>
            <w:noProof/>
            <w:webHidden/>
          </w:rPr>
          <w:fldChar w:fldCharType="end"/>
        </w:r>
      </w:hyperlink>
    </w:p>
    <w:p w14:paraId="3CE14626" w14:textId="2F9A5FFB" w:rsidR="005C032E" w:rsidRDefault="00C55D23">
      <w:pPr>
        <w:pStyle w:val="Tabladeilustraciones"/>
        <w:tabs>
          <w:tab w:val="right" w:leader="dot" w:pos="8494"/>
        </w:tabs>
        <w:rPr>
          <w:rFonts w:asciiTheme="minorHAnsi" w:eastAsiaTheme="minorEastAsia" w:hAnsiTheme="minorHAnsi"/>
          <w:noProof/>
          <w:lang w:eastAsia="es-ES"/>
        </w:rPr>
      </w:pPr>
      <w:hyperlink r:id="rId51" w:anchor="_Toc32332792" w:history="1">
        <w:r w:rsidR="005C032E" w:rsidRPr="0009303B">
          <w:rPr>
            <w:rStyle w:val="Hipervnculo"/>
            <w:noProof/>
          </w:rPr>
          <w:t>Figura 39 Extracción de datos final</w:t>
        </w:r>
        <w:r w:rsidR="005C032E">
          <w:rPr>
            <w:noProof/>
            <w:webHidden/>
          </w:rPr>
          <w:tab/>
        </w:r>
        <w:r w:rsidR="005C032E">
          <w:rPr>
            <w:noProof/>
            <w:webHidden/>
          </w:rPr>
          <w:fldChar w:fldCharType="begin"/>
        </w:r>
        <w:r w:rsidR="005C032E">
          <w:rPr>
            <w:noProof/>
            <w:webHidden/>
          </w:rPr>
          <w:instrText xml:space="preserve"> PAGEREF _Toc32332792 \h </w:instrText>
        </w:r>
        <w:r w:rsidR="005C032E">
          <w:rPr>
            <w:noProof/>
            <w:webHidden/>
          </w:rPr>
        </w:r>
        <w:r w:rsidR="005C032E">
          <w:rPr>
            <w:noProof/>
            <w:webHidden/>
          </w:rPr>
          <w:fldChar w:fldCharType="separate"/>
        </w:r>
        <w:r w:rsidR="002C5B9B">
          <w:rPr>
            <w:noProof/>
            <w:webHidden/>
          </w:rPr>
          <w:t>52</w:t>
        </w:r>
        <w:r w:rsidR="005C032E">
          <w:rPr>
            <w:noProof/>
            <w:webHidden/>
          </w:rPr>
          <w:fldChar w:fldCharType="end"/>
        </w:r>
      </w:hyperlink>
    </w:p>
    <w:p w14:paraId="294CFB4B" w14:textId="31CF3C16" w:rsidR="005C032E" w:rsidRDefault="00C55D23">
      <w:pPr>
        <w:pStyle w:val="Tabladeilustraciones"/>
        <w:tabs>
          <w:tab w:val="right" w:leader="dot" w:pos="8494"/>
        </w:tabs>
        <w:rPr>
          <w:rFonts w:asciiTheme="minorHAnsi" w:eastAsiaTheme="minorEastAsia" w:hAnsiTheme="minorHAnsi"/>
          <w:noProof/>
          <w:lang w:eastAsia="es-ES"/>
        </w:rPr>
      </w:pPr>
      <w:hyperlink w:anchor="_Toc32332793" w:history="1">
        <w:r w:rsidR="005C032E" w:rsidRPr="0009303B">
          <w:rPr>
            <w:rStyle w:val="Hipervnculo"/>
            <w:noProof/>
          </w:rPr>
          <w:t>Figura 40 Main.py</w:t>
        </w:r>
        <w:r w:rsidR="005C032E">
          <w:rPr>
            <w:noProof/>
            <w:webHidden/>
          </w:rPr>
          <w:tab/>
        </w:r>
        <w:r w:rsidR="005C032E">
          <w:rPr>
            <w:noProof/>
            <w:webHidden/>
          </w:rPr>
          <w:fldChar w:fldCharType="begin"/>
        </w:r>
        <w:r w:rsidR="005C032E">
          <w:rPr>
            <w:noProof/>
            <w:webHidden/>
          </w:rPr>
          <w:instrText xml:space="preserve"> PAGEREF _Toc32332793 \h </w:instrText>
        </w:r>
        <w:r w:rsidR="005C032E">
          <w:rPr>
            <w:noProof/>
            <w:webHidden/>
          </w:rPr>
        </w:r>
        <w:r w:rsidR="005C032E">
          <w:rPr>
            <w:noProof/>
            <w:webHidden/>
          </w:rPr>
          <w:fldChar w:fldCharType="separate"/>
        </w:r>
        <w:r w:rsidR="002C5B9B">
          <w:rPr>
            <w:noProof/>
            <w:webHidden/>
          </w:rPr>
          <w:t>56</w:t>
        </w:r>
        <w:r w:rsidR="005C032E">
          <w:rPr>
            <w:noProof/>
            <w:webHidden/>
          </w:rPr>
          <w:fldChar w:fldCharType="end"/>
        </w:r>
      </w:hyperlink>
    </w:p>
    <w:p w14:paraId="09513DC6" w14:textId="3550A121" w:rsidR="005C032E" w:rsidRDefault="00C55D23">
      <w:pPr>
        <w:pStyle w:val="Tabladeilustraciones"/>
        <w:tabs>
          <w:tab w:val="right" w:leader="dot" w:pos="8494"/>
        </w:tabs>
        <w:rPr>
          <w:rFonts w:asciiTheme="minorHAnsi" w:eastAsiaTheme="minorEastAsia" w:hAnsiTheme="minorHAnsi"/>
          <w:noProof/>
          <w:lang w:eastAsia="es-ES"/>
        </w:rPr>
      </w:pPr>
      <w:hyperlink w:anchor="_Toc32332794" w:history="1">
        <w:r w:rsidR="005C032E" w:rsidRPr="0009303B">
          <w:rPr>
            <w:rStyle w:val="Hipervnculo"/>
            <w:noProof/>
          </w:rPr>
          <w:t>Figura 41 Debug Mode On</w:t>
        </w:r>
        <w:r w:rsidR="005C032E">
          <w:rPr>
            <w:noProof/>
            <w:webHidden/>
          </w:rPr>
          <w:tab/>
        </w:r>
        <w:r w:rsidR="005C032E">
          <w:rPr>
            <w:noProof/>
            <w:webHidden/>
          </w:rPr>
          <w:fldChar w:fldCharType="begin"/>
        </w:r>
        <w:r w:rsidR="005C032E">
          <w:rPr>
            <w:noProof/>
            <w:webHidden/>
          </w:rPr>
          <w:instrText xml:space="preserve"> PAGEREF _Toc32332794 \h </w:instrText>
        </w:r>
        <w:r w:rsidR="005C032E">
          <w:rPr>
            <w:noProof/>
            <w:webHidden/>
          </w:rPr>
        </w:r>
        <w:r w:rsidR="005C032E">
          <w:rPr>
            <w:noProof/>
            <w:webHidden/>
          </w:rPr>
          <w:fldChar w:fldCharType="separate"/>
        </w:r>
        <w:r w:rsidR="002C5B9B">
          <w:rPr>
            <w:noProof/>
            <w:webHidden/>
          </w:rPr>
          <w:t>56</w:t>
        </w:r>
        <w:r w:rsidR="005C032E">
          <w:rPr>
            <w:noProof/>
            <w:webHidden/>
          </w:rPr>
          <w:fldChar w:fldCharType="end"/>
        </w:r>
      </w:hyperlink>
    </w:p>
    <w:p w14:paraId="0CBB7A06" w14:textId="1483DAA0" w:rsidR="005C032E" w:rsidRDefault="00C55D23">
      <w:pPr>
        <w:pStyle w:val="Tabladeilustraciones"/>
        <w:tabs>
          <w:tab w:val="right" w:leader="dot" w:pos="8494"/>
        </w:tabs>
        <w:rPr>
          <w:rFonts w:asciiTheme="minorHAnsi" w:eastAsiaTheme="minorEastAsia" w:hAnsiTheme="minorHAnsi"/>
          <w:noProof/>
          <w:lang w:eastAsia="es-ES"/>
        </w:rPr>
      </w:pPr>
      <w:hyperlink w:anchor="_Toc32332795" w:history="1">
        <w:r w:rsidR="005C032E" w:rsidRPr="0009303B">
          <w:rPr>
            <w:rStyle w:val="Hipervnculo"/>
            <w:noProof/>
          </w:rPr>
          <w:t>Figura 42 Debug Mode Off</w:t>
        </w:r>
        <w:r w:rsidR="005C032E">
          <w:rPr>
            <w:noProof/>
            <w:webHidden/>
          </w:rPr>
          <w:tab/>
        </w:r>
        <w:r w:rsidR="005C032E">
          <w:rPr>
            <w:noProof/>
            <w:webHidden/>
          </w:rPr>
          <w:fldChar w:fldCharType="begin"/>
        </w:r>
        <w:r w:rsidR="005C032E">
          <w:rPr>
            <w:noProof/>
            <w:webHidden/>
          </w:rPr>
          <w:instrText xml:space="preserve"> PAGEREF _Toc32332795 \h </w:instrText>
        </w:r>
        <w:r w:rsidR="005C032E">
          <w:rPr>
            <w:noProof/>
            <w:webHidden/>
          </w:rPr>
        </w:r>
        <w:r w:rsidR="005C032E">
          <w:rPr>
            <w:noProof/>
            <w:webHidden/>
          </w:rPr>
          <w:fldChar w:fldCharType="separate"/>
        </w:r>
        <w:r w:rsidR="002C5B9B">
          <w:rPr>
            <w:noProof/>
            <w:webHidden/>
          </w:rPr>
          <w:t>56</w:t>
        </w:r>
        <w:r w:rsidR="005C032E">
          <w:rPr>
            <w:noProof/>
            <w:webHidden/>
          </w:rPr>
          <w:fldChar w:fldCharType="end"/>
        </w:r>
      </w:hyperlink>
    </w:p>
    <w:p w14:paraId="0F44E849" w14:textId="03BC5BB0" w:rsidR="005C032E" w:rsidRDefault="00C55D23">
      <w:pPr>
        <w:pStyle w:val="Tabladeilustraciones"/>
        <w:tabs>
          <w:tab w:val="right" w:leader="dot" w:pos="8494"/>
        </w:tabs>
        <w:rPr>
          <w:rFonts w:asciiTheme="minorHAnsi" w:eastAsiaTheme="minorEastAsia" w:hAnsiTheme="minorHAnsi"/>
          <w:noProof/>
          <w:lang w:eastAsia="es-ES"/>
        </w:rPr>
      </w:pPr>
      <w:hyperlink r:id="rId52" w:anchor="_Toc32332796" w:history="1">
        <w:r w:rsidR="005C032E" w:rsidRPr="0009303B">
          <w:rPr>
            <w:rStyle w:val="Hipervnculo"/>
            <w:noProof/>
          </w:rPr>
          <w:t>Figura 43 Crear nueva aplicación</w:t>
        </w:r>
        <w:r w:rsidR="005C032E">
          <w:rPr>
            <w:noProof/>
            <w:webHidden/>
          </w:rPr>
          <w:tab/>
        </w:r>
        <w:r w:rsidR="005C032E">
          <w:rPr>
            <w:noProof/>
            <w:webHidden/>
          </w:rPr>
          <w:fldChar w:fldCharType="begin"/>
        </w:r>
        <w:r w:rsidR="005C032E">
          <w:rPr>
            <w:noProof/>
            <w:webHidden/>
          </w:rPr>
          <w:instrText xml:space="preserve"> PAGEREF _Toc32332796 \h </w:instrText>
        </w:r>
        <w:r w:rsidR="005C032E">
          <w:rPr>
            <w:noProof/>
            <w:webHidden/>
          </w:rPr>
        </w:r>
        <w:r w:rsidR="005C032E">
          <w:rPr>
            <w:noProof/>
            <w:webHidden/>
          </w:rPr>
          <w:fldChar w:fldCharType="separate"/>
        </w:r>
        <w:r w:rsidR="002C5B9B">
          <w:rPr>
            <w:noProof/>
            <w:webHidden/>
          </w:rPr>
          <w:t>58</w:t>
        </w:r>
        <w:r w:rsidR="005C032E">
          <w:rPr>
            <w:noProof/>
            <w:webHidden/>
          </w:rPr>
          <w:fldChar w:fldCharType="end"/>
        </w:r>
      </w:hyperlink>
    </w:p>
    <w:p w14:paraId="61900385" w14:textId="299D3DE3" w:rsidR="005C032E" w:rsidRDefault="00C55D23">
      <w:pPr>
        <w:pStyle w:val="Tabladeilustraciones"/>
        <w:tabs>
          <w:tab w:val="right" w:leader="dot" w:pos="8494"/>
        </w:tabs>
        <w:rPr>
          <w:rFonts w:asciiTheme="minorHAnsi" w:eastAsiaTheme="minorEastAsia" w:hAnsiTheme="minorHAnsi"/>
          <w:noProof/>
          <w:lang w:eastAsia="es-ES"/>
        </w:rPr>
      </w:pPr>
      <w:hyperlink r:id="rId53" w:anchor="_Toc32332797" w:history="1">
        <w:r w:rsidR="005C032E" w:rsidRPr="0009303B">
          <w:rPr>
            <w:rStyle w:val="Hipervnculo"/>
            <w:noProof/>
          </w:rPr>
          <w:t>Figura 44 Seleccionar repositorio</w:t>
        </w:r>
        <w:r w:rsidR="005C032E">
          <w:rPr>
            <w:noProof/>
            <w:webHidden/>
          </w:rPr>
          <w:tab/>
        </w:r>
        <w:r w:rsidR="005C032E">
          <w:rPr>
            <w:noProof/>
            <w:webHidden/>
          </w:rPr>
          <w:fldChar w:fldCharType="begin"/>
        </w:r>
        <w:r w:rsidR="005C032E">
          <w:rPr>
            <w:noProof/>
            <w:webHidden/>
          </w:rPr>
          <w:instrText xml:space="preserve"> PAGEREF _Toc32332797 \h </w:instrText>
        </w:r>
        <w:r w:rsidR="005C032E">
          <w:rPr>
            <w:noProof/>
            <w:webHidden/>
          </w:rPr>
        </w:r>
        <w:r w:rsidR="005C032E">
          <w:rPr>
            <w:noProof/>
            <w:webHidden/>
          </w:rPr>
          <w:fldChar w:fldCharType="separate"/>
        </w:r>
        <w:r w:rsidR="002C5B9B">
          <w:rPr>
            <w:noProof/>
            <w:webHidden/>
          </w:rPr>
          <w:t>58</w:t>
        </w:r>
        <w:r w:rsidR="005C032E">
          <w:rPr>
            <w:noProof/>
            <w:webHidden/>
          </w:rPr>
          <w:fldChar w:fldCharType="end"/>
        </w:r>
      </w:hyperlink>
    </w:p>
    <w:p w14:paraId="6CE3FEB3" w14:textId="326C3138" w:rsidR="005C032E" w:rsidRDefault="00C55D23">
      <w:pPr>
        <w:pStyle w:val="Tabladeilustraciones"/>
        <w:tabs>
          <w:tab w:val="right" w:leader="dot" w:pos="8494"/>
        </w:tabs>
        <w:rPr>
          <w:rFonts w:asciiTheme="minorHAnsi" w:eastAsiaTheme="minorEastAsia" w:hAnsiTheme="minorHAnsi"/>
          <w:noProof/>
          <w:lang w:eastAsia="es-ES"/>
        </w:rPr>
      </w:pPr>
      <w:hyperlink r:id="rId54" w:anchor="_Toc32332798" w:history="1">
        <w:r w:rsidR="005C032E" w:rsidRPr="0009303B">
          <w:rPr>
            <w:rStyle w:val="Hipervnculo"/>
            <w:noProof/>
          </w:rPr>
          <w:t>Figura 45 Enlazar GitHub</w:t>
        </w:r>
        <w:r w:rsidR="005C032E">
          <w:rPr>
            <w:noProof/>
            <w:webHidden/>
          </w:rPr>
          <w:tab/>
        </w:r>
        <w:r w:rsidR="005C032E">
          <w:rPr>
            <w:noProof/>
            <w:webHidden/>
          </w:rPr>
          <w:fldChar w:fldCharType="begin"/>
        </w:r>
        <w:r w:rsidR="005C032E">
          <w:rPr>
            <w:noProof/>
            <w:webHidden/>
          </w:rPr>
          <w:instrText xml:space="preserve"> PAGEREF _Toc32332798 \h </w:instrText>
        </w:r>
        <w:r w:rsidR="005C032E">
          <w:rPr>
            <w:noProof/>
            <w:webHidden/>
          </w:rPr>
        </w:r>
        <w:r w:rsidR="005C032E">
          <w:rPr>
            <w:noProof/>
            <w:webHidden/>
          </w:rPr>
          <w:fldChar w:fldCharType="separate"/>
        </w:r>
        <w:r w:rsidR="002C5B9B">
          <w:rPr>
            <w:noProof/>
            <w:webHidden/>
          </w:rPr>
          <w:t>58</w:t>
        </w:r>
        <w:r w:rsidR="005C032E">
          <w:rPr>
            <w:noProof/>
            <w:webHidden/>
          </w:rPr>
          <w:fldChar w:fldCharType="end"/>
        </w:r>
      </w:hyperlink>
    </w:p>
    <w:p w14:paraId="01AEFCC3" w14:textId="1F80975A" w:rsidR="005C032E" w:rsidRDefault="00C55D23">
      <w:pPr>
        <w:pStyle w:val="Tabladeilustraciones"/>
        <w:tabs>
          <w:tab w:val="right" w:leader="dot" w:pos="8494"/>
        </w:tabs>
        <w:rPr>
          <w:rFonts w:asciiTheme="minorHAnsi" w:eastAsiaTheme="minorEastAsia" w:hAnsiTheme="minorHAnsi"/>
          <w:noProof/>
          <w:lang w:eastAsia="es-ES"/>
        </w:rPr>
      </w:pPr>
      <w:hyperlink r:id="rId55" w:anchor="_Toc32332799" w:history="1">
        <w:r w:rsidR="005C032E" w:rsidRPr="0009303B">
          <w:rPr>
            <w:rStyle w:val="Hipervnculo"/>
            <w:noProof/>
          </w:rPr>
          <w:t>Figura 46 Despliegue correcto</w:t>
        </w:r>
        <w:r w:rsidR="005C032E">
          <w:rPr>
            <w:noProof/>
            <w:webHidden/>
          </w:rPr>
          <w:tab/>
        </w:r>
        <w:r w:rsidR="005C032E">
          <w:rPr>
            <w:noProof/>
            <w:webHidden/>
          </w:rPr>
          <w:fldChar w:fldCharType="begin"/>
        </w:r>
        <w:r w:rsidR="005C032E">
          <w:rPr>
            <w:noProof/>
            <w:webHidden/>
          </w:rPr>
          <w:instrText xml:space="preserve"> PAGEREF _Toc32332799 \h </w:instrText>
        </w:r>
        <w:r w:rsidR="005C032E">
          <w:rPr>
            <w:noProof/>
            <w:webHidden/>
          </w:rPr>
        </w:r>
        <w:r w:rsidR="005C032E">
          <w:rPr>
            <w:noProof/>
            <w:webHidden/>
          </w:rPr>
          <w:fldChar w:fldCharType="separate"/>
        </w:r>
        <w:r w:rsidR="002C5B9B">
          <w:rPr>
            <w:noProof/>
            <w:webHidden/>
          </w:rPr>
          <w:t>59</w:t>
        </w:r>
        <w:r w:rsidR="005C032E">
          <w:rPr>
            <w:noProof/>
            <w:webHidden/>
          </w:rPr>
          <w:fldChar w:fldCharType="end"/>
        </w:r>
      </w:hyperlink>
    </w:p>
    <w:p w14:paraId="31236F53" w14:textId="2D16D26A" w:rsidR="005C032E" w:rsidRDefault="00C55D23">
      <w:pPr>
        <w:pStyle w:val="Tabladeilustraciones"/>
        <w:tabs>
          <w:tab w:val="right" w:leader="dot" w:pos="8494"/>
        </w:tabs>
        <w:rPr>
          <w:rFonts w:asciiTheme="minorHAnsi" w:eastAsiaTheme="minorEastAsia" w:hAnsiTheme="minorHAnsi"/>
          <w:noProof/>
          <w:lang w:eastAsia="es-ES"/>
        </w:rPr>
      </w:pPr>
      <w:hyperlink r:id="rId56" w:anchor="_Toc32332800" w:history="1">
        <w:r w:rsidR="005C032E" w:rsidRPr="0009303B">
          <w:rPr>
            <w:rStyle w:val="Hipervnculo"/>
            <w:noProof/>
          </w:rPr>
          <w:t>Figura 47 Despliegue</w:t>
        </w:r>
        <w:r w:rsidR="005C032E">
          <w:rPr>
            <w:noProof/>
            <w:webHidden/>
          </w:rPr>
          <w:tab/>
        </w:r>
        <w:r w:rsidR="005C032E">
          <w:rPr>
            <w:noProof/>
            <w:webHidden/>
          </w:rPr>
          <w:fldChar w:fldCharType="begin"/>
        </w:r>
        <w:r w:rsidR="005C032E">
          <w:rPr>
            <w:noProof/>
            <w:webHidden/>
          </w:rPr>
          <w:instrText xml:space="preserve"> PAGEREF _Toc32332800 \h </w:instrText>
        </w:r>
        <w:r w:rsidR="005C032E">
          <w:rPr>
            <w:noProof/>
            <w:webHidden/>
          </w:rPr>
        </w:r>
        <w:r w:rsidR="005C032E">
          <w:rPr>
            <w:noProof/>
            <w:webHidden/>
          </w:rPr>
          <w:fldChar w:fldCharType="separate"/>
        </w:r>
        <w:r w:rsidR="002C5B9B">
          <w:rPr>
            <w:noProof/>
            <w:webHidden/>
          </w:rPr>
          <w:t>59</w:t>
        </w:r>
        <w:r w:rsidR="005C032E">
          <w:rPr>
            <w:noProof/>
            <w:webHidden/>
          </w:rPr>
          <w:fldChar w:fldCharType="end"/>
        </w:r>
      </w:hyperlink>
    </w:p>
    <w:p w14:paraId="37729C9F" w14:textId="2398B656" w:rsidR="005C032E" w:rsidRDefault="00C55D23">
      <w:pPr>
        <w:pStyle w:val="Tabladeilustraciones"/>
        <w:tabs>
          <w:tab w:val="right" w:leader="dot" w:pos="8494"/>
        </w:tabs>
        <w:rPr>
          <w:rFonts w:asciiTheme="minorHAnsi" w:eastAsiaTheme="minorEastAsia" w:hAnsiTheme="minorHAnsi"/>
          <w:noProof/>
          <w:lang w:eastAsia="es-ES"/>
        </w:rPr>
      </w:pPr>
      <w:hyperlink r:id="rId57" w:anchor="_Toc32332801" w:history="1">
        <w:r w:rsidR="005C032E" w:rsidRPr="0009303B">
          <w:rPr>
            <w:rStyle w:val="Hipervnculo"/>
            <w:noProof/>
          </w:rPr>
          <w:t>Figura 48 Traducciones poedit</w:t>
        </w:r>
        <w:r w:rsidR="005C032E">
          <w:rPr>
            <w:noProof/>
            <w:webHidden/>
          </w:rPr>
          <w:tab/>
        </w:r>
        <w:r w:rsidR="005C032E">
          <w:rPr>
            <w:noProof/>
            <w:webHidden/>
          </w:rPr>
          <w:fldChar w:fldCharType="begin"/>
        </w:r>
        <w:r w:rsidR="005C032E">
          <w:rPr>
            <w:noProof/>
            <w:webHidden/>
          </w:rPr>
          <w:instrText xml:space="preserve"> PAGEREF _Toc32332801 \h </w:instrText>
        </w:r>
        <w:r w:rsidR="005C032E">
          <w:rPr>
            <w:noProof/>
            <w:webHidden/>
          </w:rPr>
        </w:r>
        <w:r w:rsidR="005C032E">
          <w:rPr>
            <w:noProof/>
            <w:webHidden/>
          </w:rPr>
          <w:fldChar w:fldCharType="separate"/>
        </w:r>
        <w:r w:rsidR="002C5B9B">
          <w:rPr>
            <w:noProof/>
            <w:webHidden/>
          </w:rPr>
          <w:t>60</w:t>
        </w:r>
        <w:r w:rsidR="005C032E">
          <w:rPr>
            <w:noProof/>
            <w:webHidden/>
          </w:rPr>
          <w:fldChar w:fldCharType="end"/>
        </w:r>
      </w:hyperlink>
    </w:p>
    <w:p w14:paraId="42EF4598" w14:textId="3FD690A6" w:rsidR="005C032E" w:rsidRDefault="00C55D23">
      <w:pPr>
        <w:pStyle w:val="Tabladeilustraciones"/>
        <w:tabs>
          <w:tab w:val="right" w:leader="dot" w:pos="8494"/>
        </w:tabs>
        <w:rPr>
          <w:rFonts w:asciiTheme="minorHAnsi" w:eastAsiaTheme="minorEastAsia" w:hAnsiTheme="minorHAnsi"/>
          <w:noProof/>
          <w:lang w:eastAsia="es-ES"/>
        </w:rPr>
      </w:pPr>
      <w:hyperlink r:id="rId58" w:anchor="_Toc32332802" w:history="1">
        <w:r w:rsidR="005C032E" w:rsidRPr="0009303B">
          <w:rPr>
            <w:rStyle w:val="Hipervnculo"/>
            <w:noProof/>
          </w:rPr>
          <w:t>Figura 49 Añadir idioma</w:t>
        </w:r>
        <w:r w:rsidR="005C032E">
          <w:rPr>
            <w:noProof/>
            <w:webHidden/>
          </w:rPr>
          <w:tab/>
        </w:r>
        <w:r w:rsidR="005C032E">
          <w:rPr>
            <w:noProof/>
            <w:webHidden/>
          </w:rPr>
          <w:fldChar w:fldCharType="begin"/>
        </w:r>
        <w:r w:rsidR="005C032E">
          <w:rPr>
            <w:noProof/>
            <w:webHidden/>
          </w:rPr>
          <w:instrText xml:space="preserve"> PAGEREF _Toc32332802 \h </w:instrText>
        </w:r>
        <w:r w:rsidR="005C032E">
          <w:rPr>
            <w:noProof/>
            <w:webHidden/>
          </w:rPr>
        </w:r>
        <w:r w:rsidR="005C032E">
          <w:rPr>
            <w:noProof/>
            <w:webHidden/>
          </w:rPr>
          <w:fldChar w:fldCharType="separate"/>
        </w:r>
        <w:r w:rsidR="002C5B9B">
          <w:rPr>
            <w:noProof/>
            <w:webHidden/>
          </w:rPr>
          <w:t>60</w:t>
        </w:r>
        <w:r w:rsidR="005C032E">
          <w:rPr>
            <w:noProof/>
            <w:webHidden/>
          </w:rPr>
          <w:fldChar w:fldCharType="end"/>
        </w:r>
      </w:hyperlink>
    </w:p>
    <w:p w14:paraId="704DBD25" w14:textId="06C2DACB" w:rsidR="005C032E" w:rsidRDefault="00C55D23">
      <w:pPr>
        <w:pStyle w:val="Tabladeilustraciones"/>
        <w:tabs>
          <w:tab w:val="right" w:leader="dot" w:pos="8494"/>
        </w:tabs>
        <w:rPr>
          <w:rFonts w:asciiTheme="minorHAnsi" w:eastAsiaTheme="minorEastAsia" w:hAnsiTheme="minorHAnsi"/>
          <w:noProof/>
          <w:lang w:eastAsia="es-ES"/>
        </w:rPr>
      </w:pPr>
      <w:hyperlink r:id="rId59" w:anchor="_Toc32332803" w:history="1">
        <w:r w:rsidR="005C032E" w:rsidRPr="0009303B">
          <w:rPr>
            <w:rStyle w:val="Hipervnculo"/>
            <w:noProof/>
          </w:rPr>
          <w:t>Figura 50 Ejemplo escena</w:t>
        </w:r>
        <w:r w:rsidR="005C032E">
          <w:rPr>
            <w:noProof/>
            <w:webHidden/>
          </w:rPr>
          <w:tab/>
        </w:r>
        <w:r w:rsidR="005C032E">
          <w:rPr>
            <w:noProof/>
            <w:webHidden/>
          </w:rPr>
          <w:fldChar w:fldCharType="begin"/>
        </w:r>
        <w:r w:rsidR="005C032E">
          <w:rPr>
            <w:noProof/>
            <w:webHidden/>
          </w:rPr>
          <w:instrText xml:space="preserve"> PAGEREF _Toc32332803 \h </w:instrText>
        </w:r>
        <w:r w:rsidR="005C032E">
          <w:rPr>
            <w:noProof/>
            <w:webHidden/>
          </w:rPr>
        </w:r>
        <w:r w:rsidR="005C032E">
          <w:rPr>
            <w:noProof/>
            <w:webHidden/>
          </w:rPr>
          <w:fldChar w:fldCharType="separate"/>
        </w:r>
        <w:r w:rsidR="002C5B9B">
          <w:rPr>
            <w:noProof/>
            <w:webHidden/>
          </w:rPr>
          <w:t>63</w:t>
        </w:r>
        <w:r w:rsidR="005C032E">
          <w:rPr>
            <w:noProof/>
            <w:webHidden/>
          </w:rPr>
          <w:fldChar w:fldCharType="end"/>
        </w:r>
      </w:hyperlink>
    </w:p>
    <w:p w14:paraId="715E27FA" w14:textId="30264AEF" w:rsidR="005C032E" w:rsidRDefault="00C55D23">
      <w:pPr>
        <w:pStyle w:val="Tabladeilustraciones"/>
        <w:tabs>
          <w:tab w:val="right" w:leader="dot" w:pos="8494"/>
        </w:tabs>
        <w:rPr>
          <w:rFonts w:asciiTheme="minorHAnsi" w:eastAsiaTheme="minorEastAsia" w:hAnsiTheme="minorHAnsi"/>
          <w:noProof/>
          <w:lang w:eastAsia="es-ES"/>
        </w:rPr>
      </w:pPr>
      <w:hyperlink r:id="rId60" w:anchor="_Toc32332804" w:history="1">
        <w:r w:rsidR="005C032E" w:rsidRPr="0009303B">
          <w:rPr>
            <w:rStyle w:val="Hipervnculo"/>
            <w:noProof/>
          </w:rPr>
          <w:t>Figura 51 Barra de navegación</w:t>
        </w:r>
        <w:r w:rsidR="005C032E">
          <w:rPr>
            <w:noProof/>
            <w:webHidden/>
          </w:rPr>
          <w:tab/>
        </w:r>
        <w:r w:rsidR="005C032E">
          <w:rPr>
            <w:noProof/>
            <w:webHidden/>
          </w:rPr>
          <w:fldChar w:fldCharType="begin"/>
        </w:r>
        <w:r w:rsidR="005C032E">
          <w:rPr>
            <w:noProof/>
            <w:webHidden/>
          </w:rPr>
          <w:instrText xml:space="preserve"> PAGEREF _Toc32332804 \h </w:instrText>
        </w:r>
        <w:r w:rsidR="005C032E">
          <w:rPr>
            <w:noProof/>
            <w:webHidden/>
          </w:rPr>
        </w:r>
        <w:r w:rsidR="005C032E">
          <w:rPr>
            <w:noProof/>
            <w:webHidden/>
          </w:rPr>
          <w:fldChar w:fldCharType="separate"/>
        </w:r>
        <w:r w:rsidR="002C5B9B">
          <w:rPr>
            <w:noProof/>
            <w:webHidden/>
          </w:rPr>
          <w:t>63</w:t>
        </w:r>
        <w:r w:rsidR="005C032E">
          <w:rPr>
            <w:noProof/>
            <w:webHidden/>
          </w:rPr>
          <w:fldChar w:fldCharType="end"/>
        </w:r>
      </w:hyperlink>
    </w:p>
    <w:p w14:paraId="4430A59F" w14:textId="79A05705" w:rsidR="005C032E" w:rsidRDefault="00C55D23">
      <w:pPr>
        <w:pStyle w:val="Tabladeilustraciones"/>
        <w:tabs>
          <w:tab w:val="right" w:leader="dot" w:pos="8494"/>
        </w:tabs>
        <w:rPr>
          <w:rFonts w:asciiTheme="minorHAnsi" w:eastAsiaTheme="minorEastAsia" w:hAnsiTheme="minorHAnsi"/>
          <w:noProof/>
          <w:lang w:eastAsia="es-ES"/>
        </w:rPr>
      </w:pPr>
      <w:hyperlink r:id="rId61" w:anchor="_Toc32332805" w:history="1">
        <w:r w:rsidR="005C032E" w:rsidRPr="0009303B">
          <w:rPr>
            <w:rStyle w:val="Hipervnculo"/>
            <w:noProof/>
          </w:rPr>
          <w:t>Figura 52 Botones de navegación</w:t>
        </w:r>
        <w:r w:rsidR="005C032E">
          <w:rPr>
            <w:noProof/>
            <w:webHidden/>
          </w:rPr>
          <w:tab/>
        </w:r>
        <w:r w:rsidR="005C032E">
          <w:rPr>
            <w:noProof/>
            <w:webHidden/>
          </w:rPr>
          <w:fldChar w:fldCharType="begin"/>
        </w:r>
        <w:r w:rsidR="005C032E">
          <w:rPr>
            <w:noProof/>
            <w:webHidden/>
          </w:rPr>
          <w:instrText xml:space="preserve"> PAGEREF _Toc32332805 \h </w:instrText>
        </w:r>
        <w:r w:rsidR="005C032E">
          <w:rPr>
            <w:noProof/>
            <w:webHidden/>
          </w:rPr>
        </w:r>
        <w:r w:rsidR="005C032E">
          <w:rPr>
            <w:noProof/>
            <w:webHidden/>
          </w:rPr>
          <w:fldChar w:fldCharType="separate"/>
        </w:r>
        <w:r w:rsidR="002C5B9B">
          <w:rPr>
            <w:noProof/>
            <w:webHidden/>
          </w:rPr>
          <w:t>63</w:t>
        </w:r>
        <w:r w:rsidR="005C032E">
          <w:rPr>
            <w:noProof/>
            <w:webHidden/>
          </w:rPr>
          <w:fldChar w:fldCharType="end"/>
        </w:r>
      </w:hyperlink>
    </w:p>
    <w:p w14:paraId="194E8BB9" w14:textId="3EE88061" w:rsidR="005C032E" w:rsidRDefault="00C55D23">
      <w:pPr>
        <w:pStyle w:val="Tabladeilustraciones"/>
        <w:tabs>
          <w:tab w:val="right" w:leader="dot" w:pos="8494"/>
        </w:tabs>
        <w:rPr>
          <w:rFonts w:asciiTheme="minorHAnsi" w:eastAsiaTheme="minorEastAsia" w:hAnsiTheme="minorHAnsi"/>
          <w:noProof/>
          <w:lang w:eastAsia="es-ES"/>
        </w:rPr>
      </w:pPr>
      <w:hyperlink r:id="rId62" w:anchor="_Toc32332806" w:history="1">
        <w:r w:rsidR="005C032E" w:rsidRPr="0009303B">
          <w:rPr>
            <w:rStyle w:val="Hipervnculo"/>
            <w:noProof/>
          </w:rPr>
          <w:t>Figura 53 Página principal de NetExtractor</w:t>
        </w:r>
        <w:r w:rsidR="005C032E">
          <w:rPr>
            <w:noProof/>
            <w:webHidden/>
          </w:rPr>
          <w:tab/>
        </w:r>
        <w:r w:rsidR="005C032E">
          <w:rPr>
            <w:noProof/>
            <w:webHidden/>
          </w:rPr>
          <w:fldChar w:fldCharType="begin"/>
        </w:r>
        <w:r w:rsidR="005C032E">
          <w:rPr>
            <w:noProof/>
            <w:webHidden/>
          </w:rPr>
          <w:instrText xml:space="preserve"> PAGEREF _Toc32332806 \h </w:instrText>
        </w:r>
        <w:r w:rsidR="005C032E">
          <w:rPr>
            <w:noProof/>
            <w:webHidden/>
          </w:rPr>
        </w:r>
        <w:r w:rsidR="005C032E">
          <w:rPr>
            <w:noProof/>
            <w:webHidden/>
          </w:rPr>
          <w:fldChar w:fldCharType="separate"/>
        </w:r>
        <w:r w:rsidR="002C5B9B">
          <w:rPr>
            <w:noProof/>
            <w:webHidden/>
          </w:rPr>
          <w:t>64</w:t>
        </w:r>
        <w:r w:rsidR="005C032E">
          <w:rPr>
            <w:noProof/>
            <w:webHidden/>
          </w:rPr>
          <w:fldChar w:fldCharType="end"/>
        </w:r>
      </w:hyperlink>
    </w:p>
    <w:p w14:paraId="7552EC34" w14:textId="0D6E42B6" w:rsidR="005C032E" w:rsidRDefault="00C55D23">
      <w:pPr>
        <w:pStyle w:val="Tabladeilustraciones"/>
        <w:tabs>
          <w:tab w:val="right" w:leader="dot" w:pos="8494"/>
        </w:tabs>
        <w:rPr>
          <w:rFonts w:asciiTheme="minorHAnsi" w:eastAsiaTheme="minorEastAsia" w:hAnsiTheme="minorHAnsi"/>
          <w:noProof/>
          <w:lang w:eastAsia="es-ES"/>
        </w:rPr>
      </w:pPr>
      <w:hyperlink r:id="rId63" w:anchor="_Toc32332807" w:history="1">
        <w:r w:rsidR="005C032E" w:rsidRPr="0009303B">
          <w:rPr>
            <w:rStyle w:val="Hipervnculo"/>
            <w:noProof/>
          </w:rPr>
          <w:t>Figura 54 Selección de opciones NetExtractor</w:t>
        </w:r>
        <w:r w:rsidR="005C032E">
          <w:rPr>
            <w:noProof/>
            <w:webHidden/>
          </w:rPr>
          <w:tab/>
        </w:r>
        <w:r w:rsidR="005C032E">
          <w:rPr>
            <w:noProof/>
            <w:webHidden/>
          </w:rPr>
          <w:fldChar w:fldCharType="begin"/>
        </w:r>
        <w:r w:rsidR="005C032E">
          <w:rPr>
            <w:noProof/>
            <w:webHidden/>
          </w:rPr>
          <w:instrText xml:space="preserve"> PAGEREF _Toc32332807 \h </w:instrText>
        </w:r>
        <w:r w:rsidR="005C032E">
          <w:rPr>
            <w:noProof/>
            <w:webHidden/>
          </w:rPr>
        </w:r>
        <w:r w:rsidR="005C032E">
          <w:rPr>
            <w:noProof/>
            <w:webHidden/>
          </w:rPr>
          <w:fldChar w:fldCharType="separate"/>
        </w:r>
        <w:r w:rsidR="002C5B9B">
          <w:rPr>
            <w:noProof/>
            <w:webHidden/>
          </w:rPr>
          <w:t>64</w:t>
        </w:r>
        <w:r w:rsidR="005C032E">
          <w:rPr>
            <w:noProof/>
            <w:webHidden/>
          </w:rPr>
          <w:fldChar w:fldCharType="end"/>
        </w:r>
      </w:hyperlink>
    </w:p>
    <w:p w14:paraId="093C8958" w14:textId="193850E4" w:rsidR="005C032E" w:rsidRDefault="00C55D23">
      <w:pPr>
        <w:pStyle w:val="Tabladeilustraciones"/>
        <w:tabs>
          <w:tab w:val="right" w:leader="dot" w:pos="8494"/>
        </w:tabs>
        <w:rPr>
          <w:rFonts w:asciiTheme="minorHAnsi" w:eastAsiaTheme="minorEastAsia" w:hAnsiTheme="minorHAnsi"/>
          <w:noProof/>
          <w:lang w:eastAsia="es-ES"/>
        </w:rPr>
      </w:pPr>
      <w:hyperlink r:id="rId64" w:anchor="_Toc32332808" w:history="1">
        <w:r w:rsidR="005C032E" w:rsidRPr="0009303B">
          <w:rPr>
            <w:rStyle w:val="Hipervnculo"/>
            <w:noProof/>
          </w:rPr>
          <w:t>Figura 55 Introducción de ePub</w:t>
        </w:r>
        <w:r w:rsidR="005C032E">
          <w:rPr>
            <w:noProof/>
            <w:webHidden/>
          </w:rPr>
          <w:tab/>
        </w:r>
        <w:r w:rsidR="005C032E">
          <w:rPr>
            <w:noProof/>
            <w:webHidden/>
          </w:rPr>
          <w:fldChar w:fldCharType="begin"/>
        </w:r>
        <w:r w:rsidR="005C032E">
          <w:rPr>
            <w:noProof/>
            <w:webHidden/>
          </w:rPr>
          <w:instrText xml:space="preserve"> PAGEREF _Toc32332808 \h </w:instrText>
        </w:r>
        <w:r w:rsidR="005C032E">
          <w:rPr>
            <w:noProof/>
            <w:webHidden/>
          </w:rPr>
        </w:r>
        <w:r w:rsidR="005C032E">
          <w:rPr>
            <w:noProof/>
            <w:webHidden/>
          </w:rPr>
          <w:fldChar w:fldCharType="separate"/>
        </w:r>
        <w:r w:rsidR="002C5B9B">
          <w:rPr>
            <w:noProof/>
            <w:webHidden/>
          </w:rPr>
          <w:t>65</w:t>
        </w:r>
        <w:r w:rsidR="005C032E">
          <w:rPr>
            <w:noProof/>
            <w:webHidden/>
          </w:rPr>
          <w:fldChar w:fldCharType="end"/>
        </w:r>
      </w:hyperlink>
    </w:p>
    <w:p w14:paraId="726DB195" w14:textId="03621518" w:rsidR="005C032E" w:rsidRDefault="00C55D23">
      <w:pPr>
        <w:pStyle w:val="Tabladeilustraciones"/>
        <w:tabs>
          <w:tab w:val="right" w:leader="dot" w:pos="8494"/>
        </w:tabs>
        <w:rPr>
          <w:rFonts w:asciiTheme="minorHAnsi" w:eastAsiaTheme="minorEastAsia" w:hAnsiTheme="minorHAnsi"/>
          <w:noProof/>
          <w:lang w:eastAsia="es-ES"/>
        </w:rPr>
      </w:pPr>
      <w:hyperlink r:id="rId65" w:anchor="_Toc32332809" w:history="1">
        <w:r w:rsidR="005C032E" w:rsidRPr="0009303B">
          <w:rPr>
            <w:rStyle w:val="Hipervnculo"/>
            <w:noProof/>
          </w:rPr>
          <w:t>Figura 56 Creación de diccionarios</w:t>
        </w:r>
        <w:r w:rsidR="005C032E">
          <w:rPr>
            <w:noProof/>
            <w:webHidden/>
          </w:rPr>
          <w:tab/>
        </w:r>
        <w:r w:rsidR="005C032E">
          <w:rPr>
            <w:noProof/>
            <w:webHidden/>
          </w:rPr>
          <w:fldChar w:fldCharType="begin"/>
        </w:r>
        <w:r w:rsidR="005C032E">
          <w:rPr>
            <w:noProof/>
            <w:webHidden/>
          </w:rPr>
          <w:instrText xml:space="preserve"> PAGEREF _Toc32332809 \h </w:instrText>
        </w:r>
        <w:r w:rsidR="005C032E">
          <w:rPr>
            <w:noProof/>
            <w:webHidden/>
          </w:rPr>
        </w:r>
        <w:r w:rsidR="005C032E">
          <w:rPr>
            <w:noProof/>
            <w:webHidden/>
          </w:rPr>
          <w:fldChar w:fldCharType="separate"/>
        </w:r>
        <w:r w:rsidR="002C5B9B">
          <w:rPr>
            <w:noProof/>
            <w:webHidden/>
          </w:rPr>
          <w:t>66</w:t>
        </w:r>
        <w:r w:rsidR="005C032E">
          <w:rPr>
            <w:noProof/>
            <w:webHidden/>
          </w:rPr>
          <w:fldChar w:fldCharType="end"/>
        </w:r>
      </w:hyperlink>
    </w:p>
    <w:p w14:paraId="75429F4E" w14:textId="17B469E0" w:rsidR="005C032E" w:rsidRDefault="00C55D23">
      <w:pPr>
        <w:pStyle w:val="Tabladeilustraciones"/>
        <w:tabs>
          <w:tab w:val="right" w:leader="dot" w:pos="8494"/>
        </w:tabs>
        <w:rPr>
          <w:rFonts w:asciiTheme="minorHAnsi" w:eastAsiaTheme="minorEastAsia" w:hAnsiTheme="minorHAnsi"/>
          <w:noProof/>
          <w:lang w:eastAsia="es-ES"/>
        </w:rPr>
      </w:pPr>
      <w:hyperlink r:id="rId66" w:anchor="_Toc32332810" w:history="1">
        <w:r w:rsidR="005C032E" w:rsidRPr="0009303B">
          <w:rPr>
            <w:rStyle w:val="Hipervnculo"/>
            <w:noProof/>
          </w:rPr>
          <w:t>Figura 57 Importar diccionario</w:t>
        </w:r>
        <w:r w:rsidR="005C032E">
          <w:rPr>
            <w:noProof/>
            <w:webHidden/>
          </w:rPr>
          <w:tab/>
        </w:r>
        <w:r w:rsidR="005C032E">
          <w:rPr>
            <w:noProof/>
            <w:webHidden/>
          </w:rPr>
          <w:fldChar w:fldCharType="begin"/>
        </w:r>
        <w:r w:rsidR="005C032E">
          <w:rPr>
            <w:noProof/>
            <w:webHidden/>
          </w:rPr>
          <w:instrText xml:space="preserve"> PAGEREF _Toc32332810 \h </w:instrText>
        </w:r>
        <w:r w:rsidR="005C032E">
          <w:rPr>
            <w:noProof/>
            <w:webHidden/>
          </w:rPr>
        </w:r>
        <w:r w:rsidR="005C032E">
          <w:rPr>
            <w:noProof/>
            <w:webHidden/>
          </w:rPr>
          <w:fldChar w:fldCharType="separate"/>
        </w:r>
        <w:r w:rsidR="002C5B9B">
          <w:rPr>
            <w:noProof/>
            <w:webHidden/>
          </w:rPr>
          <w:t>67</w:t>
        </w:r>
        <w:r w:rsidR="005C032E">
          <w:rPr>
            <w:noProof/>
            <w:webHidden/>
          </w:rPr>
          <w:fldChar w:fldCharType="end"/>
        </w:r>
      </w:hyperlink>
    </w:p>
    <w:p w14:paraId="17E66F0C" w14:textId="7D5F6BF3" w:rsidR="005C032E" w:rsidRDefault="00C55D23">
      <w:pPr>
        <w:pStyle w:val="Tabladeilustraciones"/>
        <w:tabs>
          <w:tab w:val="right" w:leader="dot" w:pos="8494"/>
        </w:tabs>
        <w:rPr>
          <w:rFonts w:asciiTheme="minorHAnsi" w:eastAsiaTheme="minorEastAsia" w:hAnsiTheme="minorHAnsi"/>
          <w:noProof/>
          <w:lang w:eastAsia="es-ES"/>
        </w:rPr>
      </w:pPr>
      <w:hyperlink r:id="rId67" w:anchor="_Toc32332811" w:history="1">
        <w:r w:rsidR="005C032E" w:rsidRPr="0009303B">
          <w:rPr>
            <w:rStyle w:val="Hipervnculo"/>
            <w:noProof/>
          </w:rPr>
          <w:t>Figura 58 Obtener diccionario</w:t>
        </w:r>
        <w:r w:rsidR="005C032E">
          <w:rPr>
            <w:noProof/>
            <w:webHidden/>
          </w:rPr>
          <w:tab/>
        </w:r>
        <w:r w:rsidR="005C032E">
          <w:rPr>
            <w:noProof/>
            <w:webHidden/>
          </w:rPr>
          <w:fldChar w:fldCharType="begin"/>
        </w:r>
        <w:r w:rsidR="005C032E">
          <w:rPr>
            <w:noProof/>
            <w:webHidden/>
          </w:rPr>
          <w:instrText xml:space="preserve"> PAGEREF _Toc32332811 \h </w:instrText>
        </w:r>
        <w:r w:rsidR="005C032E">
          <w:rPr>
            <w:noProof/>
            <w:webHidden/>
          </w:rPr>
        </w:r>
        <w:r w:rsidR="005C032E">
          <w:rPr>
            <w:noProof/>
            <w:webHidden/>
          </w:rPr>
          <w:fldChar w:fldCharType="separate"/>
        </w:r>
        <w:r w:rsidR="002C5B9B">
          <w:rPr>
            <w:noProof/>
            <w:webHidden/>
          </w:rPr>
          <w:t>68</w:t>
        </w:r>
        <w:r w:rsidR="005C032E">
          <w:rPr>
            <w:noProof/>
            <w:webHidden/>
          </w:rPr>
          <w:fldChar w:fldCharType="end"/>
        </w:r>
      </w:hyperlink>
    </w:p>
    <w:p w14:paraId="7E3ECEA3" w14:textId="0AD52D1F" w:rsidR="005C032E" w:rsidRDefault="00C55D23">
      <w:pPr>
        <w:pStyle w:val="Tabladeilustraciones"/>
        <w:tabs>
          <w:tab w:val="right" w:leader="dot" w:pos="8494"/>
        </w:tabs>
        <w:rPr>
          <w:rFonts w:asciiTheme="minorHAnsi" w:eastAsiaTheme="minorEastAsia" w:hAnsiTheme="minorHAnsi"/>
          <w:noProof/>
          <w:lang w:eastAsia="es-ES"/>
        </w:rPr>
      </w:pPr>
      <w:hyperlink r:id="rId68" w:anchor="_Toc32332812" w:history="1">
        <w:r w:rsidR="005C032E" w:rsidRPr="0009303B">
          <w:rPr>
            <w:rStyle w:val="Hipervnculo"/>
            <w:noProof/>
          </w:rPr>
          <w:t>Figura 59 Introducción guion</w:t>
        </w:r>
        <w:r w:rsidR="005C032E">
          <w:rPr>
            <w:noProof/>
            <w:webHidden/>
          </w:rPr>
          <w:tab/>
        </w:r>
        <w:r w:rsidR="005C032E">
          <w:rPr>
            <w:noProof/>
            <w:webHidden/>
          </w:rPr>
          <w:fldChar w:fldCharType="begin"/>
        </w:r>
        <w:r w:rsidR="005C032E">
          <w:rPr>
            <w:noProof/>
            <w:webHidden/>
          </w:rPr>
          <w:instrText xml:space="preserve"> PAGEREF _Toc32332812 \h </w:instrText>
        </w:r>
        <w:r w:rsidR="005C032E">
          <w:rPr>
            <w:noProof/>
            <w:webHidden/>
          </w:rPr>
        </w:r>
        <w:r w:rsidR="005C032E">
          <w:rPr>
            <w:noProof/>
            <w:webHidden/>
          </w:rPr>
          <w:fldChar w:fldCharType="separate"/>
        </w:r>
        <w:r w:rsidR="002C5B9B">
          <w:rPr>
            <w:noProof/>
            <w:webHidden/>
          </w:rPr>
          <w:t>69</w:t>
        </w:r>
        <w:r w:rsidR="005C032E">
          <w:rPr>
            <w:noProof/>
            <w:webHidden/>
          </w:rPr>
          <w:fldChar w:fldCharType="end"/>
        </w:r>
      </w:hyperlink>
    </w:p>
    <w:p w14:paraId="4A8A34A8" w14:textId="79FA1303" w:rsidR="005C032E" w:rsidRDefault="00C55D23">
      <w:pPr>
        <w:pStyle w:val="Tabladeilustraciones"/>
        <w:tabs>
          <w:tab w:val="right" w:leader="dot" w:pos="8494"/>
        </w:tabs>
        <w:rPr>
          <w:rFonts w:asciiTheme="minorHAnsi" w:eastAsiaTheme="minorEastAsia" w:hAnsiTheme="minorHAnsi"/>
          <w:noProof/>
          <w:lang w:eastAsia="es-ES"/>
        </w:rPr>
      </w:pPr>
      <w:hyperlink r:id="rId69" w:anchor="_Toc32332813" w:history="1">
        <w:r w:rsidR="005C032E" w:rsidRPr="0009303B">
          <w:rPr>
            <w:rStyle w:val="Hipervnculo"/>
            <w:noProof/>
          </w:rPr>
          <w:t>Figura 60 Error en formato</w:t>
        </w:r>
        <w:r w:rsidR="005C032E">
          <w:rPr>
            <w:noProof/>
            <w:webHidden/>
          </w:rPr>
          <w:tab/>
        </w:r>
        <w:r w:rsidR="005C032E">
          <w:rPr>
            <w:noProof/>
            <w:webHidden/>
          </w:rPr>
          <w:fldChar w:fldCharType="begin"/>
        </w:r>
        <w:r w:rsidR="005C032E">
          <w:rPr>
            <w:noProof/>
            <w:webHidden/>
          </w:rPr>
          <w:instrText xml:space="preserve"> PAGEREF _Toc32332813 \h </w:instrText>
        </w:r>
        <w:r w:rsidR="005C032E">
          <w:rPr>
            <w:noProof/>
            <w:webHidden/>
          </w:rPr>
        </w:r>
        <w:r w:rsidR="005C032E">
          <w:rPr>
            <w:noProof/>
            <w:webHidden/>
          </w:rPr>
          <w:fldChar w:fldCharType="separate"/>
        </w:r>
        <w:r w:rsidR="002C5B9B">
          <w:rPr>
            <w:noProof/>
            <w:webHidden/>
          </w:rPr>
          <w:t>69</w:t>
        </w:r>
        <w:r w:rsidR="005C032E">
          <w:rPr>
            <w:noProof/>
            <w:webHidden/>
          </w:rPr>
          <w:fldChar w:fldCharType="end"/>
        </w:r>
      </w:hyperlink>
    </w:p>
    <w:p w14:paraId="3312EB2C" w14:textId="7CE349A7" w:rsidR="005C032E" w:rsidRDefault="00C55D23">
      <w:pPr>
        <w:pStyle w:val="Tabladeilustraciones"/>
        <w:tabs>
          <w:tab w:val="right" w:leader="dot" w:pos="8494"/>
        </w:tabs>
        <w:rPr>
          <w:rFonts w:asciiTheme="minorHAnsi" w:eastAsiaTheme="minorEastAsia" w:hAnsiTheme="minorHAnsi"/>
          <w:noProof/>
          <w:lang w:eastAsia="es-ES"/>
        </w:rPr>
      </w:pPr>
      <w:hyperlink r:id="rId70" w:anchor="_Toc32332814" w:history="1">
        <w:r w:rsidR="005C032E" w:rsidRPr="0009303B">
          <w:rPr>
            <w:rStyle w:val="Hipervnculo"/>
            <w:noProof/>
          </w:rPr>
          <w:t>Figura 61 Modificar personajes</w:t>
        </w:r>
        <w:r w:rsidR="005C032E">
          <w:rPr>
            <w:noProof/>
            <w:webHidden/>
          </w:rPr>
          <w:tab/>
        </w:r>
        <w:r w:rsidR="005C032E">
          <w:rPr>
            <w:noProof/>
            <w:webHidden/>
          </w:rPr>
          <w:fldChar w:fldCharType="begin"/>
        </w:r>
        <w:r w:rsidR="005C032E">
          <w:rPr>
            <w:noProof/>
            <w:webHidden/>
          </w:rPr>
          <w:instrText xml:space="preserve"> PAGEREF _Toc32332814 \h </w:instrText>
        </w:r>
        <w:r w:rsidR="005C032E">
          <w:rPr>
            <w:noProof/>
            <w:webHidden/>
          </w:rPr>
        </w:r>
        <w:r w:rsidR="005C032E">
          <w:rPr>
            <w:noProof/>
            <w:webHidden/>
          </w:rPr>
          <w:fldChar w:fldCharType="separate"/>
        </w:r>
        <w:r w:rsidR="002C5B9B">
          <w:rPr>
            <w:noProof/>
            <w:webHidden/>
          </w:rPr>
          <w:t>70</w:t>
        </w:r>
        <w:r w:rsidR="005C032E">
          <w:rPr>
            <w:noProof/>
            <w:webHidden/>
          </w:rPr>
          <w:fldChar w:fldCharType="end"/>
        </w:r>
      </w:hyperlink>
    </w:p>
    <w:p w14:paraId="77D4BE2A" w14:textId="6E3BE757" w:rsidR="005C032E" w:rsidRDefault="00C55D23">
      <w:pPr>
        <w:pStyle w:val="Tabladeilustraciones"/>
        <w:tabs>
          <w:tab w:val="right" w:leader="dot" w:pos="8494"/>
        </w:tabs>
        <w:rPr>
          <w:rFonts w:asciiTheme="minorHAnsi" w:eastAsiaTheme="minorEastAsia" w:hAnsiTheme="minorHAnsi"/>
          <w:noProof/>
          <w:lang w:eastAsia="es-ES"/>
        </w:rPr>
      </w:pPr>
      <w:hyperlink r:id="rId71" w:anchor="_Toc32332815" w:history="1">
        <w:r w:rsidR="005C032E" w:rsidRPr="0009303B">
          <w:rPr>
            <w:rStyle w:val="Hipervnculo"/>
            <w:noProof/>
          </w:rPr>
          <w:t>Figura 62 Añadir personajes</w:t>
        </w:r>
        <w:r w:rsidR="005C032E">
          <w:rPr>
            <w:noProof/>
            <w:webHidden/>
          </w:rPr>
          <w:tab/>
        </w:r>
        <w:r w:rsidR="005C032E">
          <w:rPr>
            <w:noProof/>
            <w:webHidden/>
          </w:rPr>
          <w:fldChar w:fldCharType="begin"/>
        </w:r>
        <w:r w:rsidR="005C032E">
          <w:rPr>
            <w:noProof/>
            <w:webHidden/>
          </w:rPr>
          <w:instrText xml:space="preserve"> PAGEREF _Toc32332815 \h </w:instrText>
        </w:r>
        <w:r w:rsidR="005C032E">
          <w:rPr>
            <w:noProof/>
            <w:webHidden/>
          </w:rPr>
        </w:r>
        <w:r w:rsidR="005C032E">
          <w:rPr>
            <w:noProof/>
            <w:webHidden/>
          </w:rPr>
          <w:fldChar w:fldCharType="separate"/>
        </w:r>
        <w:r w:rsidR="002C5B9B">
          <w:rPr>
            <w:noProof/>
            <w:webHidden/>
          </w:rPr>
          <w:t>71</w:t>
        </w:r>
        <w:r w:rsidR="005C032E">
          <w:rPr>
            <w:noProof/>
            <w:webHidden/>
          </w:rPr>
          <w:fldChar w:fldCharType="end"/>
        </w:r>
      </w:hyperlink>
    </w:p>
    <w:p w14:paraId="37904087" w14:textId="700920D7" w:rsidR="005C032E" w:rsidRDefault="00C55D23">
      <w:pPr>
        <w:pStyle w:val="Tabladeilustraciones"/>
        <w:tabs>
          <w:tab w:val="right" w:leader="dot" w:pos="8494"/>
        </w:tabs>
        <w:rPr>
          <w:rFonts w:asciiTheme="minorHAnsi" w:eastAsiaTheme="minorEastAsia" w:hAnsiTheme="minorHAnsi"/>
          <w:noProof/>
          <w:lang w:eastAsia="es-ES"/>
        </w:rPr>
      </w:pPr>
      <w:hyperlink r:id="rId72" w:anchor="_Toc32332816" w:history="1">
        <w:r w:rsidR="005C032E" w:rsidRPr="0009303B">
          <w:rPr>
            <w:rStyle w:val="Hipervnculo"/>
            <w:noProof/>
          </w:rPr>
          <w:t>Figura 63 Borrar personajes</w:t>
        </w:r>
        <w:r w:rsidR="005C032E">
          <w:rPr>
            <w:noProof/>
            <w:webHidden/>
          </w:rPr>
          <w:tab/>
        </w:r>
        <w:r w:rsidR="005C032E">
          <w:rPr>
            <w:noProof/>
            <w:webHidden/>
          </w:rPr>
          <w:fldChar w:fldCharType="begin"/>
        </w:r>
        <w:r w:rsidR="005C032E">
          <w:rPr>
            <w:noProof/>
            <w:webHidden/>
          </w:rPr>
          <w:instrText xml:space="preserve"> PAGEREF _Toc32332816 \h </w:instrText>
        </w:r>
        <w:r w:rsidR="005C032E">
          <w:rPr>
            <w:noProof/>
            <w:webHidden/>
          </w:rPr>
        </w:r>
        <w:r w:rsidR="005C032E">
          <w:rPr>
            <w:noProof/>
            <w:webHidden/>
          </w:rPr>
          <w:fldChar w:fldCharType="separate"/>
        </w:r>
        <w:r w:rsidR="002C5B9B">
          <w:rPr>
            <w:noProof/>
            <w:webHidden/>
          </w:rPr>
          <w:t>72</w:t>
        </w:r>
        <w:r w:rsidR="005C032E">
          <w:rPr>
            <w:noProof/>
            <w:webHidden/>
          </w:rPr>
          <w:fldChar w:fldCharType="end"/>
        </w:r>
      </w:hyperlink>
    </w:p>
    <w:p w14:paraId="34084AD8" w14:textId="3FF17673" w:rsidR="005C032E" w:rsidRDefault="00C55D23">
      <w:pPr>
        <w:pStyle w:val="Tabladeilustraciones"/>
        <w:tabs>
          <w:tab w:val="right" w:leader="dot" w:pos="8494"/>
        </w:tabs>
        <w:rPr>
          <w:rFonts w:asciiTheme="minorHAnsi" w:eastAsiaTheme="minorEastAsia" w:hAnsiTheme="minorHAnsi"/>
          <w:noProof/>
          <w:lang w:eastAsia="es-ES"/>
        </w:rPr>
      </w:pPr>
      <w:hyperlink r:id="rId73" w:anchor="_Toc32332817" w:history="1">
        <w:r w:rsidR="005C032E" w:rsidRPr="0009303B">
          <w:rPr>
            <w:rStyle w:val="Hipervnculo"/>
            <w:noProof/>
          </w:rPr>
          <w:t>Figura 64 Juntar personajes</w:t>
        </w:r>
        <w:r w:rsidR="005C032E">
          <w:rPr>
            <w:noProof/>
            <w:webHidden/>
          </w:rPr>
          <w:tab/>
        </w:r>
        <w:r w:rsidR="005C032E">
          <w:rPr>
            <w:noProof/>
            <w:webHidden/>
          </w:rPr>
          <w:fldChar w:fldCharType="begin"/>
        </w:r>
        <w:r w:rsidR="005C032E">
          <w:rPr>
            <w:noProof/>
            <w:webHidden/>
          </w:rPr>
          <w:instrText xml:space="preserve"> PAGEREF _Toc32332817 \h </w:instrText>
        </w:r>
        <w:r w:rsidR="005C032E">
          <w:rPr>
            <w:noProof/>
            <w:webHidden/>
          </w:rPr>
        </w:r>
        <w:r w:rsidR="005C032E">
          <w:rPr>
            <w:noProof/>
            <w:webHidden/>
          </w:rPr>
          <w:fldChar w:fldCharType="separate"/>
        </w:r>
        <w:r w:rsidR="002C5B9B">
          <w:rPr>
            <w:noProof/>
            <w:webHidden/>
          </w:rPr>
          <w:t>72</w:t>
        </w:r>
        <w:r w:rsidR="005C032E">
          <w:rPr>
            <w:noProof/>
            <w:webHidden/>
          </w:rPr>
          <w:fldChar w:fldCharType="end"/>
        </w:r>
      </w:hyperlink>
    </w:p>
    <w:p w14:paraId="3D2C051B" w14:textId="6FBB5C5E" w:rsidR="005C032E" w:rsidRDefault="00C55D23">
      <w:pPr>
        <w:pStyle w:val="Tabladeilustraciones"/>
        <w:tabs>
          <w:tab w:val="right" w:leader="dot" w:pos="8494"/>
        </w:tabs>
        <w:rPr>
          <w:rFonts w:asciiTheme="minorHAnsi" w:eastAsiaTheme="minorEastAsia" w:hAnsiTheme="minorHAnsi"/>
          <w:noProof/>
          <w:lang w:eastAsia="es-ES"/>
        </w:rPr>
      </w:pPr>
      <w:hyperlink r:id="rId74" w:anchor="_Toc32332818" w:history="1">
        <w:r w:rsidR="005C032E" w:rsidRPr="0009303B">
          <w:rPr>
            <w:rStyle w:val="Hipervnculo"/>
            <w:noProof/>
          </w:rPr>
          <w:t>Figura 65 Añadir referencia</w:t>
        </w:r>
        <w:r w:rsidR="005C032E">
          <w:rPr>
            <w:noProof/>
            <w:webHidden/>
          </w:rPr>
          <w:tab/>
        </w:r>
        <w:r w:rsidR="005C032E">
          <w:rPr>
            <w:noProof/>
            <w:webHidden/>
          </w:rPr>
          <w:fldChar w:fldCharType="begin"/>
        </w:r>
        <w:r w:rsidR="005C032E">
          <w:rPr>
            <w:noProof/>
            <w:webHidden/>
          </w:rPr>
          <w:instrText xml:space="preserve"> PAGEREF _Toc32332818 \h </w:instrText>
        </w:r>
        <w:r w:rsidR="005C032E">
          <w:rPr>
            <w:noProof/>
            <w:webHidden/>
          </w:rPr>
        </w:r>
        <w:r w:rsidR="005C032E">
          <w:rPr>
            <w:noProof/>
            <w:webHidden/>
          </w:rPr>
          <w:fldChar w:fldCharType="separate"/>
        </w:r>
        <w:r w:rsidR="002C5B9B">
          <w:rPr>
            <w:noProof/>
            <w:webHidden/>
          </w:rPr>
          <w:t>73</w:t>
        </w:r>
        <w:r w:rsidR="005C032E">
          <w:rPr>
            <w:noProof/>
            <w:webHidden/>
          </w:rPr>
          <w:fldChar w:fldCharType="end"/>
        </w:r>
      </w:hyperlink>
    </w:p>
    <w:p w14:paraId="5CCC9EF8" w14:textId="29D7ECE5" w:rsidR="005C032E" w:rsidRDefault="00C55D23">
      <w:pPr>
        <w:pStyle w:val="Tabladeilustraciones"/>
        <w:tabs>
          <w:tab w:val="right" w:leader="dot" w:pos="8494"/>
        </w:tabs>
        <w:rPr>
          <w:rFonts w:asciiTheme="minorHAnsi" w:eastAsiaTheme="minorEastAsia" w:hAnsiTheme="minorHAnsi"/>
          <w:noProof/>
          <w:lang w:eastAsia="es-ES"/>
        </w:rPr>
      </w:pPr>
      <w:hyperlink r:id="rId75" w:anchor="_Toc32332819" w:history="1">
        <w:r w:rsidR="005C032E" w:rsidRPr="0009303B">
          <w:rPr>
            <w:rStyle w:val="Hipervnculo"/>
            <w:noProof/>
          </w:rPr>
          <w:t>Figura 66 Borrar referencia</w:t>
        </w:r>
        <w:r w:rsidR="005C032E">
          <w:rPr>
            <w:noProof/>
            <w:webHidden/>
          </w:rPr>
          <w:tab/>
        </w:r>
        <w:r w:rsidR="005C032E">
          <w:rPr>
            <w:noProof/>
            <w:webHidden/>
          </w:rPr>
          <w:fldChar w:fldCharType="begin"/>
        </w:r>
        <w:r w:rsidR="005C032E">
          <w:rPr>
            <w:noProof/>
            <w:webHidden/>
          </w:rPr>
          <w:instrText xml:space="preserve"> PAGEREF _Toc32332819 \h </w:instrText>
        </w:r>
        <w:r w:rsidR="005C032E">
          <w:rPr>
            <w:noProof/>
            <w:webHidden/>
          </w:rPr>
        </w:r>
        <w:r w:rsidR="005C032E">
          <w:rPr>
            <w:noProof/>
            <w:webHidden/>
          </w:rPr>
          <w:fldChar w:fldCharType="separate"/>
        </w:r>
        <w:r w:rsidR="002C5B9B">
          <w:rPr>
            <w:noProof/>
            <w:webHidden/>
          </w:rPr>
          <w:t>74</w:t>
        </w:r>
        <w:r w:rsidR="005C032E">
          <w:rPr>
            <w:noProof/>
            <w:webHidden/>
          </w:rPr>
          <w:fldChar w:fldCharType="end"/>
        </w:r>
      </w:hyperlink>
    </w:p>
    <w:p w14:paraId="30FB78D8" w14:textId="51E43743" w:rsidR="005C032E" w:rsidRDefault="00C55D23">
      <w:pPr>
        <w:pStyle w:val="Tabladeilustraciones"/>
        <w:tabs>
          <w:tab w:val="right" w:leader="dot" w:pos="8494"/>
        </w:tabs>
        <w:rPr>
          <w:rFonts w:asciiTheme="minorHAnsi" w:eastAsiaTheme="minorEastAsia" w:hAnsiTheme="minorHAnsi"/>
          <w:noProof/>
          <w:lang w:eastAsia="es-ES"/>
        </w:rPr>
      </w:pPr>
      <w:hyperlink r:id="rId76" w:anchor="_Toc32332820" w:history="1">
        <w:r w:rsidR="005C032E" w:rsidRPr="0009303B">
          <w:rPr>
            <w:rStyle w:val="Hipervnculo"/>
            <w:noProof/>
          </w:rPr>
          <w:t>Figura 67 Modificar id</w:t>
        </w:r>
        <w:r w:rsidR="005C032E">
          <w:rPr>
            <w:noProof/>
            <w:webHidden/>
          </w:rPr>
          <w:tab/>
        </w:r>
        <w:r w:rsidR="005C032E">
          <w:rPr>
            <w:noProof/>
            <w:webHidden/>
          </w:rPr>
          <w:fldChar w:fldCharType="begin"/>
        </w:r>
        <w:r w:rsidR="005C032E">
          <w:rPr>
            <w:noProof/>
            <w:webHidden/>
          </w:rPr>
          <w:instrText xml:space="preserve"> PAGEREF _Toc32332820 \h </w:instrText>
        </w:r>
        <w:r w:rsidR="005C032E">
          <w:rPr>
            <w:noProof/>
            <w:webHidden/>
          </w:rPr>
        </w:r>
        <w:r w:rsidR="005C032E">
          <w:rPr>
            <w:noProof/>
            <w:webHidden/>
          </w:rPr>
          <w:fldChar w:fldCharType="separate"/>
        </w:r>
        <w:r w:rsidR="002C5B9B">
          <w:rPr>
            <w:noProof/>
            <w:webHidden/>
          </w:rPr>
          <w:t>75</w:t>
        </w:r>
        <w:r w:rsidR="005C032E">
          <w:rPr>
            <w:noProof/>
            <w:webHidden/>
          </w:rPr>
          <w:fldChar w:fldCharType="end"/>
        </w:r>
      </w:hyperlink>
    </w:p>
    <w:p w14:paraId="3A57CDC3" w14:textId="2D879109" w:rsidR="005C032E" w:rsidRDefault="00C55D23">
      <w:pPr>
        <w:pStyle w:val="Tabladeilustraciones"/>
        <w:tabs>
          <w:tab w:val="right" w:leader="dot" w:pos="8494"/>
        </w:tabs>
        <w:rPr>
          <w:rFonts w:asciiTheme="minorHAnsi" w:eastAsiaTheme="minorEastAsia" w:hAnsiTheme="minorHAnsi"/>
          <w:noProof/>
          <w:lang w:eastAsia="es-ES"/>
        </w:rPr>
      </w:pPr>
      <w:hyperlink r:id="rId77" w:anchor="_Toc32332821" w:history="1">
        <w:r w:rsidR="005C032E" w:rsidRPr="0009303B">
          <w:rPr>
            <w:rStyle w:val="Hipervnculo"/>
            <w:noProof/>
          </w:rPr>
          <w:t>Figura 68 Modificar etnia</w:t>
        </w:r>
        <w:r w:rsidR="005C032E">
          <w:rPr>
            <w:noProof/>
            <w:webHidden/>
          </w:rPr>
          <w:tab/>
        </w:r>
        <w:r w:rsidR="005C032E">
          <w:rPr>
            <w:noProof/>
            <w:webHidden/>
          </w:rPr>
          <w:fldChar w:fldCharType="begin"/>
        </w:r>
        <w:r w:rsidR="005C032E">
          <w:rPr>
            <w:noProof/>
            <w:webHidden/>
          </w:rPr>
          <w:instrText xml:space="preserve"> PAGEREF _Toc32332821 \h </w:instrText>
        </w:r>
        <w:r w:rsidR="005C032E">
          <w:rPr>
            <w:noProof/>
            <w:webHidden/>
          </w:rPr>
        </w:r>
        <w:r w:rsidR="005C032E">
          <w:rPr>
            <w:noProof/>
            <w:webHidden/>
          </w:rPr>
          <w:fldChar w:fldCharType="separate"/>
        </w:r>
        <w:r w:rsidR="002C5B9B">
          <w:rPr>
            <w:noProof/>
            <w:webHidden/>
          </w:rPr>
          <w:t>76</w:t>
        </w:r>
        <w:r w:rsidR="005C032E">
          <w:rPr>
            <w:noProof/>
            <w:webHidden/>
          </w:rPr>
          <w:fldChar w:fldCharType="end"/>
        </w:r>
      </w:hyperlink>
    </w:p>
    <w:p w14:paraId="557D7CC4" w14:textId="0C4146C4" w:rsidR="005C032E" w:rsidRDefault="00C55D23">
      <w:pPr>
        <w:pStyle w:val="Tabladeilustraciones"/>
        <w:tabs>
          <w:tab w:val="right" w:leader="dot" w:pos="8494"/>
        </w:tabs>
        <w:rPr>
          <w:rFonts w:asciiTheme="minorHAnsi" w:eastAsiaTheme="minorEastAsia" w:hAnsiTheme="minorHAnsi"/>
          <w:noProof/>
          <w:lang w:eastAsia="es-ES"/>
        </w:rPr>
      </w:pPr>
      <w:hyperlink r:id="rId78" w:anchor="_Toc32332822" w:history="1">
        <w:r w:rsidR="005C032E" w:rsidRPr="0009303B">
          <w:rPr>
            <w:rStyle w:val="Hipervnculo"/>
            <w:noProof/>
          </w:rPr>
          <w:t>Figura 69 Modificar sexo</w:t>
        </w:r>
        <w:r w:rsidR="005C032E">
          <w:rPr>
            <w:noProof/>
            <w:webHidden/>
          </w:rPr>
          <w:tab/>
        </w:r>
        <w:r w:rsidR="005C032E">
          <w:rPr>
            <w:noProof/>
            <w:webHidden/>
          </w:rPr>
          <w:fldChar w:fldCharType="begin"/>
        </w:r>
        <w:r w:rsidR="005C032E">
          <w:rPr>
            <w:noProof/>
            <w:webHidden/>
          </w:rPr>
          <w:instrText xml:space="preserve"> PAGEREF _Toc32332822 \h </w:instrText>
        </w:r>
        <w:r w:rsidR="005C032E">
          <w:rPr>
            <w:noProof/>
            <w:webHidden/>
          </w:rPr>
        </w:r>
        <w:r w:rsidR="005C032E">
          <w:rPr>
            <w:noProof/>
            <w:webHidden/>
          </w:rPr>
          <w:fldChar w:fldCharType="separate"/>
        </w:r>
        <w:r w:rsidR="002C5B9B">
          <w:rPr>
            <w:noProof/>
            <w:webHidden/>
          </w:rPr>
          <w:t>77</w:t>
        </w:r>
        <w:r w:rsidR="005C032E">
          <w:rPr>
            <w:noProof/>
            <w:webHidden/>
          </w:rPr>
          <w:fldChar w:fldCharType="end"/>
        </w:r>
      </w:hyperlink>
    </w:p>
    <w:p w14:paraId="4A285D9E" w14:textId="41FDE566" w:rsidR="005C032E" w:rsidRDefault="00C55D23">
      <w:pPr>
        <w:pStyle w:val="Tabladeilustraciones"/>
        <w:tabs>
          <w:tab w:val="right" w:leader="dot" w:pos="8494"/>
        </w:tabs>
        <w:rPr>
          <w:rFonts w:asciiTheme="minorHAnsi" w:eastAsiaTheme="minorEastAsia" w:hAnsiTheme="minorHAnsi"/>
          <w:noProof/>
          <w:lang w:eastAsia="es-ES"/>
        </w:rPr>
      </w:pPr>
      <w:hyperlink r:id="rId79" w:anchor="_Toc32332823" w:history="1">
        <w:r w:rsidR="005C032E" w:rsidRPr="0009303B">
          <w:rPr>
            <w:rStyle w:val="Hipervnculo"/>
            <w:noProof/>
          </w:rPr>
          <w:t>Figura 70 Parámetros adicionales ePub</w:t>
        </w:r>
        <w:r w:rsidR="005C032E">
          <w:rPr>
            <w:noProof/>
            <w:webHidden/>
          </w:rPr>
          <w:tab/>
        </w:r>
        <w:r w:rsidR="005C032E">
          <w:rPr>
            <w:noProof/>
            <w:webHidden/>
          </w:rPr>
          <w:fldChar w:fldCharType="begin"/>
        </w:r>
        <w:r w:rsidR="005C032E">
          <w:rPr>
            <w:noProof/>
            <w:webHidden/>
          </w:rPr>
          <w:instrText xml:space="preserve"> PAGEREF _Toc32332823 \h </w:instrText>
        </w:r>
        <w:r w:rsidR="005C032E">
          <w:rPr>
            <w:noProof/>
            <w:webHidden/>
          </w:rPr>
        </w:r>
        <w:r w:rsidR="005C032E">
          <w:rPr>
            <w:noProof/>
            <w:webHidden/>
          </w:rPr>
          <w:fldChar w:fldCharType="separate"/>
        </w:r>
        <w:r w:rsidR="002C5B9B">
          <w:rPr>
            <w:noProof/>
            <w:webHidden/>
          </w:rPr>
          <w:t>78</w:t>
        </w:r>
        <w:r w:rsidR="005C032E">
          <w:rPr>
            <w:noProof/>
            <w:webHidden/>
          </w:rPr>
          <w:fldChar w:fldCharType="end"/>
        </w:r>
      </w:hyperlink>
    </w:p>
    <w:p w14:paraId="099C5E41" w14:textId="41446E30" w:rsidR="005C032E" w:rsidRDefault="00C55D23">
      <w:pPr>
        <w:pStyle w:val="Tabladeilustraciones"/>
        <w:tabs>
          <w:tab w:val="right" w:leader="dot" w:pos="8494"/>
        </w:tabs>
        <w:rPr>
          <w:rFonts w:asciiTheme="minorHAnsi" w:eastAsiaTheme="minorEastAsia" w:hAnsiTheme="minorHAnsi"/>
          <w:noProof/>
          <w:lang w:eastAsia="es-ES"/>
        </w:rPr>
      </w:pPr>
      <w:hyperlink r:id="rId80" w:anchor="_Toc32332824" w:history="1">
        <w:r w:rsidR="005C032E" w:rsidRPr="0009303B">
          <w:rPr>
            <w:rStyle w:val="Hipervnculo"/>
            <w:noProof/>
          </w:rPr>
          <w:t>Figura 71 Parámetros adicionales películas</w:t>
        </w:r>
        <w:r w:rsidR="005C032E">
          <w:rPr>
            <w:noProof/>
            <w:webHidden/>
          </w:rPr>
          <w:tab/>
        </w:r>
        <w:r w:rsidR="005C032E">
          <w:rPr>
            <w:noProof/>
            <w:webHidden/>
          </w:rPr>
          <w:fldChar w:fldCharType="begin"/>
        </w:r>
        <w:r w:rsidR="005C032E">
          <w:rPr>
            <w:noProof/>
            <w:webHidden/>
          </w:rPr>
          <w:instrText xml:space="preserve"> PAGEREF _Toc32332824 \h </w:instrText>
        </w:r>
        <w:r w:rsidR="005C032E">
          <w:rPr>
            <w:noProof/>
            <w:webHidden/>
          </w:rPr>
        </w:r>
        <w:r w:rsidR="005C032E">
          <w:rPr>
            <w:noProof/>
            <w:webHidden/>
          </w:rPr>
          <w:fldChar w:fldCharType="separate"/>
        </w:r>
        <w:r w:rsidR="002C5B9B">
          <w:rPr>
            <w:noProof/>
            <w:webHidden/>
          </w:rPr>
          <w:t>79</w:t>
        </w:r>
        <w:r w:rsidR="005C032E">
          <w:rPr>
            <w:noProof/>
            <w:webHidden/>
          </w:rPr>
          <w:fldChar w:fldCharType="end"/>
        </w:r>
      </w:hyperlink>
    </w:p>
    <w:p w14:paraId="4ED88DA6" w14:textId="40F1D277" w:rsidR="005C032E" w:rsidRDefault="00C55D23">
      <w:pPr>
        <w:pStyle w:val="Tabladeilustraciones"/>
        <w:tabs>
          <w:tab w:val="right" w:leader="dot" w:pos="8494"/>
        </w:tabs>
        <w:rPr>
          <w:rFonts w:asciiTheme="minorHAnsi" w:eastAsiaTheme="minorEastAsia" w:hAnsiTheme="minorHAnsi"/>
          <w:noProof/>
          <w:lang w:eastAsia="es-ES"/>
        </w:rPr>
      </w:pPr>
      <w:hyperlink w:anchor="_Toc32332825" w:history="1">
        <w:r w:rsidR="005C032E" w:rsidRPr="0009303B">
          <w:rPr>
            <w:rStyle w:val="Hipervnculo"/>
            <w:noProof/>
          </w:rPr>
          <w:t>Figura 72 Visualización de la red</w:t>
        </w:r>
        <w:r w:rsidR="005C032E">
          <w:rPr>
            <w:noProof/>
            <w:webHidden/>
          </w:rPr>
          <w:tab/>
        </w:r>
        <w:r w:rsidR="005C032E">
          <w:rPr>
            <w:noProof/>
            <w:webHidden/>
          </w:rPr>
          <w:fldChar w:fldCharType="begin"/>
        </w:r>
        <w:r w:rsidR="005C032E">
          <w:rPr>
            <w:noProof/>
            <w:webHidden/>
          </w:rPr>
          <w:instrText xml:space="preserve"> PAGEREF _Toc32332825 \h </w:instrText>
        </w:r>
        <w:r w:rsidR="005C032E">
          <w:rPr>
            <w:noProof/>
            <w:webHidden/>
          </w:rPr>
        </w:r>
        <w:r w:rsidR="005C032E">
          <w:rPr>
            <w:noProof/>
            <w:webHidden/>
          </w:rPr>
          <w:fldChar w:fldCharType="separate"/>
        </w:r>
        <w:r w:rsidR="002C5B9B">
          <w:rPr>
            <w:noProof/>
            <w:webHidden/>
          </w:rPr>
          <w:t>80</w:t>
        </w:r>
        <w:r w:rsidR="005C032E">
          <w:rPr>
            <w:noProof/>
            <w:webHidden/>
          </w:rPr>
          <w:fldChar w:fldCharType="end"/>
        </w:r>
      </w:hyperlink>
    </w:p>
    <w:p w14:paraId="64BEEF52" w14:textId="370B79BB" w:rsidR="005C032E" w:rsidRDefault="00C55D23">
      <w:pPr>
        <w:pStyle w:val="Tabladeilustraciones"/>
        <w:tabs>
          <w:tab w:val="right" w:leader="dot" w:pos="8494"/>
        </w:tabs>
        <w:rPr>
          <w:rFonts w:asciiTheme="minorHAnsi" w:eastAsiaTheme="minorEastAsia" w:hAnsiTheme="minorHAnsi"/>
          <w:noProof/>
          <w:lang w:eastAsia="es-ES"/>
        </w:rPr>
      </w:pPr>
      <w:hyperlink r:id="rId81" w:anchor="_Toc32332826" w:history="1">
        <w:r w:rsidR="005C032E" w:rsidRPr="0009303B">
          <w:rPr>
            <w:rStyle w:val="Hipervnculo"/>
            <w:noProof/>
          </w:rPr>
          <w:t>Figura 73 Extracción de datos</w:t>
        </w:r>
        <w:r w:rsidR="005C032E">
          <w:rPr>
            <w:noProof/>
            <w:webHidden/>
          </w:rPr>
          <w:tab/>
        </w:r>
        <w:r w:rsidR="005C032E">
          <w:rPr>
            <w:noProof/>
            <w:webHidden/>
          </w:rPr>
          <w:fldChar w:fldCharType="begin"/>
        </w:r>
        <w:r w:rsidR="005C032E">
          <w:rPr>
            <w:noProof/>
            <w:webHidden/>
          </w:rPr>
          <w:instrText xml:space="preserve"> PAGEREF _Toc32332826 \h </w:instrText>
        </w:r>
        <w:r w:rsidR="005C032E">
          <w:rPr>
            <w:noProof/>
            <w:webHidden/>
          </w:rPr>
        </w:r>
        <w:r w:rsidR="005C032E">
          <w:rPr>
            <w:noProof/>
            <w:webHidden/>
          </w:rPr>
          <w:fldChar w:fldCharType="separate"/>
        </w:r>
        <w:r w:rsidR="002C5B9B">
          <w:rPr>
            <w:noProof/>
            <w:webHidden/>
          </w:rPr>
          <w:t>81</w:t>
        </w:r>
        <w:r w:rsidR="005C032E">
          <w:rPr>
            <w:noProof/>
            <w:webHidden/>
          </w:rPr>
          <w:fldChar w:fldCharType="end"/>
        </w:r>
      </w:hyperlink>
    </w:p>
    <w:p w14:paraId="0BF00AB6" w14:textId="7E1BE823" w:rsidR="005C032E" w:rsidRDefault="00C55D23">
      <w:pPr>
        <w:pStyle w:val="Tabladeilustraciones"/>
        <w:tabs>
          <w:tab w:val="right" w:leader="dot" w:pos="8494"/>
        </w:tabs>
        <w:rPr>
          <w:rFonts w:asciiTheme="minorHAnsi" w:eastAsiaTheme="minorEastAsia" w:hAnsiTheme="minorHAnsi"/>
          <w:noProof/>
          <w:lang w:eastAsia="es-ES"/>
        </w:rPr>
      </w:pPr>
      <w:hyperlink r:id="rId82" w:anchor="_Toc32332827" w:history="1">
        <w:r w:rsidR="005C032E" w:rsidRPr="0009303B">
          <w:rPr>
            <w:rStyle w:val="Hipervnculo"/>
            <w:noProof/>
          </w:rPr>
          <w:t>Figura 74 Informe</w:t>
        </w:r>
        <w:r w:rsidR="005C032E">
          <w:rPr>
            <w:noProof/>
            <w:webHidden/>
          </w:rPr>
          <w:tab/>
        </w:r>
        <w:r w:rsidR="005C032E">
          <w:rPr>
            <w:noProof/>
            <w:webHidden/>
          </w:rPr>
          <w:fldChar w:fldCharType="begin"/>
        </w:r>
        <w:r w:rsidR="005C032E">
          <w:rPr>
            <w:noProof/>
            <w:webHidden/>
          </w:rPr>
          <w:instrText xml:space="preserve"> PAGEREF _Toc32332827 \h </w:instrText>
        </w:r>
        <w:r w:rsidR="005C032E">
          <w:rPr>
            <w:noProof/>
            <w:webHidden/>
          </w:rPr>
        </w:r>
        <w:r w:rsidR="005C032E">
          <w:rPr>
            <w:noProof/>
            <w:webHidden/>
          </w:rPr>
          <w:fldChar w:fldCharType="separate"/>
        </w:r>
        <w:r w:rsidR="002C5B9B">
          <w:rPr>
            <w:noProof/>
            <w:webHidden/>
          </w:rPr>
          <w:t>82</w:t>
        </w:r>
        <w:r w:rsidR="005C032E">
          <w:rPr>
            <w:noProof/>
            <w:webHidden/>
          </w:rPr>
          <w:fldChar w:fldCharType="end"/>
        </w:r>
      </w:hyperlink>
    </w:p>
    <w:p w14:paraId="7ED328EF" w14:textId="77777777" w:rsidR="00FB17D9" w:rsidRDefault="005C032E">
      <w:pPr>
        <w:ind w:firstLine="0"/>
        <w:jc w:val="left"/>
      </w:pPr>
      <w:r>
        <w:fldChar w:fldCharType="end"/>
      </w:r>
      <w:r>
        <w:br w:type="page"/>
      </w:r>
    </w:p>
    <w:p w14:paraId="15F9C151" w14:textId="11B68562" w:rsidR="00FB17D9" w:rsidRDefault="00FB17D9" w:rsidP="00FB17D9">
      <w:pPr>
        <w:pStyle w:val="Ttulo1"/>
        <w:rPr>
          <w:noProof/>
        </w:rPr>
      </w:pPr>
      <w:bookmarkStart w:id="5" w:name="_Toc32403671"/>
      <w:r>
        <w:lastRenderedPageBreak/>
        <w:t>Índice de tablas</w:t>
      </w:r>
      <w:bookmarkEnd w:id="5"/>
      <w:r>
        <w:fldChar w:fldCharType="begin"/>
      </w:r>
      <w:r>
        <w:instrText xml:space="preserve"> TOC \h \z \c "Tabla" </w:instrText>
      </w:r>
      <w:r>
        <w:fldChar w:fldCharType="separate"/>
      </w:r>
    </w:p>
    <w:p w14:paraId="297A0835" w14:textId="5C35B71E" w:rsidR="00FB17D9" w:rsidRDefault="00FB17D9">
      <w:pPr>
        <w:pStyle w:val="Tabladeilustraciones"/>
        <w:tabs>
          <w:tab w:val="right" w:leader="dot" w:pos="8494"/>
        </w:tabs>
        <w:rPr>
          <w:rFonts w:asciiTheme="minorHAnsi" w:eastAsiaTheme="minorEastAsia" w:hAnsiTheme="minorHAnsi"/>
          <w:noProof/>
          <w:lang w:eastAsia="es-ES"/>
        </w:rPr>
      </w:pPr>
      <w:hyperlink w:anchor="_Toc32403600" w:history="1">
        <w:r w:rsidRPr="008F0BB9">
          <w:rPr>
            <w:rStyle w:val="Hipervnculo"/>
            <w:noProof/>
          </w:rPr>
          <w:t>Tabla 1 Estimaciones de tiempo</w:t>
        </w:r>
        <w:r>
          <w:rPr>
            <w:noProof/>
            <w:webHidden/>
          </w:rPr>
          <w:tab/>
        </w:r>
        <w:r>
          <w:rPr>
            <w:noProof/>
            <w:webHidden/>
          </w:rPr>
          <w:fldChar w:fldCharType="begin"/>
        </w:r>
        <w:r>
          <w:rPr>
            <w:noProof/>
            <w:webHidden/>
          </w:rPr>
          <w:instrText xml:space="preserve"> PAGEREF _Toc32403600 \h </w:instrText>
        </w:r>
        <w:r>
          <w:rPr>
            <w:noProof/>
            <w:webHidden/>
          </w:rPr>
        </w:r>
        <w:r>
          <w:rPr>
            <w:noProof/>
            <w:webHidden/>
          </w:rPr>
          <w:fldChar w:fldCharType="separate"/>
        </w:r>
        <w:r w:rsidR="002C5B9B">
          <w:rPr>
            <w:noProof/>
            <w:webHidden/>
          </w:rPr>
          <w:t>1</w:t>
        </w:r>
        <w:r>
          <w:rPr>
            <w:noProof/>
            <w:webHidden/>
          </w:rPr>
          <w:fldChar w:fldCharType="end"/>
        </w:r>
      </w:hyperlink>
    </w:p>
    <w:p w14:paraId="4999B38B" w14:textId="1BC7E015" w:rsidR="00FB17D9" w:rsidRDefault="00FB17D9">
      <w:pPr>
        <w:pStyle w:val="Tabladeilustraciones"/>
        <w:tabs>
          <w:tab w:val="right" w:leader="dot" w:pos="8494"/>
        </w:tabs>
        <w:rPr>
          <w:rFonts w:asciiTheme="minorHAnsi" w:eastAsiaTheme="minorEastAsia" w:hAnsiTheme="minorHAnsi"/>
          <w:noProof/>
          <w:lang w:eastAsia="es-ES"/>
        </w:rPr>
      </w:pPr>
      <w:hyperlink w:anchor="_Toc32403601" w:history="1">
        <w:r w:rsidRPr="008F0BB9">
          <w:rPr>
            <w:rStyle w:val="Hipervnculo"/>
            <w:noProof/>
          </w:rPr>
          <w:t>Tabla 2 Distribución tareas sprint 1</w:t>
        </w:r>
        <w:r>
          <w:rPr>
            <w:noProof/>
            <w:webHidden/>
          </w:rPr>
          <w:tab/>
        </w:r>
        <w:r>
          <w:rPr>
            <w:noProof/>
            <w:webHidden/>
          </w:rPr>
          <w:fldChar w:fldCharType="begin"/>
        </w:r>
        <w:r>
          <w:rPr>
            <w:noProof/>
            <w:webHidden/>
          </w:rPr>
          <w:instrText xml:space="preserve"> PAGEREF _Toc32403601 \h </w:instrText>
        </w:r>
        <w:r>
          <w:rPr>
            <w:noProof/>
            <w:webHidden/>
          </w:rPr>
        </w:r>
        <w:r>
          <w:rPr>
            <w:noProof/>
            <w:webHidden/>
          </w:rPr>
          <w:fldChar w:fldCharType="separate"/>
        </w:r>
        <w:r w:rsidR="002C5B9B">
          <w:rPr>
            <w:noProof/>
            <w:webHidden/>
          </w:rPr>
          <w:t>3</w:t>
        </w:r>
        <w:r>
          <w:rPr>
            <w:noProof/>
            <w:webHidden/>
          </w:rPr>
          <w:fldChar w:fldCharType="end"/>
        </w:r>
      </w:hyperlink>
    </w:p>
    <w:p w14:paraId="2889B09E" w14:textId="4E0947EF" w:rsidR="00FB17D9" w:rsidRDefault="00FB17D9">
      <w:pPr>
        <w:pStyle w:val="Tabladeilustraciones"/>
        <w:tabs>
          <w:tab w:val="right" w:leader="dot" w:pos="8494"/>
        </w:tabs>
        <w:rPr>
          <w:rFonts w:asciiTheme="minorHAnsi" w:eastAsiaTheme="minorEastAsia" w:hAnsiTheme="minorHAnsi"/>
          <w:noProof/>
          <w:lang w:eastAsia="es-ES"/>
        </w:rPr>
      </w:pPr>
      <w:hyperlink w:anchor="_Toc32403602" w:history="1">
        <w:r w:rsidRPr="008F0BB9">
          <w:rPr>
            <w:rStyle w:val="Hipervnculo"/>
            <w:noProof/>
          </w:rPr>
          <w:t>Tabla 3 Distribución tareas sprint 2</w:t>
        </w:r>
        <w:r>
          <w:rPr>
            <w:noProof/>
            <w:webHidden/>
          </w:rPr>
          <w:tab/>
        </w:r>
        <w:r>
          <w:rPr>
            <w:noProof/>
            <w:webHidden/>
          </w:rPr>
          <w:fldChar w:fldCharType="begin"/>
        </w:r>
        <w:r>
          <w:rPr>
            <w:noProof/>
            <w:webHidden/>
          </w:rPr>
          <w:instrText xml:space="preserve"> PAGEREF _Toc32403602 \h </w:instrText>
        </w:r>
        <w:r>
          <w:rPr>
            <w:noProof/>
            <w:webHidden/>
          </w:rPr>
        </w:r>
        <w:r>
          <w:rPr>
            <w:noProof/>
            <w:webHidden/>
          </w:rPr>
          <w:fldChar w:fldCharType="separate"/>
        </w:r>
        <w:r w:rsidR="002C5B9B">
          <w:rPr>
            <w:noProof/>
            <w:webHidden/>
          </w:rPr>
          <w:t>4</w:t>
        </w:r>
        <w:r>
          <w:rPr>
            <w:noProof/>
            <w:webHidden/>
          </w:rPr>
          <w:fldChar w:fldCharType="end"/>
        </w:r>
      </w:hyperlink>
    </w:p>
    <w:p w14:paraId="45495E10" w14:textId="4ABB83D6" w:rsidR="00FB17D9" w:rsidRDefault="00FB17D9">
      <w:pPr>
        <w:pStyle w:val="Tabladeilustraciones"/>
        <w:tabs>
          <w:tab w:val="right" w:leader="dot" w:pos="8494"/>
        </w:tabs>
        <w:rPr>
          <w:rFonts w:asciiTheme="minorHAnsi" w:eastAsiaTheme="minorEastAsia" w:hAnsiTheme="minorHAnsi"/>
          <w:noProof/>
          <w:lang w:eastAsia="es-ES"/>
        </w:rPr>
      </w:pPr>
      <w:hyperlink w:anchor="_Toc32403603" w:history="1">
        <w:r w:rsidRPr="008F0BB9">
          <w:rPr>
            <w:rStyle w:val="Hipervnculo"/>
            <w:noProof/>
          </w:rPr>
          <w:t>Tabla 4 Distribución tareas sprint 3</w:t>
        </w:r>
        <w:r>
          <w:rPr>
            <w:noProof/>
            <w:webHidden/>
          </w:rPr>
          <w:tab/>
        </w:r>
        <w:r>
          <w:rPr>
            <w:noProof/>
            <w:webHidden/>
          </w:rPr>
          <w:fldChar w:fldCharType="begin"/>
        </w:r>
        <w:r>
          <w:rPr>
            <w:noProof/>
            <w:webHidden/>
          </w:rPr>
          <w:instrText xml:space="preserve"> PAGEREF _Toc32403603 \h </w:instrText>
        </w:r>
        <w:r>
          <w:rPr>
            <w:noProof/>
            <w:webHidden/>
          </w:rPr>
        </w:r>
        <w:r>
          <w:rPr>
            <w:noProof/>
            <w:webHidden/>
          </w:rPr>
          <w:fldChar w:fldCharType="separate"/>
        </w:r>
        <w:r w:rsidR="002C5B9B">
          <w:rPr>
            <w:noProof/>
            <w:webHidden/>
          </w:rPr>
          <w:t>5</w:t>
        </w:r>
        <w:r>
          <w:rPr>
            <w:noProof/>
            <w:webHidden/>
          </w:rPr>
          <w:fldChar w:fldCharType="end"/>
        </w:r>
      </w:hyperlink>
    </w:p>
    <w:p w14:paraId="2AAA5C4A" w14:textId="01C2A339" w:rsidR="00FB17D9" w:rsidRDefault="00FB17D9">
      <w:pPr>
        <w:pStyle w:val="Tabladeilustraciones"/>
        <w:tabs>
          <w:tab w:val="right" w:leader="dot" w:pos="8494"/>
        </w:tabs>
        <w:rPr>
          <w:rFonts w:asciiTheme="minorHAnsi" w:eastAsiaTheme="minorEastAsia" w:hAnsiTheme="minorHAnsi"/>
          <w:noProof/>
          <w:lang w:eastAsia="es-ES"/>
        </w:rPr>
      </w:pPr>
      <w:hyperlink w:anchor="_Toc32403604" w:history="1">
        <w:r w:rsidRPr="008F0BB9">
          <w:rPr>
            <w:rStyle w:val="Hipervnculo"/>
            <w:noProof/>
          </w:rPr>
          <w:t>Tabla 5 Distribución tareas sprint 4</w:t>
        </w:r>
        <w:r>
          <w:rPr>
            <w:noProof/>
            <w:webHidden/>
          </w:rPr>
          <w:tab/>
        </w:r>
        <w:r>
          <w:rPr>
            <w:noProof/>
            <w:webHidden/>
          </w:rPr>
          <w:fldChar w:fldCharType="begin"/>
        </w:r>
        <w:r>
          <w:rPr>
            <w:noProof/>
            <w:webHidden/>
          </w:rPr>
          <w:instrText xml:space="preserve"> PAGEREF _Toc32403604 \h </w:instrText>
        </w:r>
        <w:r>
          <w:rPr>
            <w:noProof/>
            <w:webHidden/>
          </w:rPr>
        </w:r>
        <w:r>
          <w:rPr>
            <w:noProof/>
            <w:webHidden/>
          </w:rPr>
          <w:fldChar w:fldCharType="separate"/>
        </w:r>
        <w:r w:rsidR="002C5B9B">
          <w:rPr>
            <w:noProof/>
            <w:webHidden/>
          </w:rPr>
          <w:t>6</w:t>
        </w:r>
        <w:r>
          <w:rPr>
            <w:noProof/>
            <w:webHidden/>
          </w:rPr>
          <w:fldChar w:fldCharType="end"/>
        </w:r>
      </w:hyperlink>
    </w:p>
    <w:p w14:paraId="64A33981" w14:textId="4B956D53" w:rsidR="00FB17D9" w:rsidRDefault="00FB17D9">
      <w:pPr>
        <w:pStyle w:val="Tabladeilustraciones"/>
        <w:tabs>
          <w:tab w:val="right" w:leader="dot" w:pos="8494"/>
        </w:tabs>
        <w:rPr>
          <w:rFonts w:asciiTheme="minorHAnsi" w:eastAsiaTheme="minorEastAsia" w:hAnsiTheme="minorHAnsi"/>
          <w:noProof/>
          <w:lang w:eastAsia="es-ES"/>
        </w:rPr>
      </w:pPr>
      <w:hyperlink w:anchor="_Toc32403605" w:history="1">
        <w:r w:rsidRPr="008F0BB9">
          <w:rPr>
            <w:rStyle w:val="Hipervnculo"/>
            <w:noProof/>
          </w:rPr>
          <w:t>Tabla 6 Distribución tareas sprint 5</w:t>
        </w:r>
        <w:r>
          <w:rPr>
            <w:noProof/>
            <w:webHidden/>
          </w:rPr>
          <w:tab/>
        </w:r>
        <w:r>
          <w:rPr>
            <w:noProof/>
            <w:webHidden/>
          </w:rPr>
          <w:fldChar w:fldCharType="begin"/>
        </w:r>
        <w:r>
          <w:rPr>
            <w:noProof/>
            <w:webHidden/>
          </w:rPr>
          <w:instrText xml:space="preserve"> PAGEREF _Toc32403605 \h </w:instrText>
        </w:r>
        <w:r>
          <w:rPr>
            <w:noProof/>
            <w:webHidden/>
          </w:rPr>
        </w:r>
        <w:r>
          <w:rPr>
            <w:noProof/>
            <w:webHidden/>
          </w:rPr>
          <w:fldChar w:fldCharType="separate"/>
        </w:r>
        <w:r w:rsidR="002C5B9B">
          <w:rPr>
            <w:noProof/>
            <w:webHidden/>
          </w:rPr>
          <w:t>7</w:t>
        </w:r>
        <w:r>
          <w:rPr>
            <w:noProof/>
            <w:webHidden/>
          </w:rPr>
          <w:fldChar w:fldCharType="end"/>
        </w:r>
      </w:hyperlink>
    </w:p>
    <w:p w14:paraId="64E1F3A9" w14:textId="30B37F91" w:rsidR="00FB17D9" w:rsidRDefault="00FB17D9">
      <w:pPr>
        <w:pStyle w:val="Tabladeilustraciones"/>
        <w:tabs>
          <w:tab w:val="right" w:leader="dot" w:pos="8494"/>
        </w:tabs>
        <w:rPr>
          <w:rFonts w:asciiTheme="minorHAnsi" w:eastAsiaTheme="minorEastAsia" w:hAnsiTheme="minorHAnsi"/>
          <w:noProof/>
          <w:lang w:eastAsia="es-ES"/>
        </w:rPr>
      </w:pPr>
      <w:hyperlink w:anchor="_Toc32403606" w:history="1">
        <w:r w:rsidRPr="008F0BB9">
          <w:rPr>
            <w:rStyle w:val="Hipervnculo"/>
            <w:noProof/>
          </w:rPr>
          <w:t>Tabla 7 Distribución tareas sprint 6</w:t>
        </w:r>
        <w:r>
          <w:rPr>
            <w:noProof/>
            <w:webHidden/>
          </w:rPr>
          <w:tab/>
        </w:r>
        <w:r>
          <w:rPr>
            <w:noProof/>
            <w:webHidden/>
          </w:rPr>
          <w:fldChar w:fldCharType="begin"/>
        </w:r>
        <w:r>
          <w:rPr>
            <w:noProof/>
            <w:webHidden/>
          </w:rPr>
          <w:instrText xml:space="preserve"> PAGEREF _Toc32403606 \h </w:instrText>
        </w:r>
        <w:r>
          <w:rPr>
            <w:noProof/>
            <w:webHidden/>
          </w:rPr>
        </w:r>
        <w:r>
          <w:rPr>
            <w:noProof/>
            <w:webHidden/>
          </w:rPr>
          <w:fldChar w:fldCharType="separate"/>
        </w:r>
        <w:r w:rsidR="002C5B9B">
          <w:rPr>
            <w:noProof/>
            <w:webHidden/>
          </w:rPr>
          <w:t>8</w:t>
        </w:r>
        <w:r>
          <w:rPr>
            <w:noProof/>
            <w:webHidden/>
          </w:rPr>
          <w:fldChar w:fldCharType="end"/>
        </w:r>
      </w:hyperlink>
    </w:p>
    <w:p w14:paraId="4B4D8684" w14:textId="1B5454E3" w:rsidR="00FB17D9" w:rsidRDefault="00FB17D9">
      <w:pPr>
        <w:pStyle w:val="Tabladeilustraciones"/>
        <w:tabs>
          <w:tab w:val="right" w:leader="dot" w:pos="8494"/>
        </w:tabs>
        <w:rPr>
          <w:rFonts w:asciiTheme="minorHAnsi" w:eastAsiaTheme="minorEastAsia" w:hAnsiTheme="minorHAnsi"/>
          <w:noProof/>
          <w:lang w:eastAsia="es-ES"/>
        </w:rPr>
      </w:pPr>
      <w:hyperlink w:anchor="_Toc32403607" w:history="1">
        <w:r w:rsidRPr="008F0BB9">
          <w:rPr>
            <w:rStyle w:val="Hipervnculo"/>
            <w:noProof/>
          </w:rPr>
          <w:t>Tabla 8 Distribución tareas sprint 7</w:t>
        </w:r>
        <w:r>
          <w:rPr>
            <w:noProof/>
            <w:webHidden/>
          </w:rPr>
          <w:tab/>
        </w:r>
        <w:r>
          <w:rPr>
            <w:noProof/>
            <w:webHidden/>
          </w:rPr>
          <w:fldChar w:fldCharType="begin"/>
        </w:r>
        <w:r>
          <w:rPr>
            <w:noProof/>
            <w:webHidden/>
          </w:rPr>
          <w:instrText xml:space="preserve"> PAGEREF _Toc32403607 \h </w:instrText>
        </w:r>
        <w:r>
          <w:rPr>
            <w:noProof/>
            <w:webHidden/>
          </w:rPr>
        </w:r>
        <w:r>
          <w:rPr>
            <w:noProof/>
            <w:webHidden/>
          </w:rPr>
          <w:fldChar w:fldCharType="separate"/>
        </w:r>
        <w:r w:rsidR="002C5B9B">
          <w:rPr>
            <w:noProof/>
            <w:webHidden/>
          </w:rPr>
          <w:t>9</w:t>
        </w:r>
        <w:r>
          <w:rPr>
            <w:noProof/>
            <w:webHidden/>
          </w:rPr>
          <w:fldChar w:fldCharType="end"/>
        </w:r>
      </w:hyperlink>
    </w:p>
    <w:p w14:paraId="782E53E9" w14:textId="4EB850C6" w:rsidR="00FB17D9" w:rsidRDefault="00FB17D9">
      <w:pPr>
        <w:pStyle w:val="Tabladeilustraciones"/>
        <w:tabs>
          <w:tab w:val="right" w:leader="dot" w:pos="8494"/>
        </w:tabs>
        <w:rPr>
          <w:rFonts w:asciiTheme="minorHAnsi" w:eastAsiaTheme="minorEastAsia" w:hAnsiTheme="minorHAnsi"/>
          <w:noProof/>
          <w:lang w:eastAsia="es-ES"/>
        </w:rPr>
      </w:pPr>
      <w:hyperlink w:anchor="_Toc32403608" w:history="1">
        <w:r w:rsidRPr="008F0BB9">
          <w:rPr>
            <w:rStyle w:val="Hipervnculo"/>
            <w:noProof/>
          </w:rPr>
          <w:t>Tabla 9 Distribución tareas sprint 8</w:t>
        </w:r>
        <w:r>
          <w:rPr>
            <w:noProof/>
            <w:webHidden/>
          </w:rPr>
          <w:tab/>
        </w:r>
        <w:r>
          <w:rPr>
            <w:noProof/>
            <w:webHidden/>
          </w:rPr>
          <w:fldChar w:fldCharType="begin"/>
        </w:r>
        <w:r>
          <w:rPr>
            <w:noProof/>
            <w:webHidden/>
          </w:rPr>
          <w:instrText xml:space="preserve"> PAGEREF _Toc32403608 \h </w:instrText>
        </w:r>
        <w:r>
          <w:rPr>
            <w:noProof/>
            <w:webHidden/>
          </w:rPr>
        </w:r>
        <w:r>
          <w:rPr>
            <w:noProof/>
            <w:webHidden/>
          </w:rPr>
          <w:fldChar w:fldCharType="separate"/>
        </w:r>
        <w:r w:rsidR="002C5B9B">
          <w:rPr>
            <w:noProof/>
            <w:webHidden/>
          </w:rPr>
          <w:t>11</w:t>
        </w:r>
        <w:r>
          <w:rPr>
            <w:noProof/>
            <w:webHidden/>
          </w:rPr>
          <w:fldChar w:fldCharType="end"/>
        </w:r>
      </w:hyperlink>
    </w:p>
    <w:p w14:paraId="2456094F" w14:textId="5A134465" w:rsidR="00FB17D9" w:rsidRDefault="00FB17D9">
      <w:pPr>
        <w:pStyle w:val="Tabladeilustraciones"/>
        <w:tabs>
          <w:tab w:val="right" w:leader="dot" w:pos="8494"/>
        </w:tabs>
        <w:rPr>
          <w:rFonts w:asciiTheme="minorHAnsi" w:eastAsiaTheme="minorEastAsia" w:hAnsiTheme="minorHAnsi"/>
          <w:noProof/>
          <w:lang w:eastAsia="es-ES"/>
        </w:rPr>
      </w:pPr>
      <w:hyperlink w:anchor="_Toc32403609" w:history="1">
        <w:r w:rsidRPr="008F0BB9">
          <w:rPr>
            <w:rStyle w:val="Hipervnculo"/>
            <w:noProof/>
          </w:rPr>
          <w:t>Tabla 10 Distribución tareas sprint 9</w:t>
        </w:r>
        <w:r>
          <w:rPr>
            <w:noProof/>
            <w:webHidden/>
          </w:rPr>
          <w:tab/>
        </w:r>
        <w:r>
          <w:rPr>
            <w:noProof/>
            <w:webHidden/>
          </w:rPr>
          <w:fldChar w:fldCharType="begin"/>
        </w:r>
        <w:r>
          <w:rPr>
            <w:noProof/>
            <w:webHidden/>
          </w:rPr>
          <w:instrText xml:space="preserve"> PAGEREF _Toc32403609 \h </w:instrText>
        </w:r>
        <w:r>
          <w:rPr>
            <w:noProof/>
            <w:webHidden/>
          </w:rPr>
        </w:r>
        <w:r>
          <w:rPr>
            <w:noProof/>
            <w:webHidden/>
          </w:rPr>
          <w:fldChar w:fldCharType="separate"/>
        </w:r>
        <w:r w:rsidR="002C5B9B">
          <w:rPr>
            <w:noProof/>
            <w:webHidden/>
          </w:rPr>
          <w:t>12</w:t>
        </w:r>
        <w:r>
          <w:rPr>
            <w:noProof/>
            <w:webHidden/>
          </w:rPr>
          <w:fldChar w:fldCharType="end"/>
        </w:r>
      </w:hyperlink>
    </w:p>
    <w:p w14:paraId="13AFD253" w14:textId="4A869D63" w:rsidR="00FB17D9" w:rsidRDefault="00FB17D9">
      <w:pPr>
        <w:pStyle w:val="Tabladeilustraciones"/>
        <w:tabs>
          <w:tab w:val="right" w:leader="dot" w:pos="8494"/>
        </w:tabs>
        <w:rPr>
          <w:rFonts w:asciiTheme="minorHAnsi" w:eastAsiaTheme="minorEastAsia" w:hAnsiTheme="minorHAnsi"/>
          <w:noProof/>
          <w:lang w:eastAsia="es-ES"/>
        </w:rPr>
      </w:pPr>
      <w:hyperlink w:anchor="_Toc32403610" w:history="1">
        <w:r w:rsidRPr="008F0BB9">
          <w:rPr>
            <w:rStyle w:val="Hipervnculo"/>
            <w:noProof/>
          </w:rPr>
          <w:t>Tabla 11 Costes totales</w:t>
        </w:r>
        <w:r>
          <w:rPr>
            <w:noProof/>
            <w:webHidden/>
          </w:rPr>
          <w:tab/>
        </w:r>
        <w:r>
          <w:rPr>
            <w:noProof/>
            <w:webHidden/>
          </w:rPr>
          <w:fldChar w:fldCharType="begin"/>
        </w:r>
        <w:r>
          <w:rPr>
            <w:noProof/>
            <w:webHidden/>
          </w:rPr>
          <w:instrText xml:space="preserve"> PAGEREF _Toc32403610 \h </w:instrText>
        </w:r>
        <w:r>
          <w:rPr>
            <w:noProof/>
            <w:webHidden/>
          </w:rPr>
        </w:r>
        <w:r>
          <w:rPr>
            <w:noProof/>
            <w:webHidden/>
          </w:rPr>
          <w:fldChar w:fldCharType="separate"/>
        </w:r>
        <w:r w:rsidR="002C5B9B">
          <w:rPr>
            <w:noProof/>
            <w:webHidden/>
          </w:rPr>
          <w:t>16</w:t>
        </w:r>
        <w:r>
          <w:rPr>
            <w:noProof/>
            <w:webHidden/>
          </w:rPr>
          <w:fldChar w:fldCharType="end"/>
        </w:r>
      </w:hyperlink>
    </w:p>
    <w:p w14:paraId="5B247D96" w14:textId="1A4FB72E" w:rsidR="00FB17D9" w:rsidRDefault="00FB17D9">
      <w:pPr>
        <w:pStyle w:val="Tabladeilustraciones"/>
        <w:tabs>
          <w:tab w:val="right" w:leader="dot" w:pos="8494"/>
        </w:tabs>
        <w:rPr>
          <w:rFonts w:asciiTheme="minorHAnsi" w:eastAsiaTheme="minorEastAsia" w:hAnsiTheme="minorHAnsi"/>
          <w:noProof/>
          <w:lang w:eastAsia="es-ES"/>
        </w:rPr>
      </w:pPr>
      <w:hyperlink w:anchor="_Toc32403611" w:history="1">
        <w:r w:rsidRPr="008F0BB9">
          <w:rPr>
            <w:rStyle w:val="Hipervnculo"/>
            <w:noProof/>
          </w:rPr>
          <w:t>Tabla 12 Licencias de las herramientas utilizadas</w:t>
        </w:r>
        <w:r>
          <w:rPr>
            <w:noProof/>
            <w:webHidden/>
          </w:rPr>
          <w:tab/>
        </w:r>
        <w:r>
          <w:rPr>
            <w:noProof/>
            <w:webHidden/>
          </w:rPr>
          <w:fldChar w:fldCharType="begin"/>
        </w:r>
        <w:r>
          <w:rPr>
            <w:noProof/>
            <w:webHidden/>
          </w:rPr>
          <w:instrText xml:space="preserve"> PAGEREF _Toc32403611 \h </w:instrText>
        </w:r>
        <w:r>
          <w:rPr>
            <w:noProof/>
            <w:webHidden/>
          </w:rPr>
        </w:r>
        <w:r>
          <w:rPr>
            <w:noProof/>
            <w:webHidden/>
          </w:rPr>
          <w:fldChar w:fldCharType="separate"/>
        </w:r>
        <w:r w:rsidR="002C5B9B">
          <w:rPr>
            <w:noProof/>
            <w:webHidden/>
          </w:rPr>
          <w:t>17</w:t>
        </w:r>
        <w:r>
          <w:rPr>
            <w:noProof/>
            <w:webHidden/>
          </w:rPr>
          <w:fldChar w:fldCharType="end"/>
        </w:r>
      </w:hyperlink>
    </w:p>
    <w:p w14:paraId="21F2CF9E" w14:textId="68DDC2CB" w:rsidR="00FB17D9" w:rsidRDefault="00FB17D9">
      <w:pPr>
        <w:pStyle w:val="Tabladeilustraciones"/>
        <w:tabs>
          <w:tab w:val="right" w:leader="dot" w:pos="8494"/>
        </w:tabs>
        <w:rPr>
          <w:rFonts w:asciiTheme="minorHAnsi" w:eastAsiaTheme="minorEastAsia" w:hAnsiTheme="minorHAnsi"/>
          <w:noProof/>
          <w:lang w:eastAsia="es-ES"/>
        </w:rPr>
      </w:pPr>
      <w:hyperlink w:anchor="_Toc32403612" w:history="1">
        <w:r w:rsidRPr="008F0BB9">
          <w:rPr>
            <w:rStyle w:val="Hipervnculo"/>
            <w:noProof/>
          </w:rPr>
          <w:t>Tabla 13 Caso de uso 1</w:t>
        </w:r>
        <w:r>
          <w:rPr>
            <w:noProof/>
            <w:webHidden/>
          </w:rPr>
          <w:tab/>
        </w:r>
        <w:r>
          <w:rPr>
            <w:noProof/>
            <w:webHidden/>
          </w:rPr>
          <w:fldChar w:fldCharType="begin"/>
        </w:r>
        <w:r>
          <w:rPr>
            <w:noProof/>
            <w:webHidden/>
          </w:rPr>
          <w:instrText xml:space="preserve"> PAGEREF _Toc32403612 \h </w:instrText>
        </w:r>
        <w:r>
          <w:rPr>
            <w:noProof/>
            <w:webHidden/>
          </w:rPr>
        </w:r>
        <w:r>
          <w:rPr>
            <w:noProof/>
            <w:webHidden/>
          </w:rPr>
          <w:fldChar w:fldCharType="separate"/>
        </w:r>
        <w:r w:rsidR="002C5B9B">
          <w:rPr>
            <w:noProof/>
            <w:webHidden/>
          </w:rPr>
          <w:t>22</w:t>
        </w:r>
        <w:r>
          <w:rPr>
            <w:noProof/>
            <w:webHidden/>
          </w:rPr>
          <w:fldChar w:fldCharType="end"/>
        </w:r>
      </w:hyperlink>
    </w:p>
    <w:p w14:paraId="7B1397FE" w14:textId="345F18EC" w:rsidR="00FB17D9" w:rsidRDefault="00FB17D9">
      <w:pPr>
        <w:pStyle w:val="Tabladeilustraciones"/>
        <w:tabs>
          <w:tab w:val="right" w:leader="dot" w:pos="8494"/>
        </w:tabs>
        <w:rPr>
          <w:rFonts w:asciiTheme="minorHAnsi" w:eastAsiaTheme="minorEastAsia" w:hAnsiTheme="minorHAnsi"/>
          <w:noProof/>
          <w:lang w:eastAsia="es-ES"/>
        </w:rPr>
      </w:pPr>
      <w:hyperlink w:anchor="_Toc32403613" w:history="1">
        <w:r w:rsidRPr="008F0BB9">
          <w:rPr>
            <w:rStyle w:val="Hipervnculo"/>
            <w:noProof/>
          </w:rPr>
          <w:t>Tabla 14 Caso de uso 2</w:t>
        </w:r>
        <w:r>
          <w:rPr>
            <w:noProof/>
            <w:webHidden/>
          </w:rPr>
          <w:tab/>
        </w:r>
        <w:r>
          <w:rPr>
            <w:noProof/>
            <w:webHidden/>
          </w:rPr>
          <w:fldChar w:fldCharType="begin"/>
        </w:r>
        <w:r>
          <w:rPr>
            <w:noProof/>
            <w:webHidden/>
          </w:rPr>
          <w:instrText xml:space="preserve"> PAGEREF _Toc32403613 \h </w:instrText>
        </w:r>
        <w:r>
          <w:rPr>
            <w:noProof/>
            <w:webHidden/>
          </w:rPr>
        </w:r>
        <w:r>
          <w:rPr>
            <w:noProof/>
            <w:webHidden/>
          </w:rPr>
          <w:fldChar w:fldCharType="separate"/>
        </w:r>
        <w:r w:rsidR="002C5B9B">
          <w:rPr>
            <w:noProof/>
            <w:webHidden/>
          </w:rPr>
          <w:t>22</w:t>
        </w:r>
        <w:r>
          <w:rPr>
            <w:noProof/>
            <w:webHidden/>
          </w:rPr>
          <w:fldChar w:fldCharType="end"/>
        </w:r>
      </w:hyperlink>
    </w:p>
    <w:p w14:paraId="39BAE2EF" w14:textId="5C640C67" w:rsidR="00FB17D9" w:rsidRDefault="00FB17D9">
      <w:pPr>
        <w:pStyle w:val="Tabladeilustraciones"/>
        <w:tabs>
          <w:tab w:val="right" w:leader="dot" w:pos="8494"/>
        </w:tabs>
        <w:rPr>
          <w:rFonts w:asciiTheme="minorHAnsi" w:eastAsiaTheme="minorEastAsia" w:hAnsiTheme="minorHAnsi"/>
          <w:noProof/>
          <w:lang w:eastAsia="es-ES"/>
        </w:rPr>
      </w:pPr>
      <w:hyperlink w:anchor="_Toc32403614" w:history="1">
        <w:r w:rsidRPr="008F0BB9">
          <w:rPr>
            <w:rStyle w:val="Hipervnculo"/>
            <w:noProof/>
          </w:rPr>
          <w:t>Tabla 15 Caso de uso 3</w:t>
        </w:r>
        <w:r>
          <w:rPr>
            <w:noProof/>
            <w:webHidden/>
          </w:rPr>
          <w:tab/>
        </w:r>
        <w:r>
          <w:rPr>
            <w:noProof/>
            <w:webHidden/>
          </w:rPr>
          <w:fldChar w:fldCharType="begin"/>
        </w:r>
        <w:r>
          <w:rPr>
            <w:noProof/>
            <w:webHidden/>
          </w:rPr>
          <w:instrText xml:space="preserve"> PAGEREF _Toc32403614 \h </w:instrText>
        </w:r>
        <w:r>
          <w:rPr>
            <w:noProof/>
            <w:webHidden/>
          </w:rPr>
        </w:r>
        <w:r>
          <w:rPr>
            <w:noProof/>
            <w:webHidden/>
          </w:rPr>
          <w:fldChar w:fldCharType="separate"/>
        </w:r>
        <w:r w:rsidR="002C5B9B">
          <w:rPr>
            <w:noProof/>
            <w:webHidden/>
          </w:rPr>
          <w:t>23</w:t>
        </w:r>
        <w:r>
          <w:rPr>
            <w:noProof/>
            <w:webHidden/>
          </w:rPr>
          <w:fldChar w:fldCharType="end"/>
        </w:r>
      </w:hyperlink>
    </w:p>
    <w:p w14:paraId="51A0C7CF" w14:textId="07766EC9" w:rsidR="00FB17D9" w:rsidRDefault="00FB17D9">
      <w:pPr>
        <w:pStyle w:val="Tabladeilustraciones"/>
        <w:tabs>
          <w:tab w:val="right" w:leader="dot" w:pos="8494"/>
        </w:tabs>
        <w:rPr>
          <w:rFonts w:asciiTheme="minorHAnsi" w:eastAsiaTheme="minorEastAsia" w:hAnsiTheme="minorHAnsi"/>
          <w:noProof/>
          <w:lang w:eastAsia="es-ES"/>
        </w:rPr>
      </w:pPr>
      <w:hyperlink w:anchor="_Toc32403615" w:history="1">
        <w:r w:rsidRPr="008F0BB9">
          <w:rPr>
            <w:rStyle w:val="Hipervnculo"/>
            <w:noProof/>
          </w:rPr>
          <w:t>Tabla 16 Caso de uso 4</w:t>
        </w:r>
        <w:r>
          <w:rPr>
            <w:noProof/>
            <w:webHidden/>
          </w:rPr>
          <w:tab/>
        </w:r>
        <w:r>
          <w:rPr>
            <w:noProof/>
            <w:webHidden/>
          </w:rPr>
          <w:fldChar w:fldCharType="begin"/>
        </w:r>
        <w:r>
          <w:rPr>
            <w:noProof/>
            <w:webHidden/>
          </w:rPr>
          <w:instrText xml:space="preserve"> PAGEREF _Toc32403615 \h </w:instrText>
        </w:r>
        <w:r>
          <w:rPr>
            <w:noProof/>
            <w:webHidden/>
          </w:rPr>
        </w:r>
        <w:r>
          <w:rPr>
            <w:noProof/>
            <w:webHidden/>
          </w:rPr>
          <w:fldChar w:fldCharType="separate"/>
        </w:r>
        <w:r w:rsidR="002C5B9B">
          <w:rPr>
            <w:noProof/>
            <w:webHidden/>
          </w:rPr>
          <w:t>23</w:t>
        </w:r>
        <w:r>
          <w:rPr>
            <w:noProof/>
            <w:webHidden/>
          </w:rPr>
          <w:fldChar w:fldCharType="end"/>
        </w:r>
      </w:hyperlink>
    </w:p>
    <w:p w14:paraId="201E3A00" w14:textId="2FA55D7C" w:rsidR="00FB17D9" w:rsidRDefault="00FB17D9">
      <w:pPr>
        <w:pStyle w:val="Tabladeilustraciones"/>
        <w:tabs>
          <w:tab w:val="right" w:leader="dot" w:pos="8494"/>
        </w:tabs>
        <w:rPr>
          <w:rFonts w:asciiTheme="minorHAnsi" w:eastAsiaTheme="minorEastAsia" w:hAnsiTheme="minorHAnsi"/>
          <w:noProof/>
          <w:lang w:eastAsia="es-ES"/>
        </w:rPr>
      </w:pPr>
      <w:hyperlink w:anchor="_Toc32403616" w:history="1">
        <w:r w:rsidRPr="008F0BB9">
          <w:rPr>
            <w:rStyle w:val="Hipervnculo"/>
            <w:noProof/>
          </w:rPr>
          <w:t>Tabla 17 Caso de uso 5</w:t>
        </w:r>
        <w:r>
          <w:rPr>
            <w:noProof/>
            <w:webHidden/>
          </w:rPr>
          <w:tab/>
        </w:r>
        <w:r>
          <w:rPr>
            <w:noProof/>
            <w:webHidden/>
          </w:rPr>
          <w:fldChar w:fldCharType="begin"/>
        </w:r>
        <w:r>
          <w:rPr>
            <w:noProof/>
            <w:webHidden/>
          </w:rPr>
          <w:instrText xml:space="preserve"> PAGEREF _Toc32403616 \h </w:instrText>
        </w:r>
        <w:r>
          <w:rPr>
            <w:noProof/>
            <w:webHidden/>
          </w:rPr>
        </w:r>
        <w:r>
          <w:rPr>
            <w:noProof/>
            <w:webHidden/>
          </w:rPr>
          <w:fldChar w:fldCharType="separate"/>
        </w:r>
        <w:r w:rsidR="002C5B9B">
          <w:rPr>
            <w:noProof/>
            <w:webHidden/>
          </w:rPr>
          <w:t>23</w:t>
        </w:r>
        <w:r>
          <w:rPr>
            <w:noProof/>
            <w:webHidden/>
          </w:rPr>
          <w:fldChar w:fldCharType="end"/>
        </w:r>
      </w:hyperlink>
    </w:p>
    <w:p w14:paraId="42A3D7C2" w14:textId="014A52B1" w:rsidR="00FB17D9" w:rsidRDefault="00FB17D9">
      <w:pPr>
        <w:pStyle w:val="Tabladeilustraciones"/>
        <w:tabs>
          <w:tab w:val="right" w:leader="dot" w:pos="8494"/>
        </w:tabs>
        <w:rPr>
          <w:rFonts w:asciiTheme="minorHAnsi" w:eastAsiaTheme="minorEastAsia" w:hAnsiTheme="minorHAnsi"/>
          <w:noProof/>
          <w:lang w:eastAsia="es-ES"/>
        </w:rPr>
      </w:pPr>
      <w:hyperlink w:anchor="_Toc32403617" w:history="1">
        <w:r w:rsidRPr="008F0BB9">
          <w:rPr>
            <w:rStyle w:val="Hipervnculo"/>
            <w:noProof/>
          </w:rPr>
          <w:t>Tabla 18 Caso de uso 6</w:t>
        </w:r>
        <w:r>
          <w:rPr>
            <w:noProof/>
            <w:webHidden/>
          </w:rPr>
          <w:tab/>
        </w:r>
        <w:r>
          <w:rPr>
            <w:noProof/>
            <w:webHidden/>
          </w:rPr>
          <w:fldChar w:fldCharType="begin"/>
        </w:r>
        <w:r>
          <w:rPr>
            <w:noProof/>
            <w:webHidden/>
          </w:rPr>
          <w:instrText xml:space="preserve"> PAGEREF _Toc32403617 \h </w:instrText>
        </w:r>
        <w:r>
          <w:rPr>
            <w:noProof/>
            <w:webHidden/>
          </w:rPr>
        </w:r>
        <w:r>
          <w:rPr>
            <w:noProof/>
            <w:webHidden/>
          </w:rPr>
          <w:fldChar w:fldCharType="separate"/>
        </w:r>
        <w:r w:rsidR="002C5B9B">
          <w:rPr>
            <w:noProof/>
            <w:webHidden/>
          </w:rPr>
          <w:t>24</w:t>
        </w:r>
        <w:r>
          <w:rPr>
            <w:noProof/>
            <w:webHidden/>
          </w:rPr>
          <w:fldChar w:fldCharType="end"/>
        </w:r>
      </w:hyperlink>
    </w:p>
    <w:p w14:paraId="22990B70" w14:textId="5C62A857" w:rsidR="00FB17D9" w:rsidRDefault="00FB17D9">
      <w:pPr>
        <w:pStyle w:val="Tabladeilustraciones"/>
        <w:tabs>
          <w:tab w:val="right" w:leader="dot" w:pos="8494"/>
        </w:tabs>
        <w:rPr>
          <w:rFonts w:asciiTheme="minorHAnsi" w:eastAsiaTheme="minorEastAsia" w:hAnsiTheme="minorHAnsi"/>
          <w:noProof/>
          <w:lang w:eastAsia="es-ES"/>
        </w:rPr>
      </w:pPr>
      <w:hyperlink w:anchor="_Toc32403618" w:history="1">
        <w:r w:rsidRPr="008F0BB9">
          <w:rPr>
            <w:rStyle w:val="Hipervnculo"/>
            <w:noProof/>
          </w:rPr>
          <w:t>Tabla 19 Caso de uso 7</w:t>
        </w:r>
        <w:r>
          <w:rPr>
            <w:noProof/>
            <w:webHidden/>
          </w:rPr>
          <w:tab/>
        </w:r>
        <w:r>
          <w:rPr>
            <w:noProof/>
            <w:webHidden/>
          </w:rPr>
          <w:fldChar w:fldCharType="begin"/>
        </w:r>
        <w:r>
          <w:rPr>
            <w:noProof/>
            <w:webHidden/>
          </w:rPr>
          <w:instrText xml:space="preserve"> PAGEREF _Toc32403618 \h </w:instrText>
        </w:r>
        <w:r>
          <w:rPr>
            <w:noProof/>
            <w:webHidden/>
          </w:rPr>
        </w:r>
        <w:r>
          <w:rPr>
            <w:noProof/>
            <w:webHidden/>
          </w:rPr>
          <w:fldChar w:fldCharType="separate"/>
        </w:r>
        <w:r w:rsidR="002C5B9B">
          <w:rPr>
            <w:noProof/>
            <w:webHidden/>
          </w:rPr>
          <w:t>24</w:t>
        </w:r>
        <w:r>
          <w:rPr>
            <w:noProof/>
            <w:webHidden/>
          </w:rPr>
          <w:fldChar w:fldCharType="end"/>
        </w:r>
      </w:hyperlink>
    </w:p>
    <w:p w14:paraId="645898FC" w14:textId="076B1FE0" w:rsidR="00FB17D9" w:rsidRDefault="00FB17D9">
      <w:pPr>
        <w:pStyle w:val="Tabladeilustraciones"/>
        <w:tabs>
          <w:tab w:val="right" w:leader="dot" w:pos="8494"/>
        </w:tabs>
        <w:rPr>
          <w:rFonts w:asciiTheme="minorHAnsi" w:eastAsiaTheme="minorEastAsia" w:hAnsiTheme="minorHAnsi"/>
          <w:noProof/>
          <w:lang w:eastAsia="es-ES"/>
        </w:rPr>
      </w:pPr>
      <w:hyperlink w:anchor="_Toc32403619" w:history="1">
        <w:r w:rsidRPr="008F0BB9">
          <w:rPr>
            <w:rStyle w:val="Hipervnculo"/>
            <w:noProof/>
          </w:rPr>
          <w:t>Tabla 20 Caso de uso 8</w:t>
        </w:r>
        <w:r>
          <w:rPr>
            <w:noProof/>
            <w:webHidden/>
          </w:rPr>
          <w:tab/>
        </w:r>
        <w:r>
          <w:rPr>
            <w:noProof/>
            <w:webHidden/>
          </w:rPr>
          <w:fldChar w:fldCharType="begin"/>
        </w:r>
        <w:r>
          <w:rPr>
            <w:noProof/>
            <w:webHidden/>
          </w:rPr>
          <w:instrText xml:space="preserve"> PAGEREF _Toc32403619 \h </w:instrText>
        </w:r>
        <w:r>
          <w:rPr>
            <w:noProof/>
            <w:webHidden/>
          </w:rPr>
        </w:r>
        <w:r>
          <w:rPr>
            <w:noProof/>
            <w:webHidden/>
          </w:rPr>
          <w:fldChar w:fldCharType="separate"/>
        </w:r>
        <w:r w:rsidR="002C5B9B">
          <w:rPr>
            <w:noProof/>
            <w:webHidden/>
          </w:rPr>
          <w:t>25</w:t>
        </w:r>
        <w:r>
          <w:rPr>
            <w:noProof/>
            <w:webHidden/>
          </w:rPr>
          <w:fldChar w:fldCharType="end"/>
        </w:r>
      </w:hyperlink>
    </w:p>
    <w:p w14:paraId="35F1D875" w14:textId="632986D5" w:rsidR="00FB17D9" w:rsidRDefault="00FB17D9">
      <w:pPr>
        <w:pStyle w:val="Tabladeilustraciones"/>
        <w:tabs>
          <w:tab w:val="right" w:leader="dot" w:pos="8494"/>
        </w:tabs>
        <w:rPr>
          <w:rFonts w:asciiTheme="minorHAnsi" w:eastAsiaTheme="minorEastAsia" w:hAnsiTheme="minorHAnsi"/>
          <w:noProof/>
          <w:lang w:eastAsia="es-ES"/>
        </w:rPr>
      </w:pPr>
      <w:hyperlink w:anchor="_Toc32403620" w:history="1">
        <w:r w:rsidRPr="008F0BB9">
          <w:rPr>
            <w:rStyle w:val="Hipervnculo"/>
            <w:noProof/>
          </w:rPr>
          <w:t>Tabla 21 Caso de uso 9</w:t>
        </w:r>
        <w:r>
          <w:rPr>
            <w:noProof/>
            <w:webHidden/>
          </w:rPr>
          <w:tab/>
        </w:r>
        <w:r>
          <w:rPr>
            <w:noProof/>
            <w:webHidden/>
          </w:rPr>
          <w:fldChar w:fldCharType="begin"/>
        </w:r>
        <w:r>
          <w:rPr>
            <w:noProof/>
            <w:webHidden/>
          </w:rPr>
          <w:instrText xml:space="preserve"> PAGEREF _Toc32403620 \h </w:instrText>
        </w:r>
        <w:r>
          <w:rPr>
            <w:noProof/>
            <w:webHidden/>
          </w:rPr>
        </w:r>
        <w:r>
          <w:rPr>
            <w:noProof/>
            <w:webHidden/>
          </w:rPr>
          <w:fldChar w:fldCharType="separate"/>
        </w:r>
        <w:r w:rsidR="002C5B9B">
          <w:rPr>
            <w:noProof/>
            <w:webHidden/>
          </w:rPr>
          <w:t>25</w:t>
        </w:r>
        <w:r>
          <w:rPr>
            <w:noProof/>
            <w:webHidden/>
          </w:rPr>
          <w:fldChar w:fldCharType="end"/>
        </w:r>
      </w:hyperlink>
    </w:p>
    <w:p w14:paraId="1A09E356" w14:textId="1DDCB47C" w:rsidR="00FB17D9" w:rsidRDefault="00FB17D9">
      <w:pPr>
        <w:pStyle w:val="Tabladeilustraciones"/>
        <w:tabs>
          <w:tab w:val="right" w:leader="dot" w:pos="8494"/>
        </w:tabs>
        <w:rPr>
          <w:rFonts w:asciiTheme="minorHAnsi" w:eastAsiaTheme="minorEastAsia" w:hAnsiTheme="minorHAnsi"/>
          <w:noProof/>
          <w:lang w:eastAsia="es-ES"/>
        </w:rPr>
      </w:pPr>
      <w:hyperlink w:anchor="_Toc32403621" w:history="1">
        <w:r w:rsidRPr="008F0BB9">
          <w:rPr>
            <w:rStyle w:val="Hipervnculo"/>
            <w:noProof/>
          </w:rPr>
          <w:t>Tabla 22 Caso de uso 10</w:t>
        </w:r>
        <w:r>
          <w:rPr>
            <w:noProof/>
            <w:webHidden/>
          </w:rPr>
          <w:tab/>
        </w:r>
        <w:r>
          <w:rPr>
            <w:noProof/>
            <w:webHidden/>
          </w:rPr>
          <w:fldChar w:fldCharType="begin"/>
        </w:r>
        <w:r>
          <w:rPr>
            <w:noProof/>
            <w:webHidden/>
          </w:rPr>
          <w:instrText xml:space="preserve"> PAGEREF _Toc32403621 \h </w:instrText>
        </w:r>
        <w:r>
          <w:rPr>
            <w:noProof/>
            <w:webHidden/>
          </w:rPr>
        </w:r>
        <w:r>
          <w:rPr>
            <w:noProof/>
            <w:webHidden/>
          </w:rPr>
          <w:fldChar w:fldCharType="separate"/>
        </w:r>
        <w:r w:rsidR="002C5B9B">
          <w:rPr>
            <w:noProof/>
            <w:webHidden/>
          </w:rPr>
          <w:t>25</w:t>
        </w:r>
        <w:r>
          <w:rPr>
            <w:noProof/>
            <w:webHidden/>
          </w:rPr>
          <w:fldChar w:fldCharType="end"/>
        </w:r>
      </w:hyperlink>
    </w:p>
    <w:p w14:paraId="08632420" w14:textId="48C5E914" w:rsidR="00FB17D9" w:rsidRDefault="00FB17D9">
      <w:pPr>
        <w:pStyle w:val="Tabladeilustraciones"/>
        <w:tabs>
          <w:tab w:val="right" w:leader="dot" w:pos="8494"/>
        </w:tabs>
        <w:rPr>
          <w:rFonts w:asciiTheme="minorHAnsi" w:eastAsiaTheme="minorEastAsia" w:hAnsiTheme="minorHAnsi"/>
          <w:noProof/>
          <w:lang w:eastAsia="es-ES"/>
        </w:rPr>
      </w:pPr>
      <w:hyperlink w:anchor="_Toc32403622" w:history="1">
        <w:r w:rsidRPr="008F0BB9">
          <w:rPr>
            <w:rStyle w:val="Hipervnculo"/>
            <w:noProof/>
          </w:rPr>
          <w:t>Tabla 23 Caso de uso 11</w:t>
        </w:r>
        <w:r>
          <w:rPr>
            <w:noProof/>
            <w:webHidden/>
          </w:rPr>
          <w:tab/>
        </w:r>
        <w:r>
          <w:rPr>
            <w:noProof/>
            <w:webHidden/>
          </w:rPr>
          <w:fldChar w:fldCharType="begin"/>
        </w:r>
        <w:r>
          <w:rPr>
            <w:noProof/>
            <w:webHidden/>
          </w:rPr>
          <w:instrText xml:space="preserve"> PAGEREF _Toc32403622 \h </w:instrText>
        </w:r>
        <w:r>
          <w:rPr>
            <w:noProof/>
            <w:webHidden/>
          </w:rPr>
        </w:r>
        <w:r>
          <w:rPr>
            <w:noProof/>
            <w:webHidden/>
          </w:rPr>
          <w:fldChar w:fldCharType="separate"/>
        </w:r>
        <w:r w:rsidR="002C5B9B">
          <w:rPr>
            <w:noProof/>
            <w:webHidden/>
          </w:rPr>
          <w:t>26</w:t>
        </w:r>
        <w:r>
          <w:rPr>
            <w:noProof/>
            <w:webHidden/>
          </w:rPr>
          <w:fldChar w:fldCharType="end"/>
        </w:r>
      </w:hyperlink>
    </w:p>
    <w:p w14:paraId="5E6D96D8" w14:textId="5EFEFFAC" w:rsidR="00FB17D9" w:rsidRDefault="00FB17D9">
      <w:pPr>
        <w:pStyle w:val="Tabladeilustraciones"/>
        <w:tabs>
          <w:tab w:val="right" w:leader="dot" w:pos="8494"/>
        </w:tabs>
        <w:rPr>
          <w:rFonts w:asciiTheme="minorHAnsi" w:eastAsiaTheme="minorEastAsia" w:hAnsiTheme="minorHAnsi"/>
          <w:noProof/>
          <w:lang w:eastAsia="es-ES"/>
        </w:rPr>
      </w:pPr>
      <w:hyperlink w:anchor="_Toc32403623" w:history="1">
        <w:r w:rsidRPr="008F0BB9">
          <w:rPr>
            <w:rStyle w:val="Hipervnculo"/>
            <w:noProof/>
          </w:rPr>
          <w:t>Tabla 24 Caso de uso 12</w:t>
        </w:r>
        <w:r>
          <w:rPr>
            <w:noProof/>
            <w:webHidden/>
          </w:rPr>
          <w:tab/>
        </w:r>
        <w:r>
          <w:rPr>
            <w:noProof/>
            <w:webHidden/>
          </w:rPr>
          <w:fldChar w:fldCharType="begin"/>
        </w:r>
        <w:r>
          <w:rPr>
            <w:noProof/>
            <w:webHidden/>
          </w:rPr>
          <w:instrText xml:space="preserve"> PAGEREF _Toc32403623 \h </w:instrText>
        </w:r>
        <w:r>
          <w:rPr>
            <w:noProof/>
            <w:webHidden/>
          </w:rPr>
        </w:r>
        <w:r>
          <w:rPr>
            <w:noProof/>
            <w:webHidden/>
          </w:rPr>
          <w:fldChar w:fldCharType="separate"/>
        </w:r>
        <w:r w:rsidR="002C5B9B">
          <w:rPr>
            <w:noProof/>
            <w:webHidden/>
          </w:rPr>
          <w:t>26</w:t>
        </w:r>
        <w:r>
          <w:rPr>
            <w:noProof/>
            <w:webHidden/>
          </w:rPr>
          <w:fldChar w:fldCharType="end"/>
        </w:r>
      </w:hyperlink>
    </w:p>
    <w:p w14:paraId="2D40D7A7" w14:textId="4FB07DEC" w:rsidR="00FB17D9" w:rsidRDefault="00FB17D9">
      <w:pPr>
        <w:pStyle w:val="Tabladeilustraciones"/>
        <w:tabs>
          <w:tab w:val="right" w:leader="dot" w:pos="8494"/>
        </w:tabs>
        <w:rPr>
          <w:rFonts w:asciiTheme="minorHAnsi" w:eastAsiaTheme="minorEastAsia" w:hAnsiTheme="minorHAnsi"/>
          <w:noProof/>
          <w:lang w:eastAsia="es-ES"/>
        </w:rPr>
      </w:pPr>
      <w:hyperlink w:anchor="_Toc32403624" w:history="1">
        <w:r w:rsidRPr="008F0BB9">
          <w:rPr>
            <w:rStyle w:val="Hipervnculo"/>
            <w:noProof/>
          </w:rPr>
          <w:t>Tabla 25 Caso de uso 13</w:t>
        </w:r>
        <w:r>
          <w:rPr>
            <w:noProof/>
            <w:webHidden/>
          </w:rPr>
          <w:tab/>
        </w:r>
        <w:r>
          <w:rPr>
            <w:noProof/>
            <w:webHidden/>
          </w:rPr>
          <w:fldChar w:fldCharType="begin"/>
        </w:r>
        <w:r>
          <w:rPr>
            <w:noProof/>
            <w:webHidden/>
          </w:rPr>
          <w:instrText xml:space="preserve"> PAGEREF _Toc32403624 \h </w:instrText>
        </w:r>
        <w:r>
          <w:rPr>
            <w:noProof/>
            <w:webHidden/>
          </w:rPr>
        </w:r>
        <w:r>
          <w:rPr>
            <w:noProof/>
            <w:webHidden/>
          </w:rPr>
          <w:fldChar w:fldCharType="separate"/>
        </w:r>
        <w:r w:rsidR="002C5B9B">
          <w:rPr>
            <w:noProof/>
            <w:webHidden/>
          </w:rPr>
          <w:t>27</w:t>
        </w:r>
        <w:r>
          <w:rPr>
            <w:noProof/>
            <w:webHidden/>
          </w:rPr>
          <w:fldChar w:fldCharType="end"/>
        </w:r>
      </w:hyperlink>
    </w:p>
    <w:p w14:paraId="2B9DECD3" w14:textId="48664E23" w:rsidR="00FB17D9" w:rsidRDefault="00FB17D9">
      <w:pPr>
        <w:pStyle w:val="Tabladeilustraciones"/>
        <w:tabs>
          <w:tab w:val="right" w:leader="dot" w:pos="8494"/>
        </w:tabs>
        <w:rPr>
          <w:rFonts w:asciiTheme="minorHAnsi" w:eastAsiaTheme="minorEastAsia" w:hAnsiTheme="minorHAnsi"/>
          <w:noProof/>
          <w:lang w:eastAsia="es-ES"/>
        </w:rPr>
      </w:pPr>
      <w:hyperlink w:anchor="_Toc32403625" w:history="1">
        <w:r w:rsidRPr="008F0BB9">
          <w:rPr>
            <w:rStyle w:val="Hipervnculo"/>
            <w:noProof/>
          </w:rPr>
          <w:t>Tabla 26 Caso de uso 14</w:t>
        </w:r>
        <w:r>
          <w:rPr>
            <w:noProof/>
            <w:webHidden/>
          </w:rPr>
          <w:tab/>
        </w:r>
        <w:r>
          <w:rPr>
            <w:noProof/>
            <w:webHidden/>
          </w:rPr>
          <w:fldChar w:fldCharType="begin"/>
        </w:r>
        <w:r>
          <w:rPr>
            <w:noProof/>
            <w:webHidden/>
          </w:rPr>
          <w:instrText xml:space="preserve"> PAGEREF _Toc32403625 \h </w:instrText>
        </w:r>
        <w:r>
          <w:rPr>
            <w:noProof/>
            <w:webHidden/>
          </w:rPr>
        </w:r>
        <w:r>
          <w:rPr>
            <w:noProof/>
            <w:webHidden/>
          </w:rPr>
          <w:fldChar w:fldCharType="separate"/>
        </w:r>
        <w:r w:rsidR="002C5B9B">
          <w:rPr>
            <w:noProof/>
            <w:webHidden/>
          </w:rPr>
          <w:t>27</w:t>
        </w:r>
        <w:r>
          <w:rPr>
            <w:noProof/>
            <w:webHidden/>
          </w:rPr>
          <w:fldChar w:fldCharType="end"/>
        </w:r>
      </w:hyperlink>
    </w:p>
    <w:p w14:paraId="6493153F" w14:textId="340B39CA" w:rsidR="00FB17D9" w:rsidRDefault="00FB17D9">
      <w:pPr>
        <w:pStyle w:val="Tabladeilustraciones"/>
        <w:tabs>
          <w:tab w:val="right" w:leader="dot" w:pos="8494"/>
        </w:tabs>
        <w:rPr>
          <w:rFonts w:asciiTheme="minorHAnsi" w:eastAsiaTheme="minorEastAsia" w:hAnsiTheme="minorHAnsi"/>
          <w:noProof/>
          <w:lang w:eastAsia="es-ES"/>
        </w:rPr>
      </w:pPr>
      <w:hyperlink w:anchor="_Toc32403626" w:history="1">
        <w:r w:rsidRPr="008F0BB9">
          <w:rPr>
            <w:rStyle w:val="Hipervnculo"/>
            <w:noProof/>
          </w:rPr>
          <w:t>Tabla 27 Caso de uso 15</w:t>
        </w:r>
        <w:r>
          <w:rPr>
            <w:noProof/>
            <w:webHidden/>
          </w:rPr>
          <w:tab/>
        </w:r>
        <w:r>
          <w:rPr>
            <w:noProof/>
            <w:webHidden/>
          </w:rPr>
          <w:fldChar w:fldCharType="begin"/>
        </w:r>
        <w:r>
          <w:rPr>
            <w:noProof/>
            <w:webHidden/>
          </w:rPr>
          <w:instrText xml:space="preserve"> PAGEREF _Toc32403626 \h </w:instrText>
        </w:r>
        <w:r>
          <w:rPr>
            <w:noProof/>
            <w:webHidden/>
          </w:rPr>
        </w:r>
        <w:r>
          <w:rPr>
            <w:noProof/>
            <w:webHidden/>
          </w:rPr>
          <w:fldChar w:fldCharType="separate"/>
        </w:r>
        <w:r w:rsidR="002C5B9B">
          <w:rPr>
            <w:noProof/>
            <w:webHidden/>
          </w:rPr>
          <w:t>28</w:t>
        </w:r>
        <w:r>
          <w:rPr>
            <w:noProof/>
            <w:webHidden/>
          </w:rPr>
          <w:fldChar w:fldCharType="end"/>
        </w:r>
      </w:hyperlink>
    </w:p>
    <w:p w14:paraId="79A2ED5F" w14:textId="0E245609" w:rsidR="00FB17D9" w:rsidRDefault="00FB17D9">
      <w:pPr>
        <w:pStyle w:val="Tabladeilustraciones"/>
        <w:tabs>
          <w:tab w:val="right" w:leader="dot" w:pos="8494"/>
        </w:tabs>
        <w:rPr>
          <w:rFonts w:asciiTheme="minorHAnsi" w:eastAsiaTheme="minorEastAsia" w:hAnsiTheme="minorHAnsi"/>
          <w:noProof/>
          <w:lang w:eastAsia="es-ES"/>
        </w:rPr>
      </w:pPr>
      <w:hyperlink w:anchor="_Toc32403627" w:history="1">
        <w:r w:rsidRPr="008F0BB9">
          <w:rPr>
            <w:rStyle w:val="Hipervnculo"/>
            <w:noProof/>
          </w:rPr>
          <w:t>Tabla 28 Caso de uso 16</w:t>
        </w:r>
        <w:r>
          <w:rPr>
            <w:noProof/>
            <w:webHidden/>
          </w:rPr>
          <w:tab/>
        </w:r>
        <w:r>
          <w:rPr>
            <w:noProof/>
            <w:webHidden/>
          </w:rPr>
          <w:fldChar w:fldCharType="begin"/>
        </w:r>
        <w:r>
          <w:rPr>
            <w:noProof/>
            <w:webHidden/>
          </w:rPr>
          <w:instrText xml:space="preserve"> PAGEREF _Toc32403627 \h </w:instrText>
        </w:r>
        <w:r>
          <w:rPr>
            <w:noProof/>
            <w:webHidden/>
          </w:rPr>
        </w:r>
        <w:r>
          <w:rPr>
            <w:noProof/>
            <w:webHidden/>
          </w:rPr>
          <w:fldChar w:fldCharType="separate"/>
        </w:r>
        <w:r w:rsidR="002C5B9B">
          <w:rPr>
            <w:noProof/>
            <w:webHidden/>
          </w:rPr>
          <w:t>28</w:t>
        </w:r>
        <w:r>
          <w:rPr>
            <w:noProof/>
            <w:webHidden/>
          </w:rPr>
          <w:fldChar w:fldCharType="end"/>
        </w:r>
      </w:hyperlink>
    </w:p>
    <w:p w14:paraId="7A794D65" w14:textId="1F55F8F0" w:rsidR="00FB17D9" w:rsidRDefault="00FB17D9">
      <w:pPr>
        <w:pStyle w:val="Tabladeilustraciones"/>
        <w:tabs>
          <w:tab w:val="right" w:leader="dot" w:pos="8494"/>
        </w:tabs>
        <w:rPr>
          <w:rFonts w:asciiTheme="minorHAnsi" w:eastAsiaTheme="minorEastAsia" w:hAnsiTheme="minorHAnsi"/>
          <w:noProof/>
          <w:lang w:eastAsia="es-ES"/>
        </w:rPr>
      </w:pPr>
      <w:hyperlink w:anchor="_Toc32403628" w:history="1">
        <w:r w:rsidRPr="008F0BB9">
          <w:rPr>
            <w:rStyle w:val="Hipervnculo"/>
            <w:noProof/>
          </w:rPr>
          <w:t>Tabla 29 Caso de uso 17</w:t>
        </w:r>
        <w:r>
          <w:rPr>
            <w:noProof/>
            <w:webHidden/>
          </w:rPr>
          <w:tab/>
        </w:r>
        <w:r>
          <w:rPr>
            <w:noProof/>
            <w:webHidden/>
          </w:rPr>
          <w:fldChar w:fldCharType="begin"/>
        </w:r>
        <w:r>
          <w:rPr>
            <w:noProof/>
            <w:webHidden/>
          </w:rPr>
          <w:instrText xml:space="preserve"> PAGEREF _Toc32403628 \h </w:instrText>
        </w:r>
        <w:r>
          <w:rPr>
            <w:noProof/>
            <w:webHidden/>
          </w:rPr>
        </w:r>
        <w:r>
          <w:rPr>
            <w:noProof/>
            <w:webHidden/>
          </w:rPr>
          <w:fldChar w:fldCharType="separate"/>
        </w:r>
        <w:r w:rsidR="002C5B9B">
          <w:rPr>
            <w:noProof/>
            <w:webHidden/>
          </w:rPr>
          <w:t>29</w:t>
        </w:r>
        <w:r>
          <w:rPr>
            <w:noProof/>
            <w:webHidden/>
          </w:rPr>
          <w:fldChar w:fldCharType="end"/>
        </w:r>
      </w:hyperlink>
    </w:p>
    <w:p w14:paraId="1A9B0D83" w14:textId="5151324A" w:rsidR="00FB17D9" w:rsidRDefault="00FB17D9">
      <w:pPr>
        <w:pStyle w:val="Tabladeilustraciones"/>
        <w:tabs>
          <w:tab w:val="right" w:leader="dot" w:pos="8494"/>
        </w:tabs>
        <w:rPr>
          <w:rFonts w:asciiTheme="minorHAnsi" w:eastAsiaTheme="minorEastAsia" w:hAnsiTheme="minorHAnsi"/>
          <w:noProof/>
          <w:lang w:eastAsia="es-ES"/>
        </w:rPr>
      </w:pPr>
      <w:hyperlink w:anchor="_Toc32403629" w:history="1">
        <w:r w:rsidRPr="008F0BB9">
          <w:rPr>
            <w:rStyle w:val="Hipervnculo"/>
            <w:noProof/>
          </w:rPr>
          <w:t>Tabla 30 Caso de uso 18</w:t>
        </w:r>
        <w:r>
          <w:rPr>
            <w:noProof/>
            <w:webHidden/>
          </w:rPr>
          <w:tab/>
        </w:r>
        <w:r>
          <w:rPr>
            <w:noProof/>
            <w:webHidden/>
          </w:rPr>
          <w:fldChar w:fldCharType="begin"/>
        </w:r>
        <w:r>
          <w:rPr>
            <w:noProof/>
            <w:webHidden/>
          </w:rPr>
          <w:instrText xml:space="preserve"> PAGEREF _Toc32403629 \h </w:instrText>
        </w:r>
        <w:r>
          <w:rPr>
            <w:noProof/>
            <w:webHidden/>
          </w:rPr>
        </w:r>
        <w:r>
          <w:rPr>
            <w:noProof/>
            <w:webHidden/>
          </w:rPr>
          <w:fldChar w:fldCharType="separate"/>
        </w:r>
        <w:r w:rsidR="002C5B9B">
          <w:rPr>
            <w:noProof/>
            <w:webHidden/>
          </w:rPr>
          <w:t>29</w:t>
        </w:r>
        <w:r>
          <w:rPr>
            <w:noProof/>
            <w:webHidden/>
          </w:rPr>
          <w:fldChar w:fldCharType="end"/>
        </w:r>
      </w:hyperlink>
    </w:p>
    <w:p w14:paraId="49620AC5" w14:textId="19A936EF" w:rsidR="00FB17D9" w:rsidRDefault="00FB17D9">
      <w:pPr>
        <w:pStyle w:val="Tabladeilustraciones"/>
        <w:tabs>
          <w:tab w:val="right" w:leader="dot" w:pos="8494"/>
        </w:tabs>
        <w:rPr>
          <w:rFonts w:asciiTheme="minorHAnsi" w:eastAsiaTheme="minorEastAsia" w:hAnsiTheme="minorHAnsi"/>
          <w:noProof/>
          <w:lang w:eastAsia="es-ES"/>
        </w:rPr>
      </w:pPr>
      <w:hyperlink w:anchor="_Toc32403630" w:history="1">
        <w:r w:rsidRPr="008F0BB9">
          <w:rPr>
            <w:rStyle w:val="Hipervnculo"/>
            <w:noProof/>
          </w:rPr>
          <w:t>Tabla 31 Caso de uso 19</w:t>
        </w:r>
        <w:r>
          <w:rPr>
            <w:noProof/>
            <w:webHidden/>
          </w:rPr>
          <w:tab/>
        </w:r>
        <w:r>
          <w:rPr>
            <w:noProof/>
            <w:webHidden/>
          </w:rPr>
          <w:fldChar w:fldCharType="begin"/>
        </w:r>
        <w:r>
          <w:rPr>
            <w:noProof/>
            <w:webHidden/>
          </w:rPr>
          <w:instrText xml:space="preserve"> PAGEREF _Toc32403630 \h </w:instrText>
        </w:r>
        <w:r>
          <w:rPr>
            <w:noProof/>
            <w:webHidden/>
          </w:rPr>
        </w:r>
        <w:r>
          <w:rPr>
            <w:noProof/>
            <w:webHidden/>
          </w:rPr>
          <w:fldChar w:fldCharType="separate"/>
        </w:r>
        <w:r w:rsidR="002C5B9B">
          <w:rPr>
            <w:noProof/>
            <w:webHidden/>
          </w:rPr>
          <w:t>29</w:t>
        </w:r>
        <w:r>
          <w:rPr>
            <w:noProof/>
            <w:webHidden/>
          </w:rPr>
          <w:fldChar w:fldCharType="end"/>
        </w:r>
      </w:hyperlink>
    </w:p>
    <w:p w14:paraId="5143F98A" w14:textId="0C4EB28B" w:rsidR="00FB17D9" w:rsidRDefault="00FB17D9">
      <w:pPr>
        <w:pStyle w:val="Tabladeilustraciones"/>
        <w:tabs>
          <w:tab w:val="right" w:leader="dot" w:pos="8494"/>
        </w:tabs>
        <w:rPr>
          <w:rFonts w:asciiTheme="minorHAnsi" w:eastAsiaTheme="minorEastAsia" w:hAnsiTheme="minorHAnsi"/>
          <w:noProof/>
          <w:lang w:eastAsia="es-ES"/>
        </w:rPr>
      </w:pPr>
      <w:hyperlink w:anchor="_Toc32403631" w:history="1">
        <w:r w:rsidRPr="008F0BB9">
          <w:rPr>
            <w:rStyle w:val="Hipervnculo"/>
            <w:noProof/>
          </w:rPr>
          <w:t>Tabla 32 Caso de uso 20</w:t>
        </w:r>
        <w:r>
          <w:rPr>
            <w:noProof/>
            <w:webHidden/>
          </w:rPr>
          <w:tab/>
        </w:r>
        <w:r>
          <w:rPr>
            <w:noProof/>
            <w:webHidden/>
          </w:rPr>
          <w:fldChar w:fldCharType="begin"/>
        </w:r>
        <w:r>
          <w:rPr>
            <w:noProof/>
            <w:webHidden/>
          </w:rPr>
          <w:instrText xml:space="preserve"> PAGEREF _Toc32403631 \h </w:instrText>
        </w:r>
        <w:r>
          <w:rPr>
            <w:noProof/>
            <w:webHidden/>
          </w:rPr>
        </w:r>
        <w:r>
          <w:rPr>
            <w:noProof/>
            <w:webHidden/>
          </w:rPr>
          <w:fldChar w:fldCharType="separate"/>
        </w:r>
        <w:r w:rsidR="002C5B9B">
          <w:rPr>
            <w:noProof/>
            <w:webHidden/>
          </w:rPr>
          <w:t>30</w:t>
        </w:r>
        <w:r>
          <w:rPr>
            <w:noProof/>
            <w:webHidden/>
          </w:rPr>
          <w:fldChar w:fldCharType="end"/>
        </w:r>
      </w:hyperlink>
    </w:p>
    <w:p w14:paraId="37C8F208" w14:textId="03F993F9" w:rsidR="00FB17D9" w:rsidRDefault="00FB17D9">
      <w:pPr>
        <w:pStyle w:val="Tabladeilustraciones"/>
        <w:tabs>
          <w:tab w:val="right" w:leader="dot" w:pos="8494"/>
        </w:tabs>
        <w:rPr>
          <w:rFonts w:asciiTheme="minorHAnsi" w:eastAsiaTheme="minorEastAsia" w:hAnsiTheme="minorHAnsi"/>
          <w:noProof/>
          <w:lang w:eastAsia="es-ES"/>
        </w:rPr>
      </w:pPr>
      <w:hyperlink w:anchor="_Toc32403632" w:history="1">
        <w:r w:rsidRPr="008F0BB9">
          <w:rPr>
            <w:rStyle w:val="Hipervnculo"/>
            <w:noProof/>
          </w:rPr>
          <w:t>Tabla 33 Caso de uso 21</w:t>
        </w:r>
        <w:r>
          <w:rPr>
            <w:noProof/>
            <w:webHidden/>
          </w:rPr>
          <w:tab/>
        </w:r>
        <w:r>
          <w:rPr>
            <w:noProof/>
            <w:webHidden/>
          </w:rPr>
          <w:fldChar w:fldCharType="begin"/>
        </w:r>
        <w:r>
          <w:rPr>
            <w:noProof/>
            <w:webHidden/>
          </w:rPr>
          <w:instrText xml:space="preserve"> PAGEREF _Toc32403632 \h </w:instrText>
        </w:r>
        <w:r>
          <w:rPr>
            <w:noProof/>
            <w:webHidden/>
          </w:rPr>
        </w:r>
        <w:r>
          <w:rPr>
            <w:noProof/>
            <w:webHidden/>
          </w:rPr>
          <w:fldChar w:fldCharType="separate"/>
        </w:r>
        <w:r w:rsidR="002C5B9B">
          <w:rPr>
            <w:noProof/>
            <w:webHidden/>
          </w:rPr>
          <w:t>30</w:t>
        </w:r>
        <w:r>
          <w:rPr>
            <w:noProof/>
            <w:webHidden/>
          </w:rPr>
          <w:fldChar w:fldCharType="end"/>
        </w:r>
      </w:hyperlink>
    </w:p>
    <w:p w14:paraId="32FA0103" w14:textId="78C1880B" w:rsidR="00FB17D9" w:rsidRDefault="00FB17D9">
      <w:pPr>
        <w:pStyle w:val="Tabladeilustraciones"/>
        <w:tabs>
          <w:tab w:val="right" w:leader="dot" w:pos="8494"/>
        </w:tabs>
        <w:rPr>
          <w:rFonts w:asciiTheme="minorHAnsi" w:eastAsiaTheme="minorEastAsia" w:hAnsiTheme="minorHAnsi"/>
          <w:noProof/>
          <w:lang w:eastAsia="es-ES"/>
        </w:rPr>
      </w:pPr>
      <w:hyperlink w:anchor="_Toc32403633" w:history="1">
        <w:r w:rsidRPr="008F0BB9">
          <w:rPr>
            <w:rStyle w:val="Hipervnculo"/>
            <w:noProof/>
          </w:rPr>
          <w:t>Tabla 34 Caso de uso 22</w:t>
        </w:r>
        <w:r>
          <w:rPr>
            <w:noProof/>
            <w:webHidden/>
          </w:rPr>
          <w:tab/>
        </w:r>
        <w:r>
          <w:rPr>
            <w:noProof/>
            <w:webHidden/>
          </w:rPr>
          <w:fldChar w:fldCharType="begin"/>
        </w:r>
        <w:r>
          <w:rPr>
            <w:noProof/>
            <w:webHidden/>
          </w:rPr>
          <w:instrText xml:space="preserve"> PAGEREF _Toc32403633 \h </w:instrText>
        </w:r>
        <w:r>
          <w:rPr>
            <w:noProof/>
            <w:webHidden/>
          </w:rPr>
        </w:r>
        <w:r>
          <w:rPr>
            <w:noProof/>
            <w:webHidden/>
          </w:rPr>
          <w:fldChar w:fldCharType="separate"/>
        </w:r>
        <w:r w:rsidR="002C5B9B">
          <w:rPr>
            <w:noProof/>
            <w:webHidden/>
          </w:rPr>
          <w:t>31</w:t>
        </w:r>
        <w:r>
          <w:rPr>
            <w:noProof/>
            <w:webHidden/>
          </w:rPr>
          <w:fldChar w:fldCharType="end"/>
        </w:r>
      </w:hyperlink>
    </w:p>
    <w:p w14:paraId="3C059D57" w14:textId="41B1F6F4" w:rsidR="00FB17D9" w:rsidRDefault="00FB17D9">
      <w:pPr>
        <w:pStyle w:val="Tabladeilustraciones"/>
        <w:tabs>
          <w:tab w:val="right" w:leader="dot" w:pos="8494"/>
        </w:tabs>
        <w:rPr>
          <w:rFonts w:asciiTheme="minorHAnsi" w:eastAsiaTheme="minorEastAsia" w:hAnsiTheme="minorHAnsi"/>
          <w:noProof/>
          <w:lang w:eastAsia="es-ES"/>
        </w:rPr>
      </w:pPr>
      <w:hyperlink w:anchor="_Toc32403634" w:history="1">
        <w:r w:rsidRPr="008F0BB9">
          <w:rPr>
            <w:rStyle w:val="Hipervnculo"/>
            <w:noProof/>
          </w:rPr>
          <w:t>Tabla 35 Caso de uso 23</w:t>
        </w:r>
        <w:r>
          <w:rPr>
            <w:noProof/>
            <w:webHidden/>
          </w:rPr>
          <w:tab/>
        </w:r>
        <w:r>
          <w:rPr>
            <w:noProof/>
            <w:webHidden/>
          </w:rPr>
          <w:fldChar w:fldCharType="begin"/>
        </w:r>
        <w:r>
          <w:rPr>
            <w:noProof/>
            <w:webHidden/>
          </w:rPr>
          <w:instrText xml:space="preserve"> PAGEREF _Toc32403634 \h </w:instrText>
        </w:r>
        <w:r>
          <w:rPr>
            <w:noProof/>
            <w:webHidden/>
          </w:rPr>
        </w:r>
        <w:r>
          <w:rPr>
            <w:noProof/>
            <w:webHidden/>
          </w:rPr>
          <w:fldChar w:fldCharType="separate"/>
        </w:r>
        <w:r w:rsidR="002C5B9B">
          <w:rPr>
            <w:noProof/>
            <w:webHidden/>
          </w:rPr>
          <w:t>31</w:t>
        </w:r>
        <w:r>
          <w:rPr>
            <w:noProof/>
            <w:webHidden/>
          </w:rPr>
          <w:fldChar w:fldCharType="end"/>
        </w:r>
      </w:hyperlink>
    </w:p>
    <w:p w14:paraId="3E71F6DC" w14:textId="50F66193" w:rsidR="00FB17D9" w:rsidRDefault="00FB17D9">
      <w:pPr>
        <w:pStyle w:val="Tabladeilustraciones"/>
        <w:tabs>
          <w:tab w:val="right" w:leader="dot" w:pos="8494"/>
        </w:tabs>
        <w:rPr>
          <w:rFonts w:asciiTheme="minorHAnsi" w:eastAsiaTheme="minorEastAsia" w:hAnsiTheme="minorHAnsi"/>
          <w:noProof/>
          <w:lang w:eastAsia="es-ES"/>
        </w:rPr>
      </w:pPr>
      <w:hyperlink w:anchor="_Toc32403635" w:history="1">
        <w:r w:rsidRPr="008F0BB9">
          <w:rPr>
            <w:rStyle w:val="Hipervnculo"/>
            <w:noProof/>
          </w:rPr>
          <w:t>Tabla 36 Caso de uso 24</w:t>
        </w:r>
        <w:r>
          <w:rPr>
            <w:noProof/>
            <w:webHidden/>
          </w:rPr>
          <w:tab/>
        </w:r>
        <w:r>
          <w:rPr>
            <w:noProof/>
            <w:webHidden/>
          </w:rPr>
          <w:fldChar w:fldCharType="begin"/>
        </w:r>
        <w:r>
          <w:rPr>
            <w:noProof/>
            <w:webHidden/>
          </w:rPr>
          <w:instrText xml:space="preserve"> PAGEREF _Toc32403635 \h </w:instrText>
        </w:r>
        <w:r>
          <w:rPr>
            <w:noProof/>
            <w:webHidden/>
          </w:rPr>
        </w:r>
        <w:r>
          <w:rPr>
            <w:noProof/>
            <w:webHidden/>
          </w:rPr>
          <w:fldChar w:fldCharType="separate"/>
        </w:r>
        <w:r w:rsidR="002C5B9B">
          <w:rPr>
            <w:noProof/>
            <w:webHidden/>
          </w:rPr>
          <w:t>31</w:t>
        </w:r>
        <w:r>
          <w:rPr>
            <w:noProof/>
            <w:webHidden/>
          </w:rPr>
          <w:fldChar w:fldCharType="end"/>
        </w:r>
      </w:hyperlink>
    </w:p>
    <w:p w14:paraId="3518311C" w14:textId="79D82676" w:rsidR="00FB17D9" w:rsidRDefault="00FB17D9">
      <w:pPr>
        <w:pStyle w:val="Tabladeilustraciones"/>
        <w:tabs>
          <w:tab w:val="right" w:leader="dot" w:pos="8494"/>
        </w:tabs>
        <w:rPr>
          <w:rFonts w:asciiTheme="minorHAnsi" w:eastAsiaTheme="minorEastAsia" w:hAnsiTheme="minorHAnsi"/>
          <w:noProof/>
          <w:lang w:eastAsia="es-ES"/>
        </w:rPr>
      </w:pPr>
      <w:hyperlink w:anchor="_Toc32403636" w:history="1">
        <w:r w:rsidRPr="008F0BB9">
          <w:rPr>
            <w:rStyle w:val="Hipervnculo"/>
            <w:noProof/>
          </w:rPr>
          <w:t>Tabla 37 Caso de uso 25</w:t>
        </w:r>
        <w:r>
          <w:rPr>
            <w:noProof/>
            <w:webHidden/>
          </w:rPr>
          <w:tab/>
        </w:r>
        <w:r>
          <w:rPr>
            <w:noProof/>
            <w:webHidden/>
          </w:rPr>
          <w:fldChar w:fldCharType="begin"/>
        </w:r>
        <w:r>
          <w:rPr>
            <w:noProof/>
            <w:webHidden/>
          </w:rPr>
          <w:instrText xml:space="preserve"> PAGEREF _Toc32403636 \h </w:instrText>
        </w:r>
        <w:r>
          <w:rPr>
            <w:noProof/>
            <w:webHidden/>
          </w:rPr>
        </w:r>
        <w:r>
          <w:rPr>
            <w:noProof/>
            <w:webHidden/>
          </w:rPr>
          <w:fldChar w:fldCharType="separate"/>
        </w:r>
        <w:r w:rsidR="002C5B9B">
          <w:rPr>
            <w:noProof/>
            <w:webHidden/>
          </w:rPr>
          <w:t>32</w:t>
        </w:r>
        <w:r>
          <w:rPr>
            <w:noProof/>
            <w:webHidden/>
          </w:rPr>
          <w:fldChar w:fldCharType="end"/>
        </w:r>
      </w:hyperlink>
    </w:p>
    <w:p w14:paraId="7C20DB2E" w14:textId="1943EC1F" w:rsidR="00FB17D9" w:rsidRDefault="00FB17D9">
      <w:pPr>
        <w:pStyle w:val="Tabladeilustraciones"/>
        <w:tabs>
          <w:tab w:val="right" w:leader="dot" w:pos="8494"/>
        </w:tabs>
        <w:rPr>
          <w:rFonts w:asciiTheme="minorHAnsi" w:eastAsiaTheme="minorEastAsia" w:hAnsiTheme="minorHAnsi"/>
          <w:noProof/>
          <w:lang w:eastAsia="es-ES"/>
        </w:rPr>
      </w:pPr>
      <w:hyperlink w:anchor="_Toc32403637" w:history="1">
        <w:r w:rsidRPr="008F0BB9">
          <w:rPr>
            <w:rStyle w:val="Hipervnculo"/>
            <w:noProof/>
          </w:rPr>
          <w:t>Tabla 38 Caso de uso 26</w:t>
        </w:r>
        <w:r>
          <w:rPr>
            <w:noProof/>
            <w:webHidden/>
          </w:rPr>
          <w:tab/>
        </w:r>
        <w:r>
          <w:rPr>
            <w:noProof/>
            <w:webHidden/>
          </w:rPr>
          <w:fldChar w:fldCharType="begin"/>
        </w:r>
        <w:r>
          <w:rPr>
            <w:noProof/>
            <w:webHidden/>
          </w:rPr>
          <w:instrText xml:space="preserve"> PAGEREF _Toc32403637 \h </w:instrText>
        </w:r>
        <w:r>
          <w:rPr>
            <w:noProof/>
            <w:webHidden/>
          </w:rPr>
        </w:r>
        <w:r>
          <w:rPr>
            <w:noProof/>
            <w:webHidden/>
          </w:rPr>
          <w:fldChar w:fldCharType="separate"/>
        </w:r>
        <w:r w:rsidR="002C5B9B">
          <w:rPr>
            <w:noProof/>
            <w:webHidden/>
          </w:rPr>
          <w:t>32</w:t>
        </w:r>
        <w:r>
          <w:rPr>
            <w:noProof/>
            <w:webHidden/>
          </w:rPr>
          <w:fldChar w:fldCharType="end"/>
        </w:r>
      </w:hyperlink>
    </w:p>
    <w:p w14:paraId="13857604" w14:textId="16E7BC5D" w:rsidR="00FB17D9" w:rsidRDefault="00FB17D9">
      <w:pPr>
        <w:pStyle w:val="Tabladeilustraciones"/>
        <w:tabs>
          <w:tab w:val="right" w:leader="dot" w:pos="8494"/>
        </w:tabs>
        <w:rPr>
          <w:rFonts w:asciiTheme="minorHAnsi" w:eastAsiaTheme="minorEastAsia" w:hAnsiTheme="minorHAnsi"/>
          <w:noProof/>
          <w:lang w:eastAsia="es-ES"/>
        </w:rPr>
      </w:pPr>
      <w:hyperlink w:anchor="_Toc32403638" w:history="1">
        <w:r w:rsidRPr="008F0BB9">
          <w:rPr>
            <w:rStyle w:val="Hipervnculo"/>
            <w:noProof/>
          </w:rPr>
          <w:t>Tabla 39 Caso de uso 27</w:t>
        </w:r>
        <w:r>
          <w:rPr>
            <w:noProof/>
            <w:webHidden/>
          </w:rPr>
          <w:tab/>
        </w:r>
        <w:r>
          <w:rPr>
            <w:noProof/>
            <w:webHidden/>
          </w:rPr>
          <w:fldChar w:fldCharType="begin"/>
        </w:r>
        <w:r>
          <w:rPr>
            <w:noProof/>
            <w:webHidden/>
          </w:rPr>
          <w:instrText xml:space="preserve"> PAGEREF _Toc32403638 \h </w:instrText>
        </w:r>
        <w:r>
          <w:rPr>
            <w:noProof/>
            <w:webHidden/>
          </w:rPr>
        </w:r>
        <w:r>
          <w:rPr>
            <w:noProof/>
            <w:webHidden/>
          </w:rPr>
          <w:fldChar w:fldCharType="separate"/>
        </w:r>
        <w:r w:rsidR="002C5B9B">
          <w:rPr>
            <w:noProof/>
            <w:webHidden/>
          </w:rPr>
          <w:t>32</w:t>
        </w:r>
        <w:r>
          <w:rPr>
            <w:noProof/>
            <w:webHidden/>
          </w:rPr>
          <w:fldChar w:fldCharType="end"/>
        </w:r>
      </w:hyperlink>
    </w:p>
    <w:p w14:paraId="020D2623" w14:textId="4060D03C" w:rsidR="00FB17D9" w:rsidRDefault="00FB17D9">
      <w:pPr>
        <w:pStyle w:val="Tabladeilustraciones"/>
        <w:tabs>
          <w:tab w:val="right" w:leader="dot" w:pos="8494"/>
        </w:tabs>
        <w:rPr>
          <w:rFonts w:asciiTheme="minorHAnsi" w:eastAsiaTheme="minorEastAsia" w:hAnsiTheme="minorHAnsi"/>
          <w:noProof/>
          <w:lang w:eastAsia="es-ES"/>
        </w:rPr>
      </w:pPr>
      <w:hyperlink w:anchor="_Toc32403639" w:history="1">
        <w:r w:rsidRPr="008F0BB9">
          <w:rPr>
            <w:rStyle w:val="Hipervnculo"/>
            <w:noProof/>
          </w:rPr>
          <w:t>Tabla 40 Caso de uso 28</w:t>
        </w:r>
        <w:r>
          <w:rPr>
            <w:noProof/>
            <w:webHidden/>
          </w:rPr>
          <w:tab/>
        </w:r>
        <w:r>
          <w:rPr>
            <w:noProof/>
            <w:webHidden/>
          </w:rPr>
          <w:fldChar w:fldCharType="begin"/>
        </w:r>
        <w:r>
          <w:rPr>
            <w:noProof/>
            <w:webHidden/>
          </w:rPr>
          <w:instrText xml:space="preserve"> PAGEREF _Toc32403639 \h </w:instrText>
        </w:r>
        <w:r>
          <w:rPr>
            <w:noProof/>
            <w:webHidden/>
          </w:rPr>
        </w:r>
        <w:r>
          <w:rPr>
            <w:noProof/>
            <w:webHidden/>
          </w:rPr>
          <w:fldChar w:fldCharType="separate"/>
        </w:r>
        <w:r w:rsidR="002C5B9B">
          <w:rPr>
            <w:noProof/>
            <w:webHidden/>
          </w:rPr>
          <w:t>33</w:t>
        </w:r>
        <w:r>
          <w:rPr>
            <w:noProof/>
            <w:webHidden/>
          </w:rPr>
          <w:fldChar w:fldCharType="end"/>
        </w:r>
      </w:hyperlink>
    </w:p>
    <w:p w14:paraId="46C95CAA" w14:textId="07279E8A" w:rsidR="00FB17D9" w:rsidRDefault="00FB17D9">
      <w:pPr>
        <w:ind w:firstLine="0"/>
        <w:jc w:val="left"/>
      </w:pPr>
      <w:r>
        <w:fldChar w:fldCharType="end"/>
      </w:r>
      <w:r>
        <w:br w:type="page"/>
      </w:r>
    </w:p>
    <w:p w14:paraId="41F220CD" w14:textId="77777777" w:rsidR="005C032E" w:rsidRDefault="005C032E" w:rsidP="002A1932">
      <w:pPr>
        <w:pStyle w:val="Ttulo1"/>
        <w:sectPr w:rsidR="005C032E" w:rsidSect="00681815">
          <w:pgSz w:w="11906" w:h="16838" w:code="9"/>
          <w:pgMar w:top="1418" w:right="1701" w:bottom="1418" w:left="1701" w:header="709" w:footer="709" w:gutter="0"/>
          <w:pgNumType w:start="1"/>
          <w:cols w:space="708"/>
          <w:titlePg/>
          <w:docGrid w:linePitch="360"/>
        </w:sectPr>
      </w:pPr>
    </w:p>
    <w:p w14:paraId="4C0B5A04" w14:textId="0CC6CEA4" w:rsidR="00C82679" w:rsidRPr="002A1932" w:rsidRDefault="002A1932" w:rsidP="002A1932">
      <w:pPr>
        <w:pStyle w:val="Ttulo1"/>
      </w:pPr>
      <w:bookmarkStart w:id="6" w:name="_Toc32403672"/>
      <w:r w:rsidRPr="002A1932">
        <w:lastRenderedPageBreak/>
        <w:t xml:space="preserve">Apéndice </w:t>
      </w:r>
      <w:r w:rsidR="004C65FD" w:rsidRPr="002A1932">
        <w:t>A.</w:t>
      </w:r>
      <w:bookmarkEnd w:id="0"/>
      <w:r w:rsidRPr="002A1932">
        <w:t xml:space="preserve"> Planificación</w:t>
      </w:r>
      <w:bookmarkEnd w:id="6"/>
    </w:p>
    <w:p w14:paraId="6A891AE0" w14:textId="77777777" w:rsidR="00B02DA3" w:rsidRDefault="00B02DA3" w:rsidP="00543E0C">
      <w:pPr>
        <w:pStyle w:val="Ttulo2"/>
        <w:numPr>
          <w:ilvl w:val="0"/>
          <w:numId w:val="2"/>
        </w:numPr>
        <w:rPr>
          <w:lang w:eastAsia="es-ES"/>
        </w:rPr>
      </w:pPr>
      <w:bookmarkStart w:id="7" w:name="_Toc32403673"/>
      <w:r>
        <w:rPr>
          <w:lang w:eastAsia="es-ES"/>
        </w:rPr>
        <w:t>Introducción</w:t>
      </w:r>
      <w:bookmarkEnd w:id="7"/>
    </w:p>
    <w:p w14:paraId="28D8F1E5" w14:textId="77777777" w:rsidR="003232EC" w:rsidRDefault="003232EC" w:rsidP="003232EC">
      <w:pPr>
        <w:rPr>
          <w:lang w:eastAsia="es-ES"/>
        </w:rPr>
      </w:pPr>
      <w:r>
        <w:rPr>
          <w:lang w:eastAsia="es-ES"/>
        </w:rPr>
        <w:t>En este apartado se va a tratar cómo se ha distribuido el trabajo a lo largo de los sprint</w:t>
      </w:r>
      <w:r w:rsidR="00F6343B">
        <w:rPr>
          <w:lang w:eastAsia="es-ES"/>
        </w:rPr>
        <w:t>s</w:t>
      </w:r>
      <w:r>
        <w:rPr>
          <w:lang w:eastAsia="es-ES"/>
        </w:rPr>
        <w:t xml:space="preserve"> y como se ha planificado el trabajo que se va a realizar a lo largo de cada sprint. Como ya se ha comentado en la memoria, para realizar la planificación del proyecto vamos a usar la herramienta ZenHub, ya que es una extensión de navegador que añade funcionalidades a GitHub, donde tenemos alojado nuestro proyecto, y nos permite su gestión de una forma sencilla y eficiente.</w:t>
      </w:r>
    </w:p>
    <w:p w14:paraId="25C4B4F6" w14:textId="77777777" w:rsidR="003232EC" w:rsidRDefault="003232EC" w:rsidP="003232EC">
      <w:pPr>
        <w:rPr>
          <w:lang w:eastAsia="es-ES"/>
        </w:rPr>
      </w:pPr>
      <w:r>
        <w:rPr>
          <w:lang w:eastAsia="es-ES"/>
        </w:rPr>
        <w:t>Para empezar con la planificación, en la primera reunión se establecieron los objetivos que tendría el proyecto. Una vez definidos dichos objetivos se añadieron ciertas etiquetas para poder clasificar cada una de las tareas que se irían añadiendo al proyecto de una forma eficiente, ya que las etiquetas que vienen por defecto a veces no son suficientes para cubrir todas las funcionalidades que estamos realizando.</w:t>
      </w:r>
    </w:p>
    <w:tbl>
      <w:tblPr>
        <w:tblStyle w:val="Tablaconcuadrcula"/>
        <w:tblpPr w:leftFromText="141" w:rightFromText="141" w:vertAnchor="text" w:horzAnchor="page" w:tblpX="4681" w:tblpY="1668"/>
        <w:tblW w:w="0" w:type="auto"/>
        <w:tblLook w:val="04A0" w:firstRow="1" w:lastRow="0" w:firstColumn="1" w:lastColumn="0" w:noHBand="0" w:noVBand="1"/>
      </w:tblPr>
      <w:tblGrid>
        <w:gridCol w:w="1215"/>
        <w:gridCol w:w="1917"/>
      </w:tblGrid>
      <w:tr w:rsidR="00B02DA3" w14:paraId="4A2A3B71" w14:textId="77777777" w:rsidTr="00B02DA3">
        <w:trPr>
          <w:trHeight w:val="344"/>
        </w:trPr>
        <w:tc>
          <w:tcPr>
            <w:tcW w:w="1215" w:type="dxa"/>
            <w:tcBorders>
              <w:top w:val="single" w:sz="12" w:space="0" w:color="auto"/>
              <w:left w:val="single" w:sz="12" w:space="0" w:color="auto"/>
              <w:bottom w:val="single" w:sz="12" w:space="0" w:color="auto"/>
              <w:right w:val="single" w:sz="12" w:space="0" w:color="auto"/>
            </w:tcBorders>
          </w:tcPr>
          <w:p w14:paraId="065F01E2" w14:textId="77777777" w:rsidR="00B02DA3" w:rsidRDefault="00B02DA3" w:rsidP="00B02DA3">
            <w:pPr>
              <w:ind w:firstLine="0"/>
              <w:jc w:val="center"/>
              <w:rPr>
                <w:lang w:eastAsia="es-ES"/>
              </w:rPr>
            </w:pPr>
            <w:r>
              <w:rPr>
                <w:lang w:eastAsia="es-ES"/>
              </w:rPr>
              <w:t>Story Point</w:t>
            </w:r>
          </w:p>
        </w:tc>
        <w:tc>
          <w:tcPr>
            <w:tcW w:w="1917" w:type="dxa"/>
            <w:tcBorders>
              <w:top w:val="single" w:sz="12" w:space="0" w:color="auto"/>
              <w:left w:val="single" w:sz="12" w:space="0" w:color="auto"/>
              <w:bottom w:val="single" w:sz="12" w:space="0" w:color="auto"/>
              <w:right w:val="single" w:sz="12" w:space="0" w:color="auto"/>
            </w:tcBorders>
          </w:tcPr>
          <w:p w14:paraId="05D7FDA4" w14:textId="77777777" w:rsidR="00B02DA3" w:rsidRDefault="00B02DA3" w:rsidP="00B02DA3">
            <w:pPr>
              <w:ind w:firstLine="0"/>
              <w:jc w:val="center"/>
              <w:rPr>
                <w:lang w:eastAsia="es-ES"/>
              </w:rPr>
            </w:pPr>
            <w:r>
              <w:rPr>
                <w:lang w:eastAsia="es-ES"/>
              </w:rPr>
              <w:t>Estimación</w:t>
            </w:r>
          </w:p>
        </w:tc>
      </w:tr>
      <w:tr w:rsidR="00B02DA3" w14:paraId="7764BAB1" w14:textId="77777777" w:rsidTr="00B02DA3">
        <w:trPr>
          <w:trHeight w:val="146"/>
        </w:trPr>
        <w:tc>
          <w:tcPr>
            <w:tcW w:w="1215" w:type="dxa"/>
            <w:tcBorders>
              <w:top w:val="single" w:sz="12" w:space="0" w:color="auto"/>
              <w:left w:val="single" w:sz="12" w:space="0" w:color="auto"/>
              <w:right w:val="single" w:sz="12" w:space="0" w:color="auto"/>
            </w:tcBorders>
          </w:tcPr>
          <w:p w14:paraId="51374719" w14:textId="77777777" w:rsidR="00B02DA3" w:rsidRDefault="00B02DA3" w:rsidP="00B02DA3">
            <w:pPr>
              <w:ind w:firstLine="0"/>
              <w:jc w:val="center"/>
              <w:rPr>
                <w:lang w:eastAsia="es-ES"/>
              </w:rPr>
            </w:pPr>
            <w:r>
              <w:rPr>
                <w:lang w:eastAsia="es-ES"/>
              </w:rPr>
              <w:t>1</w:t>
            </w:r>
          </w:p>
        </w:tc>
        <w:tc>
          <w:tcPr>
            <w:tcW w:w="1917" w:type="dxa"/>
            <w:tcBorders>
              <w:top w:val="single" w:sz="12" w:space="0" w:color="auto"/>
              <w:left w:val="single" w:sz="12" w:space="0" w:color="auto"/>
              <w:right w:val="single" w:sz="12" w:space="0" w:color="auto"/>
            </w:tcBorders>
          </w:tcPr>
          <w:p w14:paraId="50AF7D3F" w14:textId="77777777" w:rsidR="00B02DA3" w:rsidRDefault="00B02DA3" w:rsidP="00B02DA3">
            <w:pPr>
              <w:ind w:firstLine="0"/>
              <w:jc w:val="center"/>
              <w:rPr>
                <w:lang w:eastAsia="es-ES"/>
              </w:rPr>
            </w:pPr>
            <w:r>
              <w:rPr>
                <w:lang w:eastAsia="es-ES"/>
              </w:rPr>
              <w:t>10 minutos</w:t>
            </w:r>
          </w:p>
        </w:tc>
      </w:tr>
      <w:tr w:rsidR="00B02DA3" w14:paraId="64981109" w14:textId="77777777" w:rsidTr="00B02DA3">
        <w:trPr>
          <w:trHeight w:val="71"/>
        </w:trPr>
        <w:tc>
          <w:tcPr>
            <w:tcW w:w="1215" w:type="dxa"/>
            <w:tcBorders>
              <w:left w:val="single" w:sz="12" w:space="0" w:color="auto"/>
              <w:right w:val="single" w:sz="12" w:space="0" w:color="auto"/>
            </w:tcBorders>
          </w:tcPr>
          <w:p w14:paraId="6E5B0C36" w14:textId="77777777" w:rsidR="00B02DA3" w:rsidRDefault="00B02DA3" w:rsidP="00B02DA3">
            <w:pPr>
              <w:ind w:firstLine="0"/>
              <w:jc w:val="center"/>
              <w:rPr>
                <w:lang w:eastAsia="es-ES"/>
              </w:rPr>
            </w:pPr>
            <w:r>
              <w:rPr>
                <w:lang w:eastAsia="es-ES"/>
              </w:rPr>
              <w:t>2</w:t>
            </w:r>
          </w:p>
        </w:tc>
        <w:tc>
          <w:tcPr>
            <w:tcW w:w="1917" w:type="dxa"/>
            <w:tcBorders>
              <w:left w:val="single" w:sz="12" w:space="0" w:color="auto"/>
              <w:right w:val="single" w:sz="12" w:space="0" w:color="auto"/>
            </w:tcBorders>
          </w:tcPr>
          <w:p w14:paraId="35F073D2" w14:textId="77777777" w:rsidR="00B02DA3" w:rsidRDefault="00B02DA3" w:rsidP="00B02DA3">
            <w:pPr>
              <w:ind w:firstLine="0"/>
              <w:jc w:val="center"/>
              <w:rPr>
                <w:lang w:eastAsia="es-ES"/>
              </w:rPr>
            </w:pPr>
            <w:r>
              <w:rPr>
                <w:lang w:eastAsia="es-ES"/>
              </w:rPr>
              <w:t>20 minutos</w:t>
            </w:r>
          </w:p>
        </w:tc>
      </w:tr>
      <w:tr w:rsidR="00B02DA3" w14:paraId="7EC8AB58" w14:textId="77777777" w:rsidTr="00B02DA3">
        <w:trPr>
          <w:trHeight w:val="95"/>
        </w:trPr>
        <w:tc>
          <w:tcPr>
            <w:tcW w:w="1215" w:type="dxa"/>
            <w:tcBorders>
              <w:left w:val="single" w:sz="12" w:space="0" w:color="auto"/>
              <w:right w:val="single" w:sz="12" w:space="0" w:color="auto"/>
            </w:tcBorders>
          </w:tcPr>
          <w:p w14:paraId="38D266A1" w14:textId="77777777" w:rsidR="00B02DA3" w:rsidRDefault="00B02DA3" w:rsidP="00B02DA3">
            <w:pPr>
              <w:ind w:firstLine="0"/>
              <w:jc w:val="center"/>
              <w:rPr>
                <w:lang w:eastAsia="es-ES"/>
              </w:rPr>
            </w:pPr>
            <w:r>
              <w:rPr>
                <w:lang w:eastAsia="es-ES"/>
              </w:rPr>
              <w:t>3</w:t>
            </w:r>
          </w:p>
        </w:tc>
        <w:tc>
          <w:tcPr>
            <w:tcW w:w="1917" w:type="dxa"/>
            <w:tcBorders>
              <w:left w:val="single" w:sz="12" w:space="0" w:color="auto"/>
              <w:right w:val="single" w:sz="12" w:space="0" w:color="auto"/>
            </w:tcBorders>
          </w:tcPr>
          <w:p w14:paraId="7AB7F897" w14:textId="77777777" w:rsidR="00B02DA3" w:rsidRDefault="00B02DA3" w:rsidP="00B02DA3">
            <w:pPr>
              <w:ind w:firstLine="0"/>
              <w:jc w:val="center"/>
              <w:rPr>
                <w:lang w:eastAsia="es-ES"/>
              </w:rPr>
            </w:pPr>
            <w:r>
              <w:rPr>
                <w:lang w:eastAsia="es-ES"/>
              </w:rPr>
              <w:t>40 minutos</w:t>
            </w:r>
          </w:p>
        </w:tc>
      </w:tr>
      <w:tr w:rsidR="00B02DA3" w14:paraId="007F1BBD" w14:textId="77777777" w:rsidTr="00B02DA3">
        <w:trPr>
          <w:trHeight w:val="120"/>
        </w:trPr>
        <w:tc>
          <w:tcPr>
            <w:tcW w:w="1215" w:type="dxa"/>
            <w:tcBorders>
              <w:left w:val="single" w:sz="12" w:space="0" w:color="auto"/>
              <w:right w:val="single" w:sz="12" w:space="0" w:color="auto"/>
            </w:tcBorders>
          </w:tcPr>
          <w:p w14:paraId="73623DC9" w14:textId="77777777" w:rsidR="00B02DA3" w:rsidRDefault="00B02DA3" w:rsidP="00B02DA3">
            <w:pPr>
              <w:ind w:firstLine="0"/>
              <w:jc w:val="center"/>
              <w:rPr>
                <w:lang w:eastAsia="es-ES"/>
              </w:rPr>
            </w:pPr>
            <w:r>
              <w:rPr>
                <w:lang w:eastAsia="es-ES"/>
              </w:rPr>
              <w:t>5</w:t>
            </w:r>
          </w:p>
        </w:tc>
        <w:tc>
          <w:tcPr>
            <w:tcW w:w="1917" w:type="dxa"/>
            <w:tcBorders>
              <w:left w:val="single" w:sz="12" w:space="0" w:color="auto"/>
              <w:right w:val="single" w:sz="12" w:space="0" w:color="auto"/>
            </w:tcBorders>
          </w:tcPr>
          <w:p w14:paraId="1AE93ABD" w14:textId="77777777" w:rsidR="00B02DA3" w:rsidRDefault="00B02DA3" w:rsidP="00B02DA3">
            <w:pPr>
              <w:ind w:firstLine="0"/>
              <w:jc w:val="center"/>
              <w:rPr>
                <w:lang w:eastAsia="es-ES"/>
              </w:rPr>
            </w:pPr>
            <w:r>
              <w:rPr>
                <w:lang w:eastAsia="es-ES"/>
              </w:rPr>
              <w:t>1 hora</w:t>
            </w:r>
          </w:p>
        </w:tc>
      </w:tr>
      <w:tr w:rsidR="00B02DA3" w14:paraId="4AAC2185" w14:textId="77777777" w:rsidTr="00B02DA3">
        <w:trPr>
          <w:trHeight w:val="129"/>
        </w:trPr>
        <w:tc>
          <w:tcPr>
            <w:tcW w:w="1215" w:type="dxa"/>
            <w:tcBorders>
              <w:left w:val="single" w:sz="12" w:space="0" w:color="auto"/>
              <w:right w:val="single" w:sz="12" w:space="0" w:color="auto"/>
            </w:tcBorders>
          </w:tcPr>
          <w:p w14:paraId="2757C22E" w14:textId="77777777" w:rsidR="00B02DA3" w:rsidRDefault="00B02DA3" w:rsidP="00B02DA3">
            <w:pPr>
              <w:ind w:firstLine="0"/>
              <w:jc w:val="center"/>
              <w:rPr>
                <w:lang w:eastAsia="es-ES"/>
              </w:rPr>
            </w:pPr>
            <w:r>
              <w:rPr>
                <w:lang w:eastAsia="es-ES"/>
              </w:rPr>
              <w:t>8</w:t>
            </w:r>
          </w:p>
        </w:tc>
        <w:tc>
          <w:tcPr>
            <w:tcW w:w="1917" w:type="dxa"/>
            <w:tcBorders>
              <w:left w:val="single" w:sz="12" w:space="0" w:color="auto"/>
              <w:right w:val="single" w:sz="12" w:space="0" w:color="auto"/>
            </w:tcBorders>
          </w:tcPr>
          <w:p w14:paraId="6CC1321B" w14:textId="77777777" w:rsidR="00B02DA3" w:rsidRDefault="00B02DA3" w:rsidP="00B02DA3">
            <w:pPr>
              <w:ind w:firstLine="0"/>
              <w:jc w:val="center"/>
              <w:rPr>
                <w:lang w:eastAsia="es-ES"/>
              </w:rPr>
            </w:pPr>
            <w:r>
              <w:rPr>
                <w:lang w:eastAsia="es-ES"/>
              </w:rPr>
              <w:t>2 horas</w:t>
            </w:r>
          </w:p>
        </w:tc>
      </w:tr>
      <w:tr w:rsidR="00B02DA3" w14:paraId="6F512725" w14:textId="77777777" w:rsidTr="00B02DA3">
        <w:trPr>
          <w:trHeight w:val="125"/>
        </w:trPr>
        <w:tc>
          <w:tcPr>
            <w:tcW w:w="1215" w:type="dxa"/>
            <w:tcBorders>
              <w:left w:val="single" w:sz="12" w:space="0" w:color="auto"/>
              <w:right w:val="single" w:sz="12" w:space="0" w:color="auto"/>
            </w:tcBorders>
          </w:tcPr>
          <w:p w14:paraId="488EB62B" w14:textId="77777777" w:rsidR="00B02DA3" w:rsidRDefault="00B02DA3" w:rsidP="00B02DA3">
            <w:pPr>
              <w:ind w:firstLine="0"/>
              <w:jc w:val="center"/>
              <w:rPr>
                <w:lang w:eastAsia="es-ES"/>
              </w:rPr>
            </w:pPr>
            <w:r>
              <w:rPr>
                <w:lang w:eastAsia="es-ES"/>
              </w:rPr>
              <w:t>13</w:t>
            </w:r>
          </w:p>
        </w:tc>
        <w:tc>
          <w:tcPr>
            <w:tcW w:w="1917" w:type="dxa"/>
            <w:tcBorders>
              <w:left w:val="single" w:sz="12" w:space="0" w:color="auto"/>
              <w:right w:val="single" w:sz="12" w:space="0" w:color="auto"/>
            </w:tcBorders>
          </w:tcPr>
          <w:p w14:paraId="25EF7B12" w14:textId="77777777" w:rsidR="00B02DA3" w:rsidRDefault="00B02DA3" w:rsidP="00B02DA3">
            <w:pPr>
              <w:ind w:firstLine="0"/>
              <w:jc w:val="center"/>
              <w:rPr>
                <w:lang w:eastAsia="es-ES"/>
              </w:rPr>
            </w:pPr>
            <w:r>
              <w:rPr>
                <w:lang w:eastAsia="es-ES"/>
              </w:rPr>
              <w:t>5 horas</w:t>
            </w:r>
          </w:p>
        </w:tc>
      </w:tr>
      <w:tr w:rsidR="00B02DA3" w14:paraId="7B9D95BF" w14:textId="77777777" w:rsidTr="00B02DA3">
        <w:trPr>
          <w:trHeight w:val="71"/>
        </w:trPr>
        <w:tc>
          <w:tcPr>
            <w:tcW w:w="1215" w:type="dxa"/>
            <w:tcBorders>
              <w:left w:val="single" w:sz="12" w:space="0" w:color="auto"/>
              <w:right w:val="single" w:sz="12" w:space="0" w:color="auto"/>
            </w:tcBorders>
          </w:tcPr>
          <w:p w14:paraId="1757ACD5" w14:textId="77777777" w:rsidR="00B02DA3" w:rsidRDefault="00B02DA3" w:rsidP="00B02DA3">
            <w:pPr>
              <w:ind w:firstLine="0"/>
              <w:jc w:val="center"/>
              <w:rPr>
                <w:lang w:eastAsia="es-ES"/>
              </w:rPr>
            </w:pPr>
            <w:r>
              <w:rPr>
                <w:lang w:eastAsia="es-ES"/>
              </w:rPr>
              <w:t>21</w:t>
            </w:r>
          </w:p>
        </w:tc>
        <w:tc>
          <w:tcPr>
            <w:tcW w:w="1917" w:type="dxa"/>
            <w:tcBorders>
              <w:left w:val="single" w:sz="12" w:space="0" w:color="auto"/>
              <w:right w:val="single" w:sz="12" w:space="0" w:color="auto"/>
            </w:tcBorders>
          </w:tcPr>
          <w:p w14:paraId="198E1A8F" w14:textId="77777777" w:rsidR="00B02DA3" w:rsidRDefault="00B02DA3" w:rsidP="00B02DA3">
            <w:pPr>
              <w:ind w:firstLine="0"/>
              <w:jc w:val="center"/>
              <w:rPr>
                <w:lang w:eastAsia="es-ES"/>
              </w:rPr>
            </w:pPr>
            <w:r>
              <w:rPr>
                <w:lang w:eastAsia="es-ES"/>
              </w:rPr>
              <w:t>10 horas</w:t>
            </w:r>
          </w:p>
        </w:tc>
      </w:tr>
      <w:tr w:rsidR="00B02DA3" w14:paraId="6085DAE2" w14:textId="77777777" w:rsidTr="00B02DA3">
        <w:trPr>
          <w:trHeight w:val="71"/>
        </w:trPr>
        <w:tc>
          <w:tcPr>
            <w:tcW w:w="1215" w:type="dxa"/>
            <w:tcBorders>
              <w:left w:val="single" w:sz="12" w:space="0" w:color="auto"/>
              <w:bottom w:val="single" w:sz="12" w:space="0" w:color="auto"/>
              <w:right w:val="single" w:sz="12" w:space="0" w:color="auto"/>
            </w:tcBorders>
          </w:tcPr>
          <w:p w14:paraId="6786AA42" w14:textId="77777777" w:rsidR="00B02DA3" w:rsidRDefault="00B02DA3" w:rsidP="00B02DA3">
            <w:pPr>
              <w:ind w:firstLine="0"/>
              <w:jc w:val="center"/>
              <w:rPr>
                <w:lang w:eastAsia="es-ES"/>
              </w:rPr>
            </w:pPr>
            <w:r>
              <w:rPr>
                <w:lang w:eastAsia="es-ES"/>
              </w:rPr>
              <w:t>40</w:t>
            </w:r>
          </w:p>
        </w:tc>
        <w:tc>
          <w:tcPr>
            <w:tcW w:w="1917" w:type="dxa"/>
            <w:tcBorders>
              <w:left w:val="single" w:sz="12" w:space="0" w:color="auto"/>
              <w:bottom w:val="single" w:sz="12" w:space="0" w:color="auto"/>
              <w:right w:val="single" w:sz="12" w:space="0" w:color="auto"/>
            </w:tcBorders>
          </w:tcPr>
          <w:p w14:paraId="343E9924" w14:textId="77777777" w:rsidR="00B02DA3" w:rsidRDefault="00B02DA3" w:rsidP="00B02DA3">
            <w:pPr>
              <w:ind w:firstLine="0"/>
              <w:jc w:val="center"/>
              <w:rPr>
                <w:lang w:eastAsia="es-ES"/>
              </w:rPr>
            </w:pPr>
            <w:r>
              <w:rPr>
                <w:lang w:eastAsia="es-ES"/>
              </w:rPr>
              <w:t>24 horas</w:t>
            </w:r>
          </w:p>
        </w:tc>
      </w:tr>
    </w:tbl>
    <w:p w14:paraId="0A2B0405" w14:textId="77777777" w:rsidR="003232EC" w:rsidRDefault="003232EC" w:rsidP="003232EC">
      <w:pPr>
        <w:rPr>
          <w:lang w:eastAsia="es-ES"/>
        </w:rPr>
      </w:pPr>
      <w:r>
        <w:rPr>
          <w:lang w:eastAsia="es-ES"/>
        </w:rPr>
        <w:t>Al emplear la metodología SCRUM, hay que establecer una estimación del tiempo que se va a necesitar para la realización de cada tarea, este tiempo también puede ser modificado y asignado cuando creamos una tarea en nuestro repositorio de GitHub. Para hacernos una idea general y poder asignar los tiempos de una forma más eficiente, al inicio del proyecto se establecieron unos tiempos, acorde con cada uno de los valores que nos deja seleccionar como estimación.</w:t>
      </w:r>
    </w:p>
    <w:p w14:paraId="2F45E738" w14:textId="77777777" w:rsidR="00B02DA3" w:rsidRDefault="00B02DA3" w:rsidP="00B02DA3">
      <w:pPr>
        <w:pStyle w:val="Descripcin"/>
        <w:keepNext/>
        <w:jc w:val="center"/>
      </w:pPr>
    </w:p>
    <w:p w14:paraId="27C41A0D" w14:textId="77777777" w:rsidR="00B02DA3" w:rsidRDefault="00B02DA3" w:rsidP="00B02DA3">
      <w:pPr>
        <w:pStyle w:val="Descripcin"/>
        <w:keepNext/>
        <w:jc w:val="center"/>
      </w:pPr>
    </w:p>
    <w:p w14:paraId="29281BDF" w14:textId="77777777" w:rsidR="00B02DA3" w:rsidRDefault="00B02DA3" w:rsidP="00B02DA3">
      <w:pPr>
        <w:pStyle w:val="Descripcin"/>
        <w:keepNext/>
        <w:jc w:val="center"/>
      </w:pPr>
    </w:p>
    <w:p w14:paraId="02C207DE" w14:textId="77777777" w:rsidR="00B02DA3" w:rsidRDefault="00B02DA3" w:rsidP="00B02DA3">
      <w:pPr>
        <w:pStyle w:val="Descripcin"/>
        <w:keepNext/>
        <w:jc w:val="center"/>
      </w:pPr>
    </w:p>
    <w:p w14:paraId="68B4788F" w14:textId="77777777" w:rsidR="00B02DA3" w:rsidRDefault="00B02DA3" w:rsidP="00B02DA3">
      <w:pPr>
        <w:pStyle w:val="Descripcin"/>
        <w:keepNext/>
        <w:jc w:val="center"/>
      </w:pPr>
    </w:p>
    <w:p w14:paraId="6E81E688" w14:textId="77777777" w:rsidR="00B02DA3" w:rsidRDefault="00B02DA3" w:rsidP="00B02DA3">
      <w:pPr>
        <w:pStyle w:val="Descripcin"/>
        <w:keepNext/>
        <w:jc w:val="center"/>
      </w:pPr>
    </w:p>
    <w:p w14:paraId="0875E56C" w14:textId="1AE60003" w:rsidR="00B02DA3" w:rsidRDefault="00B02DA3" w:rsidP="00B02DA3">
      <w:pPr>
        <w:pStyle w:val="Descripcin"/>
        <w:keepNext/>
        <w:ind w:left="3539" w:firstLine="1"/>
      </w:pPr>
      <w:bookmarkStart w:id="8" w:name="_Toc32403600"/>
      <w:r>
        <w:t xml:space="preserve">Tabla </w:t>
      </w:r>
      <w:r w:rsidR="00C55D23">
        <w:fldChar w:fldCharType="begin"/>
      </w:r>
      <w:r w:rsidR="00C55D23">
        <w:instrText xml:space="preserve"> SEQ Tabla \* ARABIC </w:instrText>
      </w:r>
      <w:r w:rsidR="00C55D23">
        <w:fldChar w:fldCharType="separate"/>
      </w:r>
      <w:r w:rsidR="002C5B9B">
        <w:rPr>
          <w:noProof/>
        </w:rPr>
        <w:t>1</w:t>
      </w:r>
      <w:r w:rsidR="00C55D23">
        <w:rPr>
          <w:noProof/>
        </w:rPr>
        <w:fldChar w:fldCharType="end"/>
      </w:r>
      <w:r>
        <w:t xml:space="preserve"> Estimaciones de tiempo</w:t>
      </w:r>
      <w:bookmarkEnd w:id="8"/>
    </w:p>
    <w:p w14:paraId="2DEF1702" w14:textId="77777777" w:rsidR="00B02DA3" w:rsidRDefault="00B02DA3" w:rsidP="00B02DA3">
      <w:r>
        <w:t>Como se ha mencionado se ha realizado una metodología SCRUM, no se ha llegado a aplicar en su totalidad debido a que no era un proyecto llevado a cabo por un grupo de trabajo en el que hubiera reuniones diarias. Pero se ha intentado mantener al máximo la forma de trabajar:</w:t>
      </w:r>
    </w:p>
    <w:p w14:paraId="48527919" w14:textId="77777777" w:rsidR="00B02DA3" w:rsidRDefault="00B02DA3" w:rsidP="00543E0C">
      <w:pPr>
        <w:pStyle w:val="Prrafodelista"/>
        <w:numPr>
          <w:ilvl w:val="0"/>
          <w:numId w:val="1"/>
        </w:numPr>
      </w:pPr>
      <w:r>
        <w:t>Se ha realizado una reunión a principio de cada sprint para establecer lo que se iba a realizar durante el mismo.</w:t>
      </w:r>
    </w:p>
    <w:p w14:paraId="1EFC97F7" w14:textId="77777777" w:rsidR="00B02DA3" w:rsidRDefault="00B02DA3" w:rsidP="00543E0C">
      <w:pPr>
        <w:pStyle w:val="Prrafodelista"/>
        <w:numPr>
          <w:ilvl w:val="0"/>
          <w:numId w:val="1"/>
        </w:numPr>
      </w:pPr>
      <w:r>
        <w:t>Se ha realizado una reunión al final de cada sprint para hacer repaso de todo lo realizado durante dicho sprint.</w:t>
      </w:r>
    </w:p>
    <w:p w14:paraId="5B5E9713" w14:textId="77777777" w:rsidR="00B02DA3" w:rsidRDefault="00B02DA3" w:rsidP="00543E0C">
      <w:pPr>
        <w:pStyle w:val="Prrafodelista"/>
        <w:numPr>
          <w:ilvl w:val="0"/>
          <w:numId w:val="1"/>
        </w:numPr>
      </w:pPr>
      <w:r>
        <w:t>Se han estimado los tiempos que se iban a necesitar para cada una de las tareas que se realizarían durante los distintos sprints.</w:t>
      </w:r>
    </w:p>
    <w:p w14:paraId="56D6A485" w14:textId="77777777" w:rsidR="00B02DA3" w:rsidRDefault="00B02DA3" w:rsidP="00543E0C">
      <w:pPr>
        <w:pStyle w:val="Prrafodelista"/>
        <w:numPr>
          <w:ilvl w:val="0"/>
          <w:numId w:val="1"/>
        </w:numPr>
      </w:pPr>
      <w:r>
        <w:t>Se iba entregando una parte del proyecto al final de cada sprint como parte del desarrollo incremental.</w:t>
      </w:r>
    </w:p>
    <w:p w14:paraId="03725C62" w14:textId="77777777" w:rsidR="00B02DA3" w:rsidRDefault="00B02DA3" w:rsidP="00543E0C">
      <w:pPr>
        <w:pStyle w:val="Ttulo2"/>
        <w:numPr>
          <w:ilvl w:val="0"/>
          <w:numId w:val="2"/>
        </w:numPr>
      </w:pPr>
      <w:bookmarkStart w:id="9" w:name="_Toc32403674"/>
      <w:r>
        <w:t>Planificación temporal</w:t>
      </w:r>
      <w:bookmarkEnd w:id="9"/>
    </w:p>
    <w:p w14:paraId="554EDBD0" w14:textId="77777777" w:rsidR="001C766F" w:rsidRDefault="00B02DA3" w:rsidP="00B02DA3">
      <w:r>
        <w:t xml:space="preserve">Para este apartado se van a describir todos los sprints que se han ido realizando a lo largo del proyecto, con todas las tareas y el gráfico </w:t>
      </w:r>
      <w:r w:rsidRPr="00693A99">
        <w:rPr>
          <w:i/>
          <w:iCs/>
        </w:rPr>
        <w:t>burndown</w:t>
      </w:r>
      <w:r>
        <w:t xml:space="preserve"> del sprint obtenido con la herramienta de ZenHub. Para ello se van a describir el número de </w:t>
      </w:r>
      <w:r w:rsidRPr="00693A99">
        <w:rPr>
          <w:i/>
          <w:iCs/>
        </w:rPr>
        <w:t>storypoints</w:t>
      </w:r>
      <w:r>
        <w:t xml:space="preserve"> que hay en el sprint, el nombre del </w:t>
      </w:r>
      <w:r>
        <w:lastRenderedPageBreak/>
        <w:t>sprint, las tareas que se han realizado en cada sprint</w:t>
      </w:r>
      <w:r w:rsidR="001C766F">
        <w:t xml:space="preserve"> y las fechas de duración de cada sprint. También se detallarán las etiquetas que se ha dado a cada tarea dentro del sprint.</w:t>
      </w:r>
    </w:p>
    <w:p w14:paraId="4D53ADF4" w14:textId="77777777" w:rsidR="001C766F" w:rsidRDefault="001C766F" w:rsidP="001C766F">
      <w:pPr>
        <w:pStyle w:val="Ttulo3"/>
      </w:pPr>
      <w:bookmarkStart w:id="10" w:name="_Toc32403675"/>
      <w:r>
        <w:t>Sprint 1 (23/09/2019 – 07/10/2019)</w:t>
      </w:r>
      <w:bookmarkEnd w:id="10"/>
    </w:p>
    <w:p w14:paraId="1E4538FE" w14:textId="77777777" w:rsidR="001C766F" w:rsidRDefault="001C766F" w:rsidP="001C766F">
      <w:r>
        <w:t>Primer sprint del proyecto en el que se definen los objetivos que iba a tener el proyecto, cómo se iba a realizar y de manera general los pasos que se iban a seguir.</w:t>
      </w:r>
    </w:p>
    <w:p w14:paraId="60A82976" w14:textId="77777777" w:rsidR="001C766F" w:rsidRDefault="001C766F" w:rsidP="001C766F">
      <w:r>
        <w:t xml:space="preserve">También se establecieron las tareas que se iban a llevar a cabo en dicho sprint, como era el sprint inicial, las tareas que se establecieron fueron comenzar con la lectura de documentación del proyecto, el </w:t>
      </w:r>
      <w:r w:rsidRPr="00693A99">
        <w:rPr>
          <w:i/>
          <w:iCs/>
        </w:rPr>
        <w:t>fork</w:t>
      </w:r>
      <w:r>
        <w:t xml:space="preserve"> al repositorio anterior, lectura a fondo de código para facilitar su entendimiento una vez que se inicie su modificación, elección de la plataforma donde se iba a realizar la documentación, creación del repositorio dentro de GitHub y se comenzó con algunas instalaciones necesarias para la realización del proyecto (ZenHub, Zotero…).</w:t>
      </w:r>
    </w:p>
    <w:p w14:paraId="2E4B6EC2" w14:textId="77777777" w:rsidR="001C766F" w:rsidRDefault="001C766F" w:rsidP="001C766F">
      <w:r>
        <w:t xml:space="preserve">Enlace al primer sprint del proyecto: </w:t>
      </w:r>
      <w:hyperlink r:id="rId83" w:history="1">
        <w:r w:rsidRPr="001C766F">
          <w:rPr>
            <w:rStyle w:val="Hipervnculo"/>
          </w:rPr>
          <w:t>Sprint 1</w:t>
        </w:r>
      </w:hyperlink>
      <w:r>
        <w:t>.</w:t>
      </w:r>
    </w:p>
    <w:p w14:paraId="1EE4C89E" w14:textId="77777777" w:rsidR="001C766F" w:rsidRDefault="00277378" w:rsidP="001C766F">
      <w:r>
        <w:rPr>
          <w:noProof/>
        </w:rPr>
        <mc:AlternateContent>
          <mc:Choice Requires="wps">
            <w:drawing>
              <wp:anchor distT="0" distB="0" distL="114300" distR="114300" simplePos="0" relativeHeight="251694080" behindDoc="1" locked="0" layoutInCell="1" allowOverlap="1" wp14:anchorId="64D247C0" wp14:editId="72178F14">
                <wp:simplePos x="0" y="0"/>
                <wp:positionH relativeFrom="margin">
                  <wp:align>right</wp:align>
                </wp:positionH>
                <wp:positionV relativeFrom="paragraph">
                  <wp:posOffset>2849880</wp:posOffset>
                </wp:positionV>
                <wp:extent cx="5400040" cy="171450"/>
                <wp:effectExtent l="0" t="0" r="0" b="0"/>
                <wp:wrapTight wrapText="bothSides">
                  <wp:wrapPolygon edited="0">
                    <wp:start x="0" y="0"/>
                    <wp:lineTo x="0" y="19200"/>
                    <wp:lineTo x="21488" y="19200"/>
                    <wp:lineTo x="21488" y="0"/>
                    <wp:lineTo x="0" y="0"/>
                  </wp:wrapPolygon>
                </wp:wrapTight>
                <wp:docPr id="19" name="Cuadro de texto 19"/>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7CFE001F" w14:textId="57046F3F" w:rsidR="00E37DB1" w:rsidRPr="00C15E62" w:rsidRDefault="00E37DB1" w:rsidP="00277378">
                            <w:pPr>
                              <w:pStyle w:val="Descripcin"/>
                              <w:jc w:val="center"/>
                              <w:rPr>
                                <w:noProof/>
                              </w:rPr>
                            </w:pPr>
                            <w:bookmarkStart w:id="11" w:name="_Toc32332754"/>
                            <w:r>
                              <w:t xml:space="preserve">Figura </w:t>
                            </w:r>
                            <w:r w:rsidR="00C55D23">
                              <w:fldChar w:fldCharType="begin"/>
                            </w:r>
                            <w:r w:rsidR="00C55D23">
                              <w:instrText xml:space="preserve"> </w:instrText>
                            </w:r>
                            <w:r w:rsidR="00C55D23">
                              <w:instrText xml:space="preserve">SEQ Ilustración \* ARABIC </w:instrText>
                            </w:r>
                            <w:r w:rsidR="00C55D23">
                              <w:fldChar w:fldCharType="separate"/>
                            </w:r>
                            <w:r w:rsidR="002C5B9B">
                              <w:rPr>
                                <w:noProof/>
                              </w:rPr>
                              <w:t>1</w:t>
                            </w:r>
                            <w:r w:rsidR="00C55D23">
                              <w:rPr>
                                <w:noProof/>
                              </w:rPr>
                              <w:fldChar w:fldCharType="end"/>
                            </w:r>
                            <w:r>
                              <w:t xml:space="preserve"> Burndown sprint 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D247C0" id="_x0000_t202" coordsize="21600,21600" o:spt="202" path="m,l,21600r21600,l21600,xe">
                <v:stroke joinstyle="miter"/>
                <v:path gradientshapeok="t" o:connecttype="rect"/>
              </v:shapetype>
              <v:shape id="Cuadro de texto 19" o:spid="_x0000_s1026" type="#_x0000_t202" style="position:absolute;left:0;text-align:left;margin-left:374pt;margin-top:224.4pt;width:425.2pt;height:13.5pt;z-index:-2516224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" stroked="f">
                <v:textbox inset="0,0,0,0">
                  <w:txbxContent>
                    <w:p w14:paraId="7CFE001F" w14:textId="57046F3F" w:rsidR="00E37DB1" w:rsidRPr="00C15E62" w:rsidRDefault="00E37DB1" w:rsidP="00277378">
                      <w:pPr>
                        <w:pStyle w:val="Descripcin"/>
                        <w:jc w:val="center"/>
                        <w:rPr>
                          <w:noProof/>
                        </w:rPr>
                      </w:pPr>
                      <w:bookmarkStart w:id="12" w:name="_Toc32332754"/>
                      <w:r>
                        <w:t xml:space="preserve">Figura </w:t>
                      </w:r>
                      <w:r w:rsidR="00C55D23">
                        <w:fldChar w:fldCharType="begin"/>
                      </w:r>
                      <w:r w:rsidR="00C55D23">
                        <w:instrText xml:space="preserve"> </w:instrText>
                      </w:r>
                      <w:r w:rsidR="00C55D23">
                        <w:instrText xml:space="preserve">SEQ Ilustración \* ARABIC </w:instrText>
                      </w:r>
                      <w:r w:rsidR="00C55D23">
                        <w:fldChar w:fldCharType="separate"/>
                      </w:r>
                      <w:r w:rsidR="002C5B9B">
                        <w:rPr>
                          <w:noProof/>
                        </w:rPr>
                        <w:t>1</w:t>
                      </w:r>
                      <w:r w:rsidR="00C55D23">
                        <w:rPr>
                          <w:noProof/>
                        </w:rPr>
                        <w:fldChar w:fldCharType="end"/>
                      </w:r>
                      <w:r>
                        <w:t xml:space="preserve"> Burndown sprint 1</w:t>
                      </w:r>
                      <w:bookmarkEnd w:id="12"/>
                    </w:p>
                  </w:txbxContent>
                </v:textbox>
                <w10:wrap type="tight" anchorx="margin"/>
              </v:shape>
            </w:pict>
          </mc:Fallback>
        </mc:AlternateContent>
      </w:r>
      <w:r w:rsidR="006D54D9">
        <w:rPr>
          <w:noProof/>
        </w:rPr>
        <w:drawing>
          <wp:anchor distT="0" distB="0" distL="114300" distR="114300" simplePos="0" relativeHeight="251689984" behindDoc="1" locked="0" layoutInCell="1" allowOverlap="1" wp14:anchorId="0CD8D58D" wp14:editId="75852942">
            <wp:simplePos x="0" y="0"/>
            <wp:positionH relativeFrom="margin">
              <wp:align>right</wp:align>
            </wp:positionH>
            <wp:positionV relativeFrom="paragraph">
              <wp:posOffset>441960</wp:posOffset>
            </wp:positionV>
            <wp:extent cx="5400040" cy="2455545"/>
            <wp:effectExtent l="0" t="0" r="0" b="1905"/>
            <wp:wrapTight wrapText="bothSides">
              <wp:wrapPolygon edited="0">
                <wp:start x="0" y="0"/>
                <wp:lineTo x="0" y="21449"/>
                <wp:lineTo x="21488" y="21449"/>
                <wp:lineTo x="21488" y="0"/>
                <wp:lineTo x="0" y="0"/>
              </wp:wrapPolygon>
            </wp:wrapTight>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undown1.PNG"/>
                    <pic:cNvPicPr/>
                  </pic:nvPicPr>
                  <pic:blipFill>
                    <a:blip r:embed="rId84">
                      <a:extLst>
                        <a:ext uri="{28A0092B-C50C-407E-A947-70E740481C1C}">
                          <a14:useLocalDpi xmlns:a14="http://schemas.microsoft.com/office/drawing/2010/main" val="0"/>
                        </a:ext>
                      </a:extLst>
                    </a:blip>
                    <a:stretch>
                      <a:fillRect/>
                    </a:stretch>
                  </pic:blipFill>
                  <pic:spPr>
                    <a:xfrm>
                      <a:off x="0" y="0"/>
                      <a:ext cx="5400040" cy="2455545"/>
                    </a:xfrm>
                    <a:prstGeom prst="rect">
                      <a:avLst/>
                    </a:prstGeom>
                  </pic:spPr>
                </pic:pic>
              </a:graphicData>
            </a:graphic>
          </wp:anchor>
        </w:drawing>
      </w:r>
      <w:r w:rsidR="006D54D9">
        <w:t xml:space="preserve">A continuación, se va a mostrar el gráfico </w:t>
      </w:r>
      <w:r w:rsidR="006D54D9" w:rsidRPr="00693A99">
        <w:rPr>
          <w:i/>
          <w:iCs/>
        </w:rPr>
        <w:t>burndown</w:t>
      </w:r>
      <w:r w:rsidR="006D54D9">
        <w:t xml:space="preserve"> del sprint, este gráfico nos muestra de manera general cómo se ha ido avanzando en la realización de tareas dentro de dicho sprint.</w:t>
      </w:r>
    </w:p>
    <w:p w14:paraId="49F11B75" w14:textId="1BF85E63" w:rsidR="006D54D9" w:rsidRDefault="006D54D9" w:rsidP="006D54D9">
      <w:r>
        <w:t xml:space="preserve">La línea discontinua muestra cómo habría sido el progreso a lo largo del sprint de una forma idónea, aunque no siempre puede ser así debido a factores externos, es por eso </w:t>
      </w:r>
      <w:r w:rsidR="00F21352">
        <w:t>por lo que</w:t>
      </w:r>
      <w:r>
        <w:t xml:space="preserve"> se puede ver como en ocasiones se avanza mucho en el proyecto y otras veces se ha avanzado poco.</w:t>
      </w:r>
    </w:p>
    <w:p w14:paraId="41B72AF9" w14:textId="77777777" w:rsidR="00277378" w:rsidRDefault="006D54D9" w:rsidP="00277378">
      <w:r>
        <w:t>Por último, se va a mostrar una tabla con todas las tareas relacionadas con la etiqueta correspondiente a cada tarea.</w:t>
      </w:r>
    </w:p>
    <w:p w14:paraId="2AF879A3" w14:textId="5AD87FDB" w:rsidR="00277378" w:rsidRDefault="00277378" w:rsidP="00277378">
      <w:pPr>
        <w:pStyle w:val="Descripcin"/>
        <w:keepNext/>
        <w:jc w:val="center"/>
      </w:pPr>
      <w:bookmarkStart w:id="13" w:name="_Toc32403601"/>
      <w:r>
        <w:lastRenderedPageBreak/>
        <w:t xml:space="preserve">Tabla </w:t>
      </w:r>
      <w:r w:rsidR="00C55D23">
        <w:fldChar w:fldCharType="begin"/>
      </w:r>
      <w:r w:rsidR="00C55D23">
        <w:instrText xml:space="preserve"> SEQ Tabla \* ARABIC </w:instrText>
      </w:r>
      <w:r w:rsidR="00C55D23">
        <w:fldChar w:fldCharType="separate"/>
      </w:r>
      <w:r w:rsidR="002C5B9B">
        <w:rPr>
          <w:noProof/>
        </w:rPr>
        <w:t>2</w:t>
      </w:r>
      <w:r w:rsidR="00C55D23">
        <w:rPr>
          <w:noProof/>
        </w:rPr>
        <w:fldChar w:fldCharType="end"/>
      </w:r>
      <w:r>
        <w:t xml:space="preserve"> Distribución tareas sprint 1</w:t>
      </w:r>
      <w:bookmarkEnd w:id="13"/>
    </w:p>
    <w:tbl>
      <w:tblPr>
        <w:tblStyle w:val="Tablaconcuadrcula"/>
        <w:tblpPr w:leftFromText="141" w:rightFromText="141" w:vertAnchor="page" w:horzAnchor="margin" w:tblpY="1651"/>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277378" w14:paraId="29EEAEE2" w14:textId="77777777" w:rsidTr="00277378">
        <w:trPr>
          <w:cantSplit/>
          <w:trHeight w:val="1833"/>
        </w:trPr>
        <w:tc>
          <w:tcPr>
            <w:tcW w:w="846" w:type="dxa"/>
            <w:tcBorders>
              <w:top w:val="nil"/>
              <w:left w:val="nil"/>
              <w:bottom w:val="single" w:sz="4" w:space="0" w:color="auto"/>
              <w:right w:val="nil"/>
            </w:tcBorders>
            <w:vAlign w:val="bottom"/>
          </w:tcPr>
          <w:p w14:paraId="195F1A44" w14:textId="77777777" w:rsidR="0090223E" w:rsidRDefault="0090223E" w:rsidP="0090223E">
            <w:pPr>
              <w:ind w:firstLine="0"/>
              <w:jc w:val="center"/>
            </w:pPr>
            <w:r>
              <w:t>Tarea</w:t>
            </w:r>
          </w:p>
        </w:tc>
        <w:tc>
          <w:tcPr>
            <w:tcW w:w="2693" w:type="dxa"/>
            <w:tcBorders>
              <w:top w:val="nil"/>
              <w:left w:val="nil"/>
              <w:bottom w:val="single" w:sz="4" w:space="0" w:color="auto"/>
              <w:right w:val="nil"/>
            </w:tcBorders>
            <w:vAlign w:val="bottom"/>
          </w:tcPr>
          <w:p w14:paraId="707F5115" w14:textId="77777777" w:rsidR="0090223E" w:rsidRDefault="0090223E" w:rsidP="0090223E">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F567D2D" w14:textId="77777777" w:rsidR="0090223E" w:rsidRDefault="0090223E" w:rsidP="0090223E">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140D0C94" w14:textId="77777777" w:rsidR="0090223E" w:rsidRDefault="0090223E" w:rsidP="0090223E">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53A84C73" w14:textId="77777777" w:rsidR="0090223E" w:rsidRDefault="0090223E" w:rsidP="0090223E">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A89CAF0" w14:textId="77777777" w:rsidR="0090223E" w:rsidRDefault="0090223E" w:rsidP="0090223E">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133B605C" w14:textId="77777777" w:rsidR="0090223E" w:rsidRDefault="0090223E" w:rsidP="0090223E">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67EC76F8" w14:textId="689EC058" w:rsidR="0090223E" w:rsidRDefault="00F6343B" w:rsidP="0090223E">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759D0838" w14:textId="77777777" w:rsidR="0090223E" w:rsidRDefault="00DD549E" w:rsidP="0090223E">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4513D6A" w14:textId="77777777" w:rsidR="0090223E" w:rsidRDefault="0090223E" w:rsidP="0090223E">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5BADC2BB" w14:textId="77777777" w:rsidR="0090223E" w:rsidRDefault="0090223E" w:rsidP="0090223E">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41454C1" w14:textId="77777777" w:rsidR="0090223E" w:rsidRDefault="0090223E" w:rsidP="0090223E">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B043B45" w14:textId="77777777" w:rsidR="0090223E" w:rsidRPr="00277378" w:rsidRDefault="0090223E" w:rsidP="0090223E">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3C6280A9" w14:textId="77777777" w:rsidR="0090223E" w:rsidRDefault="0090223E" w:rsidP="0090223E">
            <w:pPr>
              <w:ind w:left="113" w:right="113" w:firstLine="0"/>
            </w:pPr>
            <w:r>
              <w:t>Testeo</w:t>
            </w:r>
          </w:p>
        </w:tc>
      </w:tr>
      <w:tr w:rsidR="0090223E" w14:paraId="43A08942" w14:textId="77777777" w:rsidTr="00277378">
        <w:trPr>
          <w:trHeight w:val="274"/>
        </w:trPr>
        <w:tc>
          <w:tcPr>
            <w:tcW w:w="846" w:type="dxa"/>
            <w:tcBorders>
              <w:top w:val="single" w:sz="4" w:space="0" w:color="auto"/>
              <w:right w:val="nil"/>
            </w:tcBorders>
            <w:shd w:val="clear" w:color="auto" w:fill="F2F2F2" w:themeFill="background1" w:themeFillShade="F2"/>
          </w:tcPr>
          <w:p w14:paraId="44B7E5A0" w14:textId="77777777" w:rsidR="0090223E" w:rsidRDefault="00277378" w:rsidP="00277378">
            <w:pPr>
              <w:ind w:firstLine="0"/>
              <w:jc w:val="center"/>
            </w:pPr>
            <w:r>
              <w:t>#1</w:t>
            </w:r>
          </w:p>
        </w:tc>
        <w:tc>
          <w:tcPr>
            <w:tcW w:w="2693" w:type="dxa"/>
            <w:tcBorders>
              <w:top w:val="single" w:sz="4" w:space="0" w:color="auto"/>
              <w:left w:val="nil"/>
              <w:bottom w:val="single" w:sz="4" w:space="0" w:color="auto"/>
            </w:tcBorders>
            <w:shd w:val="clear" w:color="auto" w:fill="F2F2F2" w:themeFill="background1" w:themeFillShade="F2"/>
          </w:tcPr>
          <w:p w14:paraId="5DF0F694" w14:textId="77777777" w:rsidR="0090223E" w:rsidRDefault="00277378" w:rsidP="00277378">
            <w:pPr>
              <w:ind w:firstLine="0"/>
              <w:jc w:val="center"/>
            </w:pPr>
            <w:r>
              <w:t>Instalación Zotero</w:t>
            </w:r>
          </w:p>
        </w:tc>
        <w:tc>
          <w:tcPr>
            <w:tcW w:w="425" w:type="dxa"/>
            <w:tcBorders>
              <w:top w:val="single" w:sz="4" w:space="0" w:color="auto"/>
            </w:tcBorders>
            <w:shd w:val="clear" w:color="auto" w:fill="F2F2F2" w:themeFill="background1" w:themeFillShade="F2"/>
          </w:tcPr>
          <w:p w14:paraId="0030623D" w14:textId="77777777" w:rsidR="0090223E" w:rsidRDefault="0090223E" w:rsidP="0090223E">
            <w:pPr>
              <w:ind w:firstLine="0"/>
            </w:pPr>
          </w:p>
        </w:tc>
        <w:tc>
          <w:tcPr>
            <w:tcW w:w="426" w:type="dxa"/>
            <w:tcBorders>
              <w:top w:val="single" w:sz="4" w:space="0" w:color="auto"/>
            </w:tcBorders>
            <w:shd w:val="clear" w:color="auto" w:fill="F2F2F2" w:themeFill="background1" w:themeFillShade="F2"/>
          </w:tcPr>
          <w:p w14:paraId="5B3562CC"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A1C257F"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14D744E4"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17AAACF" w14:textId="77777777" w:rsidR="0090223E" w:rsidRDefault="0090223E" w:rsidP="0090223E">
            <w:pPr>
              <w:ind w:firstLine="0"/>
            </w:pPr>
          </w:p>
        </w:tc>
        <w:tc>
          <w:tcPr>
            <w:tcW w:w="426" w:type="dxa"/>
            <w:tcBorders>
              <w:top w:val="single" w:sz="4" w:space="0" w:color="auto"/>
            </w:tcBorders>
            <w:shd w:val="clear" w:color="auto" w:fill="FFCCCC"/>
          </w:tcPr>
          <w:p w14:paraId="79F781B7"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2738445D"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34A3796E"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7E763C09" w14:textId="77777777" w:rsidR="0090223E" w:rsidRDefault="0090223E" w:rsidP="0090223E">
            <w:pPr>
              <w:ind w:firstLine="0"/>
            </w:pPr>
          </w:p>
        </w:tc>
        <w:tc>
          <w:tcPr>
            <w:tcW w:w="426" w:type="dxa"/>
            <w:tcBorders>
              <w:top w:val="single" w:sz="4" w:space="0" w:color="auto"/>
            </w:tcBorders>
            <w:shd w:val="clear" w:color="auto" w:fill="F2F2F2" w:themeFill="background1" w:themeFillShade="F2"/>
          </w:tcPr>
          <w:p w14:paraId="18EA25A0" w14:textId="77777777" w:rsidR="0090223E" w:rsidRDefault="0090223E" w:rsidP="0090223E">
            <w:pPr>
              <w:ind w:firstLine="0"/>
            </w:pPr>
          </w:p>
        </w:tc>
        <w:tc>
          <w:tcPr>
            <w:tcW w:w="425" w:type="dxa"/>
            <w:tcBorders>
              <w:top w:val="single" w:sz="4" w:space="0" w:color="auto"/>
            </w:tcBorders>
            <w:shd w:val="clear" w:color="auto" w:fill="F2F2F2" w:themeFill="background1" w:themeFillShade="F2"/>
          </w:tcPr>
          <w:p w14:paraId="69B22471" w14:textId="77777777" w:rsidR="0090223E" w:rsidRDefault="0090223E" w:rsidP="0090223E">
            <w:pPr>
              <w:ind w:firstLine="0"/>
            </w:pPr>
          </w:p>
        </w:tc>
        <w:tc>
          <w:tcPr>
            <w:tcW w:w="462" w:type="dxa"/>
            <w:tcBorders>
              <w:top w:val="single" w:sz="4" w:space="0" w:color="auto"/>
            </w:tcBorders>
            <w:shd w:val="clear" w:color="auto" w:fill="F2F2F2" w:themeFill="background1" w:themeFillShade="F2"/>
          </w:tcPr>
          <w:p w14:paraId="722D0187" w14:textId="77777777" w:rsidR="0090223E" w:rsidRDefault="0090223E" w:rsidP="0090223E">
            <w:pPr>
              <w:ind w:firstLine="0"/>
            </w:pPr>
          </w:p>
        </w:tc>
      </w:tr>
      <w:tr w:rsidR="0090223E" w14:paraId="44C4783C" w14:textId="77777777" w:rsidTr="00277378">
        <w:trPr>
          <w:trHeight w:val="291"/>
        </w:trPr>
        <w:tc>
          <w:tcPr>
            <w:tcW w:w="846" w:type="dxa"/>
            <w:tcBorders>
              <w:right w:val="nil"/>
            </w:tcBorders>
          </w:tcPr>
          <w:p w14:paraId="00BE9481" w14:textId="77777777" w:rsidR="0090223E" w:rsidRDefault="00277378" w:rsidP="00277378">
            <w:pPr>
              <w:ind w:firstLine="0"/>
              <w:jc w:val="center"/>
            </w:pPr>
            <w:r>
              <w:t>#2</w:t>
            </w:r>
          </w:p>
        </w:tc>
        <w:tc>
          <w:tcPr>
            <w:tcW w:w="2693" w:type="dxa"/>
            <w:tcBorders>
              <w:left w:val="nil"/>
              <w:bottom w:val="single" w:sz="4" w:space="0" w:color="auto"/>
            </w:tcBorders>
          </w:tcPr>
          <w:p w14:paraId="2A53BF14" w14:textId="77777777" w:rsidR="0090223E" w:rsidRDefault="00277378" w:rsidP="00277378">
            <w:pPr>
              <w:ind w:firstLine="0"/>
              <w:jc w:val="center"/>
            </w:pPr>
            <w:r>
              <w:t>Decidir herramienta documentación</w:t>
            </w:r>
          </w:p>
        </w:tc>
        <w:tc>
          <w:tcPr>
            <w:tcW w:w="425" w:type="dxa"/>
          </w:tcPr>
          <w:p w14:paraId="69D62E2B" w14:textId="77777777" w:rsidR="0090223E" w:rsidRDefault="0090223E" w:rsidP="0090223E">
            <w:pPr>
              <w:ind w:firstLine="0"/>
            </w:pPr>
          </w:p>
        </w:tc>
        <w:tc>
          <w:tcPr>
            <w:tcW w:w="426" w:type="dxa"/>
            <w:shd w:val="clear" w:color="auto" w:fill="FF5050"/>
          </w:tcPr>
          <w:p w14:paraId="58B60D09" w14:textId="77777777" w:rsidR="0090223E" w:rsidRDefault="0090223E" w:rsidP="0090223E">
            <w:pPr>
              <w:ind w:firstLine="0"/>
            </w:pPr>
          </w:p>
        </w:tc>
        <w:tc>
          <w:tcPr>
            <w:tcW w:w="425" w:type="dxa"/>
          </w:tcPr>
          <w:p w14:paraId="5B1EF985" w14:textId="77777777" w:rsidR="0090223E" w:rsidRDefault="0090223E" w:rsidP="0090223E">
            <w:pPr>
              <w:ind w:firstLine="0"/>
            </w:pPr>
          </w:p>
        </w:tc>
        <w:tc>
          <w:tcPr>
            <w:tcW w:w="425" w:type="dxa"/>
          </w:tcPr>
          <w:p w14:paraId="4E5748B2" w14:textId="77777777" w:rsidR="0090223E" w:rsidRDefault="0090223E" w:rsidP="0090223E">
            <w:pPr>
              <w:ind w:firstLine="0"/>
            </w:pPr>
          </w:p>
        </w:tc>
        <w:tc>
          <w:tcPr>
            <w:tcW w:w="425" w:type="dxa"/>
          </w:tcPr>
          <w:p w14:paraId="058CA54A" w14:textId="77777777" w:rsidR="0090223E" w:rsidRDefault="0090223E" w:rsidP="0090223E">
            <w:pPr>
              <w:ind w:firstLine="0"/>
            </w:pPr>
          </w:p>
        </w:tc>
        <w:tc>
          <w:tcPr>
            <w:tcW w:w="426" w:type="dxa"/>
          </w:tcPr>
          <w:p w14:paraId="7FADCC70" w14:textId="77777777" w:rsidR="0090223E" w:rsidRDefault="0090223E" w:rsidP="0090223E">
            <w:pPr>
              <w:ind w:firstLine="0"/>
            </w:pPr>
          </w:p>
        </w:tc>
        <w:tc>
          <w:tcPr>
            <w:tcW w:w="425" w:type="dxa"/>
          </w:tcPr>
          <w:p w14:paraId="4988EC9B" w14:textId="77777777" w:rsidR="0090223E" w:rsidRDefault="0090223E" w:rsidP="0090223E">
            <w:pPr>
              <w:ind w:firstLine="0"/>
            </w:pPr>
          </w:p>
        </w:tc>
        <w:tc>
          <w:tcPr>
            <w:tcW w:w="425" w:type="dxa"/>
            <w:shd w:val="clear" w:color="auto" w:fill="F4B083" w:themeFill="accent2" w:themeFillTint="99"/>
          </w:tcPr>
          <w:p w14:paraId="24E9E355" w14:textId="77777777" w:rsidR="0090223E" w:rsidRDefault="0090223E" w:rsidP="0090223E">
            <w:pPr>
              <w:ind w:firstLine="0"/>
            </w:pPr>
          </w:p>
        </w:tc>
        <w:tc>
          <w:tcPr>
            <w:tcW w:w="425" w:type="dxa"/>
          </w:tcPr>
          <w:p w14:paraId="3BC2F25F" w14:textId="77777777" w:rsidR="0090223E" w:rsidRDefault="0090223E" w:rsidP="0090223E">
            <w:pPr>
              <w:ind w:firstLine="0"/>
            </w:pPr>
          </w:p>
        </w:tc>
        <w:tc>
          <w:tcPr>
            <w:tcW w:w="426" w:type="dxa"/>
          </w:tcPr>
          <w:p w14:paraId="40D8ECB8" w14:textId="77777777" w:rsidR="0090223E" w:rsidRDefault="0090223E" w:rsidP="0090223E">
            <w:pPr>
              <w:ind w:firstLine="0"/>
            </w:pPr>
          </w:p>
        </w:tc>
        <w:tc>
          <w:tcPr>
            <w:tcW w:w="425" w:type="dxa"/>
          </w:tcPr>
          <w:p w14:paraId="5CFE3040" w14:textId="77777777" w:rsidR="0090223E" w:rsidRDefault="0090223E" w:rsidP="0090223E">
            <w:pPr>
              <w:ind w:firstLine="0"/>
            </w:pPr>
          </w:p>
        </w:tc>
        <w:tc>
          <w:tcPr>
            <w:tcW w:w="462" w:type="dxa"/>
          </w:tcPr>
          <w:p w14:paraId="1E8DE630" w14:textId="77777777" w:rsidR="0090223E" w:rsidRDefault="0090223E" w:rsidP="0090223E">
            <w:pPr>
              <w:ind w:firstLine="0"/>
            </w:pPr>
          </w:p>
        </w:tc>
      </w:tr>
      <w:tr w:rsidR="0090223E" w14:paraId="45749F0E" w14:textId="77777777" w:rsidTr="00277378">
        <w:trPr>
          <w:trHeight w:val="274"/>
        </w:trPr>
        <w:tc>
          <w:tcPr>
            <w:tcW w:w="846" w:type="dxa"/>
            <w:tcBorders>
              <w:right w:val="nil"/>
            </w:tcBorders>
            <w:shd w:val="clear" w:color="auto" w:fill="F2F2F2" w:themeFill="background1" w:themeFillShade="F2"/>
          </w:tcPr>
          <w:p w14:paraId="4045637F" w14:textId="77777777" w:rsidR="0090223E" w:rsidRDefault="00277378" w:rsidP="00277378">
            <w:pPr>
              <w:ind w:firstLine="0"/>
              <w:jc w:val="center"/>
            </w:pPr>
            <w:r>
              <w:t>#3</w:t>
            </w:r>
          </w:p>
        </w:tc>
        <w:tc>
          <w:tcPr>
            <w:tcW w:w="2693" w:type="dxa"/>
            <w:tcBorders>
              <w:left w:val="nil"/>
              <w:bottom w:val="single" w:sz="4" w:space="0" w:color="auto"/>
            </w:tcBorders>
            <w:shd w:val="clear" w:color="auto" w:fill="F2F2F2" w:themeFill="background1" w:themeFillShade="F2"/>
          </w:tcPr>
          <w:p w14:paraId="4106E6D6" w14:textId="77777777" w:rsidR="0090223E" w:rsidRDefault="00277378" w:rsidP="00277378">
            <w:pPr>
              <w:ind w:firstLine="0"/>
              <w:jc w:val="center"/>
            </w:pPr>
            <w:r>
              <w:t>Decidir herramienta gestión proyecto</w:t>
            </w:r>
          </w:p>
        </w:tc>
        <w:tc>
          <w:tcPr>
            <w:tcW w:w="425" w:type="dxa"/>
            <w:shd w:val="clear" w:color="auto" w:fill="F2F2F2" w:themeFill="background1" w:themeFillShade="F2"/>
          </w:tcPr>
          <w:p w14:paraId="40D28891" w14:textId="77777777" w:rsidR="0090223E" w:rsidRDefault="0090223E" w:rsidP="0090223E">
            <w:pPr>
              <w:ind w:firstLine="0"/>
            </w:pPr>
          </w:p>
        </w:tc>
        <w:tc>
          <w:tcPr>
            <w:tcW w:w="426" w:type="dxa"/>
            <w:shd w:val="clear" w:color="auto" w:fill="FF5050"/>
          </w:tcPr>
          <w:p w14:paraId="67CE00EF" w14:textId="77777777" w:rsidR="0090223E" w:rsidRDefault="0090223E" w:rsidP="0090223E">
            <w:pPr>
              <w:ind w:firstLine="0"/>
            </w:pPr>
          </w:p>
        </w:tc>
        <w:tc>
          <w:tcPr>
            <w:tcW w:w="425" w:type="dxa"/>
            <w:shd w:val="clear" w:color="auto" w:fill="F2F2F2" w:themeFill="background1" w:themeFillShade="F2"/>
          </w:tcPr>
          <w:p w14:paraId="6506BDFE" w14:textId="77777777" w:rsidR="0090223E" w:rsidRDefault="0090223E" w:rsidP="0090223E">
            <w:pPr>
              <w:ind w:firstLine="0"/>
            </w:pPr>
          </w:p>
        </w:tc>
        <w:tc>
          <w:tcPr>
            <w:tcW w:w="425" w:type="dxa"/>
            <w:shd w:val="clear" w:color="auto" w:fill="F2F2F2" w:themeFill="background1" w:themeFillShade="F2"/>
          </w:tcPr>
          <w:p w14:paraId="4EB3AC10" w14:textId="77777777" w:rsidR="0090223E" w:rsidRDefault="0090223E" w:rsidP="0090223E">
            <w:pPr>
              <w:ind w:firstLine="0"/>
            </w:pPr>
          </w:p>
        </w:tc>
        <w:tc>
          <w:tcPr>
            <w:tcW w:w="425" w:type="dxa"/>
            <w:shd w:val="clear" w:color="auto" w:fill="F2F2F2" w:themeFill="background1" w:themeFillShade="F2"/>
          </w:tcPr>
          <w:p w14:paraId="5DDCC624" w14:textId="77777777" w:rsidR="0090223E" w:rsidRDefault="0090223E" w:rsidP="0090223E">
            <w:pPr>
              <w:ind w:firstLine="0"/>
            </w:pPr>
          </w:p>
        </w:tc>
        <w:tc>
          <w:tcPr>
            <w:tcW w:w="426" w:type="dxa"/>
            <w:shd w:val="clear" w:color="auto" w:fill="F2F2F2" w:themeFill="background1" w:themeFillShade="F2"/>
          </w:tcPr>
          <w:p w14:paraId="79AA353B" w14:textId="77777777" w:rsidR="0090223E" w:rsidRDefault="0090223E" w:rsidP="0090223E">
            <w:pPr>
              <w:ind w:firstLine="0"/>
            </w:pPr>
          </w:p>
        </w:tc>
        <w:tc>
          <w:tcPr>
            <w:tcW w:w="425" w:type="dxa"/>
            <w:shd w:val="clear" w:color="auto" w:fill="F2F2F2" w:themeFill="background1" w:themeFillShade="F2"/>
          </w:tcPr>
          <w:p w14:paraId="11C916B1" w14:textId="77777777" w:rsidR="0090223E" w:rsidRDefault="0090223E" w:rsidP="0090223E">
            <w:pPr>
              <w:ind w:firstLine="0"/>
            </w:pPr>
          </w:p>
        </w:tc>
        <w:tc>
          <w:tcPr>
            <w:tcW w:w="425" w:type="dxa"/>
            <w:shd w:val="clear" w:color="auto" w:fill="F4B083" w:themeFill="accent2" w:themeFillTint="99"/>
          </w:tcPr>
          <w:p w14:paraId="6A783A52" w14:textId="77777777" w:rsidR="0090223E" w:rsidRDefault="0090223E" w:rsidP="0090223E">
            <w:pPr>
              <w:ind w:firstLine="0"/>
            </w:pPr>
          </w:p>
        </w:tc>
        <w:tc>
          <w:tcPr>
            <w:tcW w:w="425" w:type="dxa"/>
            <w:shd w:val="clear" w:color="auto" w:fill="F2F2F2" w:themeFill="background1" w:themeFillShade="F2"/>
          </w:tcPr>
          <w:p w14:paraId="21625A92" w14:textId="77777777" w:rsidR="0090223E" w:rsidRDefault="0090223E" w:rsidP="0090223E">
            <w:pPr>
              <w:ind w:firstLine="0"/>
            </w:pPr>
          </w:p>
        </w:tc>
        <w:tc>
          <w:tcPr>
            <w:tcW w:w="426" w:type="dxa"/>
            <w:shd w:val="clear" w:color="auto" w:fill="F2F2F2" w:themeFill="background1" w:themeFillShade="F2"/>
          </w:tcPr>
          <w:p w14:paraId="55395367" w14:textId="77777777" w:rsidR="0090223E" w:rsidRDefault="0090223E" w:rsidP="0090223E">
            <w:pPr>
              <w:ind w:firstLine="0"/>
            </w:pPr>
          </w:p>
        </w:tc>
        <w:tc>
          <w:tcPr>
            <w:tcW w:w="425" w:type="dxa"/>
            <w:shd w:val="clear" w:color="auto" w:fill="F2F2F2" w:themeFill="background1" w:themeFillShade="F2"/>
          </w:tcPr>
          <w:p w14:paraId="13417162" w14:textId="77777777" w:rsidR="0090223E" w:rsidRDefault="0090223E" w:rsidP="0090223E">
            <w:pPr>
              <w:ind w:firstLine="0"/>
            </w:pPr>
          </w:p>
        </w:tc>
        <w:tc>
          <w:tcPr>
            <w:tcW w:w="462" w:type="dxa"/>
            <w:shd w:val="clear" w:color="auto" w:fill="F2F2F2" w:themeFill="background1" w:themeFillShade="F2"/>
          </w:tcPr>
          <w:p w14:paraId="50A783B5" w14:textId="77777777" w:rsidR="0090223E" w:rsidRDefault="0090223E" w:rsidP="0090223E">
            <w:pPr>
              <w:ind w:firstLine="0"/>
            </w:pPr>
          </w:p>
        </w:tc>
      </w:tr>
      <w:tr w:rsidR="0090223E" w14:paraId="3378CFB1" w14:textId="77777777" w:rsidTr="00277378">
        <w:trPr>
          <w:trHeight w:val="291"/>
        </w:trPr>
        <w:tc>
          <w:tcPr>
            <w:tcW w:w="846" w:type="dxa"/>
            <w:tcBorders>
              <w:right w:val="nil"/>
            </w:tcBorders>
          </w:tcPr>
          <w:p w14:paraId="2606AFEF" w14:textId="77777777" w:rsidR="0090223E" w:rsidRDefault="00277378" w:rsidP="00277378">
            <w:pPr>
              <w:ind w:firstLine="0"/>
              <w:jc w:val="center"/>
            </w:pPr>
            <w:r>
              <w:t>#4</w:t>
            </w:r>
          </w:p>
        </w:tc>
        <w:tc>
          <w:tcPr>
            <w:tcW w:w="2693" w:type="dxa"/>
            <w:tcBorders>
              <w:left w:val="nil"/>
              <w:bottom w:val="single" w:sz="4" w:space="0" w:color="auto"/>
            </w:tcBorders>
          </w:tcPr>
          <w:p w14:paraId="6998211D" w14:textId="77777777" w:rsidR="0090223E" w:rsidRDefault="00277378" w:rsidP="00277378">
            <w:pPr>
              <w:ind w:firstLine="0"/>
              <w:jc w:val="center"/>
            </w:pPr>
            <w:r>
              <w:t>Decidir plataforma repositorio</w:t>
            </w:r>
          </w:p>
        </w:tc>
        <w:tc>
          <w:tcPr>
            <w:tcW w:w="425" w:type="dxa"/>
          </w:tcPr>
          <w:p w14:paraId="0C3B45B5" w14:textId="77777777" w:rsidR="0090223E" w:rsidRDefault="0090223E" w:rsidP="0090223E">
            <w:pPr>
              <w:ind w:firstLine="0"/>
            </w:pPr>
          </w:p>
        </w:tc>
        <w:tc>
          <w:tcPr>
            <w:tcW w:w="426" w:type="dxa"/>
            <w:shd w:val="clear" w:color="auto" w:fill="FF5050"/>
          </w:tcPr>
          <w:p w14:paraId="58EDE102" w14:textId="77777777" w:rsidR="0090223E" w:rsidRDefault="0090223E" w:rsidP="0090223E">
            <w:pPr>
              <w:ind w:firstLine="0"/>
            </w:pPr>
          </w:p>
        </w:tc>
        <w:tc>
          <w:tcPr>
            <w:tcW w:w="425" w:type="dxa"/>
          </w:tcPr>
          <w:p w14:paraId="38DDE2AB" w14:textId="77777777" w:rsidR="0090223E" w:rsidRDefault="0090223E" w:rsidP="0090223E">
            <w:pPr>
              <w:ind w:firstLine="0"/>
            </w:pPr>
          </w:p>
        </w:tc>
        <w:tc>
          <w:tcPr>
            <w:tcW w:w="425" w:type="dxa"/>
          </w:tcPr>
          <w:p w14:paraId="334D84E7" w14:textId="77777777" w:rsidR="0090223E" w:rsidRDefault="0090223E" w:rsidP="0090223E">
            <w:pPr>
              <w:ind w:firstLine="0"/>
            </w:pPr>
          </w:p>
        </w:tc>
        <w:tc>
          <w:tcPr>
            <w:tcW w:w="425" w:type="dxa"/>
          </w:tcPr>
          <w:p w14:paraId="3FF05009" w14:textId="77777777" w:rsidR="0090223E" w:rsidRDefault="0090223E" w:rsidP="0090223E">
            <w:pPr>
              <w:ind w:firstLine="0"/>
            </w:pPr>
          </w:p>
        </w:tc>
        <w:tc>
          <w:tcPr>
            <w:tcW w:w="426" w:type="dxa"/>
          </w:tcPr>
          <w:p w14:paraId="013B3301" w14:textId="77777777" w:rsidR="0090223E" w:rsidRDefault="0090223E" w:rsidP="0090223E">
            <w:pPr>
              <w:ind w:firstLine="0"/>
            </w:pPr>
          </w:p>
        </w:tc>
        <w:tc>
          <w:tcPr>
            <w:tcW w:w="425" w:type="dxa"/>
          </w:tcPr>
          <w:p w14:paraId="572056A6" w14:textId="77777777" w:rsidR="0090223E" w:rsidRDefault="0090223E" w:rsidP="0090223E">
            <w:pPr>
              <w:ind w:firstLine="0"/>
            </w:pPr>
          </w:p>
        </w:tc>
        <w:tc>
          <w:tcPr>
            <w:tcW w:w="425" w:type="dxa"/>
            <w:shd w:val="clear" w:color="auto" w:fill="F4B083" w:themeFill="accent2" w:themeFillTint="99"/>
          </w:tcPr>
          <w:p w14:paraId="0EA8FB5F" w14:textId="77777777" w:rsidR="0090223E" w:rsidRDefault="0090223E" w:rsidP="0090223E">
            <w:pPr>
              <w:ind w:firstLine="0"/>
            </w:pPr>
          </w:p>
        </w:tc>
        <w:tc>
          <w:tcPr>
            <w:tcW w:w="425" w:type="dxa"/>
          </w:tcPr>
          <w:p w14:paraId="03C01B05" w14:textId="77777777" w:rsidR="0090223E" w:rsidRDefault="0090223E" w:rsidP="0090223E">
            <w:pPr>
              <w:ind w:firstLine="0"/>
            </w:pPr>
          </w:p>
        </w:tc>
        <w:tc>
          <w:tcPr>
            <w:tcW w:w="426" w:type="dxa"/>
          </w:tcPr>
          <w:p w14:paraId="7BD9486F" w14:textId="77777777" w:rsidR="0090223E" w:rsidRDefault="0090223E" w:rsidP="0090223E">
            <w:pPr>
              <w:ind w:firstLine="0"/>
            </w:pPr>
          </w:p>
        </w:tc>
        <w:tc>
          <w:tcPr>
            <w:tcW w:w="425" w:type="dxa"/>
          </w:tcPr>
          <w:p w14:paraId="59BCBE50" w14:textId="77777777" w:rsidR="0090223E" w:rsidRDefault="0090223E" w:rsidP="0090223E">
            <w:pPr>
              <w:ind w:firstLine="0"/>
            </w:pPr>
          </w:p>
        </w:tc>
        <w:tc>
          <w:tcPr>
            <w:tcW w:w="462" w:type="dxa"/>
          </w:tcPr>
          <w:p w14:paraId="38DDE3CC" w14:textId="77777777" w:rsidR="0090223E" w:rsidRDefault="0090223E" w:rsidP="0090223E">
            <w:pPr>
              <w:ind w:firstLine="0"/>
            </w:pPr>
          </w:p>
        </w:tc>
      </w:tr>
      <w:tr w:rsidR="0090223E" w14:paraId="4A6DFE68" w14:textId="77777777" w:rsidTr="00277378">
        <w:trPr>
          <w:trHeight w:val="274"/>
        </w:trPr>
        <w:tc>
          <w:tcPr>
            <w:tcW w:w="846" w:type="dxa"/>
            <w:tcBorders>
              <w:right w:val="nil"/>
            </w:tcBorders>
            <w:shd w:val="clear" w:color="auto" w:fill="F2F2F2" w:themeFill="background1" w:themeFillShade="F2"/>
          </w:tcPr>
          <w:p w14:paraId="3CC49730" w14:textId="77777777" w:rsidR="0090223E" w:rsidRDefault="00277378" w:rsidP="00277378">
            <w:pPr>
              <w:ind w:firstLine="0"/>
              <w:jc w:val="center"/>
            </w:pPr>
            <w:r>
              <w:t>#5</w:t>
            </w:r>
          </w:p>
        </w:tc>
        <w:tc>
          <w:tcPr>
            <w:tcW w:w="2693" w:type="dxa"/>
            <w:tcBorders>
              <w:left w:val="nil"/>
              <w:bottom w:val="single" w:sz="4" w:space="0" w:color="auto"/>
            </w:tcBorders>
            <w:shd w:val="clear" w:color="auto" w:fill="F2F2F2" w:themeFill="background1" w:themeFillShade="F2"/>
          </w:tcPr>
          <w:p w14:paraId="5CE8D6C4" w14:textId="77777777" w:rsidR="0090223E" w:rsidRDefault="00277378" w:rsidP="00277378">
            <w:pPr>
              <w:ind w:firstLine="0"/>
              <w:jc w:val="center"/>
            </w:pPr>
            <w:r>
              <w:t>Lectura de la memoria</w:t>
            </w:r>
          </w:p>
        </w:tc>
        <w:tc>
          <w:tcPr>
            <w:tcW w:w="425" w:type="dxa"/>
            <w:shd w:val="clear" w:color="auto" w:fill="F2F2F2" w:themeFill="background1" w:themeFillShade="F2"/>
          </w:tcPr>
          <w:p w14:paraId="6B83FE3C" w14:textId="77777777" w:rsidR="0090223E" w:rsidRDefault="0090223E" w:rsidP="0090223E">
            <w:pPr>
              <w:ind w:firstLine="0"/>
            </w:pPr>
          </w:p>
        </w:tc>
        <w:tc>
          <w:tcPr>
            <w:tcW w:w="426" w:type="dxa"/>
            <w:shd w:val="clear" w:color="auto" w:fill="F2F2F2" w:themeFill="background1" w:themeFillShade="F2"/>
          </w:tcPr>
          <w:p w14:paraId="41BD2641" w14:textId="77777777" w:rsidR="0090223E" w:rsidRDefault="0090223E" w:rsidP="0090223E">
            <w:pPr>
              <w:ind w:firstLine="0"/>
            </w:pPr>
          </w:p>
        </w:tc>
        <w:tc>
          <w:tcPr>
            <w:tcW w:w="425" w:type="dxa"/>
            <w:shd w:val="clear" w:color="auto" w:fill="F2F2F2" w:themeFill="background1" w:themeFillShade="F2"/>
          </w:tcPr>
          <w:p w14:paraId="1071592B" w14:textId="77777777" w:rsidR="0090223E" w:rsidRDefault="0090223E" w:rsidP="0090223E">
            <w:pPr>
              <w:ind w:firstLine="0"/>
            </w:pPr>
          </w:p>
        </w:tc>
        <w:tc>
          <w:tcPr>
            <w:tcW w:w="425" w:type="dxa"/>
            <w:shd w:val="clear" w:color="auto" w:fill="F2F2F2" w:themeFill="background1" w:themeFillShade="F2"/>
          </w:tcPr>
          <w:p w14:paraId="67767A05" w14:textId="77777777" w:rsidR="0090223E" w:rsidRDefault="0090223E" w:rsidP="0090223E">
            <w:pPr>
              <w:ind w:firstLine="0"/>
            </w:pPr>
          </w:p>
        </w:tc>
        <w:tc>
          <w:tcPr>
            <w:tcW w:w="425" w:type="dxa"/>
            <w:shd w:val="clear" w:color="auto" w:fill="F2F2F2" w:themeFill="background1" w:themeFillShade="F2"/>
          </w:tcPr>
          <w:p w14:paraId="473402E2" w14:textId="77777777" w:rsidR="0090223E" w:rsidRDefault="0090223E" w:rsidP="0090223E">
            <w:pPr>
              <w:ind w:firstLine="0"/>
            </w:pPr>
          </w:p>
        </w:tc>
        <w:tc>
          <w:tcPr>
            <w:tcW w:w="426" w:type="dxa"/>
            <w:shd w:val="clear" w:color="auto" w:fill="F2F2F2" w:themeFill="background1" w:themeFillShade="F2"/>
          </w:tcPr>
          <w:p w14:paraId="315F759D" w14:textId="77777777" w:rsidR="0090223E" w:rsidRDefault="0090223E" w:rsidP="0090223E">
            <w:pPr>
              <w:ind w:firstLine="0"/>
            </w:pPr>
          </w:p>
        </w:tc>
        <w:tc>
          <w:tcPr>
            <w:tcW w:w="425" w:type="dxa"/>
            <w:shd w:val="clear" w:color="auto" w:fill="F2F2F2" w:themeFill="background1" w:themeFillShade="F2"/>
          </w:tcPr>
          <w:p w14:paraId="362FD5E3" w14:textId="77777777" w:rsidR="0090223E" w:rsidRDefault="0090223E" w:rsidP="0090223E">
            <w:pPr>
              <w:ind w:firstLine="0"/>
            </w:pPr>
          </w:p>
        </w:tc>
        <w:tc>
          <w:tcPr>
            <w:tcW w:w="425" w:type="dxa"/>
            <w:shd w:val="clear" w:color="auto" w:fill="F4B083" w:themeFill="accent2" w:themeFillTint="99"/>
          </w:tcPr>
          <w:p w14:paraId="642D34BD" w14:textId="77777777" w:rsidR="0090223E" w:rsidRDefault="0090223E" w:rsidP="0090223E">
            <w:pPr>
              <w:ind w:firstLine="0"/>
            </w:pPr>
          </w:p>
        </w:tc>
        <w:tc>
          <w:tcPr>
            <w:tcW w:w="425" w:type="dxa"/>
            <w:shd w:val="clear" w:color="auto" w:fill="F2F2F2" w:themeFill="background1" w:themeFillShade="F2"/>
          </w:tcPr>
          <w:p w14:paraId="354D173E" w14:textId="77777777" w:rsidR="0090223E" w:rsidRDefault="0090223E" w:rsidP="0090223E">
            <w:pPr>
              <w:ind w:firstLine="0"/>
            </w:pPr>
          </w:p>
        </w:tc>
        <w:tc>
          <w:tcPr>
            <w:tcW w:w="426" w:type="dxa"/>
            <w:shd w:val="clear" w:color="auto" w:fill="F2F2F2" w:themeFill="background1" w:themeFillShade="F2"/>
          </w:tcPr>
          <w:p w14:paraId="69818488" w14:textId="77777777" w:rsidR="0090223E" w:rsidRDefault="0090223E" w:rsidP="0090223E">
            <w:pPr>
              <w:ind w:firstLine="0"/>
            </w:pPr>
          </w:p>
        </w:tc>
        <w:tc>
          <w:tcPr>
            <w:tcW w:w="425" w:type="dxa"/>
            <w:shd w:val="clear" w:color="auto" w:fill="F2F2F2" w:themeFill="background1" w:themeFillShade="F2"/>
          </w:tcPr>
          <w:p w14:paraId="28C63B89" w14:textId="77777777" w:rsidR="0090223E" w:rsidRDefault="0090223E" w:rsidP="0090223E">
            <w:pPr>
              <w:ind w:firstLine="0"/>
            </w:pPr>
          </w:p>
        </w:tc>
        <w:tc>
          <w:tcPr>
            <w:tcW w:w="462" w:type="dxa"/>
            <w:shd w:val="clear" w:color="auto" w:fill="F2F2F2" w:themeFill="background1" w:themeFillShade="F2"/>
          </w:tcPr>
          <w:p w14:paraId="57E6C059" w14:textId="77777777" w:rsidR="0090223E" w:rsidRDefault="0090223E" w:rsidP="0090223E">
            <w:pPr>
              <w:ind w:firstLine="0"/>
            </w:pPr>
          </w:p>
        </w:tc>
      </w:tr>
      <w:tr w:rsidR="0090223E" w14:paraId="44C794A4" w14:textId="77777777" w:rsidTr="00277378">
        <w:trPr>
          <w:trHeight w:val="291"/>
        </w:trPr>
        <w:tc>
          <w:tcPr>
            <w:tcW w:w="846" w:type="dxa"/>
            <w:tcBorders>
              <w:right w:val="nil"/>
            </w:tcBorders>
          </w:tcPr>
          <w:p w14:paraId="78C5C115" w14:textId="77777777" w:rsidR="0090223E" w:rsidRDefault="00277378" w:rsidP="00277378">
            <w:pPr>
              <w:ind w:firstLine="0"/>
              <w:jc w:val="center"/>
            </w:pPr>
            <w:r>
              <w:t>#6</w:t>
            </w:r>
          </w:p>
        </w:tc>
        <w:tc>
          <w:tcPr>
            <w:tcW w:w="2693" w:type="dxa"/>
            <w:tcBorders>
              <w:left w:val="nil"/>
              <w:bottom w:val="single" w:sz="4" w:space="0" w:color="auto"/>
            </w:tcBorders>
          </w:tcPr>
          <w:p w14:paraId="558D32A5" w14:textId="77777777" w:rsidR="0090223E" w:rsidRDefault="00277378" w:rsidP="00277378">
            <w:pPr>
              <w:ind w:firstLine="0"/>
              <w:jc w:val="center"/>
            </w:pPr>
            <w:r>
              <w:t>Lectura de anexos</w:t>
            </w:r>
          </w:p>
        </w:tc>
        <w:tc>
          <w:tcPr>
            <w:tcW w:w="425" w:type="dxa"/>
          </w:tcPr>
          <w:p w14:paraId="24DCD310" w14:textId="77777777" w:rsidR="0090223E" w:rsidRDefault="0090223E" w:rsidP="0090223E">
            <w:pPr>
              <w:ind w:firstLine="0"/>
            </w:pPr>
          </w:p>
        </w:tc>
        <w:tc>
          <w:tcPr>
            <w:tcW w:w="426" w:type="dxa"/>
          </w:tcPr>
          <w:p w14:paraId="4699CE99" w14:textId="77777777" w:rsidR="0090223E" w:rsidRDefault="0090223E" w:rsidP="0090223E">
            <w:pPr>
              <w:ind w:firstLine="0"/>
            </w:pPr>
          </w:p>
        </w:tc>
        <w:tc>
          <w:tcPr>
            <w:tcW w:w="425" w:type="dxa"/>
          </w:tcPr>
          <w:p w14:paraId="1597AFDB" w14:textId="77777777" w:rsidR="0090223E" w:rsidRDefault="0090223E" w:rsidP="0090223E">
            <w:pPr>
              <w:ind w:firstLine="0"/>
            </w:pPr>
          </w:p>
        </w:tc>
        <w:tc>
          <w:tcPr>
            <w:tcW w:w="425" w:type="dxa"/>
          </w:tcPr>
          <w:p w14:paraId="77422A17" w14:textId="77777777" w:rsidR="0090223E" w:rsidRDefault="0090223E" w:rsidP="0090223E">
            <w:pPr>
              <w:ind w:firstLine="0"/>
            </w:pPr>
          </w:p>
        </w:tc>
        <w:tc>
          <w:tcPr>
            <w:tcW w:w="425" w:type="dxa"/>
          </w:tcPr>
          <w:p w14:paraId="4055A3C6" w14:textId="77777777" w:rsidR="0090223E" w:rsidRDefault="0090223E" w:rsidP="0090223E">
            <w:pPr>
              <w:ind w:firstLine="0"/>
            </w:pPr>
          </w:p>
        </w:tc>
        <w:tc>
          <w:tcPr>
            <w:tcW w:w="426" w:type="dxa"/>
          </w:tcPr>
          <w:p w14:paraId="3078C0AB" w14:textId="77777777" w:rsidR="0090223E" w:rsidRDefault="0090223E" w:rsidP="0090223E">
            <w:pPr>
              <w:ind w:firstLine="0"/>
            </w:pPr>
          </w:p>
        </w:tc>
        <w:tc>
          <w:tcPr>
            <w:tcW w:w="425" w:type="dxa"/>
          </w:tcPr>
          <w:p w14:paraId="23841C84" w14:textId="77777777" w:rsidR="0090223E" w:rsidRDefault="0090223E" w:rsidP="0090223E">
            <w:pPr>
              <w:ind w:firstLine="0"/>
            </w:pPr>
          </w:p>
        </w:tc>
        <w:tc>
          <w:tcPr>
            <w:tcW w:w="425" w:type="dxa"/>
            <w:shd w:val="clear" w:color="auto" w:fill="F4B083" w:themeFill="accent2" w:themeFillTint="99"/>
          </w:tcPr>
          <w:p w14:paraId="1E46B6DE" w14:textId="77777777" w:rsidR="0090223E" w:rsidRDefault="0090223E" w:rsidP="0090223E">
            <w:pPr>
              <w:ind w:firstLine="0"/>
            </w:pPr>
          </w:p>
        </w:tc>
        <w:tc>
          <w:tcPr>
            <w:tcW w:w="425" w:type="dxa"/>
          </w:tcPr>
          <w:p w14:paraId="19E21DFF" w14:textId="77777777" w:rsidR="0090223E" w:rsidRDefault="0090223E" w:rsidP="0090223E">
            <w:pPr>
              <w:ind w:firstLine="0"/>
            </w:pPr>
          </w:p>
        </w:tc>
        <w:tc>
          <w:tcPr>
            <w:tcW w:w="426" w:type="dxa"/>
          </w:tcPr>
          <w:p w14:paraId="12A56DB9" w14:textId="77777777" w:rsidR="0090223E" w:rsidRDefault="0090223E" w:rsidP="0090223E">
            <w:pPr>
              <w:ind w:firstLine="0"/>
            </w:pPr>
          </w:p>
        </w:tc>
        <w:tc>
          <w:tcPr>
            <w:tcW w:w="425" w:type="dxa"/>
          </w:tcPr>
          <w:p w14:paraId="6F6EFA84" w14:textId="77777777" w:rsidR="0090223E" w:rsidRDefault="0090223E" w:rsidP="0090223E">
            <w:pPr>
              <w:ind w:firstLine="0"/>
            </w:pPr>
          </w:p>
        </w:tc>
        <w:tc>
          <w:tcPr>
            <w:tcW w:w="462" w:type="dxa"/>
          </w:tcPr>
          <w:p w14:paraId="0F8D8F85" w14:textId="77777777" w:rsidR="0090223E" w:rsidRDefault="0090223E" w:rsidP="0090223E">
            <w:pPr>
              <w:ind w:firstLine="0"/>
            </w:pPr>
          </w:p>
        </w:tc>
      </w:tr>
      <w:tr w:rsidR="0090223E" w14:paraId="1A1E67B4" w14:textId="77777777" w:rsidTr="00277378">
        <w:trPr>
          <w:trHeight w:val="274"/>
        </w:trPr>
        <w:tc>
          <w:tcPr>
            <w:tcW w:w="846" w:type="dxa"/>
            <w:tcBorders>
              <w:right w:val="nil"/>
            </w:tcBorders>
            <w:shd w:val="clear" w:color="auto" w:fill="F2F2F2" w:themeFill="background1" w:themeFillShade="F2"/>
          </w:tcPr>
          <w:p w14:paraId="379E41AD" w14:textId="77777777" w:rsidR="0090223E" w:rsidRDefault="00277378" w:rsidP="00277378">
            <w:pPr>
              <w:ind w:firstLine="0"/>
              <w:jc w:val="center"/>
            </w:pPr>
            <w:r>
              <w:t>#7</w:t>
            </w:r>
          </w:p>
        </w:tc>
        <w:tc>
          <w:tcPr>
            <w:tcW w:w="2693" w:type="dxa"/>
            <w:tcBorders>
              <w:left w:val="nil"/>
              <w:bottom w:val="single" w:sz="4" w:space="0" w:color="auto"/>
            </w:tcBorders>
            <w:shd w:val="clear" w:color="auto" w:fill="F2F2F2" w:themeFill="background1" w:themeFillShade="F2"/>
          </w:tcPr>
          <w:p w14:paraId="4D4A6B7B" w14:textId="77777777" w:rsidR="0090223E" w:rsidRDefault="00277378" w:rsidP="00277378">
            <w:pPr>
              <w:ind w:firstLine="0"/>
              <w:jc w:val="center"/>
            </w:pPr>
            <w:r>
              <w:t>Lectura de diagramas</w:t>
            </w:r>
          </w:p>
        </w:tc>
        <w:tc>
          <w:tcPr>
            <w:tcW w:w="425" w:type="dxa"/>
            <w:shd w:val="clear" w:color="auto" w:fill="F2F2F2" w:themeFill="background1" w:themeFillShade="F2"/>
          </w:tcPr>
          <w:p w14:paraId="3B0A1B29" w14:textId="77777777" w:rsidR="0090223E" w:rsidRDefault="0090223E" w:rsidP="0090223E">
            <w:pPr>
              <w:ind w:firstLine="0"/>
            </w:pPr>
          </w:p>
        </w:tc>
        <w:tc>
          <w:tcPr>
            <w:tcW w:w="426" w:type="dxa"/>
            <w:shd w:val="clear" w:color="auto" w:fill="F2F2F2" w:themeFill="background1" w:themeFillShade="F2"/>
          </w:tcPr>
          <w:p w14:paraId="0DC0C6B2" w14:textId="77777777" w:rsidR="0090223E" w:rsidRDefault="0090223E" w:rsidP="0090223E">
            <w:pPr>
              <w:ind w:firstLine="0"/>
            </w:pPr>
          </w:p>
        </w:tc>
        <w:tc>
          <w:tcPr>
            <w:tcW w:w="425" w:type="dxa"/>
            <w:shd w:val="clear" w:color="auto" w:fill="F2F2F2" w:themeFill="background1" w:themeFillShade="F2"/>
          </w:tcPr>
          <w:p w14:paraId="37934320" w14:textId="77777777" w:rsidR="0090223E" w:rsidRDefault="0090223E" w:rsidP="0090223E">
            <w:pPr>
              <w:ind w:firstLine="0"/>
            </w:pPr>
          </w:p>
        </w:tc>
        <w:tc>
          <w:tcPr>
            <w:tcW w:w="425" w:type="dxa"/>
            <w:shd w:val="clear" w:color="auto" w:fill="F2F2F2" w:themeFill="background1" w:themeFillShade="F2"/>
          </w:tcPr>
          <w:p w14:paraId="2782FFC3" w14:textId="77777777" w:rsidR="0090223E" w:rsidRDefault="0090223E" w:rsidP="0090223E">
            <w:pPr>
              <w:ind w:firstLine="0"/>
            </w:pPr>
          </w:p>
        </w:tc>
        <w:tc>
          <w:tcPr>
            <w:tcW w:w="425" w:type="dxa"/>
            <w:shd w:val="clear" w:color="auto" w:fill="F2F2F2" w:themeFill="background1" w:themeFillShade="F2"/>
          </w:tcPr>
          <w:p w14:paraId="679AAD36" w14:textId="77777777" w:rsidR="0090223E" w:rsidRDefault="0090223E" w:rsidP="0090223E">
            <w:pPr>
              <w:ind w:firstLine="0"/>
            </w:pPr>
          </w:p>
        </w:tc>
        <w:tc>
          <w:tcPr>
            <w:tcW w:w="426" w:type="dxa"/>
            <w:shd w:val="clear" w:color="auto" w:fill="F2F2F2" w:themeFill="background1" w:themeFillShade="F2"/>
          </w:tcPr>
          <w:p w14:paraId="33F3D47F" w14:textId="77777777" w:rsidR="0090223E" w:rsidRDefault="0090223E" w:rsidP="0090223E">
            <w:pPr>
              <w:ind w:firstLine="0"/>
            </w:pPr>
          </w:p>
        </w:tc>
        <w:tc>
          <w:tcPr>
            <w:tcW w:w="425" w:type="dxa"/>
            <w:shd w:val="clear" w:color="auto" w:fill="F2F2F2" w:themeFill="background1" w:themeFillShade="F2"/>
          </w:tcPr>
          <w:p w14:paraId="2C2BEAD9" w14:textId="77777777" w:rsidR="0090223E" w:rsidRDefault="0090223E" w:rsidP="0090223E">
            <w:pPr>
              <w:ind w:firstLine="0"/>
            </w:pPr>
          </w:p>
        </w:tc>
        <w:tc>
          <w:tcPr>
            <w:tcW w:w="425" w:type="dxa"/>
            <w:shd w:val="clear" w:color="auto" w:fill="F4B083" w:themeFill="accent2" w:themeFillTint="99"/>
          </w:tcPr>
          <w:p w14:paraId="2BDD5116" w14:textId="77777777" w:rsidR="0090223E" w:rsidRDefault="0090223E" w:rsidP="0090223E">
            <w:pPr>
              <w:ind w:firstLine="0"/>
            </w:pPr>
          </w:p>
        </w:tc>
        <w:tc>
          <w:tcPr>
            <w:tcW w:w="425" w:type="dxa"/>
            <w:shd w:val="clear" w:color="auto" w:fill="F2F2F2" w:themeFill="background1" w:themeFillShade="F2"/>
          </w:tcPr>
          <w:p w14:paraId="647C930E" w14:textId="77777777" w:rsidR="0090223E" w:rsidRDefault="0090223E" w:rsidP="0090223E">
            <w:pPr>
              <w:ind w:firstLine="0"/>
            </w:pPr>
          </w:p>
        </w:tc>
        <w:tc>
          <w:tcPr>
            <w:tcW w:w="426" w:type="dxa"/>
            <w:shd w:val="clear" w:color="auto" w:fill="F2F2F2" w:themeFill="background1" w:themeFillShade="F2"/>
          </w:tcPr>
          <w:p w14:paraId="1A2266AA" w14:textId="77777777" w:rsidR="0090223E" w:rsidRDefault="0090223E" w:rsidP="0090223E">
            <w:pPr>
              <w:ind w:firstLine="0"/>
            </w:pPr>
          </w:p>
        </w:tc>
        <w:tc>
          <w:tcPr>
            <w:tcW w:w="425" w:type="dxa"/>
            <w:shd w:val="clear" w:color="auto" w:fill="F2F2F2" w:themeFill="background1" w:themeFillShade="F2"/>
          </w:tcPr>
          <w:p w14:paraId="34C954C9" w14:textId="77777777" w:rsidR="0090223E" w:rsidRDefault="0090223E" w:rsidP="0090223E">
            <w:pPr>
              <w:ind w:firstLine="0"/>
            </w:pPr>
          </w:p>
        </w:tc>
        <w:tc>
          <w:tcPr>
            <w:tcW w:w="462" w:type="dxa"/>
            <w:shd w:val="clear" w:color="auto" w:fill="F2F2F2" w:themeFill="background1" w:themeFillShade="F2"/>
          </w:tcPr>
          <w:p w14:paraId="2AC6725F" w14:textId="77777777" w:rsidR="0090223E" w:rsidRDefault="0090223E" w:rsidP="0090223E">
            <w:pPr>
              <w:ind w:firstLine="0"/>
            </w:pPr>
          </w:p>
        </w:tc>
      </w:tr>
      <w:tr w:rsidR="0090223E" w14:paraId="73CEC156" w14:textId="77777777" w:rsidTr="00277378">
        <w:trPr>
          <w:trHeight w:val="274"/>
        </w:trPr>
        <w:tc>
          <w:tcPr>
            <w:tcW w:w="846" w:type="dxa"/>
            <w:tcBorders>
              <w:right w:val="nil"/>
            </w:tcBorders>
          </w:tcPr>
          <w:p w14:paraId="1B7D18EB" w14:textId="77777777" w:rsidR="0090223E" w:rsidRDefault="00277378" w:rsidP="00277378">
            <w:pPr>
              <w:ind w:firstLine="0"/>
              <w:jc w:val="center"/>
            </w:pPr>
            <w:r>
              <w:t>#8</w:t>
            </w:r>
          </w:p>
        </w:tc>
        <w:tc>
          <w:tcPr>
            <w:tcW w:w="2693" w:type="dxa"/>
            <w:tcBorders>
              <w:left w:val="nil"/>
            </w:tcBorders>
          </w:tcPr>
          <w:p w14:paraId="2931AF83" w14:textId="77777777" w:rsidR="0090223E" w:rsidRDefault="00277378" w:rsidP="00277378">
            <w:pPr>
              <w:ind w:firstLine="0"/>
              <w:jc w:val="center"/>
            </w:pPr>
            <w:r>
              <w:t>Realización diagrama secuencias</w:t>
            </w:r>
          </w:p>
        </w:tc>
        <w:tc>
          <w:tcPr>
            <w:tcW w:w="425" w:type="dxa"/>
          </w:tcPr>
          <w:p w14:paraId="7226FAA5" w14:textId="77777777" w:rsidR="0090223E" w:rsidRDefault="0090223E" w:rsidP="0090223E">
            <w:pPr>
              <w:ind w:firstLine="0"/>
            </w:pPr>
          </w:p>
        </w:tc>
        <w:tc>
          <w:tcPr>
            <w:tcW w:w="426" w:type="dxa"/>
          </w:tcPr>
          <w:p w14:paraId="5C6A85C6" w14:textId="77777777" w:rsidR="0090223E" w:rsidRDefault="0090223E" w:rsidP="0090223E">
            <w:pPr>
              <w:ind w:firstLine="0"/>
            </w:pPr>
          </w:p>
        </w:tc>
        <w:tc>
          <w:tcPr>
            <w:tcW w:w="425" w:type="dxa"/>
          </w:tcPr>
          <w:p w14:paraId="7D9AE441" w14:textId="77777777" w:rsidR="0090223E" w:rsidRDefault="0090223E" w:rsidP="0090223E">
            <w:pPr>
              <w:ind w:firstLine="0"/>
            </w:pPr>
          </w:p>
        </w:tc>
        <w:tc>
          <w:tcPr>
            <w:tcW w:w="425" w:type="dxa"/>
          </w:tcPr>
          <w:p w14:paraId="3A337DF6" w14:textId="77777777" w:rsidR="0090223E" w:rsidRDefault="0090223E" w:rsidP="0090223E">
            <w:pPr>
              <w:ind w:firstLine="0"/>
            </w:pPr>
          </w:p>
        </w:tc>
        <w:tc>
          <w:tcPr>
            <w:tcW w:w="425" w:type="dxa"/>
            <w:shd w:val="clear" w:color="auto" w:fill="8EAADB" w:themeFill="accent1" w:themeFillTint="99"/>
          </w:tcPr>
          <w:p w14:paraId="64741304" w14:textId="77777777" w:rsidR="0090223E" w:rsidRDefault="0090223E" w:rsidP="0090223E">
            <w:pPr>
              <w:ind w:firstLine="0"/>
            </w:pPr>
          </w:p>
        </w:tc>
        <w:tc>
          <w:tcPr>
            <w:tcW w:w="426" w:type="dxa"/>
          </w:tcPr>
          <w:p w14:paraId="540A79B0" w14:textId="77777777" w:rsidR="0090223E" w:rsidRDefault="0090223E" w:rsidP="0090223E">
            <w:pPr>
              <w:ind w:firstLine="0"/>
            </w:pPr>
          </w:p>
        </w:tc>
        <w:tc>
          <w:tcPr>
            <w:tcW w:w="425" w:type="dxa"/>
          </w:tcPr>
          <w:p w14:paraId="30EB2ABB" w14:textId="77777777" w:rsidR="0090223E" w:rsidRDefault="0090223E" w:rsidP="0090223E">
            <w:pPr>
              <w:ind w:firstLine="0"/>
            </w:pPr>
          </w:p>
        </w:tc>
        <w:tc>
          <w:tcPr>
            <w:tcW w:w="425" w:type="dxa"/>
          </w:tcPr>
          <w:p w14:paraId="48D320F3" w14:textId="77777777" w:rsidR="0090223E" w:rsidRDefault="0090223E" w:rsidP="0090223E">
            <w:pPr>
              <w:ind w:firstLine="0"/>
            </w:pPr>
          </w:p>
        </w:tc>
        <w:tc>
          <w:tcPr>
            <w:tcW w:w="425" w:type="dxa"/>
          </w:tcPr>
          <w:p w14:paraId="66A3DC06" w14:textId="77777777" w:rsidR="0090223E" w:rsidRDefault="0090223E" w:rsidP="0090223E">
            <w:pPr>
              <w:ind w:firstLine="0"/>
            </w:pPr>
          </w:p>
        </w:tc>
        <w:tc>
          <w:tcPr>
            <w:tcW w:w="426" w:type="dxa"/>
          </w:tcPr>
          <w:p w14:paraId="373CB28A" w14:textId="77777777" w:rsidR="0090223E" w:rsidRDefault="0090223E" w:rsidP="0090223E">
            <w:pPr>
              <w:ind w:firstLine="0"/>
            </w:pPr>
          </w:p>
        </w:tc>
        <w:tc>
          <w:tcPr>
            <w:tcW w:w="425" w:type="dxa"/>
          </w:tcPr>
          <w:p w14:paraId="2E9A223D" w14:textId="77777777" w:rsidR="0090223E" w:rsidRDefault="0090223E" w:rsidP="0090223E">
            <w:pPr>
              <w:ind w:firstLine="0"/>
            </w:pPr>
          </w:p>
        </w:tc>
        <w:tc>
          <w:tcPr>
            <w:tcW w:w="462" w:type="dxa"/>
          </w:tcPr>
          <w:p w14:paraId="6A204A49" w14:textId="77777777" w:rsidR="0090223E" w:rsidRDefault="0090223E" w:rsidP="0090223E">
            <w:pPr>
              <w:ind w:firstLine="0"/>
            </w:pPr>
          </w:p>
        </w:tc>
      </w:tr>
    </w:tbl>
    <w:p w14:paraId="5DDBF2E2" w14:textId="77777777" w:rsidR="00E43533" w:rsidRDefault="00277378" w:rsidP="00277378">
      <w:pPr>
        <w:pStyle w:val="Ttulo3"/>
      </w:pPr>
      <w:bookmarkStart w:id="14" w:name="_Toc32403676"/>
      <w:r>
        <w:t>Sprint 2 (</w:t>
      </w:r>
      <w:r w:rsidR="00E43533">
        <w:t>7/10/2019 – 21/10/2019)</w:t>
      </w:r>
      <w:bookmarkEnd w:id="14"/>
    </w:p>
    <w:p w14:paraId="5A019EA4" w14:textId="77777777" w:rsidR="00E43533" w:rsidRDefault="00E43533" w:rsidP="00E43533">
      <w:r>
        <w:t>En este sprint se empezó a ir más a fondo en la lectura del código, también se empezó a buscar solución al primer problema que existía respecto a las sesiones (la aplicación cerraba la sesión de usuario siempre que se utilizaban los botones de avanzar o retroceder de la propia aplicación, es decir, la aplicación resultaba inutilizable).</w:t>
      </w:r>
    </w:p>
    <w:p w14:paraId="0B2FF1EB" w14:textId="77777777" w:rsidR="00E43533" w:rsidRDefault="00E43533" w:rsidP="00E43533">
      <w:r>
        <w:t xml:space="preserve">Enlace al segundo sprint del proyecto: </w:t>
      </w:r>
      <w:hyperlink r:id="rId85" w:history="1">
        <w:r w:rsidRPr="00E43533">
          <w:rPr>
            <w:rStyle w:val="Hipervnculo"/>
          </w:rPr>
          <w:t>Sprint 2</w:t>
        </w:r>
      </w:hyperlink>
      <w:r>
        <w:t>.</w:t>
      </w:r>
    </w:p>
    <w:p w14:paraId="49606CE8" w14:textId="77777777" w:rsidR="00E43533" w:rsidRDefault="00E43533" w:rsidP="00E43533">
      <w:r>
        <w:rPr>
          <w:noProof/>
        </w:rPr>
        <mc:AlternateContent>
          <mc:Choice Requires="wps">
            <w:drawing>
              <wp:anchor distT="0" distB="0" distL="114300" distR="114300" simplePos="0" relativeHeight="251697152" behindDoc="1" locked="0" layoutInCell="1" allowOverlap="1" wp14:anchorId="108CBB2C" wp14:editId="01F53392">
                <wp:simplePos x="0" y="0"/>
                <wp:positionH relativeFrom="margin">
                  <wp:align>right</wp:align>
                </wp:positionH>
                <wp:positionV relativeFrom="paragraph">
                  <wp:posOffset>2938780</wp:posOffset>
                </wp:positionV>
                <wp:extent cx="5400040" cy="171450"/>
                <wp:effectExtent l="0" t="0" r="0" b="0"/>
                <wp:wrapTight wrapText="bothSides">
                  <wp:wrapPolygon edited="0">
                    <wp:start x="0" y="0"/>
                    <wp:lineTo x="0" y="19200"/>
                    <wp:lineTo x="21488" y="19200"/>
                    <wp:lineTo x="21488" y="0"/>
                    <wp:lineTo x="0" y="0"/>
                  </wp:wrapPolygon>
                </wp:wrapTight>
                <wp:docPr id="21" name="Cuadro de texto 21"/>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3A1D04D6" w14:textId="58DA1832" w:rsidR="00E37DB1" w:rsidRPr="00686DD2" w:rsidRDefault="00E37DB1" w:rsidP="00E43533">
                            <w:pPr>
                              <w:pStyle w:val="Descripcin"/>
                              <w:jc w:val="center"/>
                              <w:rPr>
                                <w:noProof/>
                              </w:rPr>
                            </w:pPr>
                            <w:bookmarkStart w:id="15" w:name="_Toc32332755"/>
                            <w:r>
                              <w:t xml:space="preserve">Figura </w:t>
                            </w:r>
                            <w:r w:rsidR="00C55D23">
                              <w:fldChar w:fldCharType="begin"/>
                            </w:r>
                            <w:r w:rsidR="00C55D23">
                              <w:instrText xml:space="preserve"> SEQ Ilustración \* ARABIC </w:instrText>
                            </w:r>
                            <w:r w:rsidR="00C55D23">
                              <w:fldChar w:fldCharType="separate"/>
                            </w:r>
                            <w:r w:rsidR="002C5B9B">
                              <w:rPr>
                                <w:noProof/>
                              </w:rPr>
                              <w:t>2</w:t>
                            </w:r>
                            <w:r w:rsidR="00C55D23">
                              <w:rPr>
                                <w:noProof/>
                              </w:rPr>
                              <w:fldChar w:fldCharType="end"/>
                            </w:r>
                            <w:r>
                              <w:t xml:space="preserve"> Burndown sprint 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CBB2C" id="Cuadro de texto 21" o:spid="_x0000_s1027" type="#_x0000_t202" style="position:absolute;left:0;text-align:left;margin-left:374pt;margin-top:231.4pt;width:425.2pt;height:13.5pt;z-index:-251619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" stroked="f">
                <v:textbox inset="0,0,0,0">
                  <w:txbxContent>
                    <w:p w14:paraId="3A1D04D6" w14:textId="58DA1832" w:rsidR="00E37DB1" w:rsidRPr="00686DD2" w:rsidRDefault="00E37DB1" w:rsidP="00E43533">
                      <w:pPr>
                        <w:pStyle w:val="Descripcin"/>
                        <w:jc w:val="center"/>
                        <w:rPr>
                          <w:noProof/>
                        </w:rPr>
                      </w:pPr>
                      <w:bookmarkStart w:id="16" w:name="_Toc32332755"/>
                      <w:r>
                        <w:t xml:space="preserve">Figura </w:t>
                      </w:r>
                      <w:r w:rsidR="00C55D23">
                        <w:fldChar w:fldCharType="begin"/>
                      </w:r>
                      <w:r w:rsidR="00C55D23">
                        <w:instrText xml:space="preserve"> SEQ Ilustración \* ARABIC </w:instrText>
                      </w:r>
                      <w:r w:rsidR="00C55D23">
                        <w:fldChar w:fldCharType="separate"/>
                      </w:r>
                      <w:r w:rsidR="002C5B9B">
                        <w:rPr>
                          <w:noProof/>
                        </w:rPr>
                        <w:t>2</w:t>
                      </w:r>
                      <w:r w:rsidR="00C55D23">
                        <w:rPr>
                          <w:noProof/>
                        </w:rPr>
                        <w:fldChar w:fldCharType="end"/>
                      </w:r>
                      <w:r>
                        <w:t xml:space="preserve"> Burndown sprint 2</w:t>
                      </w:r>
                      <w:bookmarkEnd w:id="16"/>
                    </w:p>
                  </w:txbxContent>
                </v:textbox>
                <w10:wrap type="tight" anchorx="margin"/>
              </v:shape>
            </w:pict>
          </mc:Fallback>
        </mc:AlternateContent>
      </w:r>
      <w:r>
        <w:rPr>
          <w:noProof/>
        </w:rPr>
        <w:drawing>
          <wp:anchor distT="0" distB="0" distL="114300" distR="114300" simplePos="0" relativeHeight="251695104" behindDoc="1" locked="0" layoutInCell="1" allowOverlap="1" wp14:anchorId="36C81E70" wp14:editId="36448396">
            <wp:simplePos x="0" y="0"/>
            <wp:positionH relativeFrom="margin">
              <wp:align>right</wp:align>
            </wp:positionH>
            <wp:positionV relativeFrom="paragraph">
              <wp:posOffset>596900</wp:posOffset>
            </wp:positionV>
            <wp:extent cx="5400040" cy="2341880"/>
            <wp:effectExtent l="0" t="0" r="0" b="1270"/>
            <wp:wrapTight wrapText="bothSides">
              <wp:wrapPolygon edited="0">
                <wp:start x="0" y="0"/>
                <wp:lineTo x="0" y="21436"/>
                <wp:lineTo x="21488" y="21436"/>
                <wp:lineTo x="21488" y="0"/>
                <wp:lineTo x="0" y="0"/>
              </wp:wrapPolygon>
            </wp:wrapTight>
            <wp:docPr id="20" name="Imagen 20" descr="Imagen que contiene blanco, agua, tabla,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rndown2.PNG"/>
                    <pic:cNvPicPr/>
                  </pic:nvPicPr>
                  <pic:blipFill>
                    <a:blip r:embed="rId86">
                      <a:extLst>
                        <a:ext uri="{28A0092B-C50C-407E-A947-70E740481C1C}">
                          <a14:useLocalDpi xmlns:a14="http://schemas.microsoft.com/office/drawing/2010/main" val="0"/>
                        </a:ext>
                      </a:extLst>
                    </a:blip>
                    <a:stretch>
                      <a:fillRect/>
                    </a:stretch>
                  </pic:blipFill>
                  <pic:spPr>
                    <a:xfrm>
                      <a:off x="0" y="0"/>
                      <a:ext cx="5400040" cy="2341880"/>
                    </a:xfrm>
                    <a:prstGeom prst="rect">
                      <a:avLst/>
                    </a:prstGeom>
                  </pic:spPr>
                </pic:pic>
              </a:graphicData>
            </a:graphic>
          </wp:anchor>
        </w:drawing>
      </w:r>
      <w:r>
        <w:t>Este sprint tiene menos tareas que otros sprint ya que algunas de las tareas como leer el controlador o solucionar el problema de las sesiones, llevaron más tiempo y por tanto no permitieron avanzar demasiado en este sprint.</w:t>
      </w:r>
    </w:p>
    <w:p w14:paraId="133EE463" w14:textId="77777777" w:rsidR="00B02DA3" w:rsidRDefault="00B02DA3" w:rsidP="00E43533">
      <w:r>
        <w:br w:type="page"/>
      </w:r>
      <w:r w:rsidR="00E43533">
        <w:lastRenderedPageBreak/>
        <w:t xml:space="preserve">Como se puede observar en el gráfico </w:t>
      </w:r>
      <w:r w:rsidR="00E43533" w:rsidRPr="00693A99">
        <w:rPr>
          <w:i/>
          <w:iCs/>
        </w:rPr>
        <w:t>burndown</w:t>
      </w:r>
      <w:r w:rsidR="00E43533">
        <w:t>, las dos tareas que mencionmos anteriormente, son las penalizaron tiempo en este sprint.</w:t>
      </w:r>
    </w:p>
    <w:tbl>
      <w:tblPr>
        <w:tblStyle w:val="Tablaconcuadrcula"/>
        <w:tblpPr w:leftFromText="141" w:rightFromText="141" w:vertAnchor="page" w:horzAnchor="margin" w:tblpY="27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E43533" w14:paraId="7CEEA84B" w14:textId="77777777" w:rsidTr="00E43533">
        <w:trPr>
          <w:cantSplit/>
          <w:trHeight w:val="1833"/>
        </w:trPr>
        <w:tc>
          <w:tcPr>
            <w:tcW w:w="846" w:type="dxa"/>
            <w:tcBorders>
              <w:top w:val="nil"/>
              <w:left w:val="nil"/>
              <w:bottom w:val="single" w:sz="4" w:space="0" w:color="auto"/>
              <w:right w:val="nil"/>
            </w:tcBorders>
            <w:vAlign w:val="bottom"/>
          </w:tcPr>
          <w:p w14:paraId="6ECC7737" w14:textId="77777777" w:rsidR="00E43533" w:rsidRDefault="00E43533" w:rsidP="00E43533">
            <w:pPr>
              <w:ind w:firstLine="0"/>
              <w:jc w:val="center"/>
            </w:pPr>
            <w:r>
              <w:t>Tarea</w:t>
            </w:r>
          </w:p>
        </w:tc>
        <w:tc>
          <w:tcPr>
            <w:tcW w:w="2693" w:type="dxa"/>
            <w:tcBorders>
              <w:top w:val="nil"/>
              <w:left w:val="nil"/>
              <w:bottom w:val="single" w:sz="4" w:space="0" w:color="auto"/>
              <w:right w:val="nil"/>
            </w:tcBorders>
            <w:vAlign w:val="bottom"/>
          </w:tcPr>
          <w:p w14:paraId="35065D3C" w14:textId="77777777" w:rsidR="00E43533" w:rsidRDefault="00E43533" w:rsidP="00E43533">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033A222" w14:textId="77777777" w:rsidR="00E43533" w:rsidRDefault="00E43533" w:rsidP="00E43533">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7DFDC4C" w14:textId="77777777" w:rsidR="00E43533" w:rsidRDefault="00E43533" w:rsidP="00E43533">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21349AC" w14:textId="77777777" w:rsidR="00E43533" w:rsidRDefault="00E43533" w:rsidP="00E43533">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08FDFAD8" w14:textId="77777777" w:rsidR="00E43533" w:rsidRDefault="00E43533" w:rsidP="00E43533">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128CDC28" w14:textId="77777777" w:rsidR="00E43533" w:rsidRDefault="00E43533" w:rsidP="00E43533">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40E69A09" w14:textId="52675F8C" w:rsidR="00E43533" w:rsidRDefault="00F6343B" w:rsidP="00E43533">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69B02B40" w14:textId="77777777" w:rsidR="00E43533" w:rsidRDefault="00DD549E" w:rsidP="00E43533">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6782A3E" w14:textId="77777777" w:rsidR="00E43533" w:rsidRDefault="00E43533" w:rsidP="00E43533">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6AF946E4" w14:textId="77777777" w:rsidR="00E43533" w:rsidRDefault="00E43533" w:rsidP="00E43533">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782185C5" w14:textId="77777777" w:rsidR="00E43533" w:rsidRDefault="00E43533" w:rsidP="00E43533">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915DAF7" w14:textId="77777777" w:rsidR="00E43533" w:rsidRPr="00277378" w:rsidRDefault="00E43533" w:rsidP="00E43533">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67E0E13" w14:textId="77777777" w:rsidR="00E43533" w:rsidRDefault="00E43533" w:rsidP="00E43533">
            <w:pPr>
              <w:ind w:left="113" w:right="113" w:firstLine="0"/>
            </w:pPr>
            <w:r>
              <w:t>Testeo</w:t>
            </w:r>
          </w:p>
        </w:tc>
      </w:tr>
      <w:tr w:rsidR="00E43533" w14:paraId="791CDB19" w14:textId="77777777" w:rsidTr="00F2722B">
        <w:trPr>
          <w:trHeight w:val="274"/>
        </w:trPr>
        <w:tc>
          <w:tcPr>
            <w:tcW w:w="846" w:type="dxa"/>
            <w:tcBorders>
              <w:top w:val="single" w:sz="4" w:space="0" w:color="auto"/>
              <w:right w:val="nil"/>
            </w:tcBorders>
            <w:shd w:val="clear" w:color="auto" w:fill="F2F2F2" w:themeFill="background1" w:themeFillShade="F2"/>
          </w:tcPr>
          <w:p w14:paraId="6ABB4AB1" w14:textId="77777777" w:rsidR="00E43533" w:rsidRDefault="00E43533" w:rsidP="00E43533">
            <w:pPr>
              <w:ind w:firstLine="0"/>
              <w:jc w:val="center"/>
            </w:pPr>
            <w:r>
              <w:t>#</w:t>
            </w:r>
            <w:r w:rsidR="005D77E9">
              <w:t>9</w:t>
            </w:r>
          </w:p>
        </w:tc>
        <w:tc>
          <w:tcPr>
            <w:tcW w:w="2693" w:type="dxa"/>
            <w:tcBorders>
              <w:top w:val="single" w:sz="4" w:space="0" w:color="auto"/>
              <w:left w:val="nil"/>
              <w:bottom w:val="single" w:sz="4" w:space="0" w:color="auto"/>
            </w:tcBorders>
            <w:shd w:val="clear" w:color="auto" w:fill="F2F2F2" w:themeFill="background1" w:themeFillShade="F2"/>
          </w:tcPr>
          <w:p w14:paraId="2E2D5579" w14:textId="77777777" w:rsidR="00E43533" w:rsidRDefault="00E43533" w:rsidP="00E43533">
            <w:pPr>
              <w:ind w:firstLine="0"/>
              <w:jc w:val="center"/>
            </w:pPr>
            <w:r>
              <w:t>Analizar el controlador</w:t>
            </w:r>
          </w:p>
        </w:tc>
        <w:tc>
          <w:tcPr>
            <w:tcW w:w="425" w:type="dxa"/>
            <w:tcBorders>
              <w:top w:val="single" w:sz="4" w:space="0" w:color="auto"/>
            </w:tcBorders>
            <w:shd w:val="clear" w:color="auto" w:fill="F2F2F2" w:themeFill="background1" w:themeFillShade="F2"/>
          </w:tcPr>
          <w:p w14:paraId="1C34CF63"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3104C6EF"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1F507A9F"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6D7CD749"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695C0E31"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0B99659D"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16DBFC86" w14:textId="77777777" w:rsidR="00E43533" w:rsidRDefault="00E43533" w:rsidP="00E43533">
            <w:pPr>
              <w:ind w:firstLine="0"/>
            </w:pPr>
          </w:p>
        </w:tc>
        <w:tc>
          <w:tcPr>
            <w:tcW w:w="425" w:type="dxa"/>
            <w:tcBorders>
              <w:top w:val="single" w:sz="4" w:space="0" w:color="auto"/>
            </w:tcBorders>
            <w:shd w:val="clear" w:color="auto" w:fill="F4B083" w:themeFill="accent2" w:themeFillTint="99"/>
          </w:tcPr>
          <w:p w14:paraId="107354E8"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338D12E9" w14:textId="77777777" w:rsidR="00E43533" w:rsidRDefault="00E43533" w:rsidP="00E43533">
            <w:pPr>
              <w:ind w:firstLine="0"/>
            </w:pPr>
          </w:p>
        </w:tc>
        <w:tc>
          <w:tcPr>
            <w:tcW w:w="426" w:type="dxa"/>
            <w:tcBorders>
              <w:top w:val="single" w:sz="4" w:space="0" w:color="auto"/>
            </w:tcBorders>
            <w:shd w:val="clear" w:color="auto" w:fill="F2F2F2" w:themeFill="background1" w:themeFillShade="F2"/>
          </w:tcPr>
          <w:p w14:paraId="461B4B30" w14:textId="77777777" w:rsidR="00E43533" w:rsidRDefault="00E43533" w:rsidP="00E43533">
            <w:pPr>
              <w:ind w:firstLine="0"/>
            </w:pPr>
          </w:p>
        </w:tc>
        <w:tc>
          <w:tcPr>
            <w:tcW w:w="425" w:type="dxa"/>
            <w:tcBorders>
              <w:top w:val="single" w:sz="4" w:space="0" w:color="auto"/>
            </w:tcBorders>
            <w:shd w:val="clear" w:color="auto" w:fill="F2F2F2" w:themeFill="background1" w:themeFillShade="F2"/>
          </w:tcPr>
          <w:p w14:paraId="20204269" w14:textId="77777777" w:rsidR="00E43533" w:rsidRDefault="00E43533" w:rsidP="00E43533">
            <w:pPr>
              <w:ind w:firstLine="0"/>
            </w:pPr>
          </w:p>
        </w:tc>
        <w:tc>
          <w:tcPr>
            <w:tcW w:w="462" w:type="dxa"/>
            <w:tcBorders>
              <w:top w:val="single" w:sz="4" w:space="0" w:color="auto"/>
            </w:tcBorders>
            <w:shd w:val="clear" w:color="auto" w:fill="F2F2F2" w:themeFill="background1" w:themeFillShade="F2"/>
          </w:tcPr>
          <w:p w14:paraId="10A0850C" w14:textId="77777777" w:rsidR="00E43533" w:rsidRDefault="00E43533" w:rsidP="00E43533">
            <w:pPr>
              <w:ind w:firstLine="0"/>
            </w:pPr>
          </w:p>
        </w:tc>
      </w:tr>
      <w:tr w:rsidR="00E43533" w14:paraId="18129A37" w14:textId="77777777" w:rsidTr="00F2722B">
        <w:trPr>
          <w:trHeight w:val="291"/>
        </w:trPr>
        <w:tc>
          <w:tcPr>
            <w:tcW w:w="846" w:type="dxa"/>
            <w:tcBorders>
              <w:right w:val="nil"/>
            </w:tcBorders>
          </w:tcPr>
          <w:p w14:paraId="630E41B2" w14:textId="77777777" w:rsidR="00E43533" w:rsidRDefault="00E43533" w:rsidP="00E43533">
            <w:pPr>
              <w:ind w:firstLine="0"/>
              <w:jc w:val="center"/>
            </w:pPr>
            <w:r>
              <w:t>#</w:t>
            </w:r>
            <w:r w:rsidR="005D77E9">
              <w:t>10</w:t>
            </w:r>
          </w:p>
        </w:tc>
        <w:tc>
          <w:tcPr>
            <w:tcW w:w="2693" w:type="dxa"/>
            <w:tcBorders>
              <w:left w:val="nil"/>
              <w:bottom w:val="single" w:sz="4" w:space="0" w:color="auto"/>
            </w:tcBorders>
          </w:tcPr>
          <w:p w14:paraId="34FB2DFE" w14:textId="77777777" w:rsidR="00E43533" w:rsidRDefault="00F2722B" w:rsidP="00E43533">
            <w:pPr>
              <w:ind w:firstLine="0"/>
              <w:jc w:val="center"/>
            </w:pPr>
            <w:r>
              <w:t>Investigar nueva forma de guardar las sesiones</w:t>
            </w:r>
          </w:p>
        </w:tc>
        <w:tc>
          <w:tcPr>
            <w:tcW w:w="425" w:type="dxa"/>
            <w:shd w:val="clear" w:color="auto" w:fill="FF0000"/>
          </w:tcPr>
          <w:p w14:paraId="23204B6E" w14:textId="77777777" w:rsidR="00E43533" w:rsidRDefault="00E43533" w:rsidP="00E43533">
            <w:pPr>
              <w:ind w:firstLine="0"/>
            </w:pPr>
          </w:p>
        </w:tc>
        <w:tc>
          <w:tcPr>
            <w:tcW w:w="426" w:type="dxa"/>
            <w:shd w:val="clear" w:color="auto" w:fill="FFFFFF" w:themeFill="background1"/>
          </w:tcPr>
          <w:p w14:paraId="28FA92DB" w14:textId="77777777" w:rsidR="00E43533" w:rsidRDefault="00E43533" w:rsidP="00E43533">
            <w:pPr>
              <w:ind w:firstLine="0"/>
            </w:pPr>
          </w:p>
        </w:tc>
        <w:tc>
          <w:tcPr>
            <w:tcW w:w="425" w:type="dxa"/>
            <w:shd w:val="clear" w:color="auto" w:fill="FFFFFF" w:themeFill="background1"/>
          </w:tcPr>
          <w:p w14:paraId="2FE09182" w14:textId="77777777" w:rsidR="00E43533" w:rsidRDefault="00E43533" w:rsidP="00E43533">
            <w:pPr>
              <w:ind w:firstLine="0"/>
            </w:pPr>
          </w:p>
        </w:tc>
        <w:tc>
          <w:tcPr>
            <w:tcW w:w="425" w:type="dxa"/>
            <w:shd w:val="clear" w:color="auto" w:fill="FFFFFF" w:themeFill="background1"/>
          </w:tcPr>
          <w:p w14:paraId="553AF9AC" w14:textId="77777777" w:rsidR="00E43533" w:rsidRDefault="00E43533" w:rsidP="00E43533">
            <w:pPr>
              <w:ind w:firstLine="0"/>
            </w:pPr>
          </w:p>
        </w:tc>
        <w:tc>
          <w:tcPr>
            <w:tcW w:w="425" w:type="dxa"/>
            <w:shd w:val="clear" w:color="auto" w:fill="FFFFFF" w:themeFill="background1"/>
          </w:tcPr>
          <w:p w14:paraId="52892655" w14:textId="77777777" w:rsidR="00E43533" w:rsidRDefault="00E43533" w:rsidP="00E43533">
            <w:pPr>
              <w:ind w:firstLine="0"/>
            </w:pPr>
          </w:p>
        </w:tc>
        <w:tc>
          <w:tcPr>
            <w:tcW w:w="426" w:type="dxa"/>
            <w:shd w:val="clear" w:color="auto" w:fill="FFFFFF" w:themeFill="background1"/>
          </w:tcPr>
          <w:p w14:paraId="72906577" w14:textId="77777777" w:rsidR="00E43533" w:rsidRDefault="00E43533" w:rsidP="00E43533">
            <w:pPr>
              <w:ind w:firstLine="0"/>
            </w:pPr>
          </w:p>
        </w:tc>
        <w:tc>
          <w:tcPr>
            <w:tcW w:w="425" w:type="dxa"/>
            <w:shd w:val="clear" w:color="auto" w:fill="FFFFFF" w:themeFill="background1"/>
          </w:tcPr>
          <w:p w14:paraId="28917739" w14:textId="77777777" w:rsidR="00E43533" w:rsidRDefault="00E43533" w:rsidP="00E43533">
            <w:pPr>
              <w:ind w:firstLine="0"/>
            </w:pPr>
          </w:p>
        </w:tc>
        <w:tc>
          <w:tcPr>
            <w:tcW w:w="425" w:type="dxa"/>
            <w:shd w:val="clear" w:color="auto" w:fill="F4B083" w:themeFill="accent2" w:themeFillTint="99"/>
          </w:tcPr>
          <w:p w14:paraId="6F979C3F" w14:textId="77777777" w:rsidR="00E43533" w:rsidRDefault="00E43533" w:rsidP="00E43533">
            <w:pPr>
              <w:ind w:firstLine="0"/>
            </w:pPr>
          </w:p>
        </w:tc>
        <w:tc>
          <w:tcPr>
            <w:tcW w:w="425" w:type="dxa"/>
            <w:shd w:val="clear" w:color="auto" w:fill="FFFFFF" w:themeFill="background1"/>
          </w:tcPr>
          <w:p w14:paraId="26521539" w14:textId="77777777" w:rsidR="00E43533" w:rsidRDefault="00E43533" w:rsidP="00E43533">
            <w:pPr>
              <w:ind w:firstLine="0"/>
            </w:pPr>
          </w:p>
        </w:tc>
        <w:tc>
          <w:tcPr>
            <w:tcW w:w="426" w:type="dxa"/>
            <w:shd w:val="clear" w:color="auto" w:fill="FFFFFF" w:themeFill="background1"/>
          </w:tcPr>
          <w:p w14:paraId="3604FAC2" w14:textId="77777777" w:rsidR="00E43533" w:rsidRDefault="00E43533" w:rsidP="00E43533">
            <w:pPr>
              <w:ind w:firstLine="0"/>
            </w:pPr>
          </w:p>
        </w:tc>
        <w:tc>
          <w:tcPr>
            <w:tcW w:w="425" w:type="dxa"/>
            <w:shd w:val="clear" w:color="auto" w:fill="FFFFFF" w:themeFill="background1"/>
          </w:tcPr>
          <w:p w14:paraId="7814B027" w14:textId="77777777" w:rsidR="00E43533" w:rsidRDefault="00E43533" w:rsidP="00E43533">
            <w:pPr>
              <w:ind w:firstLine="0"/>
            </w:pPr>
          </w:p>
        </w:tc>
        <w:tc>
          <w:tcPr>
            <w:tcW w:w="462" w:type="dxa"/>
            <w:shd w:val="clear" w:color="auto" w:fill="FFFFFF" w:themeFill="background1"/>
          </w:tcPr>
          <w:p w14:paraId="4CB6B38A" w14:textId="77777777" w:rsidR="00E43533" w:rsidRDefault="00E43533" w:rsidP="00E43533">
            <w:pPr>
              <w:ind w:firstLine="0"/>
            </w:pPr>
          </w:p>
        </w:tc>
      </w:tr>
      <w:tr w:rsidR="00E43533" w14:paraId="3C800361" w14:textId="77777777" w:rsidTr="00646365">
        <w:trPr>
          <w:trHeight w:val="274"/>
        </w:trPr>
        <w:tc>
          <w:tcPr>
            <w:tcW w:w="846" w:type="dxa"/>
            <w:tcBorders>
              <w:right w:val="nil"/>
            </w:tcBorders>
            <w:shd w:val="clear" w:color="auto" w:fill="F2F2F2" w:themeFill="background1" w:themeFillShade="F2"/>
          </w:tcPr>
          <w:p w14:paraId="1CB2E4BC" w14:textId="77777777" w:rsidR="00E43533" w:rsidRDefault="00E43533" w:rsidP="00E43533">
            <w:pPr>
              <w:ind w:firstLine="0"/>
              <w:jc w:val="center"/>
            </w:pPr>
            <w:r>
              <w:t>#</w:t>
            </w:r>
            <w:r w:rsidR="005D77E9">
              <w:t>11</w:t>
            </w:r>
          </w:p>
        </w:tc>
        <w:tc>
          <w:tcPr>
            <w:tcW w:w="2693" w:type="dxa"/>
            <w:tcBorders>
              <w:left w:val="nil"/>
              <w:bottom w:val="single" w:sz="4" w:space="0" w:color="auto"/>
            </w:tcBorders>
            <w:shd w:val="clear" w:color="auto" w:fill="F2F2F2" w:themeFill="background1" w:themeFillShade="F2"/>
          </w:tcPr>
          <w:p w14:paraId="15FDAEFB" w14:textId="77777777" w:rsidR="00E43533" w:rsidRDefault="00F2722B" w:rsidP="00E43533">
            <w:pPr>
              <w:ind w:firstLine="0"/>
              <w:jc w:val="center"/>
            </w:pPr>
            <w:r>
              <w:t>Implementar la solución a las sesiones</w:t>
            </w:r>
          </w:p>
        </w:tc>
        <w:tc>
          <w:tcPr>
            <w:tcW w:w="425" w:type="dxa"/>
            <w:shd w:val="clear" w:color="auto" w:fill="F2F2F2" w:themeFill="background1" w:themeFillShade="F2"/>
          </w:tcPr>
          <w:p w14:paraId="402E8CE1" w14:textId="77777777" w:rsidR="00E43533" w:rsidRDefault="00E43533" w:rsidP="00E43533">
            <w:pPr>
              <w:ind w:firstLine="0"/>
            </w:pPr>
          </w:p>
        </w:tc>
        <w:tc>
          <w:tcPr>
            <w:tcW w:w="426" w:type="dxa"/>
            <w:shd w:val="clear" w:color="auto" w:fill="F2F2F2" w:themeFill="background1" w:themeFillShade="F2"/>
          </w:tcPr>
          <w:p w14:paraId="54DF6855" w14:textId="77777777" w:rsidR="00E43533" w:rsidRDefault="00E43533" w:rsidP="00E43533">
            <w:pPr>
              <w:ind w:firstLine="0"/>
            </w:pPr>
          </w:p>
        </w:tc>
        <w:tc>
          <w:tcPr>
            <w:tcW w:w="425" w:type="dxa"/>
            <w:shd w:val="clear" w:color="auto" w:fill="F2F2F2" w:themeFill="background1" w:themeFillShade="F2"/>
          </w:tcPr>
          <w:p w14:paraId="19B2617E" w14:textId="77777777" w:rsidR="00E43533" w:rsidRDefault="00E43533" w:rsidP="00E43533">
            <w:pPr>
              <w:ind w:firstLine="0"/>
            </w:pPr>
          </w:p>
        </w:tc>
        <w:tc>
          <w:tcPr>
            <w:tcW w:w="425" w:type="dxa"/>
            <w:shd w:val="clear" w:color="auto" w:fill="F2F2F2" w:themeFill="background1" w:themeFillShade="F2"/>
          </w:tcPr>
          <w:p w14:paraId="6B52E5BA" w14:textId="77777777" w:rsidR="00E43533" w:rsidRDefault="00E43533" w:rsidP="00E43533">
            <w:pPr>
              <w:ind w:firstLine="0"/>
            </w:pPr>
          </w:p>
        </w:tc>
        <w:tc>
          <w:tcPr>
            <w:tcW w:w="425" w:type="dxa"/>
            <w:shd w:val="clear" w:color="auto" w:fill="F2F2F2" w:themeFill="background1" w:themeFillShade="F2"/>
          </w:tcPr>
          <w:p w14:paraId="6644114C" w14:textId="77777777" w:rsidR="00E43533" w:rsidRDefault="00E43533" w:rsidP="00E43533">
            <w:pPr>
              <w:ind w:firstLine="0"/>
            </w:pPr>
          </w:p>
        </w:tc>
        <w:tc>
          <w:tcPr>
            <w:tcW w:w="426" w:type="dxa"/>
            <w:shd w:val="clear" w:color="auto" w:fill="F2F2F2" w:themeFill="background1" w:themeFillShade="F2"/>
          </w:tcPr>
          <w:p w14:paraId="5C586CD8" w14:textId="77777777" w:rsidR="00E43533" w:rsidRDefault="00E43533" w:rsidP="00E43533">
            <w:pPr>
              <w:ind w:firstLine="0"/>
            </w:pPr>
          </w:p>
        </w:tc>
        <w:tc>
          <w:tcPr>
            <w:tcW w:w="425" w:type="dxa"/>
            <w:shd w:val="clear" w:color="auto" w:fill="F2F2F2" w:themeFill="background1" w:themeFillShade="F2"/>
          </w:tcPr>
          <w:p w14:paraId="47548B50" w14:textId="77777777" w:rsidR="00E43533" w:rsidRDefault="00E43533" w:rsidP="00E43533">
            <w:pPr>
              <w:ind w:firstLine="0"/>
            </w:pPr>
          </w:p>
        </w:tc>
        <w:tc>
          <w:tcPr>
            <w:tcW w:w="425" w:type="dxa"/>
            <w:shd w:val="clear" w:color="auto" w:fill="F2F2F2" w:themeFill="background1" w:themeFillShade="F2"/>
          </w:tcPr>
          <w:p w14:paraId="117144AC" w14:textId="77777777" w:rsidR="00E43533" w:rsidRDefault="00E43533" w:rsidP="00E43533">
            <w:pPr>
              <w:ind w:firstLine="0"/>
            </w:pPr>
          </w:p>
        </w:tc>
        <w:tc>
          <w:tcPr>
            <w:tcW w:w="425" w:type="dxa"/>
            <w:shd w:val="clear" w:color="auto" w:fill="F2F2F2" w:themeFill="background1" w:themeFillShade="F2"/>
          </w:tcPr>
          <w:p w14:paraId="41642E56" w14:textId="77777777" w:rsidR="00E43533" w:rsidRDefault="00E43533" w:rsidP="00E43533">
            <w:pPr>
              <w:ind w:firstLine="0"/>
            </w:pPr>
          </w:p>
        </w:tc>
        <w:tc>
          <w:tcPr>
            <w:tcW w:w="426" w:type="dxa"/>
            <w:shd w:val="clear" w:color="auto" w:fill="00B050"/>
          </w:tcPr>
          <w:p w14:paraId="3B526765" w14:textId="77777777" w:rsidR="00E43533" w:rsidRDefault="00E43533" w:rsidP="00E43533">
            <w:pPr>
              <w:ind w:firstLine="0"/>
            </w:pPr>
          </w:p>
        </w:tc>
        <w:tc>
          <w:tcPr>
            <w:tcW w:w="425" w:type="dxa"/>
            <w:shd w:val="clear" w:color="auto" w:fill="F2F2F2" w:themeFill="background1" w:themeFillShade="F2"/>
          </w:tcPr>
          <w:p w14:paraId="63555279" w14:textId="77777777" w:rsidR="00E43533" w:rsidRDefault="00E43533" w:rsidP="00E43533">
            <w:pPr>
              <w:ind w:firstLine="0"/>
            </w:pPr>
          </w:p>
        </w:tc>
        <w:tc>
          <w:tcPr>
            <w:tcW w:w="462" w:type="dxa"/>
            <w:shd w:val="clear" w:color="auto" w:fill="F2F2F2" w:themeFill="background1" w:themeFillShade="F2"/>
          </w:tcPr>
          <w:p w14:paraId="5B49E26B" w14:textId="77777777" w:rsidR="00E43533" w:rsidRDefault="00E43533" w:rsidP="00E43533">
            <w:pPr>
              <w:ind w:firstLine="0"/>
            </w:pPr>
          </w:p>
        </w:tc>
      </w:tr>
      <w:tr w:rsidR="00E43533" w14:paraId="51C3C543" w14:textId="77777777" w:rsidTr="00F2722B">
        <w:trPr>
          <w:trHeight w:val="291"/>
        </w:trPr>
        <w:tc>
          <w:tcPr>
            <w:tcW w:w="846" w:type="dxa"/>
            <w:tcBorders>
              <w:right w:val="nil"/>
            </w:tcBorders>
          </w:tcPr>
          <w:p w14:paraId="160E7848" w14:textId="77777777" w:rsidR="00E43533" w:rsidRDefault="00E43533" w:rsidP="00E43533">
            <w:pPr>
              <w:ind w:firstLine="0"/>
              <w:jc w:val="center"/>
            </w:pPr>
            <w:r>
              <w:t>#</w:t>
            </w:r>
            <w:r w:rsidR="005D77E9">
              <w:t>12</w:t>
            </w:r>
          </w:p>
        </w:tc>
        <w:tc>
          <w:tcPr>
            <w:tcW w:w="2693" w:type="dxa"/>
            <w:tcBorders>
              <w:left w:val="nil"/>
              <w:bottom w:val="single" w:sz="4" w:space="0" w:color="auto"/>
            </w:tcBorders>
          </w:tcPr>
          <w:p w14:paraId="4429260B" w14:textId="77777777" w:rsidR="00E43533" w:rsidRDefault="00F2722B" w:rsidP="00E43533">
            <w:pPr>
              <w:ind w:firstLine="0"/>
              <w:jc w:val="center"/>
            </w:pPr>
            <w:r>
              <w:t>Realizar documentación</w:t>
            </w:r>
          </w:p>
        </w:tc>
        <w:tc>
          <w:tcPr>
            <w:tcW w:w="425" w:type="dxa"/>
          </w:tcPr>
          <w:p w14:paraId="79A53D33" w14:textId="77777777" w:rsidR="00E43533" w:rsidRDefault="00E43533" w:rsidP="00E43533">
            <w:pPr>
              <w:ind w:firstLine="0"/>
            </w:pPr>
          </w:p>
        </w:tc>
        <w:tc>
          <w:tcPr>
            <w:tcW w:w="426" w:type="dxa"/>
            <w:shd w:val="clear" w:color="auto" w:fill="FFFFFF" w:themeFill="background1"/>
          </w:tcPr>
          <w:p w14:paraId="5329B920" w14:textId="77777777" w:rsidR="00E43533" w:rsidRDefault="00E43533" w:rsidP="00E43533">
            <w:pPr>
              <w:ind w:firstLine="0"/>
            </w:pPr>
          </w:p>
        </w:tc>
        <w:tc>
          <w:tcPr>
            <w:tcW w:w="425" w:type="dxa"/>
            <w:shd w:val="clear" w:color="auto" w:fill="FFFFFF" w:themeFill="background1"/>
          </w:tcPr>
          <w:p w14:paraId="02AFD42D" w14:textId="77777777" w:rsidR="00E43533" w:rsidRDefault="00E43533" w:rsidP="00E43533">
            <w:pPr>
              <w:ind w:firstLine="0"/>
            </w:pPr>
          </w:p>
        </w:tc>
        <w:tc>
          <w:tcPr>
            <w:tcW w:w="425" w:type="dxa"/>
            <w:shd w:val="clear" w:color="auto" w:fill="FFFFFF" w:themeFill="background1"/>
          </w:tcPr>
          <w:p w14:paraId="2E6B63C4" w14:textId="77777777" w:rsidR="00E43533" w:rsidRDefault="00E43533" w:rsidP="00E43533">
            <w:pPr>
              <w:ind w:firstLine="0"/>
            </w:pPr>
          </w:p>
        </w:tc>
        <w:tc>
          <w:tcPr>
            <w:tcW w:w="425" w:type="dxa"/>
            <w:shd w:val="clear" w:color="auto" w:fill="8EAADB" w:themeFill="accent1" w:themeFillTint="99"/>
          </w:tcPr>
          <w:p w14:paraId="68DF307E" w14:textId="77777777" w:rsidR="00E43533" w:rsidRDefault="00E43533" w:rsidP="00E43533">
            <w:pPr>
              <w:ind w:firstLine="0"/>
            </w:pPr>
          </w:p>
        </w:tc>
        <w:tc>
          <w:tcPr>
            <w:tcW w:w="426" w:type="dxa"/>
            <w:shd w:val="clear" w:color="auto" w:fill="FFFFFF" w:themeFill="background1"/>
          </w:tcPr>
          <w:p w14:paraId="55543DE5" w14:textId="77777777" w:rsidR="00E43533" w:rsidRDefault="00E43533" w:rsidP="00E43533">
            <w:pPr>
              <w:ind w:firstLine="0"/>
            </w:pPr>
          </w:p>
        </w:tc>
        <w:tc>
          <w:tcPr>
            <w:tcW w:w="425" w:type="dxa"/>
            <w:shd w:val="clear" w:color="auto" w:fill="FFFFFF" w:themeFill="background1"/>
          </w:tcPr>
          <w:p w14:paraId="1BD75827" w14:textId="77777777" w:rsidR="00E43533" w:rsidRDefault="00E43533" w:rsidP="00E43533">
            <w:pPr>
              <w:ind w:firstLine="0"/>
            </w:pPr>
          </w:p>
        </w:tc>
        <w:tc>
          <w:tcPr>
            <w:tcW w:w="425" w:type="dxa"/>
            <w:shd w:val="clear" w:color="auto" w:fill="FFFFFF" w:themeFill="background1"/>
          </w:tcPr>
          <w:p w14:paraId="2F5DA177" w14:textId="77777777" w:rsidR="00E43533" w:rsidRDefault="00E43533" w:rsidP="00E43533">
            <w:pPr>
              <w:ind w:firstLine="0"/>
            </w:pPr>
          </w:p>
        </w:tc>
        <w:tc>
          <w:tcPr>
            <w:tcW w:w="425" w:type="dxa"/>
          </w:tcPr>
          <w:p w14:paraId="36082F24" w14:textId="77777777" w:rsidR="00E43533" w:rsidRDefault="00E43533" w:rsidP="00E43533">
            <w:pPr>
              <w:ind w:firstLine="0"/>
            </w:pPr>
          </w:p>
        </w:tc>
        <w:tc>
          <w:tcPr>
            <w:tcW w:w="426" w:type="dxa"/>
          </w:tcPr>
          <w:p w14:paraId="73055AE8" w14:textId="77777777" w:rsidR="00E43533" w:rsidRDefault="00E43533" w:rsidP="00E43533">
            <w:pPr>
              <w:ind w:firstLine="0"/>
            </w:pPr>
          </w:p>
        </w:tc>
        <w:tc>
          <w:tcPr>
            <w:tcW w:w="425" w:type="dxa"/>
          </w:tcPr>
          <w:p w14:paraId="2F7D6686" w14:textId="77777777" w:rsidR="00E43533" w:rsidRDefault="00E43533" w:rsidP="00E43533">
            <w:pPr>
              <w:ind w:firstLine="0"/>
            </w:pPr>
          </w:p>
        </w:tc>
        <w:tc>
          <w:tcPr>
            <w:tcW w:w="462" w:type="dxa"/>
          </w:tcPr>
          <w:p w14:paraId="78D30069" w14:textId="77777777" w:rsidR="00E43533" w:rsidRDefault="00E43533" w:rsidP="00E43533">
            <w:pPr>
              <w:ind w:firstLine="0"/>
            </w:pPr>
          </w:p>
        </w:tc>
      </w:tr>
      <w:tr w:rsidR="00E43533" w14:paraId="511292C9" w14:textId="77777777" w:rsidTr="00F2722B">
        <w:trPr>
          <w:trHeight w:val="274"/>
        </w:trPr>
        <w:tc>
          <w:tcPr>
            <w:tcW w:w="846" w:type="dxa"/>
            <w:tcBorders>
              <w:right w:val="nil"/>
            </w:tcBorders>
            <w:shd w:val="clear" w:color="auto" w:fill="F2F2F2" w:themeFill="background1" w:themeFillShade="F2"/>
          </w:tcPr>
          <w:p w14:paraId="5E7384C3" w14:textId="77777777" w:rsidR="00E43533" w:rsidRDefault="00E43533" w:rsidP="00E43533">
            <w:pPr>
              <w:ind w:firstLine="0"/>
              <w:jc w:val="center"/>
            </w:pPr>
            <w:r>
              <w:t>#</w:t>
            </w:r>
            <w:r w:rsidR="005D77E9">
              <w:t>13</w:t>
            </w:r>
          </w:p>
        </w:tc>
        <w:tc>
          <w:tcPr>
            <w:tcW w:w="2693" w:type="dxa"/>
            <w:tcBorders>
              <w:left w:val="nil"/>
              <w:bottom w:val="single" w:sz="4" w:space="0" w:color="auto"/>
            </w:tcBorders>
            <w:shd w:val="clear" w:color="auto" w:fill="F2F2F2" w:themeFill="background1" w:themeFillShade="F2"/>
          </w:tcPr>
          <w:p w14:paraId="10B91C7C" w14:textId="77777777" w:rsidR="00E43533" w:rsidRDefault="00F2722B" w:rsidP="00E43533">
            <w:pPr>
              <w:ind w:firstLine="0"/>
              <w:jc w:val="center"/>
            </w:pPr>
            <w:r>
              <w:t>Testear funcionamiento en distintos navegadores</w:t>
            </w:r>
          </w:p>
        </w:tc>
        <w:tc>
          <w:tcPr>
            <w:tcW w:w="425" w:type="dxa"/>
            <w:shd w:val="clear" w:color="auto" w:fill="F2F2F2" w:themeFill="background1" w:themeFillShade="F2"/>
          </w:tcPr>
          <w:p w14:paraId="28868D40" w14:textId="77777777" w:rsidR="00E43533" w:rsidRDefault="00E43533" w:rsidP="00E43533">
            <w:pPr>
              <w:ind w:firstLine="0"/>
            </w:pPr>
          </w:p>
        </w:tc>
        <w:tc>
          <w:tcPr>
            <w:tcW w:w="426" w:type="dxa"/>
            <w:shd w:val="clear" w:color="auto" w:fill="F2F2F2" w:themeFill="background1" w:themeFillShade="F2"/>
          </w:tcPr>
          <w:p w14:paraId="4CE59FAC" w14:textId="77777777" w:rsidR="00E43533" w:rsidRDefault="00E43533" w:rsidP="00E43533">
            <w:pPr>
              <w:ind w:firstLine="0"/>
            </w:pPr>
          </w:p>
        </w:tc>
        <w:tc>
          <w:tcPr>
            <w:tcW w:w="425" w:type="dxa"/>
            <w:shd w:val="clear" w:color="auto" w:fill="F2F2F2" w:themeFill="background1" w:themeFillShade="F2"/>
          </w:tcPr>
          <w:p w14:paraId="202B7802" w14:textId="77777777" w:rsidR="00E43533" w:rsidRDefault="00E43533" w:rsidP="00E43533">
            <w:pPr>
              <w:ind w:firstLine="0"/>
            </w:pPr>
          </w:p>
        </w:tc>
        <w:tc>
          <w:tcPr>
            <w:tcW w:w="425" w:type="dxa"/>
            <w:shd w:val="clear" w:color="auto" w:fill="F2F2F2" w:themeFill="background1" w:themeFillShade="F2"/>
          </w:tcPr>
          <w:p w14:paraId="3EA79521" w14:textId="77777777" w:rsidR="00E43533" w:rsidRDefault="00E43533" w:rsidP="00E43533">
            <w:pPr>
              <w:ind w:firstLine="0"/>
            </w:pPr>
          </w:p>
        </w:tc>
        <w:tc>
          <w:tcPr>
            <w:tcW w:w="425" w:type="dxa"/>
            <w:shd w:val="clear" w:color="auto" w:fill="F2F2F2" w:themeFill="background1" w:themeFillShade="F2"/>
          </w:tcPr>
          <w:p w14:paraId="3E10F9DE" w14:textId="77777777" w:rsidR="00E43533" w:rsidRDefault="00E43533" w:rsidP="00E43533">
            <w:pPr>
              <w:ind w:firstLine="0"/>
            </w:pPr>
          </w:p>
        </w:tc>
        <w:tc>
          <w:tcPr>
            <w:tcW w:w="426" w:type="dxa"/>
            <w:shd w:val="clear" w:color="auto" w:fill="F2F2F2" w:themeFill="background1" w:themeFillShade="F2"/>
          </w:tcPr>
          <w:p w14:paraId="2C4E7C30" w14:textId="77777777" w:rsidR="00E43533" w:rsidRDefault="00E43533" w:rsidP="00E43533">
            <w:pPr>
              <w:ind w:firstLine="0"/>
            </w:pPr>
          </w:p>
        </w:tc>
        <w:tc>
          <w:tcPr>
            <w:tcW w:w="425" w:type="dxa"/>
            <w:shd w:val="clear" w:color="auto" w:fill="F2F2F2" w:themeFill="background1" w:themeFillShade="F2"/>
          </w:tcPr>
          <w:p w14:paraId="59FEFC4D" w14:textId="77777777" w:rsidR="00E43533" w:rsidRDefault="00E43533" w:rsidP="00E43533">
            <w:pPr>
              <w:ind w:firstLine="0"/>
            </w:pPr>
          </w:p>
        </w:tc>
        <w:tc>
          <w:tcPr>
            <w:tcW w:w="425" w:type="dxa"/>
            <w:shd w:val="clear" w:color="auto" w:fill="F2F2F2" w:themeFill="background1" w:themeFillShade="F2"/>
          </w:tcPr>
          <w:p w14:paraId="2621FF06" w14:textId="77777777" w:rsidR="00E43533" w:rsidRDefault="00E43533" w:rsidP="00E43533">
            <w:pPr>
              <w:ind w:firstLine="0"/>
            </w:pPr>
          </w:p>
        </w:tc>
        <w:tc>
          <w:tcPr>
            <w:tcW w:w="425" w:type="dxa"/>
            <w:shd w:val="clear" w:color="auto" w:fill="F2F2F2" w:themeFill="background1" w:themeFillShade="F2"/>
          </w:tcPr>
          <w:p w14:paraId="014155FC" w14:textId="77777777" w:rsidR="00E43533" w:rsidRDefault="00E43533" w:rsidP="00E43533">
            <w:pPr>
              <w:ind w:firstLine="0"/>
            </w:pPr>
          </w:p>
        </w:tc>
        <w:tc>
          <w:tcPr>
            <w:tcW w:w="426" w:type="dxa"/>
            <w:shd w:val="clear" w:color="auto" w:fill="F2F2F2" w:themeFill="background1" w:themeFillShade="F2"/>
          </w:tcPr>
          <w:p w14:paraId="428C5EFE" w14:textId="77777777" w:rsidR="00E43533" w:rsidRDefault="00E43533" w:rsidP="00E43533">
            <w:pPr>
              <w:ind w:firstLine="0"/>
            </w:pPr>
          </w:p>
        </w:tc>
        <w:tc>
          <w:tcPr>
            <w:tcW w:w="425" w:type="dxa"/>
            <w:shd w:val="clear" w:color="auto" w:fill="F2F2F2" w:themeFill="background1" w:themeFillShade="F2"/>
          </w:tcPr>
          <w:p w14:paraId="1E2503D4" w14:textId="77777777" w:rsidR="00E43533" w:rsidRDefault="00E43533" w:rsidP="00E43533">
            <w:pPr>
              <w:ind w:firstLine="0"/>
            </w:pPr>
          </w:p>
        </w:tc>
        <w:tc>
          <w:tcPr>
            <w:tcW w:w="462" w:type="dxa"/>
            <w:shd w:val="clear" w:color="auto" w:fill="538135" w:themeFill="accent6" w:themeFillShade="BF"/>
          </w:tcPr>
          <w:p w14:paraId="0D109AE2" w14:textId="77777777" w:rsidR="00E43533" w:rsidRDefault="00E43533" w:rsidP="00E43533">
            <w:pPr>
              <w:ind w:firstLine="0"/>
            </w:pPr>
          </w:p>
        </w:tc>
      </w:tr>
    </w:tbl>
    <w:p w14:paraId="50961C2F" w14:textId="77777777" w:rsidR="00E43533" w:rsidRDefault="00E43533" w:rsidP="00E43533">
      <w:r>
        <w:t>A continuación, se encuentra la distribución de tareas del sprint 2.</w:t>
      </w:r>
    </w:p>
    <w:p w14:paraId="29C417E2" w14:textId="6AEA9789" w:rsidR="00E43533" w:rsidRDefault="00E43533" w:rsidP="00E43533">
      <w:pPr>
        <w:pStyle w:val="Descripcin"/>
        <w:keepNext/>
        <w:jc w:val="center"/>
      </w:pPr>
      <w:bookmarkStart w:id="17" w:name="_Toc32403602"/>
      <w:r>
        <w:t xml:space="preserve">Tabla </w:t>
      </w:r>
      <w:r w:rsidR="00C55D23">
        <w:fldChar w:fldCharType="begin"/>
      </w:r>
      <w:r w:rsidR="00C55D23">
        <w:instrText xml:space="preserve"> SEQ Tabla \* ARABIC </w:instrText>
      </w:r>
      <w:r w:rsidR="00C55D23">
        <w:fldChar w:fldCharType="separate"/>
      </w:r>
      <w:r w:rsidR="002C5B9B">
        <w:rPr>
          <w:noProof/>
        </w:rPr>
        <w:t>3</w:t>
      </w:r>
      <w:r w:rsidR="00C55D23">
        <w:rPr>
          <w:noProof/>
        </w:rPr>
        <w:fldChar w:fldCharType="end"/>
      </w:r>
      <w:r>
        <w:t xml:space="preserve"> </w:t>
      </w:r>
      <w:r w:rsidR="00F6343B">
        <w:t>Distribución</w:t>
      </w:r>
      <w:r>
        <w:t xml:space="preserve"> tareas sprint 2</w:t>
      </w:r>
      <w:bookmarkEnd w:id="17"/>
    </w:p>
    <w:p w14:paraId="62D506A7" w14:textId="77777777" w:rsidR="00E43533" w:rsidRDefault="00F2722B" w:rsidP="00F2722B">
      <w:pPr>
        <w:pStyle w:val="Ttulo3"/>
      </w:pPr>
      <w:bookmarkStart w:id="18" w:name="_Toc32403677"/>
      <w:r>
        <w:t>Sprint 3 (21/10/2019 – 04/11/2019)</w:t>
      </w:r>
      <w:bookmarkEnd w:id="18"/>
    </w:p>
    <w:p w14:paraId="216D0E6F" w14:textId="5AD2CEE5" w:rsidR="00F2722B" w:rsidRDefault="00F2722B" w:rsidP="00F2722B">
      <w:r>
        <w:t xml:space="preserve">En este sprint se empieza a tratar ya el tema de la generación de diccionarios para los guiones de película que se obtenían, es decir, la parte paralela a la obtención de personajes de las novelas. Para este sprint primero se tuvo que investigar en la página </w:t>
      </w:r>
      <w:hyperlink r:id="rId87" w:history="1">
        <w:r>
          <w:rPr>
            <w:rStyle w:val="Hipervnculo"/>
          </w:rPr>
          <w:t>https://www.imsdb.com/</w:t>
        </w:r>
      </w:hyperlink>
      <w:r>
        <w:t xml:space="preserve">, página en la cual se encuentran los guiones, para comprobar la estructura que tienen los guiones y ver </w:t>
      </w:r>
      <w:r w:rsidR="00F21352">
        <w:t>cómo</w:t>
      </w:r>
      <w:r>
        <w:t xml:space="preserve"> podemos obtener los personajes. </w:t>
      </w:r>
    </w:p>
    <w:p w14:paraId="6FCF8306" w14:textId="77777777" w:rsidR="00F2722B" w:rsidRDefault="00F2722B" w:rsidP="00F2722B">
      <w:r>
        <w:t>En este sprint se encontró un problema al obtener algunos guiones, no todos los guiones tienen la misma estructura, la mayoría comparten una estructura común de la que obtener los personajes, pero va a haber ciertos guiones que, como ya se explica en la memoria, no van a poder ser obtenidos de forma correcta debido a la estructura.</w:t>
      </w:r>
    </w:p>
    <w:p w14:paraId="06E2810F" w14:textId="77777777" w:rsidR="00F2722B" w:rsidRDefault="00F2722B" w:rsidP="00F2722B">
      <w:r>
        <w:rPr>
          <w:noProof/>
        </w:rPr>
        <mc:AlternateContent>
          <mc:Choice Requires="wps">
            <w:drawing>
              <wp:anchor distT="0" distB="0" distL="114300" distR="114300" simplePos="0" relativeHeight="251700224" behindDoc="1" locked="0" layoutInCell="1" allowOverlap="1" wp14:anchorId="7D78D440" wp14:editId="1F739563">
                <wp:simplePos x="0" y="0"/>
                <wp:positionH relativeFrom="margin">
                  <wp:align>right</wp:align>
                </wp:positionH>
                <wp:positionV relativeFrom="paragraph">
                  <wp:posOffset>2580640</wp:posOffset>
                </wp:positionV>
                <wp:extent cx="5400040" cy="190500"/>
                <wp:effectExtent l="0" t="0" r="0" b="0"/>
                <wp:wrapTight wrapText="bothSides">
                  <wp:wrapPolygon edited="0">
                    <wp:start x="0" y="0"/>
                    <wp:lineTo x="0" y="19440"/>
                    <wp:lineTo x="21488" y="19440"/>
                    <wp:lineTo x="21488" y="0"/>
                    <wp:lineTo x="0" y="0"/>
                  </wp:wrapPolygon>
                </wp:wrapTight>
                <wp:docPr id="23" name="Cuadro de texto 23"/>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2FA236D3" w14:textId="162BF271" w:rsidR="00E37DB1" w:rsidRPr="00D80053" w:rsidRDefault="00E37DB1" w:rsidP="00F2722B">
                            <w:pPr>
                              <w:pStyle w:val="Descripcin"/>
                              <w:jc w:val="center"/>
                              <w:rPr>
                                <w:noProof/>
                              </w:rPr>
                            </w:pPr>
                            <w:bookmarkStart w:id="19" w:name="_Toc32332756"/>
                            <w:r>
                              <w:t xml:space="preserve">Figura </w:t>
                            </w:r>
                            <w:r w:rsidR="00C55D23">
                              <w:fldChar w:fldCharType="begin"/>
                            </w:r>
                            <w:r w:rsidR="00C55D23">
                              <w:instrText xml:space="preserve"> SEQ Ilustración \* ARABIC </w:instrText>
                            </w:r>
                            <w:r w:rsidR="00C55D23">
                              <w:fldChar w:fldCharType="separate"/>
                            </w:r>
                            <w:r w:rsidR="002C5B9B">
                              <w:rPr>
                                <w:noProof/>
                              </w:rPr>
                              <w:t>3</w:t>
                            </w:r>
                            <w:r w:rsidR="00C55D23">
                              <w:rPr>
                                <w:noProof/>
                              </w:rPr>
                              <w:fldChar w:fldCharType="end"/>
                            </w:r>
                            <w:r>
                              <w:t xml:space="preserve"> Burndown sprint 3</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8D440" id="Cuadro de texto 23" o:spid="_x0000_s1028" type="#_x0000_t202" style="position:absolute;left:0;text-align:left;margin-left:374pt;margin-top:203.2pt;width:425.2pt;height:15pt;z-index:-251616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" stroked="f">
                <v:textbox inset="0,0,0,0">
                  <w:txbxContent>
                    <w:p w14:paraId="2FA236D3" w14:textId="162BF271" w:rsidR="00E37DB1" w:rsidRPr="00D80053" w:rsidRDefault="00E37DB1" w:rsidP="00F2722B">
                      <w:pPr>
                        <w:pStyle w:val="Descripcin"/>
                        <w:jc w:val="center"/>
                        <w:rPr>
                          <w:noProof/>
                        </w:rPr>
                      </w:pPr>
                      <w:bookmarkStart w:id="20" w:name="_Toc32332756"/>
                      <w:r>
                        <w:t xml:space="preserve">Figura </w:t>
                      </w:r>
                      <w:r w:rsidR="00C55D23">
                        <w:fldChar w:fldCharType="begin"/>
                      </w:r>
                      <w:r w:rsidR="00C55D23">
                        <w:instrText xml:space="preserve"> SEQ Ilustración \* ARABIC </w:instrText>
                      </w:r>
                      <w:r w:rsidR="00C55D23">
                        <w:fldChar w:fldCharType="separate"/>
                      </w:r>
                      <w:r w:rsidR="002C5B9B">
                        <w:rPr>
                          <w:noProof/>
                        </w:rPr>
                        <w:t>3</w:t>
                      </w:r>
                      <w:r w:rsidR="00C55D23">
                        <w:rPr>
                          <w:noProof/>
                        </w:rPr>
                        <w:fldChar w:fldCharType="end"/>
                      </w:r>
                      <w:r>
                        <w:t xml:space="preserve"> Burndown sprint 3</w:t>
                      </w:r>
                      <w:bookmarkEnd w:id="20"/>
                    </w:p>
                  </w:txbxContent>
                </v:textbox>
                <w10:wrap type="tight" anchorx="margin"/>
              </v:shape>
            </w:pict>
          </mc:Fallback>
        </mc:AlternateContent>
      </w:r>
      <w:r>
        <w:rPr>
          <w:noProof/>
        </w:rPr>
        <w:drawing>
          <wp:anchor distT="0" distB="0" distL="114300" distR="114300" simplePos="0" relativeHeight="251698176" behindDoc="1" locked="0" layoutInCell="1" allowOverlap="1" wp14:anchorId="3036AD70" wp14:editId="3CA87D8D">
            <wp:simplePos x="0" y="0"/>
            <wp:positionH relativeFrom="margin">
              <wp:align>right</wp:align>
            </wp:positionH>
            <wp:positionV relativeFrom="paragraph">
              <wp:posOffset>236220</wp:posOffset>
            </wp:positionV>
            <wp:extent cx="5400040" cy="2401570"/>
            <wp:effectExtent l="0" t="0" r="0" b="0"/>
            <wp:wrapTight wrapText="bothSides">
              <wp:wrapPolygon edited="0">
                <wp:start x="0" y="0"/>
                <wp:lineTo x="0" y="21417"/>
                <wp:lineTo x="21488" y="21417"/>
                <wp:lineTo x="21488" y="0"/>
                <wp:lineTo x="0" y="0"/>
              </wp:wrapPolygon>
            </wp:wrapTight>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rndown3.PNG"/>
                    <pic:cNvPicPr/>
                  </pic:nvPicPr>
                  <pic:blipFill>
                    <a:blip r:embed="rId88">
                      <a:extLst>
                        <a:ext uri="{28A0092B-C50C-407E-A947-70E740481C1C}">
                          <a14:useLocalDpi xmlns:a14="http://schemas.microsoft.com/office/drawing/2010/main" val="0"/>
                        </a:ext>
                      </a:extLst>
                    </a:blip>
                    <a:stretch>
                      <a:fillRect/>
                    </a:stretch>
                  </pic:blipFill>
                  <pic:spPr>
                    <a:xfrm>
                      <a:off x="0" y="0"/>
                      <a:ext cx="5400040" cy="2401570"/>
                    </a:xfrm>
                    <a:prstGeom prst="rect">
                      <a:avLst/>
                    </a:prstGeom>
                  </pic:spPr>
                </pic:pic>
              </a:graphicData>
            </a:graphic>
          </wp:anchor>
        </w:drawing>
      </w:r>
      <w:r>
        <w:t xml:space="preserve">El enlace al tercer sprint del proyecto: </w:t>
      </w:r>
      <w:hyperlink r:id="rId89" w:history="1">
        <w:r w:rsidRPr="00F2722B">
          <w:rPr>
            <w:rStyle w:val="Hipervnculo"/>
          </w:rPr>
          <w:t>Sprint 3</w:t>
        </w:r>
      </w:hyperlink>
      <w:r>
        <w:t>.</w:t>
      </w:r>
    </w:p>
    <w:p w14:paraId="3A7DC3F0" w14:textId="77777777" w:rsidR="00F2722B" w:rsidRDefault="00F2722B" w:rsidP="00F2722B">
      <w:r>
        <w:t>Y por último esta tabla refleja la distribución que han tenido las distintas tareas dentro del tercer sprint.</w:t>
      </w:r>
    </w:p>
    <w:p w14:paraId="05D29D77" w14:textId="77777777" w:rsidR="008B750E" w:rsidRDefault="008B750E" w:rsidP="00B02DA3">
      <w:pPr>
        <w:ind w:firstLine="0"/>
      </w:pPr>
    </w:p>
    <w:tbl>
      <w:tblPr>
        <w:tblStyle w:val="Tablaconcuadrcula"/>
        <w:tblpPr w:leftFromText="141" w:rightFromText="141" w:vertAnchor="page" w:horzAnchor="margin" w:tblpY="193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F2722B" w14:paraId="5CAACF46" w14:textId="77777777" w:rsidTr="00F2722B">
        <w:trPr>
          <w:cantSplit/>
          <w:trHeight w:val="1833"/>
        </w:trPr>
        <w:tc>
          <w:tcPr>
            <w:tcW w:w="846" w:type="dxa"/>
            <w:tcBorders>
              <w:top w:val="nil"/>
              <w:left w:val="nil"/>
              <w:bottom w:val="single" w:sz="4" w:space="0" w:color="auto"/>
              <w:right w:val="nil"/>
            </w:tcBorders>
            <w:vAlign w:val="bottom"/>
          </w:tcPr>
          <w:p w14:paraId="7BEF9872" w14:textId="77777777" w:rsidR="00F2722B" w:rsidRDefault="00F2722B" w:rsidP="00F2722B">
            <w:pPr>
              <w:ind w:firstLine="0"/>
              <w:jc w:val="center"/>
            </w:pPr>
            <w:bookmarkStart w:id="21" w:name="_Toc31225150"/>
            <w:r>
              <w:t>Tarea</w:t>
            </w:r>
          </w:p>
        </w:tc>
        <w:tc>
          <w:tcPr>
            <w:tcW w:w="2693" w:type="dxa"/>
            <w:tcBorders>
              <w:top w:val="nil"/>
              <w:left w:val="nil"/>
              <w:bottom w:val="single" w:sz="4" w:space="0" w:color="auto"/>
              <w:right w:val="nil"/>
            </w:tcBorders>
            <w:vAlign w:val="bottom"/>
          </w:tcPr>
          <w:p w14:paraId="31B852CA" w14:textId="77777777" w:rsidR="00F2722B" w:rsidRDefault="00F2722B" w:rsidP="00F2722B">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074CCF27" w14:textId="77777777" w:rsidR="00F2722B" w:rsidRDefault="00F2722B" w:rsidP="00F2722B">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28B3AE63" w14:textId="77777777" w:rsidR="00F2722B" w:rsidRDefault="00F2722B" w:rsidP="00F2722B">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035CDAE" w14:textId="77777777" w:rsidR="00F2722B" w:rsidRDefault="00F2722B" w:rsidP="00F2722B">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B204B26" w14:textId="77777777" w:rsidR="00F2722B" w:rsidRDefault="00F2722B" w:rsidP="00F2722B">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0EFE0D3" w14:textId="77777777" w:rsidR="00F2722B" w:rsidRDefault="00F2722B" w:rsidP="00F2722B">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2D90C769" w14:textId="04D2908C" w:rsidR="00F2722B" w:rsidRDefault="00F6343B" w:rsidP="00F2722B">
            <w:pPr>
              <w:ind w:left="113" w:right="113" w:firstLine="0"/>
            </w:pPr>
            <w:r>
              <w:t>Instalación</w:t>
            </w:r>
          </w:p>
        </w:tc>
        <w:tc>
          <w:tcPr>
            <w:tcW w:w="425" w:type="dxa"/>
            <w:tcBorders>
              <w:top w:val="nil"/>
              <w:left w:val="nil"/>
              <w:bottom w:val="single" w:sz="4" w:space="0" w:color="auto"/>
              <w:right w:val="nil"/>
            </w:tcBorders>
            <w:shd w:val="clear" w:color="auto" w:fill="FFE599" w:themeFill="accent4" w:themeFillTint="66"/>
            <w:textDirection w:val="btLr"/>
          </w:tcPr>
          <w:p w14:paraId="263EC8EF" w14:textId="77777777" w:rsidR="00F2722B" w:rsidRDefault="00DD549E" w:rsidP="00F2722B">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51AF3EBB" w14:textId="77777777" w:rsidR="00F2722B" w:rsidRDefault="00F2722B" w:rsidP="00F2722B">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B0677D4" w14:textId="77777777" w:rsidR="00F2722B" w:rsidRDefault="00F2722B" w:rsidP="00F2722B">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22FEF6F" w14:textId="77777777" w:rsidR="00F2722B" w:rsidRDefault="00F2722B" w:rsidP="00F2722B">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140152FD" w14:textId="77777777" w:rsidR="00F2722B" w:rsidRPr="00277378" w:rsidRDefault="00F2722B" w:rsidP="00F2722B">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1D96956" w14:textId="77777777" w:rsidR="00F2722B" w:rsidRDefault="00F2722B" w:rsidP="00F2722B">
            <w:pPr>
              <w:ind w:left="113" w:right="113" w:firstLine="0"/>
            </w:pPr>
            <w:r>
              <w:t>Testeo</w:t>
            </w:r>
          </w:p>
        </w:tc>
      </w:tr>
      <w:tr w:rsidR="00F2722B" w14:paraId="776C4CAE" w14:textId="77777777" w:rsidTr="00F2722B">
        <w:trPr>
          <w:trHeight w:val="274"/>
        </w:trPr>
        <w:tc>
          <w:tcPr>
            <w:tcW w:w="846" w:type="dxa"/>
            <w:tcBorders>
              <w:top w:val="single" w:sz="4" w:space="0" w:color="auto"/>
              <w:right w:val="nil"/>
            </w:tcBorders>
            <w:shd w:val="clear" w:color="auto" w:fill="F2F2F2" w:themeFill="background1" w:themeFillShade="F2"/>
          </w:tcPr>
          <w:p w14:paraId="1FDE91C4" w14:textId="77777777" w:rsidR="00F2722B" w:rsidRDefault="00F2722B" w:rsidP="00F2722B">
            <w:pPr>
              <w:ind w:firstLine="0"/>
              <w:jc w:val="center"/>
            </w:pPr>
            <w:r>
              <w:t>#1</w:t>
            </w:r>
            <w:r w:rsidR="005D77E9">
              <w:t>4</w:t>
            </w:r>
          </w:p>
        </w:tc>
        <w:tc>
          <w:tcPr>
            <w:tcW w:w="2693" w:type="dxa"/>
            <w:tcBorders>
              <w:top w:val="single" w:sz="4" w:space="0" w:color="auto"/>
              <w:left w:val="nil"/>
              <w:bottom w:val="single" w:sz="4" w:space="0" w:color="auto"/>
            </w:tcBorders>
            <w:shd w:val="clear" w:color="auto" w:fill="F2F2F2" w:themeFill="background1" w:themeFillShade="F2"/>
          </w:tcPr>
          <w:p w14:paraId="388ABDCE" w14:textId="77777777" w:rsidR="00F2722B" w:rsidRDefault="00DD549E" w:rsidP="00F2722B">
            <w:pPr>
              <w:ind w:firstLine="0"/>
              <w:jc w:val="center"/>
            </w:pPr>
            <w:r>
              <w:t>Investigar estructura de guiones</w:t>
            </w:r>
          </w:p>
        </w:tc>
        <w:tc>
          <w:tcPr>
            <w:tcW w:w="425" w:type="dxa"/>
            <w:tcBorders>
              <w:top w:val="single" w:sz="4" w:space="0" w:color="auto"/>
            </w:tcBorders>
            <w:shd w:val="clear" w:color="auto" w:fill="F2F2F2" w:themeFill="background1" w:themeFillShade="F2"/>
          </w:tcPr>
          <w:p w14:paraId="3DA06B1E"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4E3A2B39"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289914EE"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13C4C588"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7EDAA86D"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257C5C61"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2EF0B59A" w14:textId="77777777" w:rsidR="00F2722B" w:rsidRDefault="00F2722B" w:rsidP="00F2722B">
            <w:pPr>
              <w:ind w:firstLine="0"/>
            </w:pPr>
          </w:p>
        </w:tc>
        <w:tc>
          <w:tcPr>
            <w:tcW w:w="425" w:type="dxa"/>
            <w:tcBorders>
              <w:top w:val="single" w:sz="4" w:space="0" w:color="auto"/>
            </w:tcBorders>
            <w:shd w:val="clear" w:color="auto" w:fill="F4B083" w:themeFill="accent2" w:themeFillTint="99"/>
          </w:tcPr>
          <w:p w14:paraId="6373AFE8"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683044C0" w14:textId="77777777" w:rsidR="00F2722B" w:rsidRDefault="00F2722B" w:rsidP="00F2722B">
            <w:pPr>
              <w:ind w:firstLine="0"/>
            </w:pPr>
          </w:p>
        </w:tc>
        <w:tc>
          <w:tcPr>
            <w:tcW w:w="426" w:type="dxa"/>
            <w:tcBorders>
              <w:top w:val="single" w:sz="4" w:space="0" w:color="auto"/>
            </w:tcBorders>
            <w:shd w:val="clear" w:color="auto" w:fill="F2F2F2" w:themeFill="background1" w:themeFillShade="F2"/>
          </w:tcPr>
          <w:p w14:paraId="1ECA620D" w14:textId="77777777" w:rsidR="00F2722B" w:rsidRDefault="00F2722B" w:rsidP="00F2722B">
            <w:pPr>
              <w:ind w:firstLine="0"/>
            </w:pPr>
          </w:p>
        </w:tc>
        <w:tc>
          <w:tcPr>
            <w:tcW w:w="425" w:type="dxa"/>
            <w:tcBorders>
              <w:top w:val="single" w:sz="4" w:space="0" w:color="auto"/>
            </w:tcBorders>
            <w:shd w:val="clear" w:color="auto" w:fill="F2F2F2" w:themeFill="background1" w:themeFillShade="F2"/>
          </w:tcPr>
          <w:p w14:paraId="55206091" w14:textId="77777777" w:rsidR="00F2722B" w:rsidRDefault="00F2722B" w:rsidP="00F2722B">
            <w:pPr>
              <w:ind w:firstLine="0"/>
            </w:pPr>
          </w:p>
        </w:tc>
        <w:tc>
          <w:tcPr>
            <w:tcW w:w="462" w:type="dxa"/>
            <w:tcBorders>
              <w:top w:val="single" w:sz="4" w:space="0" w:color="auto"/>
            </w:tcBorders>
            <w:shd w:val="clear" w:color="auto" w:fill="F2F2F2" w:themeFill="background1" w:themeFillShade="F2"/>
          </w:tcPr>
          <w:p w14:paraId="56257E54" w14:textId="77777777" w:rsidR="00F2722B" w:rsidRDefault="00F2722B" w:rsidP="00F2722B">
            <w:pPr>
              <w:ind w:firstLine="0"/>
            </w:pPr>
          </w:p>
        </w:tc>
      </w:tr>
      <w:tr w:rsidR="00F2722B" w14:paraId="02DDD2F8" w14:textId="77777777" w:rsidTr="00DD549E">
        <w:trPr>
          <w:trHeight w:val="291"/>
        </w:trPr>
        <w:tc>
          <w:tcPr>
            <w:tcW w:w="846" w:type="dxa"/>
            <w:tcBorders>
              <w:right w:val="nil"/>
            </w:tcBorders>
          </w:tcPr>
          <w:p w14:paraId="10C6AC32" w14:textId="77777777" w:rsidR="00F2722B" w:rsidRDefault="00F2722B" w:rsidP="00F2722B">
            <w:pPr>
              <w:ind w:firstLine="0"/>
              <w:jc w:val="center"/>
            </w:pPr>
            <w:r>
              <w:t>#</w:t>
            </w:r>
            <w:r w:rsidR="005D77E9">
              <w:t>15</w:t>
            </w:r>
          </w:p>
        </w:tc>
        <w:tc>
          <w:tcPr>
            <w:tcW w:w="2693" w:type="dxa"/>
            <w:tcBorders>
              <w:left w:val="nil"/>
              <w:bottom w:val="single" w:sz="4" w:space="0" w:color="auto"/>
            </w:tcBorders>
          </w:tcPr>
          <w:p w14:paraId="30C8ACBE" w14:textId="77777777" w:rsidR="00F2722B" w:rsidRDefault="00DD549E" w:rsidP="00F2722B">
            <w:pPr>
              <w:ind w:firstLine="0"/>
              <w:jc w:val="center"/>
            </w:pPr>
            <w:r>
              <w:t>Examinar código ya realizado acerca de diccionarios</w:t>
            </w:r>
          </w:p>
        </w:tc>
        <w:tc>
          <w:tcPr>
            <w:tcW w:w="425" w:type="dxa"/>
            <w:shd w:val="clear" w:color="auto" w:fill="FFFFFF" w:themeFill="background1"/>
          </w:tcPr>
          <w:p w14:paraId="1D97BFCE" w14:textId="77777777" w:rsidR="00F2722B" w:rsidRDefault="00F2722B" w:rsidP="00F2722B">
            <w:pPr>
              <w:ind w:firstLine="0"/>
            </w:pPr>
          </w:p>
        </w:tc>
        <w:tc>
          <w:tcPr>
            <w:tcW w:w="426" w:type="dxa"/>
            <w:shd w:val="clear" w:color="auto" w:fill="FFFFFF" w:themeFill="background1"/>
          </w:tcPr>
          <w:p w14:paraId="61A5FFF3" w14:textId="77777777" w:rsidR="00F2722B" w:rsidRDefault="00F2722B" w:rsidP="00F2722B">
            <w:pPr>
              <w:ind w:firstLine="0"/>
            </w:pPr>
          </w:p>
        </w:tc>
        <w:tc>
          <w:tcPr>
            <w:tcW w:w="425" w:type="dxa"/>
            <w:shd w:val="clear" w:color="auto" w:fill="FFFFFF" w:themeFill="background1"/>
          </w:tcPr>
          <w:p w14:paraId="3858FD5F" w14:textId="77777777" w:rsidR="00F2722B" w:rsidRDefault="00F2722B" w:rsidP="00F2722B">
            <w:pPr>
              <w:ind w:firstLine="0"/>
            </w:pPr>
          </w:p>
        </w:tc>
        <w:tc>
          <w:tcPr>
            <w:tcW w:w="425" w:type="dxa"/>
            <w:shd w:val="clear" w:color="auto" w:fill="FFFFFF" w:themeFill="background1"/>
          </w:tcPr>
          <w:p w14:paraId="48FCF529" w14:textId="77777777" w:rsidR="00F2722B" w:rsidRDefault="00F2722B" w:rsidP="00F2722B">
            <w:pPr>
              <w:ind w:firstLine="0"/>
            </w:pPr>
          </w:p>
        </w:tc>
        <w:tc>
          <w:tcPr>
            <w:tcW w:w="425" w:type="dxa"/>
            <w:shd w:val="clear" w:color="auto" w:fill="FFFFFF" w:themeFill="background1"/>
          </w:tcPr>
          <w:p w14:paraId="2B5602F5" w14:textId="77777777" w:rsidR="00F2722B" w:rsidRDefault="00F2722B" w:rsidP="00F2722B">
            <w:pPr>
              <w:ind w:firstLine="0"/>
            </w:pPr>
          </w:p>
        </w:tc>
        <w:tc>
          <w:tcPr>
            <w:tcW w:w="426" w:type="dxa"/>
            <w:shd w:val="clear" w:color="auto" w:fill="FFFFFF" w:themeFill="background1"/>
          </w:tcPr>
          <w:p w14:paraId="1DBC3B69" w14:textId="77777777" w:rsidR="00F2722B" w:rsidRDefault="00F2722B" w:rsidP="00F2722B">
            <w:pPr>
              <w:ind w:firstLine="0"/>
            </w:pPr>
          </w:p>
        </w:tc>
        <w:tc>
          <w:tcPr>
            <w:tcW w:w="425" w:type="dxa"/>
            <w:shd w:val="clear" w:color="auto" w:fill="FFFFFF" w:themeFill="background1"/>
          </w:tcPr>
          <w:p w14:paraId="593FECC8" w14:textId="77777777" w:rsidR="00F2722B" w:rsidRDefault="00F2722B" w:rsidP="00F2722B">
            <w:pPr>
              <w:ind w:firstLine="0"/>
            </w:pPr>
          </w:p>
        </w:tc>
        <w:tc>
          <w:tcPr>
            <w:tcW w:w="425" w:type="dxa"/>
            <w:shd w:val="clear" w:color="auto" w:fill="F4B083" w:themeFill="accent2" w:themeFillTint="99"/>
          </w:tcPr>
          <w:p w14:paraId="046B92FF" w14:textId="77777777" w:rsidR="00F2722B" w:rsidRDefault="00F2722B" w:rsidP="00F2722B">
            <w:pPr>
              <w:ind w:firstLine="0"/>
            </w:pPr>
          </w:p>
        </w:tc>
        <w:tc>
          <w:tcPr>
            <w:tcW w:w="425" w:type="dxa"/>
            <w:shd w:val="clear" w:color="auto" w:fill="FFFFFF" w:themeFill="background1"/>
          </w:tcPr>
          <w:p w14:paraId="2DF2E80D" w14:textId="77777777" w:rsidR="00F2722B" w:rsidRDefault="00F2722B" w:rsidP="00F2722B">
            <w:pPr>
              <w:ind w:firstLine="0"/>
            </w:pPr>
          </w:p>
        </w:tc>
        <w:tc>
          <w:tcPr>
            <w:tcW w:w="426" w:type="dxa"/>
            <w:shd w:val="clear" w:color="auto" w:fill="FFFFFF" w:themeFill="background1"/>
          </w:tcPr>
          <w:p w14:paraId="5ABD0307" w14:textId="77777777" w:rsidR="00F2722B" w:rsidRDefault="00F2722B" w:rsidP="00F2722B">
            <w:pPr>
              <w:ind w:firstLine="0"/>
            </w:pPr>
          </w:p>
        </w:tc>
        <w:tc>
          <w:tcPr>
            <w:tcW w:w="425" w:type="dxa"/>
            <w:shd w:val="clear" w:color="auto" w:fill="FFFFFF" w:themeFill="background1"/>
          </w:tcPr>
          <w:p w14:paraId="202A0840" w14:textId="77777777" w:rsidR="00F2722B" w:rsidRDefault="00F2722B" w:rsidP="00F2722B">
            <w:pPr>
              <w:ind w:firstLine="0"/>
            </w:pPr>
          </w:p>
        </w:tc>
        <w:tc>
          <w:tcPr>
            <w:tcW w:w="462" w:type="dxa"/>
            <w:shd w:val="clear" w:color="auto" w:fill="FFFFFF" w:themeFill="background1"/>
          </w:tcPr>
          <w:p w14:paraId="078B3786" w14:textId="77777777" w:rsidR="00F2722B" w:rsidRDefault="00F2722B" w:rsidP="00F2722B">
            <w:pPr>
              <w:ind w:firstLine="0"/>
            </w:pPr>
          </w:p>
        </w:tc>
      </w:tr>
      <w:tr w:rsidR="00F2722B" w14:paraId="3F893CD9" w14:textId="77777777" w:rsidTr="00646365">
        <w:trPr>
          <w:trHeight w:val="274"/>
        </w:trPr>
        <w:tc>
          <w:tcPr>
            <w:tcW w:w="846" w:type="dxa"/>
            <w:tcBorders>
              <w:right w:val="nil"/>
            </w:tcBorders>
            <w:shd w:val="clear" w:color="auto" w:fill="F2F2F2" w:themeFill="background1" w:themeFillShade="F2"/>
          </w:tcPr>
          <w:p w14:paraId="12F32BEB" w14:textId="77777777" w:rsidR="00F2722B" w:rsidRDefault="00F2722B" w:rsidP="00F2722B">
            <w:pPr>
              <w:ind w:firstLine="0"/>
              <w:jc w:val="center"/>
            </w:pPr>
            <w:r>
              <w:t>#</w:t>
            </w:r>
            <w:r w:rsidR="005D77E9">
              <w:t>16</w:t>
            </w:r>
          </w:p>
        </w:tc>
        <w:tc>
          <w:tcPr>
            <w:tcW w:w="2693" w:type="dxa"/>
            <w:tcBorders>
              <w:left w:val="nil"/>
              <w:bottom w:val="single" w:sz="4" w:space="0" w:color="auto"/>
            </w:tcBorders>
            <w:shd w:val="clear" w:color="auto" w:fill="F2F2F2" w:themeFill="background1" w:themeFillShade="F2"/>
          </w:tcPr>
          <w:p w14:paraId="15E89637" w14:textId="521B1E31" w:rsidR="00F2722B" w:rsidRDefault="00DD549E" w:rsidP="00F2722B">
            <w:pPr>
              <w:ind w:firstLine="0"/>
              <w:jc w:val="center"/>
            </w:pPr>
            <w:r>
              <w:t xml:space="preserve">Hacer </w:t>
            </w:r>
            <w:r w:rsidR="00F6343B">
              <w:t xml:space="preserve">scraping </w:t>
            </w:r>
            <w:r>
              <w:t>para obtener personajes</w:t>
            </w:r>
          </w:p>
        </w:tc>
        <w:tc>
          <w:tcPr>
            <w:tcW w:w="425" w:type="dxa"/>
            <w:shd w:val="clear" w:color="auto" w:fill="F2F2F2" w:themeFill="background1" w:themeFillShade="F2"/>
          </w:tcPr>
          <w:p w14:paraId="16D77D2C" w14:textId="77777777" w:rsidR="00F2722B" w:rsidRDefault="00F2722B" w:rsidP="00F2722B">
            <w:pPr>
              <w:ind w:firstLine="0"/>
            </w:pPr>
          </w:p>
        </w:tc>
        <w:tc>
          <w:tcPr>
            <w:tcW w:w="426" w:type="dxa"/>
            <w:shd w:val="clear" w:color="auto" w:fill="F2F2F2" w:themeFill="background1" w:themeFillShade="F2"/>
          </w:tcPr>
          <w:p w14:paraId="63E9B582" w14:textId="77777777" w:rsidR="00F2722B" w:rsidRDefault="00F2722B" w:rsidP="00F2722B">
            <w:pPr>
              <w:ind w:firstLine="0"/>
            </w:pPr>
          </w:p>
        </w:tc>
        <w:tc>
          <w:tcPr>
            <w:tcW w:w="425" w:type="dxa"/>
            <w:shd w:val="clear" w:color="auto" w:fill="F2F2F2" w:themeFill="background1" w:themeFillShade="F2"/>
          </w:tcPr>
          <w:p w14:paraId="17E522BB" w14:textId="77777777" w:rsidR="00F2722B" w:rsidRDefault="00F2722B" w:rsidP="00F2722B">
            <w:pPr>
              <w:ind w:firstLine="0"/>
            </w:pPr>
          </w:p>
        </w:tc>
        <w:tc>
          <w:tcPr>
            <w:tcW w:w="425" w:type="dxa"/>
            <w:shd w:val="clear" w:color="auto" w:fill="F2F2F2" w:themeFill="background1" w:themeFillShade="F2"/>
          </w:tcPr>
          <w:p w14:paraId="4C7225FE" w14:textId="77777777" w:rsidR="00F2722B" w:rsidRDefault="00F2722B" w:rsidP="00F2722B">
            <w:pPr>
              <w:ind w:firstLine="0"/>
            </w:pPr>
          </w:p>
        </w:tc>
        <w:tc>
          <w:tcPr>
            <w:tcW w:w="425" w:type="dxa"/>
            <w:shd w:val="clear" w:color="auto" w:fill="F2F2F2" w:themeFill="background1" w:themeFillShade="F2"/>
          </w:tcPr>
          <w:p w14:paraId="522854BE" w14:textId="77777777" w:rsidR="00F2722B" w:rsidRDefault="00F2722B" w:rsidP="00F2722B">
            <w:pPr>
              <w:ind w:firstLine="0"/>
            </w:pPr>
          </w:p>
        </w:tc>
        <w:tc>
          <w:tcPr>
            <w:tcW w:w="426" w:type="dxa"/>
            <w:shd w:val="clear" w:color="auto" w:fill="F2F2F2" w:themeFill="background1" w:themeFillShade="F2"/>
          </w:tcPr>
          <w:p w14:paraId="7047E432" w14:textId="77777777" w:rsidR="00F2722B" w:rsidRDefault="00F2722B" w:rsidP="00F2722B">
            <w:pPr>
              <w:ind w:firstLine="0"/>
            </w:pPr>
          </w:p>
        </w:tc>
        <w:tc>
          <w:tcPr>
            <w:tcW w:w="425" w:type="dxa"/>
            <w:shd w:val="clear" w:color="auto" w:fill="F2F2F2" w:themeFill="background1" w:themeFillShade="F2"/>
          </w:tcPr>
          <w:p w14:paraId="110A56F1" w14:textId="77777777" w:rsidR="00F2722B" w:rsidRDefault="00F2722B" w:rsidP="00F2722B">
            <w:pPr>
              <w:ind w:firstLine="0"/>
            </w:pPr>
          </w:p>
        </w:tc>
        <w:tc>
          <w:tcPr>
            <w:tcW w:w="425" w:type="dxa"/>
            <w:shd w:val="clear" w:color="auto" w:fill="F2F2F2" w:themeFill="background1" w:themeFillShade="F2"/>
          </w:tcPr>
          <w:p w14:paraId="54B609EE" w14:textId="77777777" w:rsidR="00F2722B" w:rsidRDefault="00F2722B" w:rsidP="00F2722B">
            <w:pPr>
              <w:ind w:firstLine="0"/>
            </w:pPr>
          </w:p>
        </w:tc>
        <w:tc>
          <w:tcPr>
            <w:tcW w:w="425" w:type="dxa"/>
            <w:shd w:val="clear" w:color="auto" w:fill="F2F2F2" w:themeFill="background1" w:themeFillShade="F2"/>
          </w:tcPr>
          <w:p w14:paraId="66A7DA02" w14:textId="77777777" w:rsidR="00F2722B" w:rsidRDefault="00F2722B" w:rsidP="00F2722B">
            <w:pPr>
              <w:ind w:firstLine="0"/>
            </w:pPr>
          </w:p>
        </w:tc>
        <w:tc>
          <w:tcPr>
            <w:tcW w:w="426" w:type="dxa"/>
            <w:shd w:val="clear" w:color="auto" w:fill="00B050"/>
          </w:tcPr>
          <w:p w14:paraId="506363CE" w14:textId="77777777" w:rsidR="00F2722B" w:rsidRDefault="00F2722B" w:rsidP="00F2722B">
            <w:pPr>
              <w:ind w:firstLine="0"/>
            </w:pPr>
          </w:p>
        </w:tc>
        <w:tc>
          <w:tcPr>
            <w:tcW w:w="425" w:type="dxa"/>
            <w:shd w:val="clear" w:color="auto" w:fill="F2F2F2" w:themeFill="background1" w:themeFillShade="F2"/>
          </w:tcPr>
          <w:p w14:paraId="0FF8B0F4" w14:textId="77777777" w:rsidR="00F2722B" w:rsidRDefault="00F2722B" w:rsidP="00F2722B">
            <w:pPr>
              <w:ind w:firstLine="0"/>
            </w:pPr>
          </w:p>
        </w:tc>
        <w:tc>
          <w:tcPr>
            <w:tcW w:w="462" w:type="dxa"/>
            <w:shd w:val="clear" w:color="auto" w:fill="F2F2F2" w:themeFill="background1" w:themeFillShade="F2"/>
          </w:tcPr>
          <w:p w14:paraId="52A92F52" w14:textId="77777777" w:rsidR="00F2722B" w:rsidRDefault="00F2722B" w:rsidP="00F2722B">
            <w:pPr>
              <w:ind w:firstLine="0"/>
            </w:pPr>
          </w:p>
        </w:tc>
      </w:tr>
      <w:tr w:rsidR="00F2722B" w14:paraId="3D3743CE" w14:textId="77777777" w:rsidTr="00646365">
        <w:trPr>
          <w:trHeight w:val="291"/>
        </w:trPr>
        <w:tc>
          <w:tcPr>
            <w:tcW w:w="846" w:type="dxa"/>
            <w:tcBorders>
              <w:right w:val="nil"/>
            </w:tcBorders>
          </w:tcPr>
          <w:p w14:paraId="0EF0256E" w14:textId="77777777" w:rsidR="00F2722B" w:rsidRDefault="00F2722B" w:rsidP="00F2722B">
            <w:pPr>
              <w:ind w:firstLine="0"/>
              <w:jc w:val="center"/>
            </w:pPr>
            <w:r>
              <w:t>#</w:t>
            </w:r>
            <w:r w:rsidR="005D77E9">
              <w:t>17</w:t>
            </w:r>
          </w:p>
        </w:tc>
        <w:tc>
          <w:tcPr>
            <w:tcW w:w="2693" w:type="dxa"/>
            <w:tcBorders>
              <w:left w:val="nil"/>
              <w:bottom w:val="single" w:sz="4" w:space="0" w:color="auto"/>
            </w:tcBorders>
          </w:tcPr>
          <w:p w14:paraId="2DD8A336" w14:textId="77777777" w:rsidR="00F2722B" w:rsidRDefault="00DD549E" w:rsidP="00F2722B">
            <w:pPr>
              <w:ind w:firstLine="0"/>
              <w:jc w:val="center"/>
            </w:pPr>
            <w:r>
              <w:t>Detectar número de apariciones</w:t>
            </w:r>
          </w:p>
        </w:tc>
        <w:tc>
          <w:tcPr>
            <w:tcW w:w="425" w:type="dxa"/>
          </w:tcPr>
          <w:p w14:paraId="6AFA1592" w14:textId="77777777" w:rsidR="00F2722B" w:rsidRDefault="00F2722B" w:rsidP="00F2722B">
            <w:pPr>
              <w:ind w:firstLine="0"/>
            </w:pPr>
          </w:p>
        </w:tc>
        <w:tc>
          <w:tcPr>
            <w:tcW w:w="426" w:type="dxa"/>
            <w:shd w:val="clear" w:color="auto" w:fill="FFFFFF" w:themeFill="background1"/>
          </w:tcPr>
          <w:p w14:paraId="171A82C5" w14:textId="77777777" w:rsidR="00F2722B" w:rsidRDefault="00F2722B" w:rsidP="00F2722B">
            <w:pPr>
              <w:ind w:firstLine="0"/>
            </w:pPr>
          </w:p>
        </w:tc>
        <w:tc>
          <w:tcPr>
            <w:tcW w:w="425" w:type="dxa"/>
            <w:shd w:val="clear" w:color="auto" w:fill="FFFFFF" w:themeFill="background1"/>
          </w:tcPr>
          <w:p w14:paraId="6F177570" w14:textId="77777777" w:rsidR="00F2722B" w:rsidRDefault="00F2722B" w:rsidP="00F2722B">
            <w:pPr>
              <w:ind w:firstLine="0"/>
            </w:pPr>
          </w:p>
        </w:tc>
        <w:tc>
          <w:tcPr>
            <w:tcW w:w="425" w:type="dxa"/>
            <w:shd w:val="clear" w:color="auto" w:fill="FFFFFF" w:themeFill="background1"/>
          </w:tcPr>
          <w:p w14:paraId="72013A87" w14:textId="77777777" w:rsidR="00F2722B" w:rsidRDefault="00F2722B" w:rsidP="00F2722B">
            <w:pPr>
              <w:ind w:firstLine="0"/>
            </w:pPr>
          </w:p>
        </w:tc>
        <w:tc>
          <w:tcPr>
            <w:tcW w:w="425" w:type="dxa"/>
            <w:shd w:val="clear" w:color="auto" w:fill="FFFFFF" w:themeFill="background1"/>
          </w:tcPr>
          <w:p w14:paraId="342F3C2A" w14:textId="77777777" w:rsidR="00F2722B" w:rsidRDefault="00F2722B" w:rsidP="00F2722B">
            <w:pPr>
              <w:ind w:firstLine="0"/>
            </w:pPr>
          </w:p>
        </w:tc>
        <w:tc>
          <w:tcPr>
            <w:tcW w:w="426" w:type="dxa"/>
            <w:shd w:val="clear" w:color="auto" w:fill="FFFFFF" w:themeFill="background1"/>
          </w:tcPr>
          <w:p w14:paraId="1323D91F" w14:textId="77777777" w:rsidR="00F2722B" w:rsidRDefault="00F2722B" w:rsidP="00F2722B">
            <w:pPr>
              <w:ind w:firstLine="0"/>
            </w:pPr>
          </w:p>
        </w:tc>
        <w:tc>
          <w:tcPr>
            <w:tcW w:w="425" w:type="dxa"/>
            <w:shd w:val="clear" w:color="auto" w:fill="FFFFFF" w:themeFill="background1"/>
          </w:tcPr>
          <w:p w14:paraId="614D4723" w14:textId="77777777" w:rsidR="00F2722B" w:rsidRDefault="00F2722B" w:rsidP="00F2722B">
            <w:pPr>
              <w:ind w:firstLine="0"/>
            </w:pPr>
          </w:p>
        </w:tc>
        <w:tc>
          <w:tcPr>
            <w:tcW w:w="425" w:type="dxa"/>
            <w:shd w:val="clear" w:color="auto" w:fill="FFFFFF" w:themeFill="background1"/>
          </w:tcPr>
          <w:p w14:paraId="6CAEF17D" w14:textId="77777777" w:rsidR="00F2722B" w:rsidRDefault="00F2722B" w:rsidP="00F2722B">
            <w:pPr>
              <w:ind w:firstLine="0"/>
            </w:pPr>
          </w:p>
        </w:tc>
        <w:tc>
          <w:tcPr>
            <w:tcW w:w="425" w:type="dxa"/>
          </w:tcPr>
          <w:p w14:paraId="0E733835" w14:textId="77777777" w:rsidR="00F2722B" w:rsidRDefault="00F2722B" w:rsidP="00F2722B">
            <w:pPr>
              <w:ind w:firstLine="0"/>
            </w:pPr>
          </w:p>
        </w:tc>
        <w:tc>
          <w:tcPr>
            <w:tcW w:w="426" w:type="dxa"/>
            <w:shd w:val="clear" w:color="auto" w:fill="00B050"/>
          </w:tcPr>
          <w:p w14:paraId="753FFD07" w14:textId="77777777" w:rsidR="00F2722B" w:rsidRDefault="00F2722B" w:rsidP="00F2722B">
            <w:pPr>
              <w:ind w:firstLine="0"/>
            </w:pPr>
          </w:p>
        </w:tc>
        <w:tc>
          <w:tcPr>
            <w:tcW w:w="425" w:type="dxa"/>
          </w:tcPr>
          <w:p w14:paraId="32DAE317" w14:textId="77777777" w:rsidR="00F2722B" w:rsidRDefault="00F2722B" w:rsidP="00F2722B">
            <w:pPr>
              <w:ind w:firstLine="0"/>
            </w:pPr>
          </w:p>
        </w:tc>
        <w:tc>
          <w:tcPr>
            <w:tcW w:w="462" w:type="dxa"/>
          </w:tcPr>
          <w:p w14:paraId="1246B26A" w14:textId="77777777" w:rsidR="00F2722B" w:rsidRDefault="00F2722B" w:rsidP="00F2722B">
            <w:pPr>
              <w:ind w:firstLine="0"/>
            </w:pPr>
          </w:p>
        </w:tc>
      </w:tr>
      <w:tr w:rsidR="00F2722B" w14:paraId="4326C370" w14:textId="77777777" w:rsidTr="00646365">
        <w:trPr>
          <w:trHeight w:val="274"/>
        </w:trPr>
        <w:tc>
          <w:tcPr>
            <w:tcW w:w="846" w:type="dxa"/>
            <w:tcBorders>
              <w:right w:val="nil"/>
            </w:tcBorders>
            <w:shd w:val="clear" w:color="auto" w:fill="F2F2F2" w:themeFill="background1" w:themeFillShade="F2"/>
          </w:tcPr>
          <w:p w14:paraId="0C3111A0" w14:textId="77777777" w:rsidR="00F2722B" w:rsidRDefault="00F2722B" w:rsidP="00F2722B">
            <w:pPr>
              <w:ind w:firstLine="0"/>
              <w:jc w:val="center"/>
            </w:pPr>
            <w:r>
              <w:t>#</w:t>
            </w:r>
            <w:r w:rsidR="005D77E9">
              <w:t>18</w:t>
            </w:r>
          </w:p>
        </w:tc>
        <w:tc>
          <w:tcPr>
            <w:tcW w:w="2693" w:type="dxa"/>
            <w:tcBorders>
              <w:left w:val="nil"/>
            </w:tcBorders>
            <w:shd w:val="clear" w:color="auto" w:fill="F2F2F2" w:themeFill="background1" w:themeFillShade="F2"/>
          </w:tcPr>
          <w:p w14:paraId="517DEE28" w14:textId="77777777" w:rsidR="00F2722B" w:rsidRDefault="00DD549E" w:rsidP="00F2722B">
            <w:pPr>
              <w:ind w:firstLine="0"/>
              <w:jc w:val="center"/>
            </w:pPr>
            <w:r>
              <w:t>Obtener enlaces y peso</w:t>
            </w:r>
          </w:p>
        </w:tc>
        <w:tc>
          <w:tcPr>
            <w:tcW w:w="425" w:type="dxa"/>
            <w:shd w:val="clear" w:color="auto" w:fill="F2F2F2" w:themeFill="background1" w:themeFillShade="F2"/>
          </w:tcPr>
          <w:p w14:paraId="672655DC" w14:textId="77777777" w:rsidR="00F2722B" w:rsidRDefault="00F2722B" w:rsidP="00F2722B">
            <w:pPr>
              <w:ind w:firstLine="0"/>
            </w:pPr>
          </w:p>
        </w:tc>
        <w:tc>
          <w:tcPr>
            <w:tcW w:w="426" w:type="dxa"/>
            <w:shd w:val="clear" w:color="auto" w:fill="F2F2F2" w:themeFill="background1" w:themeFillShade="F2"/>
          </w:tcPr>
          <w:p w14:paraId="44B8D740" w14:textId="77777777" w:rsidR="00F2722B" w:rsidRDefault="00F2722B" w:rsidP="00F2722B">
            <w:pPr>
              <w:ind w:firstLine="0"/>
            </w:pPr>
          </w:p>
        </w:tc>
        <w:tc>
          <w:tcPr>
            <w:tcW w:w="425" w:type="dxa"/>
            <w:shd w:val="clear" w:color="auto" w:fill="F2F2F2" w:themeFill="background1" w:themeFillShade="F2"/>
          </w:tcPr>
          <w:p w14:paraId="02269589" w14:textId="77777777" w:rsidR="00F2722B" w:rsidRDefault="00F2722B" w:rsidP="00F2722B">
            <w:pPr>
              <w:ind w:firstLine="0"/>
            </w:pPr>
          </w:p>
        </w:tc>
        <w:tc>
          <w:tcPr>
            <w:tcW w:w="425" w:type="dxa"/>
            <w:shd w:val="clear" w:color="auto" w:fill="F2F2F2" w:themeFill="background1" w:themeFillShade="F2"/>
          </w:tcPr>
          <w:p w14:paraId="1D434FBC" w14:textId="77777777" w:rsidR="00F2722B" w:rsidRDefault="00F2722B" w:rsidP="00F2722B">
            <w:pPr>
              <w:ind w:firstLine="0"/>
            </w:pPr>
          </w:p>
        </w:tc>
        <w:tc>
          <w:tcPr>
            <w:tcW w:w="425" w:type="dxa"/>
            <w:shd w:val="clear" w:color="auto" w:fill="F2F2F2" w:themeFill="background1" w:themeFillShade="F2"/>
          </w:tcPr>
          <w:p w14:paraId="3A56A429" w14:textId="77777777" w:rsidR="00F2722B" w:rsidRDefault="00F2722B" w:rsidP="00F2722B">
            <w:pPr>
              <w:ind w:firstLine="0"/>
            </w:pPr>
          </w:p>
        </w:tc>
        <w:tc>
          <w:tcPr>
            <w:tcW w:w="426" w:type="dxa"/>
            <w:shd w:val="clear" w:color="auto" w:fill="F2F2F2" w:themeFill="background1" w:themeFillShade="F2"/>
          </w:tcPr>
          <w:p w14:paraId="28E4809A" w14:textId="77777777" w:rsidR="00F2722B" w:rsidRDefault="00F2722B" w:rsidP="00F2722B">
            <w:pPr>
              <w:ind w:firstLine="0"/>
            </w:pPr>
          </w:p>
        </w:tc>
        <w:tc>
          <w:tcPr>
            <w:tcW w:w="425" w:type="dxa"/>
            <w:shd w:val="clear" w:color="auto" w:fill="F2F2F2" w:themeFill="background1" w:themeFillShade="F2"/>
          </w:tcPr>
          <w:p w14:paraId="61266744" w14:textId="77777777" w:rsidR="00F2722B" w:rsidRDefault="00F2722B" w:rsidP="00F2722B">
            <w:pPr>
              <w:ind w:firstLine="0"/>
            </w:pPr>
          </w:p>
        </w:tc>
        <w:tc>
          <w:tcPr>
            <w:tcW w:w="425" w:type="dxa"/>
            <w:shd w:val="clear" w:color="auto" w:fill="F2F2F2" w:themeFill="background1" w:themeFillShade="F2"/>
          </w:tcPr>
          <w:p w14:paraId="195474F2" w14:textId="77777777" w:rsidR="00F2722B" w:rsidRDefault="00F2722B" w:rsidP="00F2722B">
            <w:pPr>
              <w:ind w:firstLine="0"/>
            </w:pPr>
          </w:p>
        </w:tc>
        <w:tc>
          <w:tcPr>
            <w:tcW w:w="425" w:type="dxa"/>
            <w:shd w:val="clear" w:color="auto" w:fill="F2F2F2" w:themeFill="background1" w:themeFillShade="F2"/>
          </w:tcPr>
          <w:p w14:paraId="58172834" w14:textId="77777777" w:rsidR="00F2722B" w:rsidRDefault="00F2722B" w:rsidP="00F2722B">
            <w:pPr>
              <w:ind w:firstLine="0"/>
            </w:pPr>
          </w:p>
        </w:tc>
        <w:tc>
          <w:tcPr>
            <w:tcW w:w="426" w:type="dxa"/>
            <w:shd w:val="clear" w:color="auto" w:fill="00B050"/>
          </w:tcPr>
          <w:p w14:paraId="0B6E26E4" w14:textId="77777777" w:rsidR="00F2722B" w:rsidRDefault="00F2722B" w:rsidP="00F2722B">
            <w:pPr>
              <w:ind w:firstLine="0"/>
            </w:pPr>
          </w:p>
        </w:tc>
        <w:tc>
          <w:tcPr>
            <w:tcW w:w="425" w:type="dxa"/>
            <w:shd w:val="clear" w:color="auto" w:fill="F2F2F2" w:themeFill="background1" w:themeFillShade="F2"/>
          </w:tcPr>
          <w:p w14:paraId="1BD69DB2" w14:textId="77777777" w:rsidR="00F2722B" w:rsidRDefault="00F2722B" w:rsidP="00F2722B">
            <w:pPr>
              <w:ind w:firstLine="0"/>
            </w:pPr>
          </w:p>
        </w:tc>
        <w:tc>
          <w:tcPr>
            <w:tcW w:w="462" w:type="dxa"/>
            <w:shd w:val="clear" w:color="auto" w:fill="F2F2F2" w:themeFill="background1" w:themeFillShade="F2"/>
          </w:tcPr>
          <w:p w14:paraId="136C773B" w14:textId="77777777" w:rsidR="00F2722B" w:rsidRDefault="00F2722B" w:rsidP="00F2722B">
            <w:pPr>
              <w:keepNext/>
              <w:ind w:firstLine="0"/>
            </w:pPr>
          </w:p>
        </w:tc>
      </w:tr>
      <w:tr w:rsidR="00DD549E" w14:paraId="20252AEF" w14:textId="77777777" w:rsidTr="00646365">
        <w:trPr>
          <w:trHeight w:val="274"/>
        </w:trPr>
        <w:tc>
          <w:tcPr>
            <w:tcW w:w="846" w:type="dxa"/>
            <w:tcBorders>
              <w:right w:val="nil"/>
            </w:tcBorders>
            <w:shd w:val="clear" w:color="auto" w:fill="F2F2F2" w:themeFill="background1" w:themeFillShade="F2"/>
          </w:tcPr>
          <w:p w14:paraId="41247196" w14:textId="77777777" w:rsidR="00DD549E" w:rsidRDefault="00DD549E" w:rsidP="00F2722B">
            <w:pPr>
              <w:ind w:firstLine="0"/>
              <w:jc w:val="center"/>
            </w:pPr>
            <w:r>
              <w:t>#</w:t>
            </w:r>
            <w:r w:rsidR="005D77E9">
              <w:t>19</w:t>
            </w:r>
          </w:p>
        </w:tc>
        <w:tc>
          <w:tcPr>
            <w:tcW w:w="2693" w:type="dxa"/>
            <w:tcBorders>
              <w:left w:val="nil"/>
            </w:tcBorders>
            <w:shd w:val="clear" w:color="auto" w:fill="FFFFFF" w:themeFill="background1"/>
          </w:tcPr>
          <w:p w14:paraId="2E264F6D" w14:textId="77777777" w:rsidR="00DD549E" w:rsidRDefault="00DD549E" w:rsidP="00F2722B">
            <w:pPr>
              <w:ind w:firstLine="0"/>
              <w:jc w:val="center"/>
            </w:pPr>
            <w:r>
              <w:t>Crear diccionario de personajes</w:t>
            </w:r>
          </w:p>
        </w:tc>
        <w:tc>
          <w:tcPr>
            <w:tcW w:w="425" w:type="dxa"/>
            <w:shd w:val="clear" w:color="auto" w:fill="FFFFFF" w:themeFill="background1"/>
          </w:tcPr>
          <w:p w14:paraId="0EC1CA77" w14:textId="77777777" w:rsidR="00DD549E" w:rsidRDefault="00DD549E" w:rsidP="00F2722B">
            <w:pPr>
              <w:ind w:firstLine="0"/>
            </w:pPr>
          </w:p>
        </w:tc>
        <w:tc>
          <w:tcPr>
            <w:tcW w:w="426" w:type="dxa"/>
            <w:shd w:val="clear" w:color="auto" w:fill="FFFFFF" w:themeFill="background1"/>
          </w:tcPr>
          <w:p w14:paraId="3B80DDBF" w14:textId="77777777" w:rsidR="00DD549E" w:rsidRDefault="00DD549E" w:rsidP="00F2722B">
            <w:pPr>
              <w:ind w:firstLine="0"/>
            </w:pPr>
          </w:p>
        </w:tc>
        <w:tc>
          <w:tcPr>
            <w:tcW w:w="425" w:type="dxa"/>
            <w:shd w:val="clear" w:color="auto" w:fill="FFFFFF" w:themeFill="background1"/>
          </w:tcPr>
          <w:p w14:paraId="59C7A9CC" w14:textId="77777777" w:rsidR="00DD549E" w:rsidRDefault="00DD549E" w:rsidP="00F2722B">
            <w:pPr>
              <w:ind w:firstLine="0"/>
            </w:pPr>
          </w:p>
        </w:tc>
        <w:tc>
          <w:tcPr>
            <w:tcW w:w="425" w:type="dxa"/>
            <w:shd w:val="clear" w:color="auto" w:fill="FFFFFF" w:themeFill="background1"/>
          </w:tcPr>
          <w:p w14:paraId="5BC9E6E7" w14:textId="77777777" w:rsidR="00DD549E" w:rsidRDefault="00DD549E" w:rsidP="00F2722B">
            <w:pPr>
              <w:ind w:firstLine="0"/>
            </w:pPr>
          </w:p>
        </w:tc>
        <w:tc>
          <w:tcPr>
            <w:tcW w:w="425" w:type="dxa"/>
            <w:shd w:val="clear" w:color="auto" w:fill="FFFFFF" w:themeFill="background1"/>
          </w:tcPr>
          <w:p w14:paraId="6BAC060E" w14:textId="77777777" w:rsidR="00DD549E" w:rsidRDefault="00DD549E" w:rsidP="00F2722B">
            <w:pPr>
              <w:ind w:firstLine="0"/>
            </w:pPr>
          </w:p>
        </w:tc>
        <w:tc>
          <w:tcPr>
            <w:tcW w:w="426" w:type="dxa"/>
            <w:shd w:val="clear" w:color="auto" w:fill="FFFFFF" w:themeFill="background1"/>
          </w:tcPr>
          <w:p w14:paraId="417134A2" w14:textId="77777777" w:rsidR="00DD549E" w:rsidRDefault="00DD549E" w:rsidP="00F2722B">
            <w:pPr>
              <w:ind w:firstLine="0"/>
            </w:pPr>
          </w:p>
        </w:tc>
        <w:tc>
          <w:tcPr>
            <w:tcW w:w="425" w:type="dxa"/>
            <w:shd w:val="clear" w:color="auto" w:fill="FFFFFF" w:themeFill="background1"/>
          </w:tcPr>
          <w:p w14:paraId="2EFCF3E8" w14:textId="77777777" w:rsidR="00DD549E" w:rsidRDefault="00DD549E" w:rsidP="00F2722B">
            <w:pPr>
              <w:ind w:firstLine="0"/>
            </w:pPr>
          </w:p>
        </w:tc>
        <w:tc>
          <w:tcPr>
            <w:tcW w:w="425" w:type="dxa"/>
            <w:shd w:val="clear" w:color="auto" w:fill="FFFFFF" w:themeFill="background1"/>
          </w:tcPr>
          <w:p w14:paraId="3925E8F1" w14:textId="77777777" w:rsidR="00DD549E" w:rsidRDefault="00DD549E" w:rsidP="00F2722B">
            <w:pPr>
              <w:ind w:firstLine="0"/>
            </w:pPr>
          </w:p>
        </w:tc>
        <w:tc>
          <w:tcPr>
            <w:tcW w:w="425" w:type="dxa"/>
            <w:shd w:val="clear" w:color="auto" w:fill="FFFFFF" w:themeFill="background1"/>
          </w:tcPr>
          <w:p w14:paraId="7E664156" w14:textId="77777777" w:rsidR="00DD549E" w:rsidRDefault="00DD549E" w:rsidP="00F2722B">
            <w:pPr>
              <w:ind w:firstLine="0"/>
            </w:pPr>
          </w:p>
        </w:tc>
        <w:tc>
          <w:tcPr>
            <w:tcW w:w="426" w:type="dxa"/>
            <w:shd w:val="clear" w:color="auto" w:fill="00B050"/>
          </w:tcPr>
          <w:p w14:paraId="33E56DA3" w14:textId="77777777" w:rsidR="00DD549E" w:rsidRDefault="00DD549E" w:rsidP="00F2722B">
            <w:pPr>
              <w:ind w:firstLine="0"/>
            </w:pPr>
          </w:p>
        </w:tc>
        <w:tc>
          <w:tcPr>
            <w:tcW w:w="425" w:type="dxa"/>
            <w:shd w:val="clear" w:color="auto" w:fill="FFFFFF" w:themeFill="background1"/>
          </w:tcPr>
          <w:p w14:paraId="03ABE78D" w14:textId="77777777" w:rsidR="00DD549E" w:rsidRDefault="00DD549E" w:rsidP="00F2722B">
            <w:pPr>
              <w:ind w:firstLine="0"/>
            </w:pPr>
          </w:p>
        </w:tc>
        <w:tc>
          <w:tcPr>
            <w:tcW w:w="462" w:type="dxa"/>
            <w:shd w:val="clear" w:color="auto" w:fill="FFFFFF" w:themeFill="background1"/>
          </w:tcPr>
          <w:p w14:paraId="74DEBDD3" w14:textId="77777777" w:rsidR="00DD549E" w:rsidRDefault="00DD549E" w:rsidP="00F2722B">
            <w:pPr>
              <w:keepNext/>
              <w:ind w:firstLine="0"/>
            </w:pPr>
          </w:p>
        </w:tc>
      </w:tr>
      <w:tr w:rsidR="00DD549E" w14:paraId="0278B9F4" w14:textId="77777777" w:rsidTr="00646365">
        <w:trPr>
          <w:trHeight w:val="274"/>
        </w:trPr>
        <w:tc>
          <w:tcPr>
            <w:tcW w:w="846" w:type="dxa"/>
            <w:tcBorders>
              <w:right w:val="nil"/>
            </w:tcBorders>
            <w:shd w:val="clear" w:color="auto" w:fill="F2F2F2" w:themeFill="background1" w:themeFillShade="F2"/>
          </w:tcPr>
          <w:p w14:paraId="4CECE03A" w14:textId="77777777" w:rsidR="00DD549E" w:rsidRDefault="00DD549E" w:rsidP="00F2722B">
            <w:pPr>
              <w:ind w:firstLine="0"/>
              <w:jc w:val="center"/>
            </w:pPr>
            <w:r>
              <w:t>#</w:t>
            </w:r>
            <w:r w:rsidR="005D77E9">
              <w:t>20</w:t>
            </w:r>
          </w:p>
        </w:tc>
        <w:tc>
          <w:tcPr>
            <w:tcW w:w="2693" w:type="dxa"/>
            <w:tcBorders>
              <w:left w:val="nil"/>
              <w:bottom w:val="single" w:sz="4" w:space="0" w:color="auto"/>
            </w:tcBorders>
            <w:shd w:val="clear" w:color="auto" w:fill="F2F2F2" w:themeFill="background1" w:themeFillShade="F2"/>
          </w:tcPr>
          <w:p w14:paraId="3662DCE6" w14:textId="77777777" w:rsidR="00DD549E" w:rsidRDefault="00DD549E" w:rsidP="00F2722B">
            <w:pPr>
              <w:ind w:firstLine="0"/>
              <w:jc w:val="center"/>
            </w:pPr>
            <w:r>
              <w:t>Juntar código realizado</w:t>
            </w:r>
          </w:p>
        </w:tc>
        <w:tc>
          <w:tcPr>
            <w:tcW w:w="425" w:type="dxa"/>
            <w:shd w:val="clear" w:color="auto" w:fill="F2F2F2" w:themeFill="background1" w:themeFillShade="F2"/>
          </w:tcPr>
          <w:p w14:paraId="09C13681" w14:textId="77777777" w:rsidR="00DD549E" w:rsidRDefault="00DD549E" w:rsidP="00F2722B">
            <w:pPr>
              <w:ind w:firstLine="0"/>
            </w:pPr>
          </w:p>
        </w:tc>
        <w:tc>
          <w:tcPr>
            <w:tcW w:w="426" w:type="dxa"/>
            <w:shd w:val="clear" w:color="auto" w:fill="F2F2F2" w:themeFill="background1" w:themeFillShade="F2"/>
          </w:tcPr>
          <w:p w14:paraId="5454A943" w14:textId="77777777" w:rsidR="00DD549E" w:rsidRDefault="00DD549E" w:rsidP="00F2722B">
            <w:pPr>
              <w:ind w:firstLine="0"/>
            </w:pPr>
          </w:p>
        </w:tc>
        <w:tc>
          <w:tcPr>
            <w:tcW w:w="425" w:type="dxa"/>
            <w:shd w:val="clear" w:color="auto" w:fill="F2F2F2" w:themeFill="background1" w:themeFillShade="F2"/>
          </w:tcPr>
          <w:p w14:paraId="4EEE443C" w14:textId="77777777" w:rsidR="00DD549E" w:rsidRDefault="00DD549E" w:rsidP="00F2722B">
            <w:pPr>
              <w:ind w:firstLine="0"/>
            </w:pPr>
          </w:p>
        </w:tc>
        <w:tc>
          <w:tcPr>
            <w:tcW w:w="425" w:type="dxa"/>
            <w:shd w:val="clear" w:color="auto" w:fill="F2F2F2" w:themeFill="background1" w:themeFillShade="F2"/>
          </w:tcPr>
          <w:p w14:paraId="25BC83EC" w14:textId="77777777" w:rsidR="00DD549E" w:rsidRDefault="00DD549E" w:rsidP="00F2722B">
            <w:pPr>
              <w:ind w:firstLine="0"/>
            </w:pPr>
          </w:p>
        </w:tc>
        <w:tc>
          <w:tcPr>
            <w:tcW w:w="425" w:type="dxa"/>
            <w:shd w:val="clear" w:color="auto" w:fill="F2F2F2" w:themeFill="background1" w:themeFillShade="F2"/>
          </w:tcPr>
          <w:p w14:paraId="4C1DAB35" w14:textId="77777777" w:rsidR="00DD549E" w:rsidRDefault="00DD549E" w:rsidP="00F2722B">
            <w:pPr>
              <w:ind w:firstLine="0"/>
            </w:pPr>
          </w:p>
        </w:tc>
        <w:tc>
          <w:tcPr>
            <w:tcW w:w="426" w:type="dxa"/>
            <w:shd w:val="clear" w:color="auto" w:fill="F2F2F2" w:themeFill="background1" w:themeFillShade="F2"/>
          </w:tcPr>
          <w:p w14:paraId="293DEC1E" w14:textId="77777777" w:rsidR="00DD549E" w:rsidRDefault="00DD549E" w:rsidP="00F2722B">
            <w:pPr>
              <w:ind w:firstLine="0"/>
            </w:pPr>
          </w:p>
        </w:tc>
        <w:tc>
          <w:tcPr>
            <w:tcW w:w="425" w:type="dxa"/>
            <w:shd w:val="clear" w:color="auto" w:fill="F2F2F2" w:themeFill="background1" w:themeFillShade="F2"/>
          </w:tcPr>
          <w:p w14:paraId="479808E6" w14:textId="77777777" w:rsidR="00DD549E" w:rsidRDefault="00DD549E" w:rsidP="00F2722B">
            <w:pPr>
              <w:ind w:firstLine="0"/>
            </w:pPr>
          </w:p>
        </w:tc>
        <w:tc>
          <w:tcPr>
            <w:tcW w:w="425" w:type="dxa"/>
            <w:shd w:val="clear" w:color="auto" w:fill="F2F2F2" w:themeFill="background1" w:themeFillShade="F2"/>
          </w:tcPr>
          <w:p w14:paraId="2E9A3CC4" w14:textId="77777777" w:rsidR="00DD549E" w:rsidRDefault="00DD549E" w:rsidP="00F2722B">
            <w:pPr>
              <w:ind w:firstLine="0"/>
            </w:pPr>
          </w:p>
        </w:tc>
        <w:tc>
          <w:tcPr>
            <w:tcW w:w="425" w:type="dxa"/>
            <w:shd w:val="clear" w:color="auto" w:fill="F2F2F2" w:themeFill="background1" w:themeFillShade="F2"/>
          </w:tcPr>
          <w:p w14:paraId="6E1A038B" w14:textId="77777777" w:rsidR="00DD549E" w:rsidRDefault="00DD549E" w:rsidP="00F2722B">
            <w:pPr>
              <w:ind w:firstLine="0"/>
            </w:pPr>
          </w:p>
        </w:tc>
        <w:tc>
          <w:tcPr>
            <w:tcW w:w="426" w:type="dxa"/>
            <w:shd w:val="clear" w:color="auto" w:fill="00B050"/>
          </w:tcPr>
          <w:p w14:paraId="7706CB40" w14:textId="77777777" w:rsidR="00DD549E" w:rsidRDefault="00DD549E" w:rsidP="00F2722B">
            <w:pPr>
              <w:ind w:firstLine="0"/>
            </w:pPr>
          </w:p>
        </w:tc>
        <w:tc>
          <w:tcPr>
            <w:tcW w:w="425" w:type="dxa"/>
            <w:shd w:val="clear" w:color="auto" w:fill="F2F2F2" w:themeFill="background1" w:themeFillShade="F2"/>
          </w:tcPr>
          <w:p w14:paraId="5AB05BD9" w14:textId="77777777" w:rsidR="00DD549E" w:rsidRDefault="00DD549E" w:rsidP="00F2722B">
            <w:pPr>
              <w:ind w:firstLine="0"/>
            </w:pPr>
          </w:p>
        </w:tc>
        <w:tc>
          <w:tcPr>
            <w:tcW w:w="462" w:type="dxa"/>
            <w:shd w:val="clear" w:color="auto" w:fill="F2F2F2" w:themeFill="background1" w:themeFillShade="F2"/>
          </w:tcPr>
          <w:p w14:paraId="3AC06894" w14:textId="77777777" w:rsidR="00DD549E" w:rsidRDefault="00DD549E" w:rsidP="00F2722B">
            <w:pPr>
              <w:keepNext/>
              <w:ind w:firstLine="0"/>
            </w:pPr>
          </w:p>
        </w:tc>
      </w:tr>
    </w:tbl>
    <w:p w14:paraId="6C82845A" w14:textId="4C51AEB9" w:rsidR="00F2722B" w:rsidRDefault="00F2722B" w:rsidP="00DD549E">
      <w:pPr>
        <w:pStyle w:val="Descripcin"/>
        <w:framePr w:h="256" w:hRule="exact" w:hSpace="141" w:wrap="around" w:vAnchor="page" w:hAnchor="page" w:x="4375" w:y="7276"/>
      </w:pPr>
      <w:bookmarkStart w:id="22" w:name="_Toc32403603"/>
      <w:r>
        <w:t xml:space="preserve">Tabla </w:t>
      </w:r>
      <w:r w:rsidR="00C55D23">
        <w:fldChar w:fldCharType="begin"/>
      </w:r>
      <w:r w:rsidR="00C55D23">
        <w:instrText xml:space="preserve"> SEQ Tabla \* ARABIC </w:instrText>
      </w:r>
      <w:r w:rsidR="00C55D23">
        <w:fldChar w:fldCharType="separate"/>
      </w:r>
      <w:r w:rsidR="002C5B9B">
        <w:rPr>
          <w:noProof/>
        </w:rPr>
        <w:t>4</w:t>
      </w:r>
      <w:r w:rsidR="00C55D23">
        <w:rPr>
          <w:noProof/>
        </w:rPr>
        <w:fldChar w:fldCharType="end"/>
      </w:r>
      <w:r w:rsidR="00DD549E">
        <w:t xml:space="preserve"> </w:t>
      </w:r>
      <w:r w:rsidR="00F6343B">
        <w:t>Distribución</w:t>
      </w:r>
      <w:r w:rsidR="00DD549E">
        <w:t xml:space="preserve"> tareas sprint 3</w:t>
      </w:r>
      <w:bookmarkEnd w:id="22"/>
    </w:p>
    <w:p w14:paraId="661C722C" w14:textId="77777777" w:rsidR="00DD549E" w:rsidRDefault="00DD549E" w:rsidP="00876F94"/>
    <w:p w14:paraId="6C54EE1B" w14:textId="77777777" w:rsidR="00DD549E" w:rsidRDefault="00DD549E" w:rsidP="00DD549E">
      <w:pPr>
        <w:pStyle w:val="Ttulo3"/>
      </w:pPr>
      <w:bookmarkStart w:id="23" w:name="_Toc32403678"/>
      <w:r>
        <w:t>Sprint 4 (04/11/2019 – 18/11/2019)</w:t>
      </w:r>
      <w:bookmarkEnd w:id="23"/>
    </w:p>
    <w:p w14:paraId="113F5FC6" w14:textId="77777777" w:rsidR="00DD549E" w:rsidRDefault="00DD549E" w:rsidP="00DD549E">
      <w:r>
        <w:t>El sprint 4 se ha tratado como un sprint intermedio, para solución de errores y eliminación de códigos duplicados, por ello este sprint posee un menor número de tareas y las que posee son sobre todo de errores y mejoras.</w:t>
      </w:r>
    </w:p>
    <w:p w14:paraId="4749DA03" w14:textId="77777777" w:rsidR="00DD549E" w:rsidRDefault="00DD549E" w:rsidP="00DD549E">
      <w:r>
        <w:t xml:space="preserve">El enlace al cuarto sprint del proyecto: </w:t>
      </w:r>
      <w:hyperlink r:id="rId90" w:history="1">
        <w:r w:rsidRPr="00DD549E">
          <w:rPr>
            <w:rStyle w:val="Hipervnculo"/>
          </w:rPr>
          <w:t>Sprint 4</w:t>
        </w:r>
      </w:hyperlink>
      <w:r>
        <w:t>.</w:t>
      </w:r>
    </w:p>
    <w:p w14:paraId="773D8FEF" w14:textId="77777777" w:rsidR="00DD549E" w:rsidRDefault="0030213C" w:rsidP="00DD549E">
      <w:r>
        <w:rPr>
          <w:noProof/>
        </w:rPr>
        <mc:AlternateContent>
          <mc:Choice Requires="wps">
            <w:drawing>
              <wp:anchor distT="0" distB="0" distL="114300" distR="114300" simplePos="0" relativeHeight="251703296" behindDoc="1" locked="0" layoutInCell="1" allowOverlap="1" wp14:anchorId="26E5583A" wp14:editId="47765FEB">
                <wp:simplePos x="0" y="0"/>
                <wp:positionH relativeFrom="margin">
                  <wp:align>right</wp:align>
                </wp:positionH>
                <wp:positionV relativeFrom="paragraph">
                  <wp:posOffset>2550795</wp:posOffset>
                </wp:positionV>
                <wp:extent cx="5400040" cy="190500"/>
                <wp:effectExtent l="0" t="0" r="0" b="0"/>
                <wp:wrapTight wrapText="bothSides">
                  <wp:wrapPolygon edited="0">
                    <wp:start x="0" y="0"/>
                    <wp:lineTo x="0" y="19440"/>
                    <wp:lineTo x="21488" y="19440"/>
                    <wp:lineTo x="21488" y="0"/>
                    <wp:lineTo x="0" y="0"/>
                  </wp:wrapPolygon>
                </wp:wrapTight>
                <wp:docPr id="25" name="Cuadro de texto 25"/>
                <wp:cNvGraphicFramePr/>
                <a:graphic xmlns:a="http://schemas.openxmlformats.org/drawingml/2006/main">
                  <a:graphicData uri="http://schemas.microsoft.com/office/word/2010/wordprocessingShape">
                    <wps:wsp>
                      <wps:cNvSpPr txBox="1"/>
                      <wps:spPr>
                        <a:xfrm>
                          <a:off x="0" y="0"/>
                          <a:ext cx="5400040" cy="190500"/>
                        </a:xfrm>
                        <a:prstGeom prst="rect">
                          <a:avLst/>
                        </a:prstGeom>
                        <a:solidFill>
                          <a:prstClr val="white"/>
                        </a:solidFill>
                        <a:ln>
                          <a:noFill/>
                        </a:ln>
                      </wps:spPr>
                      <wps:txbx>
                        <w:txbxContent>
                          <w:p w14:paraId="06A50DB3" w14:textId="51FB78CC" w:rsidR="00E37DB1" w:rsidRPr="003A4DE6" w:rsidRDefault="00E37DB1" w:rsidP="0030213C">
                            <w:pPr>
                              <w:pStyle w:val="Descripcin"/>
                              <w:jc w:val="center"/>
                              <w:rPr>
                                <w:noProof/>
                              </w:rPr>
                            </w:pPr>
                            <w:bookmarkStart w:id="24" w:name="_Toc32332757"/>
                            <w:r>
                              <w:t xml:space="preserve">Figura </w:t>
                            </w:r>
                            <w:r w:rsidR="00C55D23">
                              <w:fldChar w:fldCharType="begin"/>
                            </w:r>
                            <w:r w:rsidR="00C55D23">
                              <w:instrText xml:space="preserve"> SEQ Ilustración \* ARABIC </w:instrText>
                            </w:r>
                            <w:r w:rsidR="00C55D23">
                              <w:fldChar w:fldCharType="separate"/>
                            </w:r>
                            <w:r w:rsidR="002C5B9B">
                              <w:rPr>
                                <w:noProof/>
                              </w:rPr>
                              <w:t>4</w:t>
                            </w:r>
                            <w:r w:rsidR="00C55D23">
                              <w:rPr>
                                <w:noProof/>
                              </w:rPr>
                              <w:fldChar w:fldCharType="end"/>
                            </w:r>
                            <w:r>
                              <w:t xml:space="preserve"> Burndown sprint 4</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5583A" id="Cuadro de texto 25" o:spid="_x0000_s1029" type="#_x0000_t202" style="position:absolute;left:0;text-align:left;margin-left:374pt;margin-top:200.85pt;width:425.2pt;height:15pt;z-index:-2516131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" stroked="f">
                <v:textbox inset="0,0,0,0">
                  <w:txbxContent>
                    <w:p w14:paraId="06A50DB3" w14:textId="51FB78CC" w:rsidR="00E37DB1" w:rsidRPr="003A4DE6" w:rsidRDefault="00E37DB1" w:rsidP="0030213C">
                      <w:pPr>
                        <w:pStyle w:val="Descripcin"/>
                        <w:jc w:val="center"/>
                        <w:rPr>
                          <w:noProof/>
                        </w:rPr>
                      </w:pPr>
                      <w:bookmarkStart w:id="25" w:name="_Toc32332757"/>
                      <w:r>
                        <w:t xml:space="preserve">Figura </w:t>
                      </w:r>
                      <w:r w:rsidR="00C55D23">
                        <w:fldChar w:fldCharType="begin"/>
                      </w:r>
                      <w:r w:rsidR="00C55D23">
                        <w:instrText xml:space="preserve"> SEQ Ilustración \* ARABIC </w:instrText>
                      </w:r>
                      <w:r w:rsidR="00C55D23">
                        <w:fldChar w:fldCharType="separate"/>
                      </w:r>
                      <w:r w:rsidR="002C5B9B">
                        <w:rPr>
                          <w:noProof/>
                        </w:rPr>
                        <w:t>4</w:t>
                      </w:r>
                      <w:r w:rsidR="00C55D23">
                        <w:rPr>
                          <w:noProof/>
                        </w:rPr>
                        <w:fldChar w:fldCharType="end"/>
                      </w:r>
                      <w:r>
                        <w:t xml:space="preserve"> Burndown sprint 4</w:t>
                      </w:r>
                      <w:bookmarkEnd w:id="25"/>
                    </w:p>
                  </w:txbxContent>
                </v:textbox>
                <w10:wrap type="tight" anchorx="margin"/>
              </v:shape>
            </w:pict>
          </mc:Fallback>
        </mc:AlternateContent>
      </w:r>
      <w:r>
        <w:rPr>
          <w:noProof/>
        </w:rPr>
        <w:drawing>
          <wp:anchor distT="0" distB="0" distL="114300" distR="114300" simplePos="0" relativeHeight="251701248" behindDoc="1" locked="0" layoutInCell="1" allowOverlap="1" wp14:anchorId="234A92B7" wp14:editId="7EEB2FDF">
            <wp:simplePos x="0" y="0"/>
            <wp:positionH relativeFrom="margin">
              <wp:align>right</wp:align>
            </wp:positionH>
            <wp:positionV relativeFrom="paragraph">
              <wp:posOffset>255270</wp:posOffset>
            </wp:positionV>
            <wp:extent cx="5400040" cy="2306320"/>
            <wp:effectExtent l="0" t="0" r="0" b="0"/>
            <wp:wrapTight wrapText="bothSides">
              <wp:wrapPolygon edited="0">
                <wp:start x="0" y="0"/>
                <wp:lineTo x="0" y="21410"/>
                <wp:lineTo x="21488" y="21410"/>
                <wp:lineTo x="21488" y="0"/>
                <wp:lineTo x="0" y="0"/>
              </wp:wrapPolygon>
            </wp:wrapTight>
            <wp:docPr id="24" name="Imagen 24" descr="Captura de pantalla de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rndown4.PNG"/>
                    <pic:cNvPicPr/>
                  </pic:nvPicPr>
                  <pic:blipFill>
                    <a:blip r:embed="rId91">
                      <a:extLst>
                        <a:ext uri="{28A0092B-C50C-407E-A947-70E740481C1C}">
                          <a14:useLocalDpi xmlns:a14="http://schemas.microsoft.com/office/drawing/2010/main" val="0"/>
                        </a:ext>
                      </a:extLst>
                    </a:blip>
                    <a:stretch>
                      <a:fillRect/>
                    </a:stretch>
                  </pic:blipFill>
                  <pic:spPr>
                    <a:xfrm>
                      <a:off x="0" y="0"/>
                      <a:ext cx="5400040" cy="2306320"/>
                    </a:xfrm>
                    <a:prstGeom prst="rect">
                      <a:avLst/>
                    </a:prstGeom>
                  </pic:spPr>
                </pic:pic>
              </a:graphicData>
            </a:graphic>
          </wp:anchor>
        </w:drawing>
      </w:r>
      <w:r>
        <w:t xml:space="preserve">El gráfico </w:t>
      </w:r>
      <w:r w:rsidRPr="00693A99">
        <w:rPr>
          <w:i/>
          <w:iCs/>
        </w:rPr>
        <w:t>burndown</w:t>
      </w:r>
      <w:r>
        <w:t xml:space="preserve"> generado para este sprint va a ser el siguiente.</w:t>
      </w:r>
    </w:p>
    <w:p w14:paraId="0FC7C4C7" w14:textId="77777777" w:rsidR="0030213C" w:rsidRDefault="0030213C" w:rsidP="00DD549E">
      <w:r>
        <w:t>Como se puede observar en este sprint se realizó primero la tarea de eliminar código duplicado lo que llevo un tiempo importante debido a que las anteriores modificaciones, repetían bastantes ventanas de la aplicación y algunas funciones que se podían combinar en una sola.</w:t>
      </w:r>
    </w:p>
    <w:p w14:paraId="7DD4D0FE" w14:textId="77777777" w:rsidR="0030213C" w:rsidRDefault="0030213C" w:rsidP="00DD549E">
      <w:r>
        <w:lastRenderedPageBreak/>
        <w:t>La siguiente tabla va a mostrar la distribución que se ha llevado de las tareas a lo largo del sprint.</w:t>
      </w:r>
    </w:p>
    <w:tbl>
      <w:tblPr>
        <w:tblStyle w:val="Tablaconcuadrcula"/>
        <w:tblpPr w:leftFromText="141" w:rightFromText="141" w:vertAnchor="page" w:horzAnchor="margin" w:tblpY="27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30213C" w14:paraId="02D53CD1" w14:textId="77777777" w:rsidTr="0030213C">
        <w:trPr>
          <w:cantSplit/>
          <w:trHeight w:val="1833"/>
        </w:trPr>
        <w:tc>
          <w:tcPr>
            <w:tcW w:w="846" w:type="dxa"/>
            <w:tcBorders>
              <w:top w:val="nil"/>
              <w:left w:val="nil"/>
              <w:bottom w:val="single" w:sz="4" w:space="0" w:color="auto"/>
              <w:right w:val="nil"/>
            </w:tcBorders>
            <w:vAlign w:val="bottom"/>
          </w:tcPr>
          <w:p w14:paraId="6862A425" w14:textId="77777777" w:rsidR="0030213C" w:rsidRDefault="0030213C" w:rsidP="0030213C">
            <w:pPr>
              <w:ind w:firstLine="0"/>
              <w:jc w:val="center"/>
            </w:pPr>
            <w:r>
              <w:t>Tarea</w:t>
            </w:r>
          </w:p>
        </w:tc>
        <w:tc>
          <w:tcPr>
            <w:tcW w:w="2693" w:type="dxa"/>
            <w:tcBorders>
              <w:top w:val="nil"/>
              <w:left w:val="nil"/>
              <w:bottom w:val="single" w:sz="4" w:space="0" w:color="auto"/>
              <w:right w:val="nil"/>
            </w:tcBorders>
            <w:vAlign w:val="bottom"/>
          </w:tcPr>
          <w:p w14:paraId="2B4013A8" w14:textId="77777777" w:rsidR="0030213C" w:rsidRDefault="0030213C" w:rsidP="0030213C">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543EE34E" w14:textId="77777777" w:rsidR="0030213C" w:rsidRDefault="0030213C" w:rsidP="0030213C">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0BA307EC" w14:textId="77777777" w:rsidR="0030213C" w:rsidRDefault="0030213C" w:rsidP="0030213C">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0873A162" w14:textId="77777777" w:rsidR="0030213C" w:rsidRDefault="0030213C" w:rsidP="0030213C">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5702EC5D" w14:textId="77777777" w:rsidR="0030213C" w:rsidRDefault="0030213C" w:rsidP="0030213C">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6329BBB" w14:textId="77777777" w:rsidR="0030213C" w:rsidRDefault="0030213C" w:rsidP="0030213C">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7E8D16A4" w14:textId="3064CBCF" w:rsidR="0030213C" w:rsidRDefault="0030213C" w:rsidP="0030213C">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05AA9D40" w14:textId="77777777" w:rsidR="0030213C" w:rsidRDefault="0030213C" w:rsidP="0030213C">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7D5F438A" w14:textId="77777777" w:rsidR="0030213C" w:rsidRDefault="0030213C" w:rsidP="0030213C">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AAEF42D" w14:textId="77777777" w:rsidR="0030213C" w:rsidRDefault="0030213C" w:rsidP="0030213C">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4DA43AE" w14:textId="77777777" w:rsidR="0030213C" w:rsidRDefault="0030213C" w:rsidP="0030213C">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463422E" w14:textId="77777777" w:rsidR="0030213C" w:rsidRPr="00277378" w:rsidRDefault="0030213C" w:rsidP="0030213C">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5EEE9BA0" w14:textId="77777777" w:rsidR="0030213C" w:rsidRDefault="0030213C" w:rsidP="0030213C">
            <w:pPr>
              <w:ind w:left="113" w:right="113" w:firstLine="0"/>
            </w:pPr>
            <w:r>
              <w:t>Testeo</w:t>
            </w:r>
          </w:p>
        </w:tc>
      </w:tr>
      <w:tr w:rsidR="0030213C" w14:paraId="2F374673" w14:textId="77777777" w:rsidTr="0030213C">
        <w:trPr>
          <w:trHeight w:val="274"/>
        </w:trPr>
        <w:tc>
          <w:tcPr>
            <w:tcW w:w="846" w:type="dxa"/>
            <w:tcBorders>
              <w:top w:val="single" w:sz="4" w:space="0" w:color="auto"/>
              <w:right w:val="nil"/>
            </w:tcBorders>
            <w:shd w:val="clear" w:color="auto" w:fill="F2F2F2" w:themeFill="background1" w:themeFillShade="F2"/>
          </w:tcPr>
          <w:p w14:paraId="498AE2C9" w14:textId="77777777" w:rsidR="0030213C" w:rsidRDefault="0030213C" w:rsidP="0030213C">
            <w:pPr>
              <w:ind w:firstLine="0"/>
              <w:jc w:val="center"/>
            </w:pPr>
            <w:r>
              <w:t>#</w:t>
            </w:r>
            <w:r w:rsidR="005D77E9">
              <w:t>21</w:t>
            </w:r>
          </w:p>
        </w:tc>
        <w:tc>
          <w:tcPr>
            <w:tcW w:w="2693" w:type="dxa"/>
            <w:tcBorders>
              <w:top w:val="single" w:sz="4" w:space="0" w:color="auto"/>
              <w:left w:val="nil"/>
              <w:bottom w:val="single" w:sz="4" w:space="0" w:color="auto"/>
            </w:tcBorders>
            <w:shd w:val="clear" w:color="auto" w:fill="F2F2F2" w:themeFill="background1" w:themeFillShade="F2"/>
          </w:tcPr>
          <w:p w14:paraId="702B1016" w14:textId="77777777" w:rsidR="0030213C" w:rsidRDefault="0030213C" w:rsidP="0030213C">
            <w:pPr>
              <w:ind w:firstLine="0"/>
              <w:jc w:val="center"/>
            </w:pPr>
            <w:r>
              <w:t>Realizar documentación</w:t>
            </w:r>
          </w:p>
        </w:tc>
        <w:tc>
          <w:tcPr>
            <w:tcW w:w="425" w:type="dxa"/>
            <w:tcBorders>
              <w:top w:val="single" w:sz="4" w:space="0" w:color="auto"/>
            </w:tcBorders>
            <w:shd w:val="clear" w:color="auto" w:fill="F2F2F2" w:themeFill="background1" w:themeFillShade="F2"/>
          </w:tcPr>
          <w:p w14:paraId="3F150F62"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25FBF1F4"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4D7DDED4"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70DA45E7" w14:textId="77777777" w:rsidR="0030213C" w:rsidRDefault="0030213C" w:rsidP="0030213C">
            <w:pPr>
              <w:ind w:firstLine="0"/>
            </w:pPr>
          </w:p>
        </w:tc>
        <w:tc>
          <w:tcPr>
            <w:tcW w:w="425" w:type="dxa"/>
            <w:tcBorders>
              <w:top w:val="single" w:sz="4" w:space="0" w:color="auto"/>
            </w:tcBorders>
            <w:shd w:val="clear" w:color="auto" w:fill="9CC2E5" w:themeFill="accent5" w:themeFillTint="99"/>
          </w:tcPr>
          <w:p w14:paraId="00B8956D"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4449164B"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42E90EB8"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1E67520"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127FCA8" w14:textId="77777777" w:rsidR="0030213C" w:rsidRDefault="0030213C" w:rsidP="0030213C">
            <w:pPr>
              <w:ind w:firstLine="0"/>
            </w:pPr>
          </w:p>
        </w:tc>
        <w:tc>
          <w:tcPr>
            <w:tcW w:w="426" w:type="dxa"/>
            <w:tcBorders>
              <w:top w:val="single" w:sz="4" w:space="0" w:color="auto"/>
            </w:tcBorders>
            <w:shd w:val="clear" w:color="auto" w:fill="F2F2F2" w:themeFill="background1" w:themeFillShade="F2"/>
          </w:tcPr>
          <w:p w14:paraId="76147D11" w14:textId="77777777" w:rsidR="0030213C" w:rsidRDefault="0030213C" w:rsidP="0030213C">
            <w:pPr>
              <w:ind w:firstLine="0"/>
            </w:pPr>
          </w:p>
        </w:tc>
        <w:tc>
          <w:tcPr>
            <w:tcW w:w="425" w:type="dxa"/>
            <w:tcBorders>
              <w:top w:val="single" w:sz="4" w:space="0" w:color="auto"/>
            </w:tcBorders>
            <w:shd w:val="clear" w:color="auto" w:fill="F2F2F2" w:themeFill="background1" w:themeFillShade="F2"/>
          </w:tcPr>
          <w:p w14:paraId="0B0EE351" w14:textId="77777777" w:rsidR="0030213C" w:rsidRDefault="0030213C" w:rsidP="0030213C">
            <w:pPr>
              <w:ind w:firstLine="0"/>
            </w:pPr>
          </w:p>
        </w:tc>
        <w:tc>
          <w:tcPr>
            <w:tcW w:w="462" w:type="dxa"/>
            <w:tcBorders>
              <w:top w:val="single" w:sz="4" w:space="0" w:color="auto"/>
            </w:tcBorders>
            <w:shd w:val="clear" w:color="auto" w:fill="F2F2F2" w:themeFill="background1" w:themeFillShade="F2"/>
          </w:tcPr>
          <w:p w14:paraId="553361AE" w14:textId="77777777" w:rsidR="0030213C" w:rsidRDefault="0030213C" w:rsidP="0030213C">
            <w:pPr>
              <w:ind w:firstLine="0"/>
            </w:pPr>
          </w:p>
        </w:tc>
      </w:tr>
      <w:tr w:rsidR="0030213C" w14:paraId="7EE6D948" w14:textId="77777777" w:rsidTr="0030213C">
        <w:trPr>
          <w:trHeight w:val="291"/>
        </w:trPr>
        <w:tc>
          <w:tcPr>
            <w:tcW w:w="846" w:type="dxa"/>
            <w:tcBorders>
              <w:right w:val="nil"/>
            </w:tcBorders>
          </w:tcPr>
          <w:p w14:paraId="76967561" w14:textId="77777777" w:rsidR="0030213C" w:rsidRDefault="0030213C" w:rsidP="0030213C">
            <w:pPr>
              <w:ind w:firstLine="0"/>
              <w:jc w:val="center"/>
            </w:pPr>
            <w:r>
              <w:t>#2</w:t>
            </w:r>
            <w:r w:rsidR="005D77E9">
              <w:t>2</w:t>
            </w:r>
          </w:p>
        </w:tc>
        <w:tc>
          <w:tcPr>
            <w:tcW w:w="2693" w:type="dxa"/>
            <w:tcBorders>
              <w:left w:val="nil"/>
              <w:bottom w:val="single" w:sz="4" w:space="0" w:color="auto"/>
            </w:tcBorders>
          </w:tcPr>
          <w:p w14:paraId="0521EEA5" w14:textId="77777777" w:rsidR="0030213C" w:rsidRDefault="0030213C" w:rsidP="0030213C">
            <w:pPr>
              <w:ind w:firstLine="0"/>
              <w:jc w:val="center"/>
            </w:pPr>
            <w:r>
              <w:t>Eliminar código duplicado</w:t>
            </w:r>
          </w:p>
        </w:tc>
        <w:tc>
          <w:tcPr>
            <w:tcW w:w="425" w:type="dxa"/>
            <w:shd w:val="clear" w:color="auto" w:fill="FFFFFF" w:themeFill="background1"/>
          </w:tcPr>
          <w:p w14:paraId="01CCF2B5" w14:textId="77777777" w:rsidR="0030213C" w:rsidRDefault="0030213C" w:rsidP="0030213C">
            <w:pPr>
              <w:ind w:firstLine="0"/>
            </w:pPr>
          </w:p>
        </w:tc>
        <w:tc>
          <w:tcPr>
            <w:tcW w:w="426" w:type="dxa"/>
            <w:shd w:val="clear" w:color="auto" w:fill="FFFFFF" w:themeFill="background1"/>
          </w:tcPr>
          <w:p w14:paraId="2E87B729" w14:textId="77777777" w:rsidR="0030213C" w:rsidRDefault="0030213C" w:rsidP="0030213C">
            <w:pPr>
              <w:ind w:firstLine="0"/>
            </w:pPr>
          </w:p>
        </w:tc>
        <w:tc>
          <w:tcPr>
            <w:tcW w:w="425" w:type="dxa"/>
            <w:shd w:val="clear" w:color="auto" w:fill="FFFFFF" w:themeFill="background1"/>
          </w:tcPr>
          <w:p w14:paraId="278A7C96" w14:textId="77777777" w:rsidR="0030213C" w:rsidRDefault="0030213C" w:rsidP="0030213C">
            <w:pPr>
              <w:ind w:firstLine="0"/>
            </w:pPr>
          </w:p>
        </w:tc>
        <w:tc>
          <w:tcPr>
            <w:tcW w:w="425" w:type="dxa"/>
            <w:shd w:val="clear" w:color="auto" w:fill="FFFFFF" w:themeFill="background1"/>
          </w:tcPr>
          <w:p w14:paraId="06DA4510" w14:textId="77777777" w:rsidR="0030213C" w:rsidRDefault="0030213C" w:rsidP="0030213C">
            <w:pPr>
              <w:ind w:firstLine="0"/>
            </w:pPr>
          </w:p>
        </w:tc>
        <w:tc>
          <w:tcPr>
            <w:tcW w:w="425" w:type="dxa"/>
            <w:shd w:val="clear" w:color="auto" w:fill="FFFFFF" w:themeFill="background1"/>
          </w:tcPr>
          <w:p w14:paraId="7E981D9F" w14:textId="77777777" w:rsidR="0030213C" w:rsidRDefault="0030213C" w:rsidP="0030213C">
            <w:pPr>
              <w:ind w:firstLine="0"/>
            </w:pPr>
          </w:p>
        </w:tc>
        <w:tc>
          <w:tcPr>
            <w:tcW w:w="426" w:type="dxa"/>
            <w:shd w:val="clear" w:color="auto" w:fill="FFFFFF" w:themeFill="background1"/>
          </w:tcPr>
          <w:p w14:paraId="2CB5606A" w14:textId="77777777" w:rsidR="0030213C" w:rsidRDefault="0030213C" w:rsidP="0030213C">
            <w:pPr>
              <w:ind w:firstLine="0"/>
            </w:pPr>
          </w:p>
        </w:tc>
        <w:tc>
          <w:tcPr>
            <w:tcW w:w="425" w:type="dxa"/>
            <w:shd w:val="clear" w:color="auto" w:fill="FFE599" w:themeFill="accent4" w:themeFillTint="66"/>
          </w:tcPr>
          <w:p w14:paraId="45407B87" w14:textId="77777777" w:rsidR="0030213C" w:rsidRDefault="0030213C" w:rsidP="0030213C">
            <w:pPr>
              <w:ind w:firstLine="0"/>
            </w:pPr>
          </w:p>
        </w:tc>
        <w:tc>
          <w:tcPr>
            <w:tcW w:w="425" w:type="dxa"/>
            <w:shd w:val="clear" w:color="auto" w:fill="FFFFFF" w:themeFill="background1"/>
          </w:tcPr>
          <w:p w14:paraId="55CFCCA6" w14:textId="77777777" w:rsidR="0030213C" w:rsidRDefault="0030213C" w:rsidP="0030213C">
            <w:pPr>
              <w:ind w:firstLine="0"/>
            </w:pPr>
          </w:p>
        </w:tc>
        <w:tc>
          <w:tcPr>
            <w:tcW w:w="425" w:type="dxa"/>
            <w:shd w:val="clear" w:color="auto" w:fill="FFFFFF" w:themeFill="background1"/>
          </w:tcPr>
          <w:p w14:paraId="1FEAD7A5" w14:textId="77777777" w:rsidR="0030213C" w:rsidRDefault="0030213C" w:rsidP="0030213C">
            <w:pPr>
              <w:ind w:firstLine="0"/>
            </w:pPr>
          </w:p>
        </w:tc>
        <w:tc>
          <w:tcPr>
            <w:tcW w:w="426" w:type="dxa"/>
            <w:shd w:val="clear" w:color="auto" w:fill="FFFFFF" w:themeFill="background1"/>
          </w:tcPr>
          <w:p w14:paraId="0F5F9888" w14:textId="77777777" w:rsidR="0030213C" w:rsidRDefault="0030213C" w:rsidP="0030213C">
            <w:pPr>
              <w:ind w:firstLine="0"/>
            </w:pPr>
          </w:p>
        </w:tc>
        <w:tc>
          <w:tcPr>
            <w:tcW w:w="425" w:type="dxa"/>
            <w:shd w:val="clear" w:color="auto" w:fill="FFFFFF" w:themeFill="background1"/>
          </w:tcPr>
          <w:p w14:paraId="616B46BC" w14:textId="77777777" w:rsidR="0030213C" w:rsidRDefault="0030213C" w:rsidP="0030213C">
            <w:pPr>
              <w:ind w:firstLine="0"/>
            </w:pPr>
          </w:p>
        </w:tc>
        <w:tc>
          <w:tcPr>
            <w:tcW w:w="462" w:type="dxa"/>
            <w:shd w:val="clear" w:color="auto" w:fill="FFFFFF" w:themeFill="background1"/>
          </w:tcPr>
          <w:p w14:paraId="6B859660" w14:textId="77777777" w:rsidR="0030213C" w:rsidRDefault="0030213C" w:rsidP="0030213C">
            <w:pPr>
              <w:ind w:firstLine="0"/>
            </w:pPr>
          </w:p>
        </w:tc>
      </w:tr>
      <w:tr w:rsidR="0030213C" w14:paraId="3DF1B2F3" w14:textId="77777777" w:rsidTr="00646365">
        <w:trPr>
          <w:trHeight w:val="274"/>
        </w:trPr>
        <w:tc>
          <w:tcPr>
            <w:tcW w:w="846" w:type="dxa"/>
            <w:tcBorders>
              <w:right w:val="nil"/>
            </w:tcBorders>
            <w:shd w:val="clear" w:color="auto" w:fill="F2F2F2" w:themeFill="background1" w:themeFillShade="F2"/>
          </w:tcPr>
          <w:p w14:paraId="792A9B76" w14:textId="77777777" w:rsidR="0030213C" w:rsidRDefault="0030213C" w:rsidP="0030213C">
            <w:pPr>
              <w:ind w:firstLine="0"/>
              <w:jc w:val="center"/>
            </w:pPr>
            <w:r>
              <w:t>#</w:t>
            </w:r>
            <w:r w:rsidR="005D77E9">
              <w:t>2</w:t>
            </w:r>
            <w:r>
              <w:t>3</w:t>
            </w:r>
          </w:p>
        </w:tc>
        <w:tc>
          <w:tcPr>
            <w:tcW w:w="2693" w:type="dxa"/>
            <w:tcBorders>
              <w:left w:val="nil"/>
              <w:bottom w:val="single" w:sz="4" w:space="0" w:color="auto"/>
            </w:tcBorders>
            <w:shd w:val="clear" w:color="auto" w:fill="F2F2F2" w:themeFill="background1" w:themeFillShade="F2"/>
          </w:tcPr>
          <w:p w14:paraId="729AE4E4" w14:textId="77777777" w:rsidR="0030213C" w:rsidRDefault="0030213C" w:rsidP="0030213C">
            <w:pPr>
              <w:ind w:firstLine="0"/>
              <w:jc w:val="center"/>
            </w:pPr>
            <w:r>
              <w:t>Mejorar las sesiones de usuario para películas</w:t>
            </w:r>
          </w:p>
        </w:tc>
        <w:tc>
          <w:tcPr>
            <w:tcW w:w="425" w:type="dxa"/>
            <w:shd w:val="clear" w:color="auto" w:fill="F2F2F2" w:themeFill="background1" w:themeFillShade="F2"/>
          </w:tcPr>
          <w:p w14:paraId="3B4BF5BD" w14:textId="77777777" w:rsidR="0030213C" w:rsidRDefault="0030213C" w:rsidP="0030213C">
            <w:pPr>
              <w:ind w:firstLine="0"/>
            </w:pPr>
          </w:p>
        </w:tc>
        <w:tc>
          <w:tcPr>
            <w:tcW w:w="426" w:type="dxa"/>
            <w:shd w:val="clear" w:color="auto" w:fill="F2F2F2" w:themeFill="background1" w:themeFillShade="F2"/>
          </w:tcPr>
          <w:p w14:paraId="6C1F37B0" w14:textId="77777777" w:rsidR="0030213C" w:rsidRDefault="0030213C" w:rsidP="0030213C">
            <w:pPr>
              <w:ind w:firstLine="0"/>
            </w:pPr>
          </w:p>
        </w:tc>
        <w:tc>
          <w:tcPr>
            <w:tcW w:w="425" w:type="dxa"/>
            <w:shd w:val="clear" w:color="auto" w:fill="F2F2F2" w:themeFill="background1" w:themeFillShade="F2"/>
          </w:tcPr>
          <w:p w14:paraId="04A84796" w14:textId="77777777" w:rsidR="0030213C" w:rsidRDefault="0030213C" w:rsidP="0030213C">
            <w:pPr>
              <w:ind w:firstLine="0"/>
            </w:pPr>
          </w:p>
        </w:tc>
        <w:tc>
          <w:tcPr>
            <w:tcW w:w="425" w:type="dxa"/>
            <w:shd w:val="clear" w:color="auto" w:fill="F2F2F2" w:themeFill="background1" w:themeFillShade="F2"/>
          </w:tcPr>
          <w:p w14:paraId="46CF07A7" w14:textId="77777777" w:rsidR="0030213C" w:rsidRDefault="0030213C" w:rsidP="0030213C">
            <w:pPr>
              <w:ind w:firstLine="0"/>
            </w:pPr>
          </w:p>
        </w:tc>
        <w:tc>
          <w:tcPr>
            <w:tcW w:w="425" w:type="dxa"/>
            <w:shd w:val="clear" w:color="auto" w:fill="F2F2F2" w:themeFill="background1" w:themeFillShade="F2"/>
          </w:tcPr>
          <w:p w14:paraId="0F657A6C" w14:textId="77777777" w:rsidR="0030213C" w:rsidRDefault="0030213C" w:rsidP="0030213C">
            <w:pPr>
              <w:ind w:firstLine="0"/>
            </w:pPr>
          </w:p>
        </w:tc>
        <w:tc>
          <w:tcPr>
            <w:tcW w:w="426" w:type="dxa"/>
            <w:shd w:val="clear" w:color="auto" w:fill="F2F2F2" w:themeFill="background1" w:themeFillShade="F2"/>
          </w:tcPr>
          <w:p w14:paraId="4316322A" w14:textId="77777777" w:rsidR="0030213C" w:rsidRDefault="0030213C" w:rsidP="0030213C">
            <w:pPr>
              <w:ind w:firstLine="0"/>
            </w:pPr>
          </w:p>
        </w:tc>
        <w:tc>
          <w:tcPr>
            <w:tcW w:w="425" w:type="dxa"/>
            <w:shd w:val="clear" w:color="auto" w:fill="F2F2F2" w:themeFill="background1" w:themeFillShade="F2"/>
          </w:tcPr>
          <w:p w14:paraId="458F4030" w14:textId="77777777" w:rsidR="0030213C" w:rsidRDefault="0030213C" w:rsidP="0030213C">
            <w:pPr>
              <w:ind w:firstLine="0"/>
            </w:pPr>
          </w:p>
        </w:tc>
        <w:tc>
          <w:tcPr>
            <w:tcW w:w="425" w:type="dxa"/>
            <w:shd w:val="clear" w:color="auto" w:fill="F2F2F2" w:themeFill="background1" w:themeFillShade="F2"/>
          </w:tcPr>
          <w:p w14:paraId="239E3D7E" w14:textId="77777777" w:rsidR="0030213C" w:rsidRDefault="0030213C" w:rsidP="0030213C">
            <w:pPr>
              <w:ind w:firstLine="0"/>
            </w:pPr>
          </w:p>
        </w:tc>
        <w:tc>
          <w:tcPr>
            <w:tcW w:w="425" w:type="dxa"/>
            <w:shd w:val="clear" w:color="auto" w:fill="F2F2F2" w:themeFill="background1" w:themeFillShade="F2"/>
          </w:tcPr>
          <w:p w14:paraId="08A9CC44" w14:textId="77777777" w:rsidR="0030213C" w:rsidRDefault="0030213C" w:rsidP="0030213C">
            <w:pPr>
              <w:ind w:firstLine="0"/>
            </w:pPr>
          </w:p>
        </w:tc>
        <w:tc>
          <w:tcPr>
            <w:tcW w:w="426" w:type="dxa"/>
            <w:shd w:val="clear" w:color="auto" w:fill="00B050"/>
          </w:tcPr>
          <w:p w14:paraId="750DF6BC" w14:textId="77777777" w:rsidR="0030213C" w:rsidRDefault="0030213C" w:rsidP="0030213C">
            <w:pPr>
              <w:ind w:firstLine="0"/>
            </w:pPr>
          </w:p>
        </w:tc>
        <w:tc>
          <w:tcPr>
            <w:tcW w:w="425" w:type="dxa"/>
            <w:shd w:val="clear" w:color="auto" w:fill="F2F2F2" w:themeFill="background1" w:themeFillShade="F2"/>
          </w:tcPr>
          <w:p w14:paraId="33BF86AE" w14:textId="77777777" w:rsidR="0030213C" w:rsidRDefault="0030213C" w:rsidP="0030213C">
            <w:pPr>
              <w:ind w:firstLine="0"/>
            </w:pPr>
          </w:p>
        </w:tc>
        <w:tc>
          <w:tcPr>
            <w:tcW w:w="462" w:type="dxa"/>
            <w:shd w:val="clear" w:color="auto" w:fill="F2F2F2" w:themeFill="background1" w:themeFillShade="F2"/>
          </w:tcPr>
          <w:p w14:paraId="559E88C4" w14:textId="77777777" w:rsidR="0030213C" w:rsidRDefault="0030213C" w:rsidP="0030213C">
            <w:pPr>
              <w:ind w:firstLine="0"/>
            </w:pPr>
          </w:p>
        </w:tc>
      </w:tr>
      <w:tr w:rsidR="0030213C" w14:paraId="3CC33D31" w14:textId="77777777" w:rsidTr="0030213C">
        <w:trPr>
          <w:trHeight w:val="291"/>
        </w:trPr>
        <w:tc>
          <w:tcPr>
            <w:tcW w:w="846" w:type="dxa"/>
            <w:tcBorders>
              <w:right w:val="nil"/>
            </w:tcBorders>
          </w:tcPr>
          <w:p w14:paraId="7C6AF5C1" w14:textId="77777777" w:rsidR="0030213C" w:rsidRDefault="0030213C" w:rsidP="0030213C">
            <w:pPr>
              <w:ind w:firstLine="0"/>
              <w:jc w:val="center"/>
            </w:pPr>
            <w:r>
              <w:t>#</w:t>
            </w:r>
            <w:r w:rsidR="005D77E9">
              <w:t>2</w:t>
            </w:r>
            <w:r>
              <w:t>4</w:t>
            </w:r>
          </w:p>
        </w:tc>
        <w:tc>
          <w:tcPr>
            <w:tcW w:w="2693" w:type="dxa"/>
            <w:tcBorders>
              <w:left w:val="nil"/>
              <w:bottom w:val="single" w:sz="4" w:space="0" w:color="auto"/>
            </w:tcBorders>
          </w:tcPr>
          <w:p w14:paraId="2E62F961" w14:textId="77777777" w:rsidR="0030213C" w:rsidRDefault="0030213C" w:rsidP="0030213C">
            <w:pPr>
              <w:ind w:firstLine="0"/>
              <w:jc w:val="center"/>
            </w:pPr>
            <w:r>
              <w:t>Error de acceso a páginas intermedias de la aplicación</w:t>
            </w:r>
          </w:p>
        </w:tc>
        <w:tc>
          <w:tcPr>
            <w:tcW w:w="425" w:type="dxa"/>
            <w:shd w:val="clear" w:color="auto" w:fill="FF0000"/>
          </w:tcPr>
          <w:p w14:paraId="2605D947" w14:textId="77777777" w:rsidR="0030213C" w:rsidRDefault="0030213C" w:rsidP="0030213C">
            <w:pPr>
              <w:ind w:firstLine="0"/>
            </w:pPr>
          </w:p>
        </w:tc>
        <w:tc>
          <w:tcPr>
            <w:tcW w:w="426" w:type="dxa"/>
            <w:shd w:val="clear" w:color="auto" w:fill="FFFFFF" w:themeFill="background1"/>
          </w:tcPr>
          <w:p w14:paraId="496D46DE" w14:textId="77777777" w:rsidR="0030213C" w:rsidRDefault="0030213C" w:rsidP="0030213C">
            <w:pPr>
              <w:ind w:firstLine="0"/>
            </w:pPr>
          </w:p>
        </w:tc>
        <w:tc>
          <w:tcPr>
            <w:tcW w:w="425" w:type="dxa"/>
            <w:shd w:val="clear" w:color="auto" w:fill="FFFFFF" w:themeFill="background1"/>
          </w:tcPr>
          <w:p w14:paraId="004496D5" w14:textId="77777777" w:rsidR="0030213C" w:rsidRDefault="0030213C" w:rsidP="0030213C">
            <w:pPr>
              <w:ind w:firstLine="0"/>
            </w:pPr>
          </w:p>
        </w:tc>
        <w:tc>
          <w:tcPr>
            <w:tcW w:w="425" w:type="dxa"/>
            <w:shd w:val="clear" w:color="auto" w:fill="FFFFFF" w:themeFill="background1"/>
          </w:tcPr>
          <w:p w14:paraId="625B173C" w14:textId="77777777" w:rsidR="0030213C" w:rsidRDefault="0030213C" w:rsidP="0030213C">
            <w:pPr>
              <w:ind w:firstLine="0"/>
            </w:pPr>
          </w:p>
        </w:tc>
        <w:tc>
          <w:tcPr>
            <w:tcW w:w="425" w:type="dxa"/>
            <w:shd w:val="clear" w:color="auto" w:fill="FFFFFF" w:themeFill="background1"/>
          </w:tcPr>
          <w:p w14:paraId="5B9738EE" w14:textId="77777777" w:rsidR="0030213C" w:rsidRDefault="0030213C" w:rsidP="0030213C">
            <w:pPr>
              <w:ind w:firstLine="0"/>
            </w:pPr>
          </w:p>
        </w:tc>
        <w:tc>
          <w:tcPr>
            <w:tcW w:w="426" w:type="dxa"/>
            <w:shd w:val="clear" w:color="auto" w:fill="FFFFFF" w:themeFill="background1"/>
          </w:tcPr>
          <w:p w14:paraId="536FEC69" w14:textId="77777777" w:rsidR="0030213C" w:rsidRDefault="0030213C" w:rsidP="0030213C">
            <w:pPr>
              <w:ind w:firstLine="0"/>
            </w:pPr>
          </w:p>
        </w:tc>
        <w:tc>
          <w:tcPr>
            <w:tcW w:w="425" w:type="dxa"/>
            <w:shd w:val="clear" w:color="auto" w:fill="FFFFFF" w:themeFill="background1"/>
          </w:tcPr>
          <w:p w14:paraId="07CD4BD8" w14:textId="77777777" w:rsidR="0030213C" w:rsidRDefault="0030213C" w:rsidP="0030213C">
            <w:pPr>
              <w:ind w:firstLine="0"/>
            </w:pPr>
          </w:p>
        </w:tc>
        <w:tc>
          <w:tcPr>
            <w:tcW w:w="425" w:type="dxa"/>
            <w:shd w:val="clear" w:color="auto" w:fill="FFFFFF" w:themeFill="background1"/>
          </w:tcPr>
          <w:p w14:paraId="69E34CD2" w14:textId="77777777" w:rsidR="0030213C" w:rsidRDefault="0030213C" w:rsidP="0030213C">
            <w:pPr>
              <w:ind w:firstLine="0"/>
            </w:pPr>
          </w:p>
        </w:tc>
        <w:tc>
          <w:tcPr>
            <w:tcW w:w="425" w:type="dxa"/>
          </w:tcPr>
          <w:p w14:paraId="50070CB3" w14:textId="77777777" w:rsidR="0030213C" w:rsidRDefault="0030213C" w:rsidP="0030213C">
            <w:pPr>
              <w:ind w:firstLine="0"/>
            </w:pPr>
          </w:p>
        </w:tc>
        <w:tc>
          <w:tcPr>
            <w:tcW w:w="426" w:type="dxa"/>
          </w:tcPr>
          <w:p w14:paraId="397F04E5" w14:textId="77777777" w:rsidR="0030213C" w:rsidRDefault="0030213C" w:rsidP="0030213C">
            <w:pPr>
              <w:ind w:firstLine="0"/>
            </w:pPr>
          </w:p>
        </w:tc>
        <w:tc>
          <w:tcPr>
            <w:tcW w:w="425" w:type="dxa"/>
          </w:tcPr>
          <w:p w14:paraId="58EBA52C" w14:textId="77777777" w:rsidR="0030213C" w:rsidRDefault="0030213C" w:rsidP="0030213C">
            <w:pPr>
              <w:ind w:firstLine="0"/>
            </w:pPr>
          </w:p>
        </w:tc>
        <w:tc>
          <w:tcPr>
            <w:tcW w:w="462" w:type="dxa"/>
          </w:tcPr>
          <w:p w14:paraId="632C7CF9" w14:textId="77777777" w:rsidR="0030213C" w:rsidRDefault="0030213C" w:rsidP="0030213C">
            <w:pPr>
              <w:keepNext/>
              <w:ind w:firstLine="0"/>
            </w:pPr>
          </w:p>
        </w:tc>
      </w:tr>
    </w:tbl>
    <w:p w14:paraId="290F4763" w14:textId="77777777" w:rsidR="0030213C" w:rsidRPr="00DD549E" w:rsidRDefault="0030213C" w:rsidP="00DD549E"/>
    <w:p w14:paraId="4A32587D" w14:textId="21975E38" w:rsidR="0030213C" w:rsidRDefault="0030213C" w:rsidP="0030213C">
      <w:pPr>
        <w:pStyle w:val="Descripcin"/>
        <w:framePr w:h="241" w:hRule="exact" w:hSpace="141" w:wrap="around" w:vAnchor="page" w:hAnchor="page" w:x="4660" w:y="6226"/>
      </w:pPr>
      <w:bookmarkStart w:id="26" w:name="_Toc32403604"/>
      <w:r>
        <w:t xml:space="preserve">Tabla </w:t>
      </w:r>
      <w:r w:rsidR="00C55D23">
        <w:fldChar w:fldCharType="begin"/>
      </w:r>
      <w:r w:rsidR="00C55D23">
        <w:instrText xml:space="preserve"> SEQ Tabla \* ARABIC </w:instrText>
      </w:r>
      <w:r w:rsidR="00C55D23">
        <w:fldChar w:fldCharType="separate"/>
      </w:r>
      <w:r w:rsidR="002C5B9B">
        <w:rPr>
          <w:noProof/>
        </w:rPr>
        <w:t>5</w:t>
      </w:r>
      <w:r w:rsidR="00C55D23">
        <w:rPr>
          <w:noProof/>
        </w:rPr>
        <w:fldChar w:fldCharType="end"/>
      </w:r>
      <w:r>
        <w:t xml:space="preserve"> Distribución tareas sprint 4</w:t>
      </w:r>
      <w:bookmarkEnd w:id="26"/>
    </w:p>
    <w:p w14:paraId="08797DBE" w14:textId="77777777" w:rsidR="0030213C" w:rsidRDefault="0030213C" w:rsidP="0030213C"/>
    <w:p w14:paraId="37D99CB1" w14:textId="77777777" w:rsidR="008B750E" w:rsidRDefault="0012258A" w:rsidP="0030213C">
      <w:pPr>
        <w:pStyle w:val="Ttulo3"/>
      </w:pPr>
      <w:bookmarkStart w:id="27" w:name="_Toc32403679"/>
      <w:bookmarkEnd w:id="21"/>
      <w:r>
        <w:t>Sprint 5 (18/11/2019 – 02/12/2019)</w:t>
      </w:r>
      <w:bookmarkEnd w:id="27"/>
    </w:p>
    <w:p w14:paraId="325D14C2" w14:textId="77777777" w:rsidR="0012258A" w:rsidRDefault="0012258A" w:rsidP="0012258A">
      <w:r>
        <w:t>El sprint 5 es un sprint basado sobre todo en la implementación de la interfaz, en la implementación de informes de manera que la aplicación sea más vistosa para el usuario y más sencilla de visualizar la información que aparece en ella.</w:t>
      </w:r>
    </w:p>
    <w:p w14:paraId="37F223E1" w14:textId="77777777" w:rsidR="0012258A" w:rsidRDefault="0012258A" w:rsidP="0012258A">
      <w:r>
        <w:t xml:space="preserve">El enlace al quinto sprint del proyecto es el siguiente: </w:t>
      </w:r>
      <w:hyperlink r:id="rId92" w:history="1">
        <w:r w:rsidRPr="0012258A">
          <w:rPr>
            <w:rStyle w:val="Hipervnculo"/>
          </w:rPr>
          <w:t>Sprint 5</w:t>
        </w:r>
      </w:hyperlink>
      <w:r>
        <w:t>.</w:t>
      </w:r>
    </w:p>
    <w:p w14:paraId="5F573A90" w14:textId="77777777" w:rsidR="0012258A" w:rsidRDefault="0012258A" w:rsidP="0012258A">
      <w:r>
        <w:rPr>
          <w:noProof/>
        </w:rPr>
        <mc:AlternateContent>
          <mc:Choice Requires="wps">
            <w:drawing>
              <wp:anchor distT="0" distB="0" distL="114300" distR="114300" simplePos="0" relativeHeight="251706368" behindDoc="1" locked="0" layoutInCell="1" allowOverlap="1" wp14:anchorId="1F988376" wp14:editId="38F80CAD">
                <wp:simplePos x="0" y="0"/>
                <wp:positionH relativeFrom="margin">
                  <wp:align>right</wp:align>
                </wp:positionH>
                <wp:positionV relativeFrom="paragraph">
                  <wp:posOffset>2501900</wp:posOffset>
                </wp:positionV>
                <wp:extent cx="5400040" cy="171450"/>
                <wp:effectExtent l="0" t="0" r="0" b="0"/>
                <wp:wrapTight wrapText="bothSides">
                  <wp:wrapPolygon edited="0">
                    <wp:start x="0" y="0"/>
                    <wp:lineTo x="0" y="19200"/>
                    <wp:lineTo x="21488" y="19200"/>
                    <wp:lineTo x="21488" y="0"/>
                    <wp:lineTo x="0" y="0"/>
                  </wp:wrapPolygon>
                </wp:wrapTight>
                <wp:docPr id="27" name="Cuadro de texto 27"/>
                <wp:cNvGraphicFramePr/>
                <a:graphic xmlns:a="http://schemas.openxmlformats.org/drawingml/2006/main">
                  <a:graphicData uri="http://schemas.microsoft.com/office/word/2010/wordprocessingShape">
                    <wps:wsp>
                      <wps:cNvSpPr txBox="1"/>
                      <wps:spPr>
                        <a:xfrm>
                          <a:off x="0" y="0"/>
                          <a:ext cx="5400040" cy="171450"/>
                        </a:xfrm>
                        <a:prstGeom prst="rect">
                          <a:avLst/>
                        </a:prstGeom>
                        <a:solidFill>
                          <a:prstClr val="white"/>
                        </a:solidFill>
                        <a:ln>
                          <a:noFill/>
                        </a:ln>
                      </wps:spPr>
                      <wps:txbx>
                        <w:txbxContent>
                          <w:p w14:paraId="1AD811D1" w14:textId="4C286ECB" w:rsidR="00E37DB1" w:rsidRPr="00B5216D" w:rsidRDefault="00E37DB1" w:rsidP="0012258A">
                            <w:pPr>
                              <w:pStyle w:val="Descripcin"/>
                              <w:jc w:val="center"/>
                              <w:rPr>
                                <w:noProof/>
                              </w:rPr>
                            </w:pPr>
                            <w:bookmarkStart w:id="28" w:name="_Toc32332758"/>
                            <w:r>
                              <w:t xml:space="preserve">Figura </w:t>
                            </w:r>
                            <w:r w:rsidR="00C55D23">
                              <w:fldChar w:fldCharType="begin"/>
                            </w:r>
                            <w:r w:rsidR="00C55D23">
                              <w:instrText xml:space="preserve"> SEQ Ilustración \* ARABIC </w:instrText>
                            </w:r>
                            <w:r w:rsidR="00C55D23">
                              <w:fldChar w:fldCharType="separate"/>
                            </w:r>
                            <w:r w:rsidR="002C5B9B">
                              <w:rPr>
                                <w:noProof/>
                              </w:rPr>
                              <w:t>5</w:t>
                            </w:r>
                            <w:r w:rsidR="00C55D23">
                              <w:rPr>
                                <w:noProof/>
                              </w:rPr>
                              <w:fldChar w:fldCharType="end"/>
                            </w:r>
                            <w:r>
                              <w:t xml:space="preserve"> Burndown sprint 5</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88376" id="Cuadro de texto 27" o:spid="_x0000_s1030" type="#_x0000_t202" style="position:absolute;left:0;text-align:left;margin-left:374pt;margin-top:197pt;width:425.2pt;height:13.5pt;z-index:-251610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" stroked="f">
                <v:textbox inset="0,0,0,0">
                  <w:txbxContent>
                    <w:p w14:paraId="1AD811D1" w14:textId="4C286ECB" w:rsidR="00E37DB1" w:rsidRPr="00B5216D" w:rsidRDefault="00E37DB1" w:rsidP="0012258A">
                      <w:pPr>
                        <w:pStyle w:val="Descripcin"/>
                        <w:jc w:val="center"/>
                        <w:rPr>
                          <w:noProof/>
                        </w:rPr>
                      </w:pPr>
                      <w:bookmarkStart w:id="29" w:name="_Toc32332758"/>
                      <w:r>
                        <w:t xml:space="preserve">Figura </w:t>
                      </w:r>
                      <w:r w:rsidR="00C55D23">
                        <w:fldChar w:fldCharType="begin"/>
                      </w:r>
                      <w:r w:rsidR="00C55D23">
                        <w:instrText xml:space="preserve"> SEQ Ilustración \* ARABIC </w:instrText>
                      </w:r>
                      <w:r w:rsidR="00C55D23">
                        <w:fldChar w:fldCharType="separate"/>
                      </w:r>
                      <w:r w:rsidR="002C5B9B">
                        <w:rPr>
                          <w:noProof/>
                        </w:rPr>
                        <w:t>5</w:t>
                      </w:r>
                      <w:r w:rsidR="00C55D23">
                        <w:rPr>
                          <w:noProof/>
                        </w:rPr>
                        <w:fldChar w:fldCharType="end"/>
                      </w:r>
                      <w:r>
                        <w:t xml:space="preserve"> Burndown sprint 5</w:t>
                      </w:r>
                      <w:bookmarkEnd w:id="29"/>
                    </w:p>
                  </w:txbxContent>
                </v:textbox>
                <w10:wrap type="tight" anchorx="margin"/>
              </v:shape>
            </w:pict>
          </mc:Fallback>
        </mc:AlternateContent>
      </w:r>
      <w:r>
        <w:rPr>
          <w:noProof/>
        </w:rPr>
        <w:drawing>
          <wp:anchor distT="0" distB="0" distL="114300" distR="114300" simplePos="0" relativeHeight="251704320" behindDoc="1" locked="0" layoutInCell="1" allowOverlap="1" wp14:anchorId="1F0B1547" wp14:editId="073C02C3">
            <wp:simplePos x="0" y="0"/>
            <wp:positionH relativeFrom="margin">
              <wp:align>right</wp:align>
            </wp:positionH>
            <wp:positionV relativeFrom="paragraph">
              <wp:posOffset>223520</wp:posOffset>
            </wp:positionV>
            <wp:extent cx="5400040" cy="2278380"/>
            <wp:effectExtent l="0" t="0" r="0" b="7620"/>
            <wp:wrapTight wrapText="bothSides">
              <wp:wrapPolygon edited="0">
                <wp:start x="0" y="0"/>
                <wp:lineTo x="0" y="21492"/>
                <wp:lineTo x="21488" y="21492"/>
                <wp:lineTo x="21488" y="0"/>
                <wp:lineTo x="0" y="0"/>
              </wp:wrapPolygon>
            </wp:wrapTight>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urndown5.PNG"/>
                    <pic:cNvPicPr/>
                  </pic:nvPicPr>
                  <pic:blipFill>
                    <a:blip r:embed="rId93">
                      <a:extLst>
                        <a:ext uri="{28A0092B-C50C-407E-A947-70E740481C1C}">
                          <a14:useLocalDpi xmlns:a14="http://schemas.microsoft.com/office/drawing/2010/main" val="0"/>
                        </a:ext>
                      </a:extLst>
                    </a:blip>
                    <a:stretch>
                      <a:fillRect/>
                    </a:stretch>
                  </pic:blipFill>
                  <pic:spPr>
                    <a:xfrm>
                      <a:off x="0" y="0"/>
                      <a:ext cx="5400040" cy="2278380"/>
                    </a:xfrm>
                    <a:prstGeom prst="rect">
                      <a:avLst/>
                    </a:prstGeom>
                  </pic:spPr>
                </pic:pic>
              </a:graphicData>
            </a:graphic>
          </wp:anchor>
        </w:drawing>
      </w:r>
      <w:r>
        <w:t xml:space="preserve">La siguiente imagen muestra el gráfico </w:t>
      </w:r>
      <w:r w:rsidRPr="00693A99">
        <w:rPr>
          <w:i/>
          <w:iCs/>
        </w:rPr>
        <w:t>burndown</w:t>
      </w:r>
      <w:r>
        <w:t xml:space="preserve"> generado en el sprint 5.</w:t>
      </w:r>
    </w:p>
    <w:p w14:paraId="306E9F9F" w14:textId="77777777" w:rsidR="0012258A" w:rsidRPr="0012258A" w:rsidRDefault="0012258A" w:rsidP="0012258A">
      <w:r>
        <w:t>Y a continuación la distribución de las tareas a lo largo del sprint 5.</w:t>
      </w:r>
    </w:p>
    <w:tbl>
      <w:tblPr>
        <w:tblStyle w:val="Tablaconcuadrcula"/>
        <w:tblpPr w:leftFromText="141" w:rightFromText="141" w:vertAnchor="page" w:horzAnchor="margin" w:tblpY="136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5D77E9" w14:paraId="5AEBA245" w14:textId="77777777" w:rsidTr="005D77E9">
        <w:trPr>
          <w:cantSplit/>
          <w:trHeight w:val="1833"/>
        </w:trPr>
        <w:tc>
          <w:tcPr>
            <w:tcW w:w="846" w:type="dxa"/>
            <w:tcBorders>
              <w:top w:val="nil"/>
              <w:left w:val="nil"/>
              <w:bottom w:val="single" w:sz="4" w:space="0" w:color="auto"/>
              <w:right w:val="nil"/>
            </w:tcBorders>
            <w:vAlign w:val="bottom"/>
          </w:tcPr>
          <w:bookmarkEnd w:id="1"/>
          <w:p w14:paraId="1EEE7386" w14:textId="77777777" w:rsidR="005D77E9" w:rsidRDefault="005D77E9" w:rsidP="005D77E9">
            <w:pPr>
              <w:ind w:firstLine="0"/>
              <w:jc w:val="center"/>
            </w:pPr>
            <w:r>
              <w:lastRenderedPageBreak/>
              <w:t>Tarea</w:t>
            </w:r>
          </w:p>
        </w:tc>
        <w:tc>
          <w:tcPr>
            <w:tcW w:w="2693" w:type="dxa"/>
            <w:tcBorders>
              <w:top w:val="nil"/>
              <w:left w:val="nil"/>
              <w:bottom w:val="single" w:sz="4" w:space="0" w:color="auto"/>
              <w:right w:val="nil"/>
            </w:tcBorders>
            <w:vAlign w:val="bottom"/>
          </w:tcPr>
          <w:p w14:paraId="3CD2B093" w14:textId="77777777" w:rsidR="005D77E9" w:rsidRDefault="005D77E9" w:rsidP="005D77E9">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79CCC985" w14:textId="77777777" w:rsidR="005D77E9" w:rsidRDefault="005D77E9" w:rsidP="005D77E9">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405BF684" w14:textId="77777777" w:rsidR="005D77E9" w:rsidRDefault="005D77E9" w:rsidP="005D77E9">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230D01E4" w14:textId="77777777" w:rsidR="005D77E9" w:rsidRDefault="005D77E9" w:rsidP="005D77E9">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450E5CCC" w14:textId="77777777" w:rsidR="005D77E9" w:rsidRDefault="005D77E9" w:rsidP="005D77E9">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530AD733" w14:textId="77777777" w:rsidR="005D77E9" w:rsidRDefault="005D77E9" w:rsidP="005D77E9">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61EE983E" w14:textId="1E8381A0" w:rsidR="005D77E9" w:rsidRDefault="005D77E9" w:rsidP="005D77E9">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19535EC3" w14:textId="77777777" w:rsidR="005D77E9" w:rsidRDefault="005D77E9" w:rsidP="005D77E9">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2E672952" w14:textId="77777777" w:rsidR="005D77E9" w:rsidRDefault="005D77E9" w:rsidP="005D77E9">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46A8F765" w14:textId="77777777" w:rsidR="005D77E9" w:rsidRDefault="005D77E9" w:rsidP="005D77E9">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B27B7E7" w14:textId="77777777" w:rsidR="005D77E9" w:rsidRDefault="005D77E9" w:rsidP="005D77E9">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1DC70D6F" w14:textId="77777777" w:rsidR="005D77E9" w:rsidRPr="00277378" w:rsidRDefault="005D77E9" w:rsidP="005D77E9">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785B201B" w14:textId="77777777" w:rsidR="005D77E9" w:rsidRDefault="005D77E9" w:rsidP="005D77E9">
            <w:pPr>
              <w:ind w:left="113" w:right="113" w:firstLine="0"/>
            </w:pPr>
            <w:r>
              <w:t>Testeo</w:t>
            </w:r>
          </w:p>
        </w:tc>
      </w:tr>
      <w:tr w:rsidR="005D77E9" w14:paraId="25BEED35" w14:textId="77777777" w:rsidTr="005D77E9">
        <w:trPr>
          <w:trHeight w:val="274"/>
        </w:trPr>
        <w:tc>
          <w:tcPr>
            <w:tcW w:w="846" w:type="dxa"/>
            <w:tcBorders>
              <w:top w:val="single" w:sz="4" w:space="0" w:color="auto"/>
              <w:right w:val="nil"/>
            </w:tcBorders>
            <w:shd w:val="clear" w:color="auto" w:fill="F2F2F2" w:themeFill="background1" w:themeFillShade="F2"/>
          </w:tcPr>
          <w:p w14:paraId="1CBD11A7" w14:textId="77777777" w:rsidR="005D77E9" w:rsidRDefault="005D77E9" w:rsidP="005D77E9">
            <w:pPr>
              <w:ind w:firstLine="0"/>
              <w:jc w:val="center"/>
            </w:pPr>
            <w:r>
              <w:t>#25</w:t>
            </w:r>
          </w:p>
        </w:tc>
        <w:tc>
          <w:tcPr>
            <w:tcW w:w="2693" w:type="dxa"/>
            <w:tcBorders>
              <w:top w:val="single" w:sz="4" w:space="0" w:color="auto"/>
              <w:left w:val="nil"/>
              <w:bottom w:val="single" w:sz="4" w:space="0" w:color="auto"/>
            </w:tcBorders>
            <w:shd w:val="clear" w:color="auto" w:fill="F2F2F2" w:themeFill="background1" w:themeFillShade="F2"/>
          </w:tcPr>
          <w:p w14:paraId="1C5AEC51" w14:textId="77777777" w:rsidR="005D77E9" w:rsidRDefault="005D77E9" w:rsidP="005D77E9">
            <w:pPr>
              <w:ind w:firstLine="0"/>
              <w:jc w:val="center"/>
            </w:pPr>
            <w:r>
              <w:t>Análisis de plantillas css</w:t>
            </w:r>
          </w:p>
        </w:tc>
        <w:tc>
          <w:tcPr>
            <w:tcW w:w="425" w:type="dxa"/>
            <w:tcBorders>
              <w:top w:val="single" w:sz="4" w:space="0" w:color="auto"/>
            </w:tcBorders>
            <w:shd w:val="clear" w:color="auto" w:fill="F2F2F2" w:themeFill="background1" w:themeFillShade="F2"/>
          </w:tcPr>
          <w:p w14:paraId="67289F30"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1C6FE462"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0B994551"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1204F35E"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62F926CD"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0B527585"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75732A22" w14:textId="77777777" w:rsidR="005D77E9" w:rsidRDefault="005D77E9" w:rsidP="005D77E9">
            <w:pPr>
              <w:ind w:firstLine="0"/>
            </w:pPr>
          </w:p>
        </w:tc>
        <w:tc>
          <w:tcPr>
            <w:tcW w:w="425" w:type="dxa"/>
            <w:tcBorders>
              <w:top w:val="single" w:sz="4" w:space="0" w:color="auto"/>
            </w:tcBorders>
            <w:shd w:val="clear" w:color="auto" w:fill="F4B083" w:themeFill="accent2" w:themeFillTint="99"/>
          </w:tcPr>
          <w:p w14:paraId="5E244ABE"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3154468C" w14:textId="77777777" w:rsidR="005D77E9" w:rsidRDefault="005D77E9" w:rsidP="005D77E9">
            <w:pPr>
              <w:ind w:firstLine="0"/>
            </w:pPr>
          </w:p>
        </w:tc>
        <w:tc>
          <w:tcPr>
            <w:tcW w:w="426" w:type="dxa"/>
            <w:tcBorders>
              <w:top w:val="single" w:sz="4" w:space="0" w:color="auto"/>
            </w:tcBorders>
            <w:shd w:val="clear" w:color="auto" w:fill="F2F2F2" w:themeFill="background1" w:themeFillShade="F2"/>
          </w:tcPr>
          <w:p w14:paraId="09233571" w14:textId="77777777" w:rsidR="005D77E9" w:rsidRDefault="005D77E9" w:rsidP="005D77E9">
            <w:pPr>
              <w:ind w:firstLine="0"/>
            </w:pPr>
          </w:p>
        </w:tc>
        <w:tc>
          <w:tcPr>
            <w:tcW w:w="425" w:type="dxa"/>
            <w:tcBorders>
              <w:top w:val="single" w:sz="4" w:space="0" w:color="auto"/>
            </w:tcBorders>
            <w:shd w:val="clear" w:color="auto" w:fill="F2F2F2" w:themeFill="background1" w:themeFillShade="F2"/>
          </w:tcPr>
          <w:p w14:paraId="26C5D597" w14:textId="77777777" w:rsidR="005D77E9" w:rsidRDefault="005D77E9" w:rsidP="005D77E9">
            <w:pPr>
              <w:ind w:firstLine="0"/>
            </w:pPr>
          </w:p>
        </w:tc>
        <w:tc>
          <w:tcPr>
            <w:tcW w:w="462" w:type="dxa"/>
            <w:tcBorders>
              <w:top w:val="single" w:sz="4" w:space="0" w:color="auto"/>
            </w:tcBorders>
            <w:shd w:val="clear" w:color="auto" w:fill="F2F2F2" w:themeFill="background1" w:themeFillShade="F2"/>
          </w:tcPr>
          <w:p w14:paraId="0E9FDBC6" w14:textId="77777777" w:rsidR="005D77E9" w:rsidRDefault="005D77E9" w:rsidP="005D77E9">
            <w:pPr>
              <w:ind w:firstLine="0"/>
            </w:pPr>
          </w:p>
        </w:tc>
      </w:tr>
      <w:tr w:rsidR="005D77E9" w14:paraId="04CF306D" w14:textId="77777777" w:rsidTr="005D77E9">
        <w:trPr>
          <w:trHeight w:val="291"/>
        </w:trPr>
        <w:tc>
          <w:tcPr>
            <w:tcW w:w="846" w:type="dxa"/>
            <w:tcBorders>
              <w:right w:val="nil"/>
            </w:tcBorders>
          </w:tcPr>
          <w:p w14:paraId="289EDF86" w14:textId="77777777" w:rsidR="005D77E9" w:rsidRDefault="005D77E9" w:rsidP="005D77E9">
            <w:pPr>
              <w:ind w:firstLine="0"/>
              <w:jc w:val="center"/>
            </w:pPr>
            <w:r>
              <w:t>#26</w:t>
            </w:r>
          </w:p>
        </w:tc>
        <w:tc>
          <w:tcPr>
            <w:tcW w:w="2693" w:type="dxa"/>
            <w:tcBorders>
              <w:left w:val="nil"/>
              <w:bottom w:val="single" w:sz="4" w:space="0" w:color="auto"/>
            </w:tcBorders>
          </w:tcPr>
          <w:p w14:paraId="71F1E647" w14:textId="77777777" w:rsidR="005D77E9" w:rsidRDefault="005D77E9" w:rsidP="005D77E9">
            <w:pPr>
              <w:ind w:firstLine="0"/>
              <w:jc w:val="center"/>
            </w:pPr>
            <w:r>
              <w:t>Elección de la plantilla</w:t>
            </w:r>
          </w:p>
        </w:tc>
        <w:tc>
          <w:tcPr>
            <w:tcW w:w="425" w:type="dxa"/>
            <w:shd w:val="clear" w:color="auto" w:fill="FFFFFF" w:themeFill="background1"/>
          </w:tcPr>
          <w:p w14:paraId="681C2063" w14:textId="77777777" w:rsidR="005D77E9" w:rsidRDefault="005D77E9" w:rsidP="005D77E9">
            <w:pPr>
              <w:ind w:firstLine="0"/>
            </w:pPr>
          </w:p>
        </w:tc>
        <w:tc>
          <w:tcPr>
            <w:tcW w:w="426" w:type="dxa"/>
            <w:shd w:val="clear" w:color="auto" w:fill="FF5050"/>
          </w:tcPr>
          <w:p w14:paraId="1A1353B4" w14:textId="77777777" w:rsidR="005D77E9" w:rsidRDefault="005D77E9" w:rsidP="005D77E9">
            <w:pPr>
              <w:ind w:firstLine="0"/>
            </w:pPr>
          </w:p>
        </w:tc>
        <w:tc>
          <w:tcPr>
            <w:tcW w:w="425" w:type="dxa"/>
            <w:shd w:val="clear" w:color="auto" w:fill="FFFFFF" w:themeFill="background1"/>
          </w:tcPr>
          <w:p w14:paraId="727EDCC8" w14:textId="77777777" w:rsidR="005D77E9" w:rsidRDefault="005D77E9" w:rsidP="005D77E9">
            <w:pPr>
              <w:ind w:firstLine="0"/>
            </w:pPr>
          </w:p>
        </w:tc>
        <w:tc>
          <w:tcPr>
            <w:tcW w:w="425" w:type="dxa"/>
            <w:shd w:val="clear" w:color="auto" w:fill="FFFFFF" w:themeFill="background1"/>
          </w:tcPr>
          <w:p w14:paraId="07E8CDEF" w14:textId="77777777" w:rsidR="005D77E9" w:rsidRDefault="005D77E9" w:rsidP="005D77E9">
            <w:pPr>
              <w:ind w:firstLine="0"/>
            </w:pPr>
          </w:p>
        </w:tc>
        <w:tc>
          <w:tcPr>
            <w:tcW w:w="425" w:type="dxa"/>
            <w:shd w:val="clear" w:color="auto" w:fill="FFFFFF" w:themeFill="background1"/>
          </w:tcPr>
          <w:p w14:paraId="0931053F" w14:textId="77777777" w:rsidR="005D77E9" w:rsidRDefault="005D77E9" w:rsidP="005D77E9">
            <w:pPr>
              <w:ind w:firstLine="0"/>
            </w:pPr>
          </w:p>
        </w:tc>
        <w:tc>
          <w:tcPr>
            <w:tcW w:w="426" w:type="dxa"/>
            <w:shd w:val="clear" w:color="auto" w:fill="FFFFFF" w:themeFill="background1"/>
          </w:tcPr>
          <w:p w14:paraId="38A2F6F0" w14:textId="77777777" w:rsidR="005D77E9" w:rsidRDefault="005D77E9" w:rsidP="005D77E9">
            <w:pPr>
              <w:ind w:firstLine="0"/>
            </w:pPr>
          </w:p>
        </w:tc>
        <w:tc>
          <w:tcPr>
            <w:tcW w:w="425" w:type="dxa"/>
            <w:shd w:val="clear" w:color="auto" w:fill="FFFFFF" w:themeFill="background1"/>
          </w:tcPr>
          <w:p w14:paraId="5EE81FBD" w14:textId="77777777" w:rsidR="005D77E9" w:rsidRDefault="005D77E9" w:rsidP="005D77E9">
            <w:pPr>
              <w:ind w:firstLine="0"/>
            </w:pPr>
          </w:p>
        </w:tc>
        <w:tc>
          <w:tcPr>
            <w:tcW w:w="425" w:type="dxa"/>
            <w:shd w:val="clear" w:color="auto" w:fill="FFFFFF" w:themeFill="background1"/>
          </w:tcPr>
          <w:p w14:paraId="0A168B9A" w14:textId="77777777" w:rsidR="005D77E9" w:rsidRDefault="005D77E9" w:rsidP="005D77E9">
            <w:pPr>
              <w:ind w:firstLine="0"/>
            </w:pPr>
          </w:p>
        </w:tc>
        <w:tc>
          <w:tcPr>
            <w:tcW w:w="425" w:type="dxa"/>
            <w:shd w:val="clear" w:color="auto" w:fill="FFFFFF" w:themeFill="background1"/>
          </w:tcPr>
          <w:p w14:paraId="1DF642AD" w14:textId="77777777" w:rsidR="005D77E9" w:rsidRDefault="005D77E9" w:rsidP="005D77E9">
            <w:pPr>
              <w:ind w:firstLine="0"/>
            </w:pPr>
          </w:p>
        </w:tc>
        <w:tc>
          <w:tcPr>
            <w:tcW w:w="426" w:type="dxa"/>
            <w:shd w:val="clear" w:color="auto" w:fill="FFFFFF" w:themeFill="background1"/>
          </w:tcPr>
          <w:p w14:paraId="0B68B560" w14:textId="77777777" w:rsidR="005D77E9" w:rsidRDefault="005D77E9" w:rsidP="005D77E9">
            <w:pPr>
              <w:ind w:firstLine="0"/>
            </w:pPr>
          </w:p>
        </w:tc>
        <w:tc>
          <w:tcPr>
            <w:tcW w:w="425" w:type="dxa"/>
            <w:shd w:val="clear" w:color="auto" w:fill="FFFFFF" w:themeFill="background1"/>
          </w:tcPr>
          <w:p w14:paraId="4B02E523" w14:textId="77777777" w:rsidR="005D77E9" w:rsidRDefault="005D77E9" w:rsidP="005D77E9">
            <w:pPr>
              <w:ind w:firstLine="0"/>
            </w:pPr>
          </w:p>
        </w:tc>
        <w:tc>
          <w:tcPr>
            <w:tcW w:w="462" w:type="dxa"/>
            <w:shd w:val="clear" w:color="auto" w:fill="FFFFFF" w:themeFill="background1"/>
          </w:tcPr>
          <w:p w14:paraId="491D5192" w14:textId="77777777" w:rsidR="005D77E9" w:rsidRDefault="005D77E9" w:rsidP="005D77E9">
            <w:pPr>
              <w:ind w:firstLine="0"/>
            </w:pPr>
          </w:p>
        </w:tc>
      </w:tr>
      <w:tr w:rsidR="005D77E9" w14:paraId="1D200213" w14:textId="77777777" w:rsidTr="005D77E9">
        <w:trPr>
          <w:trHeight w:val="274"/>
        </w:trPr>
        <w:tc>
          <w:tcPr>
            <w:tcW w:w="846" w:type="dxa"/>
            <w:tcBorders>
              <w:right w:val="nil"/>
            </w:tcBorders>
            <w:shd w:val="clear" w:color="auto" w:fill="F2F2F2" w:themeFill="background1" w:themeFillShade="F2"/>
          </w:tcPr>
          <w:p w14:paraId="1B8165AB" w14:textId="77777777" w:rsidR="005D77E9" w:rsidRDefault="005D77E9" w:rsidP="005D77E9">
            <w:pPr>
              <w:ind w:firstLine="0"/>
              <w:jc w:val="center"/>
            </w:pPr>
            <w:r>
              <w:t>#27</w:t>
            </w:r>
          </w:p>
        </w:tc>
        <w:tc>
          <w:tcPr>
            <w:tcW w:w="2693" w:type="dxa"/>
            <w:tcBorders>
              <w:left w:val="nil"/>
              <w:bottom w:val="single" w:sz="4" w:space="0" w:color="auto"/>
            </w:tcBorders>
            <w:shd w:val="clear" w:color="auto" w:fill="F2F2F2" w:themeFill="background1" w:themeFillShade="F2"/>
          </w:tcPr>
          <w:p w14:paraId="4E262112" w14:textId="77777777" w:rsidR="005D77E9" w:rsidRDefault="005D77E9" w:rsidP="005D77E9">
            <w:pPr>
              <w:ind w:firstLine="0"/>
              <w:jc w:val="center"/>
            </w:pPr>
            <w:r>
              <w:t>Implementación de la plantilla</w:t>
            </w:r>
          </w:p>
        </w:tc>
        <w:tc>
          <w:tcPr>
            <w:tcW w:w="425" w:type="dxa"/>
            <w:shd w:val="clear" w:color="auto" w:fill="F2F2F2" w:themeFill="background1" w:themeFillShade="F2"/>
          </w:tcPr>
          <w:p w14:paraId="27CF821D" w14:textId="77777777" w:rsidR="005D77E9" w:rsidRDefault="005D77E9" w:rsidP="005D77E9">
            <w:pPr>
              <w:ind w:firstLine="0"/>
            </w:pPr>
          </w:p>
        </w:tc>
        <w:tc>
          <w:tcPr>
            <w:tcW w:w="426" w:type="dxa"/>
            <w:shd w:val="clear" w:color="auto" w:fill="F2F2F2" w:themeFill="background1" w:themeFillShade="F2"/>
          </w:tcPr>
          <w:p w14:paraId="5EBF4C74" w14:textId="77777777" w:rsidR="005D77E9" w:rsidRDefault="005D77E9" w:rsidP="005D77E9">
            <w:pPr>
              <w:ind w:firstLine="0"/>
            </w:pPr>
          </w:p>
        </w:tc>
        <w:tc>
          <w:tcPr>
            <w:tcW w:w="425" w:type="dxa"/>
            <w:shd w:val="clear" w:color="auto" w:fill="F2F2F2" w:themeFill="background1" w:themeFillShade="F2"/>
          </w:tcPr>
          <w:p w14:paraId="6BE4E7A3" w14:textId="77777777" w:rsidR="005D77E9" w:rsidRDefault="005D77E9" w:rsidP="005D77E9">
            <w:pPr>
              <w:ind w:firstLine="0"/>
            </w:pPr>
          </w:p>
        </w:tc>
        <w:tc>
          <w:tcPr>
            <w:tcW w:w="425" w:type="dxa"/>
            <w:shd w:val="clear" w:color="auto" w:fill="FFFF00"/>
          </w:tcPr>
          <w:p w14:paraId="47974ED4" w14:textId="77777777" w:rsidR="005D77E9" w:rsidRDefault="005D77E9" w:rsidP="005D77E9">
            <w:pPr>
              <w:ind w:firstLine="0"/>
            </w:pPr>
          </w:p>
        </w:tc>
        <w:tc>
          <w:tcPr>
            <w:tcW w:w="425" w:type="dxa"/>
            <w:shd w:val="clear" w:color="auto" w:fill="F2F2F2" w:themeFill="background1" w:themeFillShade="F2"/>
          </w:tcPr>
          <w:p w14:paraId="12B7E32D" w14:textId="77777777" w:rsidR="005D77E9" w:rsidRDefault="005D77E9" w:rsidP="005D77E9">
            <w:pPr>
              <w:ind w:firstLine="0"/>
            </w:pPr>
          </w:p>
        </w:tc>
        <w:tc>
          <w:tcPr>
            <w:tcW w:w="426" w:type="dxa"/>
            <w:shd w:val="clear" w:color="auto" w:fill="F2F2F2" w:themeFill="background1" w:themeFillShade="F2"/>
          </w:tcPr>
          <w:p w14:paraId="3392E5C1" w14:textId="77777777" w:rsidR="005D77E9" w:rsidRDefault="005D77E9" w:rsidP="005D77E9">
            <w:pPr>
              <w:ind w:firstLine="0"/>
            </w:pPr>
          </w:p>
        </w:tc>
        <w:tc>
          <w:tcPr>
            <w:tcW w:w="425" w:type="dxa"/>
            <w:shd w:val="clear" w:color="auto" w:fill="F2F2F2" w:themeFill="background1" w:themeFillShade="F2"/>
          </w:tcPr>
          <w:p w14:paraId="2584DDA1" w14:textId="77777777" w:rsidR="005D77E9" w:rsidRDefault="005D77E9" w:rsidP="005D77E9">
            <w:pPr>
              <w:ind w:firstLine="0"/>
            </w:pPr>
          </w:p>
        </w:tc>
        <w:tc>
          <w:tcPr>
            <w:tcW w:w="425" w:type="dxa"/>
            <w:shd w:val="clear" w:color="auto" w:fill="F2F2F2" w:themeFill="background1" w:themeFillShade="F2"/>
          </w:tcPr>
          <w:p w14:paraId="75372C06" w14:textId="77777777" w:rsidR="005D77E9" w:rsidRDefault="005D77E9" w:rsidP="005D77E9">
            <w:pPr>
              <w:ind w:firstLine="0"/>
            </w:pPr>
          </w:p>
        </w:tc>
        <w:tc>
          <w:tcPr>
            <w:tcW w:w="425" w:type="dxa"/>
            <w:shd w:val="clear" w:color="auto" w:fill="F2F2F2" w:themeFill="background1" w:themeFillShade="F2"/>
          </w:tcPr>
          <w:p w14:paraId="60A0C768" w14:textId="77777777" w:rsidR="005D77E9" w:rsidRDefault="005D77E9" w:rsidP="005D77E9">
            <w:pPr>
              <w:ind w:firstLine="0"/>
            </w:pPr>
          </w:p>
        </w:tc>
        <w:tc>
          <w:tcPr>
            <w:tcW w:w="426" w:type="dxa"/>
            <w:shd w:val="clear" w:color="auto" w:fill="F2F2F2" w:themeFill="background1" w:themeFillShade="F2"/>
          </w:tcPr>
          <w:p w14:paraId="130EC9E9" w14:textId="77777777" w:rsidR="005D77E9" w:rsidRDefault="005D77E9" w:rsidP="005D77E9">
            <w:pPr>
              <w:ind w:firstLine="0"/>
            </w:pPr>
          </w:p>
        </w:tc>
        <w:tc>
          <w:tcPr>
            <w:tcW w:w="425" w:type="dxa"/>
            <w:shd w:val="clear" w:color="auto" w:fill="F2F2F2" w:themeFill="background1" w:themeFillShade="F2"/>
          </w:tcPr>
          <w:p w14:paraId="39649D0D" w14:textId="77777777" w:rsidR="005D77E9" w:rsidRDefault="005D77E9" w:rsidP="005D77E9">
            <w:pPr>
              <w:ind w:firstLine="0"/>
            </w:pPr>
          </w:p>
        </w:tc>
        <w:tc>
          <w:tcPr>
            <w:tcW w:w="462" w:type="dxa"/>
            <w:shd w:val="clear" w:color="auto" w:fill="F2F2F2" w:themeFill="background1" w:themeFillShade="F2"/>
          </w:tcPr>
          <w:p w14:paraId="63E9D868" w14:textId="77777777" w:rsidR="005D77E9" w:rsidRDefault="005D77E9" w:rsidP="005D77E9">
            <w:pPr>
              <w:ind w:firstLine="0"/>
            </w:pPr>
          </w:p>
        </w:tc>
      </w:tr>
      <w:tr w:rsidR="005D77E9" w14:paraId="2558F151" w14:textId="77777777" w:rsidTr="005D77E9">
        <w:trPr>
          <w:trHeight w:val="291"/>
        </w:trPr>
        <w:tc>
          <w:tcPr>
            <w:tcW w:w="846" w:type="dxa"/>
            <w:tcBorders>
              <w:right w:val="nil"/>
            </w:tcBorders>
          </w:tcPr>
          <w:p w14:paraId="6FFC42C7" w14:textId="77777777" w:rsidR="005D77E9" w:rsidRDefault="005D77E9" w:rsidP="005D77E9">
            <w:pPr>
              <w:ind w:firstLine="0"/>
              <w:jc w:val="center"/>
            </w:pPr>
            <w:r>
              <w:t>#28</w:t>
            </w:r>
          </w:p>
        </w:tc>
        <w:tc>
          <w:tcPr>
            <w:tcW w:w="2693" w:type="dxa"/>
            <w:tcBorders>
              <w:left w:val="nil"/>
            </w:tcBorders>
          </w:tcPr>
          <w:p w14:paraId="3B9ACF1E" w14:textId="77777777" w:rsidR="005D77E9" w:rsidRDefault="005D77E9" w:rsidP="005D77E9">
            <w:pPr>
              <w:ind w:firstLine="0"/>
              <w:jc w:val="center"/>
            </w:pPr>
            <w:r>
              <w:t>Observar distintos informes de redes</w:t>
            </w:r>
          </w:p>
        </w:tc>
        <w:tc>
          <w:tcPr>
            <w:tcW w:w="425" w:type="dxa"/>
            <w:shd w:val="clear" w:color="auto" w:fill="FFFFFF" w:themeFill="background1"/>
          </w:tcPr>
          <w:p w14:paraId="3D08916F" w14:textId="77777777" w:rsidR="005D77E9" w:rsidRDefault="005D77E9" w:rsidP="005D77E9">
            <w:pPr>
              <w:ind w:firstLine="0"/>
            </w:pPr>
          </w:p>
        </w:tc>
        <w:tc>
          <w:tcPr>
            <w:tcW w:w="426" w:type="dxa"/>
            <w:shd w:val="clear" w:color="auto" w:fill="FFFFFF" w:themeFill="background1"/>
          </w:tcPr>
          <w:p w14:paraId="0CC01982" w14:textId="77777777" w:rsidR="005D77E9" w:rsidRDefault="005D77E9" w:rsidP="005D77E9">
            <w:pPr>
              <w:ind w:firstLine="0"/>
            </w:pPr>
          </w:p>
        </w:tc>
        <w:tc>
          <w:tcPr>
            <w:tcW w:w="425" w:type="dxa"/>
            <w:shd w:val="clear" w:color="auto" w:fill="FFFFFF" w:themeFill="background1"/>
          </w:tcPr>
          <w:p w14:paraId="409F3CF6" w14:textId="77777777" w:rsidR="005D77E9" w:rsidRDefault="005D77E9" w:rsidP="005D77E9">
            <w:pPr>
              <w:ind w:firstLine="0"/>
            </w:pPr>
          </w:p>
        </w:tc>
        <w:tc>
          <w:tcPr>
            <w:tcW w:w="425" w:type="dxa"/>
            <w:shd w:val="clear" w:color="auto" w:fill="FFFFFF" w:themeFill="background1"/>
          </w:tcPr>
          <w:p w14:paraId="37F26DB4" w14:textId="77777777" w:rsidR="005D77E9" w:rsidRDefault="005D77E9" w:rsidP="005D77E9">
            <w:pPr>
              <w:ind w:firstLine="0"/>
            </w:pPr>
          </w:p>
        </w:tc>
        <w:tc>
          <w:tcPr>
            <w:tcW w:w="425" w:type="dxa"/>
            <w:shd w:val="clear" w:color="auto" w:fill="FFFFFF" w:themeFill="background1"/>
          </w:tcPr>
          <w:p w14:paraId="6A675F0A" w14:textId="77777777" w:rsidR="005D77E9" w:rsidRDefault="005D77E9" w:rsidP="005D77E9">
            <w:pPr>
              <w:ind w:firstLine="0"/>
            </w:pPr>
          </w:p>
        </w:tc>
        <w:tc>
          <w:tcPr>
            <w:tcW w:w="426" w:type="dxa"/>
            <w:shd w:val="clear" w:color="auto" w:fill="FFFFFF" w:themeFill="background1"/>
          </w:tcPr>
          <w:p w14:paraId="1AB5FBDF" w14:textId="77777777" w:rsidR="005D77E9" w:rsidRDefault="005D77E9" w:rsidP="005D77E9">
            <w:pPr>
              <w:ind w:firstLine="0"/>
            </w:pPr>
          </w:p>
        </w:tc>
        <w:tc>
          <w:tcPr>
            <w:tcW w:w="425" w:type="dxa"/>
            <w:shd w:val="clear" w:color="auto" w:fill="FFFFFF" w:themeFill="background1"/>
          </w:tcPr>
          <w:p w14:paraId="528C4971" w14:textId="77777777" w:rsidR="005D77E9" w:rsidRDefault="005D77E9" w:rsidP="005D77E9">
            <w:pPr>
              <w:ind w:firstLine="0"/>
            </w:pPr>
          </w:p>
        </w:tc>
        <w:tc>
          <w:tcPr>
            <w:tcW w:w="425" w:type="dxa"/>
            <w:shd w:val="clear" w:color="auto" w:fill="F4B083" w:themeFill="accent2" w:themeFillTint="99"/>
          </w:tcPr>
          <w:p w14:paraId="6AEA4D10" w14:textId="77777777" w:rsidR="005D77E9" w:rsidRDefault="005D77E9" w:rsidP="005D77E9">
            <w:pPr>
              <w:ind w:firstLine="0"/>
            </w:pPr>
          </w:p>
        </w:tc>
        <w:tc>
          <w:tcPr>
            <w:tcW w:w="425" w:type="dxa"/>
          </w:tcPr>
          <w:p w14:paraId="399B56EC" w14:textId="77777777" w:rsidR="005D77E9" w:rsidRDefault="005D77E9" w:rsidP="005D77E9">
            <w:pPr>
              <w:ind w:firstLine="0"/>
            </w:pPr>
          </w:p>
        </w:tc>
        <w:tc>
          <w:tcPr>
            <w:tcW w:w="426" w:type="dxa"/>
          </w:tcPr>
          <w:p w14:paraId="17627C2B" w14:textId="77777777" w:rsidR="005D77E9" w:rsidRDefault="005D77E9" w:rsidP="005D77E9">
            <w:pPr>
              <w:ind w:firstLine="0"/>
            </w:pPr>
          </w:p>
        </w:tc>
        <w:tc>
          <w:tcPr>
            <w:tcW w:w="425" w:type="dxa"/>
          </w:tcPr>
          <w:p w14:paraId="38424EB2" w14:textId="77777777" w:rsidR="005D77E9" w:rsidRDefault="005D77E9" w:rsidP="005D77E9">
            <w:pPr>
              <w:ind w:firstLine="0"/>
            </w:pPr>
          </w:p>
        </w:tc>
        <w:tc>
          <w:tcPr>
            <w:tcW w:w="462" w:type="dxa"/>
          </w:tcPr>
          <w:p w14:paraId="62D1CAAB" w14:textId="77777777" w:rsidR="005D77E9" w:rsidRDefault="005D77E9" w:rsidP="005D77E9">
            <w:pPr>
              <w:keepNext/>
              <w:ind w:firstLine="0"/>
            </w:pPr>
          </w:p>
        </w:tc>
      </w:tr>
      <w:tr w:rsidR="005D77E9" w14:paraId="18B514D7" w14:textId="77777777" w:rsidTr="005D77E9">
        <w:trPr>
          <w:trHeight w:val="291"/>
        </w:trPr>
        <w:tc>
          <w:tcPr>
            <w:tcW w:w="846" w:type="dxa"/>
            <w:tcBorders>
              <w:right w:val="nil"/>
            </w:tcBorders>
            <w:shd w:val="clear" w:color="auto" w:fill="F2F2F2" w:themeFill="background1" w:themeFillShade="F2"/>
          </w:tcPr>
          <w:p w14:paraId="602E792E" w14:textId="77777777" w:rsidR="005D77E9" w:rsidRDefault="005D77E9" w:rsidP="005D77E9">
            <w:pPr>
              <w:ind w:firstLine="0"/>
              <w:jc w:val="center"/>
            </w:pPr>
            <w:r>
              <w:t>#29</w:t>
            </w:r>
          </w:p>
        </w:tc>
        <w:tc>
          <w:tcPr>
            <w:tcW w:w="2693" w:type="dxa"/>
            <w:tcBorders>
              <w:left w:val="nil"/>
              <w:bottom w:val="single" w:sz="4" w:space="0" w:color="auto"/>
            </w:tcBorders>
            <w:shd w:val="clear" w:color="auto" w:fill="F2F2F2" w:themeFill="background1" w:themeFillShade="F2"/>
          </w:tcPr>
          <w:p w14:paraId="71EBC1DC" w14:textId="77777777" w:rsidR="005D77E9" w:rsidRDefault="005D77E9" w:rsidP="005D77E9">
            <w:pPr>
              <w:ind w:firstLine="0"/>
              <w:jc w:val="center"/>
            </w:pPr>
            <w:r>
              <w:t>Implementación nuevo informe</w:t>
            </w:r>
          </w:p>
        </w:tc>
        <w:tc>
          <w:tcPr>
            <w:tcW w:w="425" w:type="dxa"/>
            <w:shd w:val="clear" w:color="auto" w:fill="F2F2F2" w:themeFill="background1" w:themeFillShade="F2"/>
          </w:tcPr>
          <w:p w14:paraId="7C790131" w14:textId="77777777" w:rsidR="005D77E9" w:rsidRDefault="005D77E9" w:rsidP="005D77E9">
            <w:pPr>
              <w:ind w:firstLine="0"/>
            </w:pPr>
          </w:p>
        </w:tc>
        <w:tc>
          <w:tcPr>
            <w:tcW w:w="426" w:type="dxa"/>
            <w:shd w:val="clear" w:color="auto" w:fill="F2F2F2" w:themeFill="background1" w:themeFillShade="F2"/>
          </w:tcPr>
          <w:p w14:paraId="492FA0C6" w14:textId="77777777" w:rsidR="005D77E9" w:rsidRDefault="005D77E9" w:rsidP="005D77E9">
            <w:pPr>
              <w:ind w:firstLine="0"/>
            </w:pPr>
          </w:p>
        </w:tc>
        <w:tc>
          <w:tcPr>
            <w:tcW w:w="425" w:type="dxa"/>
            <w:shd w:val="clear" w:color="auto" w:fill="F2F2F2" w:themeFill="background1" w:themeFillShade="F2"/>
          </w:tcPr>
          <w:p w14:paraId="43379C07" w14:textId="77777777" w:rsidR="005D77E9" w:rsidRDefault="005D77E9" w:rsidP="005D77E9">
            <w:pPr>
              <w:ind w:firstLine="0"/>
            </w:pPr>
          </w:p>
        </w:tc>
        <w:tc>
          <w:tcPr>
            <w:tcW w:w="425" w:type="dxa"/>
            <w:shd w:val="clear" w:color="auto" w:fill="FFFF00"/>
          </w:tcPr>
          <w:p w14:paraId="4769990D" w14:textId="77777777" w:rsidR="005D77E9" w:rsidRDefault="005D77E9" w:rsidP="005D77E9">
            <w:pPr>
              <w:ind w:firstLine="0"/>
            </w:pPr>
          </w:p>
        </w:tc>
        <w:tc>
          <w:tcPr>
            <w:tcW w:w="425" w:type="dxa"/>
            <w:shd w:val="clear" w:color="auto" w:fill="F2F2F2" w:themeFill="background1" w:themeFillShade="F2"/>
          </w:tcPr>
          <w:p w14:paraId="39215FC4" w14:textId="77777777" w:rsidR="005D77E9" w:rsidRDefault="005D77E9" w:rsidP="005D77E9">
            <w:pPr>
              <w:ind w:firstLine="0"/>
            </w:pPr>
          </w:p>
        </w:tc>
        <w:tc>
          <w:tcPr>
            <w:tcW w:w="426" w:type="dxa"/>
            <w:shd w:val="clear" w:color="auto" w:fill="F2F2F2" w:themeFill="background1" w:themeFillShade="F2"/>
          </w:tcPr>
          <w:p w14:paraId="5063A616" w14:textId="77777777" w:rsidR="005D77E9" w:rsidRDefault="005D77E9" w:rsidP="005D77E9">
            <w:pPr>
              <w:ind w:firstLine="0"/>
            </w:pPr>
          </w:p>
        </w:tc>
        <w:tc>
          <w:tcPr>
            <w:tcW w:w="425" w:type="dxa"/>
            <w:shd w:val="clear" w:color="auto" w:fill="F2F2F2" w:themeFill="background1" w:themeFillShade="F2"/>
          </w:tcPr>
          <w:p w14:paraId="19E78990" w14:textId="77777777" w:rsidR="005D77E9" w:rsidRDefault="005D77E9" w:rsidP="005D77E9">
            <w:pPr>
              <w:ind w:firstLine="0"/>
            </w:pPr>
          </w:p>
        </w:tc>
        <w:tc>
          <w:tcPr>
            <w:tcW w:w="425" w:type="dxa"/>
            <w:shd w:val="clear" w:color="auto" w:fill="F2F2F2" w:themeFill="background1" w:themeFillShade="F2"/>
          </w:tcPr>
          <w:p w14:paraId="62951E8B" w14:textId="77777777" w:rsidR="005D77E9" w:rsidRDefault="005D77E9" w:rsidP="005D77E9">
            <w:pPr>
              <w:ind w:firstLine="0"/>
            </w:pPr>
          </w:p>
        </w:tc>
        <w:tc>
          <w:tcPr>
            <w:tcW w:w="425" w:type="dxa"/>
            <w:shd w:val="clear" w:color="auto" w:fill="F2F2F2" w:themeFill="background1" w:themeFillShade="F2"/>
          </w:tcPr>
          <w:p w14:paraId="0DC1B468" w14:textId="77777777" w:rsidR="005D77E9" w:rsidRDefault="005D77E9" w:rsidP="005D77E9">
            <w:pPr>
              <w:ind w:firstLine="0"/>
            </w:pPr>
          </w:p>
        </w:tc>
        <w:tc>
          <w:tcPr>
            <w:tcW w:w="426" w:type="dxa"/>
            <w:shd w:val="clear" w:color="auto" w:fill="F2F2F2" w:themeFill="background1" w:themeFillShade="F2"/>
          </w:tcPr>
          <w:p w14:paraId="5B32C190" w14:textId="77777777" w:rsidR="005D77E9" w:rsidRDefault="005D77E9" w:rsidP="005D77E9">
            <w:pPr>
              <w:ind w:firstLine="0"/>
            </w:pPr>
          </w:p>
        </w:tc>
        <w:tc>
          <w:tcPr>
            <w:tcW w:w="425" w:type="dxa"/>
            <w:shd w:val="clear" w:color="auto" w:fill="F2F2F2" w:themeFill="background1" w:themeFillShade="F2"/>
          </w:tcPr>
          <w:p w14:paraId="45388B9A" w14:textId="77777777" w:rsidR="005D77E9" w:rsidRDefault="005D77E9" w:rsidP="005D77E9">
            <w:pPr>
              <w:ind w:firstLine="0"/>
            </w:pPr>
          </w:p>
        </w:tc>
        <w:tc>
          <w:tcPr>
            <w:tcW w:w="462" w:type="dxa"/>
            <w:shd w:val="clear" w:color="auto" w:fill="F2F2F2" w:themeFill="background1" w:themeFillShade="F2"/>
          </w:tcPr>
          <w:p w14:paraId="25506811" w14:textId="77777777" w:rsidR="005D77E9" w:rsidRDefault="005D77E9" w:rsidP="005D77E9">
            <w:pPr>
              <w:keepNext/>
              <w:ind w:firstLine="0"/>
            </w:pPr>
          </w:p>
        </w:tc>
      </w:tr>
    </w:tbl>
    <w:p w14:paraId="75ED4C93" w14:textId="313687C3" w:rsidR="005D77E9" w:rsidRDefault="005D77E9" w:rsidP="005D77E9">
      <w:pPr>
        <w:pStyle w:val="Descripcin"/>
        <w:framePr w:h="211" w:hRule="exact" w:hSpace="141" w:wrap="around" w:vAnchor="page" w:hAnchor="page" w:x="4675" w:y="5386"/>
      </w:pPr>
      <w:bookmarkStart w:id="30" w:name="_Toc32403605"/>
      <w:r>
        <w:t xml:space="preserve">Tabla </w:t>
      </w:r>
      <w:r w:rsidR="00C55D23">
        <w:fldChar w:fldCharType="begin"/>
      </w:r>
      <w:r w:rsidR="00C55D23">
        <w:instrText xml:space="preserve"> SEQ Tabla \* ARABIC </w:instrText>
      </w:r>
      <w:r w:rsidR="00C55D23">
        <w:fldChar w:fldCharType="separate"/>
      </w:r>
      <w:r w:rsidR="002C5B9B">
        <w:rPr>
          <w:noProof/>
        </w:rPr>
        <w:t>6</w:t>
      </w:r>
      <w:r w:rsidR="00C55D23">
        <w:rPr>
          <w:noProof/>
        </w:rPr>
        <w:fldChar w:fldCharType="end"/>
      </w:r>
      <w:r>
        <w:t xml:space="preserve"> Distribución tareas sprint 5</w:t>
      </w:r>
      <w:bookmarkEnd w:id="30"/>
    </w:p>
    <w:p w14:paraId="2B9FA6C1" w14:textId="77777777" w:rsidR="004F608D" w:rsidRDefault="004F608D" w:rsidP="005D77E9">
      <w:pPr>
        <w:ind w:firstLine="0"/>
      </w:pPr>
    </w:p>
    <w:p w14:paraId="26CCFDA0" w14:textId="77777777" w:rsidR="005D77E9" w:rsidRDefault="005D77E9" w:rsidP="005D77E9">
      <w:pPr>
        <w:pStyle w:val="Ttulo3"/>
      </w:pPr>
      <w:bookmarkStart w:id="31" w:name="_Toc32403680"/>
      <w:r>
        <w:t>Sprint 6 (03/12/2019 – 19/12/2019)</w:t>
      </w:r>
      <w:bookmarkEnd w:id="31"/>
    </w:p>
    <w:p w14:paraId="212AAFDB" w14:textId="77777777" w:rsidR="005D77E9" w:rsidRDefault="005D77E9" w:rsidP="005D77E9">
      <w:r>
        <w:t>En este sprint se continúa un poco con la temática del anterior, mejorar interfaz de usuario y añadir características al informe para que el usuario disponga de mayor cantidad de información. Es un sprint que contiene un gran número de tareas, pero que son de un tamaño reducido, con lo cual la estimación que se las asigno también es muy baja.</w:t>
      </w:r>
    </w:p>
    <w:p w14:paraId="7DA91808" w14:textId="77777777" w:rsidR="005D77E9" w:rsidRDefault="005D77E9" w:rsidP="005D77E9">
      <w:r>
        <w:t xml:space="preserve">El enlace al sexto sprint del proyecto: </w:t>
      </w:r>
      <w:hyperlink r:id="rId94" w:history="1">
        <w:r w:rsidRPr="005D77E9">
          <w:rPr>
            <w:rStyle w:val="Hipervnculo"/>
          </w:rPr>
          <w:t>Sprint 6</w:t>
        </w:r>
      </w:hyperlink>
      <w:r>
        <w:t>.</w:t>
      </w:r>
    </w:p>
    <w:p w14:paraId="5B0BE2F1" w14:textId="77777777" w:rsidR="007724BA" w:rsidRDefault="00DF6B12" w:rsidP="005D77E9">
      <w:r>
        <w:rPr>
          <w:noProof/>
        </w:rPr>
        <mc:AlternateContent>
          <mc:Choice Requires="wps">
            <w:drawing>
              <wp:anchor distT="0" distB="0" distL="114300" distR="114300" simplePos="0" relativeHeight="251709440" behindDoc="1" locked="0" layoutInCell="1" allowOverlap="1" wp14:anchorId="2442AEA2" wp14:editId="2D3254BE">
                <wp:simplePos x="0" y="0"/>
                <wp:positionH relativeFrom="margin">
                  <wp:align>right</wp:align>
                </wp:positionH>
                <wp:positionV relativeFrom="paragraph">
                  <wp:posOffset>2780030</wp:posOffset>
                </wp:positionV>
                <wp:extent cx="5400040" cy="142875"/>
                <wp:effectExtent l="0" t="0" r="0" b="9525"/>
                <wp:wrapTight wrapText="bothSides">
                  <wp:wrapPolygon edited="0">
                    <wp:start x="0" y="0"/>
                    <wp:lineTo x="0" y="20160"/>
                    <wp:lineTo x="21488" y="20160"/>
                    <wp:lineTo x="21488"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400040" cy="142875"/>
                        </a:xfrm>
                        <a:prstGeom prst="rect">
                          <a:avLst/>
                        </a:prstGeom>
                        <a:solidFill>
                          <a:prstClr val="white"/>
                        </a:solidFill>
                        <a:ln>
                          <a:noFill/>
                        </a:ln>
                      </wps:spPr>
                      <wps:txbx>
                        <w:txbxContent>
                          <w:p w14:paraId="49413424" w14:textId="0FE519A5" w:rsidR="00E37DB1" w:rsidRPr="00805A1E" w:rsidRDefault="00E37DB1" w:rsidP="00DF6B12">
                            <w:pPr>
                              <w:pStyle w:val="Descripcin"/>
                              <w:jc w:val="center"/>
                              <w:rPr>
                                <w:noProof/>
                              </w:rPr>
                            </w:pPr>
                            <w:bookmarkStart w:id="32" w:name="_Toc32332759"/>
                            <w:r>
                              <w:t xml:space="preserve">Figura </w:t>
                            </w:r>
                            <w:r w:rsidR="00C55D23">
                              <w:fldChar w:fldCharType="begin"/>
                            </w:r>
                            <w:r w:rsidR="00C55D23">
                              <w:instrText xml:space="preserve"> SEQ Ilustración \* ARABIC </w:instrText>
                            </w:r>
                            <w:r w:rsidR="00C55D23">
                              <w:fldChar w:fldCharType="separate"/>
                            </w:r>
                            <w:r w:rsidR="002C5B9B">
                              <w:rPr>
                                <w:noProof/>
                              </w:rPr>
                              <w:t>6</w:t>
                            </w:r>
                            <w:r w:rsidR="00C55D23">
                              <w:rPr>
                                <w:noProof/>
                              </w:rPr>
                              <w:fldChar w:fldCharType="end"/>
                            </w:r>
                            <w:r>
                              <w:t xml:space="preserve"> Burndown sprint 6</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2AEA2" id="Cuadro de texto 1" o:spid="_x0000_s1031" type="#_x0000_t202" style="position:absolute;left:0;text-align:left;margin-left:374pt;margin-top:218.9pt;width:425.2pt;height:11.25pt;z-index:-251607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" stroked="f">
                <v:textbox inset="0,0,0,0">
                  <w:txbxContent>
                    <w:p w14:paraId="49413424" w14:textId="0FE519A5" w:rsidR="00E37DB1" w:rsidRPr="00805A1E" w:rsidRDefault="00E37DB1" w:rsidP="00DF6B12">
                      <w:pPr>
                        <w:pStyle w:val="Descripcin"/>
                        <w:jc w:val="center"/>
                        <w:rPr>
                          <w:noProof/>
                        </w:rPr>
                      </w:pPr>
                      <w:bookmarkStart w:id="33" w:name="_Toc32332759"/>
                      <w:r>
                        <w:t xml:space="preserve">Figura </w:t>
                      </w:r>
                      <w:r w:rsidR="00C55D23">
                        <w:fldChar w:fldCharType="begin"/>
                      </w:r>
                      <w:r w:rsidR="00C55D23">
                        <w:instrText xml:space="preserve"> SEQ Ilustración \* ARABIC </w:instrText>
                      </w:r>
                      <w:r w:rsidR="00C55D23">
                        <w:fldChar w:fldCharType="separate"/>
                      </w:r>
                      <w:r w:rsidR="002C5B9B">
                        <w:rPr>
                          <w:noProof/>
                        </w:rPr>
                        <w:t>6</w:t>
                      </w:r>
                      <w:r w:rsidR="00C55D23">
                        <w:rPr>
                          <w:noProof/>
                        </w:rPr>
                        <w:fldChar w:fldCharType="end"/>
                      </w:r>
                      <w:r>
                        <w:t xml:space="preserve"> Burndown sprint 6</w:t>
                      </w:r>
                      <w:bookmarkEnd w:id="33"/>
                    </w:p>
                  </w:txbxContent>
                </v:textbox>
                <w10:wrap type="tight" anchorx="margin"/>
              </v:shape>
            </w:pict>
          </mc:Fallback>
        </mc:AlternateContent>
      </w:r>
      <w:r w:rsidR="007724BA">
        <w:rPr>
          <w:noProof/>
        </w:rPr>
        <w:drawing>
          <wp:anchor distT="0" distB="0" distL="114300" distR="114300" simplePos="0" relativeHeight="251707392" behindDoc="1" locked="0" layoutInCell="1" allowOverlap="1" wp14:anchorId="7EE9D955" wp14:editId="6C4389B0">
            <wp:simplePos x="0" y="0"/>
            <wp:positionH relativeFrom="margin">
              <wp:align>right</wp:align>
            </wp:positionH>
            <wp:positionV relativeFrom="paragraph">
              <wp:posOffset>560705</wp:posOffset>
            </wp:positionV>
            <wp:extent cx="5400040" cy="2237740"/>
            <wp:effectExtent l="0" t="0" r="0" b="0"/>
            <wp:wrapTight wrapText="bothSides">
              <wp:wrapPolygon edited="0">
                <wp:start x="0" y="0"/>
                <wp:lineTo x="0" y="21330"/>
                <wp:lineTo x="21488" y="21330"/>
                <wp:lineTo x="21488" y="0"/>
                <wp:lineTo x="0" y="0"/>
              </wp:wrapPolygon>
            </wp:wrapTight>
            <wp:docPr id="28" name="Imagen 28" descr="Imagen que contiene foto, blanco, tabla,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rndown6.PNG"/>
                    <pic:cNvPicPr/>
                  </pic:nvPicPr>
                  <pic:blipFill>
                    <a:blip r:embed="rId95">
                      <a:extLst>
                        <a:ext uri="{28A0092B-C50C-407E-A947-70E740481C1C}">
                          <a14:useLocalDpi xmlns:a14="http://schemas.microsoft.com/office/drawing/2010/main" val="0"/>
                        </a:ext>
                      </a:extLst>
                    </a:blip>
                    <a:stretch>
                      <a:fillRect/>
                    </a:stretch>
                  </pic:blipFill>
                  <pic:spPr>
                    <a:xfrm>
                      <a:off x="0" y="0"/>
                      <a:ext cx="5400040" cy="2237740"/>
                    </a:xfrm>
                    <a:prstGeom prst="rect">
                      <a:avLst/>
                    </a:prstGeom>
                  </pic:spPr>
                </pic:pic>
              </a:graphicData>
            </a:graphic>
          </wp:anchor>
        </w:drawing>
      </w:r>
      <w:r w:rsidR="007724BA">
        <w:t xml:space="preserve">En este sprint se genera el siguiente gráfico </w:t>
      </w:r>
      <w:r w:rsidR="007724BA" w:rsidRPr="00693A99">
        <w:rPr>
          <w:i/>
          <w:iCs/>
        </w:rPr>
        <w:t>burndown</w:t>
      </w:r>
      <w:r w:rsidR="007724BA">
        <w:t>, como podemos ver, es fácilmente observable la cantidad de tareas que ha habido en este sprint, pero que el tiempo de cada una de ellas es en general bastante reducido.</w:t>
      </w:r>
    </w:p>
    <w:p w14:paraId="720E1116" w14:textId="77777777" w:rsidR="007724BA" w:rsidRDefault="007724BA" w:rsidP="005D77E9">
      <w:r>
        <w:t>Para este sprint se ha tenido la siguiente distribución de tareas a lo largo del sprint, como se ha mencionado antes, es un sprint enfocado a la interfaz, por tanto, como podremos observar la mayor parte de las tareas tienen la etiqueta de diseño.</w:t>
      </w:r>
    </w:p>
    <w:tbl>
      <w:tblPr>
        <w:tblStyle w:val="Tablaconcuadrcula"/>
        <w:tblpPr w:leftFromText="141" w:rightFromText="141" w:vertAnchor="page" w:horzAnchor="margin" w:tblpY="136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7724BA" w14:paraId="51B73FC9" w14:textId="77777777" w:rsidTr="007724BA">
        <w:trPr>
          <w:cantSplit/>
          <w:trHeight w:val="1833"/>
        </w:trPr>
        <w:tc>
          <w:tcPr>
            <w:tcW w:w="846" w:type="dxa"/>
            <w:tcBorders>
              <w:top w:val="nil"/>
              <w:left w:val="nil"/>
              <w:bottom w:val="single" w:sz="4" w:space="0" w:color="auto"/>
              <w:right w:val="nil"/>
            </w:tcBorders>
            <w:vAlign w:val="bottom"/>
          </w:tcPr>
          <w:p w14:paraId="20B27B85" w14:textId="77777777" w:rsidR="007724BA" w:rsidRDefault="007724BA" w:rsidP="007724BA">
            <w:pPr>
              <w:ind w:firstLine="0"/>
              <w:jc w:val="center"/>
            </w:pPr>
            <w:r>
              <w:lastRenderedPageBreak/>
              <w:t>Tarea</w:t>
            </w:r>
          </w:p>
        </w:tc>
        <w:tc>
          <w:tcPr>
            <w:tcW w:w="2693" w:type="dxa"/>
            <w:tcBorders>
              <w:top w:val="nil"/>
              <w:left w:val="nil"/>
              <w:bottom w:val="single" w:sz="4" w:space="0" w:color="auto"/>
              <w:right w:val="nil"/>
            </w:tcBorders>
            <w:vAlign w:val="bottom"/>
          </w:tcPr>
          <w:p w14:paraId="7A3960F9" w14:textId="77777777" w:rsidR="007724BA" w:rsidRDefault="007724BA" w:rsidP="007724BA">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064A317D" w14:textId="77777777" w:rsidR="007724BA" w:rsidRDefault="007724BA" w:rsidP="007724BA">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75933CB" w14:textId="77777777" w:rsidR="007724BA" w:rsidRDefault="007724BA" w:rsidP="007724BA">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424D31A" w14:textId="77777777" w:rsidR="007724BA" w:rsidRDefault="007724BA" w:rsidP="007724BA">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73C37CE9" w14:textId="77777777" w:rsidR="007724BA" w:rsidRDefault="007724BA" w:rsidP="007724BA">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2D9BE923" w14:textId="77777777" w:rsidR="007724BA" w:rsidRDefault="007724BA" w:rsidP="007724BA">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514BAC2B" w14:textId="0BC195DB" w:rsidR="007724BA" w:rsidRDefault="007724BA" w:rsidP="007724BA">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5F18E043" w14:textId="77777777" w:rsidR="007724BA" w:rsidRDefault="007724BA" w:rsidP="007724BA">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586040BB" w14:textId="77777777" w:rsidR="007724BA" w:rsidRDefault="007724BA" w:rsidP="007724BA">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7FA03054" w14:textId="77777777" w:rsidR="007724BA" w:rsidRDefault="007724BA" w:rsidP="007724BA">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F6B0405" w14:textId="77777777" w:rsidR="007724BA" w:rsidRDefault="007724BA" w:rsidP="007724BA">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7861740" w14:textId="77777777" w:rsidR="007724BA" w:rsidRPr="00277378" w:rsidRDefault="007724BA" w:rsidP="007724BA">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3E36A726" w14:textId="77777777" w:rsidR="007724BA" w:rsidRDefault="007724BA" w:rsidP="007724BA">
            <w:pPr>
              <w:ind w:left="113" w:right="113" w:firstLine="0"/>
            </w:pPr>
            <w:r>
              <w:t>Testeo</w:t>
            </w:r>
          </w:p>
        </w:tc>
      </w:tr>
      <w:tr w:rsidR="007724BA" w14:paraId="0CBB1316" w14:textId="77777777" w:rsidTr="007724BA">
        <w:trPr>
          <w:trHeight w:val="274"/>
        </w:trPr>
        <w:tc>
          <w:tcPr>
            <w:tcW w:w="846" w:type="dxa"/>
            <w:tcBorders>
              <w:top w:val="single" w:sz="4" w:space="0" w:color="auto"/>
              <w:right w:val="nil"/>
            </w:tcBorders>
            <w:shd w:val="clear" w:color="auto" w:fill="F2F2F2" w:themeFill="background1" w:themeFillShade="F2"/>
          </w:tcPr>
          <w:p w14:paraId="7E16D9D5" w14:textId="77777777" w:rsidR="007724BA" w:rsidRDefault="007724BA" w:rsidP="007724BA">
            <w:pPr>
              <w:ind w:firstLine="0"/>
              <w:jc w:val="center"/>
            </w:pPr>
            <w:r>
              <w:t>#30</w:t>
            </w:r>
          </w:p>
        </w:tc>
        <w:tc>
          <w:tcPr>
            <w:tcW w:w="2693" w:type="dxa"/>
            <w:tcBorders>
              <w:top w:val="single" w:sz="4" w:space="0" w:color="auto"/>
              <w:left w:val="nil"/>
              <w:bottom w:val="single" w:sz="4" w:space="0" w:color="auto"/>
            </w:tcBorders>
            <w:shd w:val="clear" w:color="auto" w:fill="F2F2F2" w:themeFill="background1" w:themeFillShade="F2"/>
          </w:tcPr>
          <w:p w14:paraId="4DAFBC16" w14:textId="77777777" w:rsidR="007724BA" w:rsidRDefault="007724BA" w:rsidP="007724BA">
            <w:pPr>
              <w:ind w:firstLine="0"/>
              <w:jc w:val="center"/>
            </w:pPr>
            <w:r>
              <w:t>Poner el logo de NetExtractor en grande</w:t>
            </w:r>
          </w:p>
        </w:tc>
        <w:tc>
          <w:tcPr>
            <w:tcW w:w="425" w:type="dxa"/>
            <w:tcBorders>
              <w:top w:val="single" w:sz="4" w:space="0" w:color="auto"/>
            </w:tcBorders>
            <w:shd w:val="clear" w:color="auto" w:fill="F2F2F2" w:themeFill="background1" w:themeFillShade="F2"/>
          </w:tcPr>
          <w:p w14:paraId="69CF6DA2"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55ADD14B"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843043D" w14:textId="77777777" w:rsidR="007724BA" w:rsidRDefault="007724BA" w:rsidP="007724BA">
            <w:pPr>
              <w:ind w:firstLine="0"/>
            </w:pPr>
          </w:p>
        </w:tc>
        <w:tc>
          <w:tcPr>
            <w:tcW w:w="425" w:type="dxa"/>
            <w:tcBorders>
              <w:top w:val="single" w:sz="4" w:space="0" w:color="auto"/>
            </w:tcBorders>
            <w:shd w:val="clear" w:color="auto" w:fill="FFFF00"/>
          </w:tcPr>
          <w:p w14:paraId="0E065169"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236DD3EE"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4768206F"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0B12D67"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28276B30"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0B47CEB5" w14:textId="77777777" w:rsidR="007724BA" w:rsidRDefault="007724BA" w:rsidP="007724BA">
            <w:pPr>
              <w:ind w:firstLine="0"/>
            </w:pPr>
          </w:p>
        </w:tc>
        <w:tc>
          <w:tcPr>
            <w:tcW w:w="426" w:type="dxa"/>
            <w:tcBorders>
              <w:top w:val="single" w:sz="4" w:space="0" w:color="auto"/>
            </w:tcBorders>
            <w:shd w:val="clear" w:color="auto" w:fill="F2F2F2" w:themeFill="background1" w:themeFillShade="F2"/>
          </w:tcPr>
          <w:p w14:paraId="5CD1B28F" w14:textId="77777777" w:rsidR="007724BA" w:rsidRDefault="007724BA" w:rsidP="007724BA">
            <w:pPr>
              <w:ind w:firstLine="0"/>
            </w:pPr>
          </w:p>
        </w:tc>
        <w:tc>
          <w:tcPr>
            <w:tcW w:w="425" w:type="dxa"/>
            <w:tcBorders>
              <w:top w:val="single" w:sz="4" w:space="0" w:color="auto"/>
            </w:tcBorders>
            <w:shd w:val="clear" w:color="auto" w:fill="F2F2F2" w:themeFill="background1" w:themeFillShade="F2"/>
          </w:tcPr>
          <w:p w14:paraId="73BBEE00" w14:textId="77777777" w:rsidR="007724BA" w:rsidRDefault="007724BA" w:rsidP="007724BA">
            <w:pPr>
              <w:ind w:firstLine="0"/>
            </w:pPr>
          </w:p>
        </w:tc>
        <w:tc>
          <w:tcPr>
            <w:tcW w:w="462" w:type="dxa"/>
            <w:tcBorders>
              <w:top w:val="single" w:sz="4" w:space="0" w:color="auto"/>
            </w:tcBorders>
            <w:shd w:val="clear" w:color="auto" w:fill="F2F2F2" w:themeFill="background1" w:themeFillShade="F2"/>
          </w:tcPr>
          <w:p w14:paraId="0BA67AA0" w14:textId="77777777" w:rsidR="007724BA" w:rsidRDefault="007724BA" w:rsidP="007724BA">
            <w:pPr>
              <w:ind w:firstLine="0"/>
            </w:pPr>
          </w:p>
        </w:tc>
      </w:tr>
      <w:tr w:rsidR="007724BA" w14:paraId="0861FA7A" w14:textId="77777777" w:rsidTr="007724BA">
        <w:trPr>
          <w:trHeight w:val="291"/>
        </w:trPr>
        <w:tc>
          <w:tcPr>
            <w:tcW w:w="846" w:type="dxa"/>
            <w:tcBorders>
              <w:right w:val="nil"/>
            </w:tcBorders>
          </w:tcPr>
          <w:p w14:paraId="7FD7E6FD" w14:textId="77777777" w:rsidR="007724BA" w:rsidRDefault="007724BA" w:rsidP="007724BA">
            <w:pPr>
              <w:ind w:firstLine="0"/>
              <w:jc w:val="center"/>
            </w:pPr>
            <w:r>
              <w:t>#31</w:t>
            </w:r>
          </w:p>
        </w:tc>
        <w:tc>
          <w:tcPr>
            <w:tcW w:w="2693" w:type="dxa"/>
            <w:tcBorders>
              <w:left w:val="nil"/>
              <w:bottom w:val="single" w:sz="4" w:space="0" w:color="auto"/>
            </w:tcBorders>
          </w:tcPr>
          <w:p w14:paraId="18C57A5D" w14:textId="77777777" w:rsidR="007724BA" w:rsidRDefault="007724BA" w:rsidP="007724BA">
            <w:pPr>
              <w:ind w:firstLine="0"/>
              <w:jc w:val="center"/>
            </w:pPr>
            <w:r>
              <w:t>Hacer una página Home</w:t>
            </w:r>
          </w:p>
        </w:tc>
        <w:tc>
          <w:tcPr>
            <w:tcW w:w="425" w:type="dxa"/>
            <w:shd w:val="clear" w:color="auto" w:fill="FFFFFF" w:themeFill="background1"/>
          </w:tcPr>
          <w:p w14:paraId="6AF3FE66" w14:textId="77777777" w:rsidR="007724BA" w:rsidRDefault="007724BA" w:rsidP="007724BA">
            <w:pPr>
              <w:ind w:firstLine="0"/>
            </w:pPr>
          </w:p>
        </w:tc>
        <w:tc>
          <w:tcPr>
            <w:tcW w:w="426" w:type="dxa"/>
            <w:shd w:val="clear" w:color="auto" w:fill="FFFFFF" w:themeFill="background1"/>
          </w:tcPr>
          <w:p w14:paraId="2D738D3C" w14:textId="77777777" w:rsidR="007724BA" w:rsidRDefault="007724BA" w:rsidP="007724BA">
            <w:pPr>
              <w:ind w:firstLine="0"/>
            </w:pPr>
          </w:p>
        </w:tc>
        <w:tc>
          <w:tcPr>
            <w:tcW w:w="425" w:type="dxa"/>
            <w:shd w:val="clear" w:color="auto" w:fill="FFFFFF" w:themeFill="background1"/>
          </w:tcPr>
          <w:p w14:paraId="44FE0C24" w14:textId="77777777" w:rsidR="007724BA" w:rsidRDefault="007724BA" w:rsidP="007724BA">
            <w:pPr>
              <w:ind w:firstLine="0"/>
            </w:pPr>
          </w:p>
        </w:tc>
        <w:tc>
          <w:tcPr>
            <w:tcW w:w="425" w:type="dxa"/>
            <w:shd w:val="clear" w:color="auto" w:fill="FFFF00"/>
          </w:tcPr>
          <w:p w14:paraId="612496A5" w14:textId="77777777" w:rsidR="007724BA" w:rsidRDefault="007724BA" w:rsidP="007724BA">
            <w:pPr>
              <w:ind w:firstLine="0"/>
            </w:pPr>
          </w:p>
        </w:tc>
        <w:tc>
          <w:tcPr>
            <w:tcW w:w="425" w:type="dxa"/>
            <w:shd w:val="clear" w:color="auto" w:fill="FFFFFF" w:themeFill="background1"/>
          </w:tcPr>
          <w:p w14:paraId="53B4226A" w14:textId="77777777" w:rsidR="007724BA" w:rsidRDefault="007724BA" w:rsidP="007724BA">
            <w:pPr>
              <w:ind w:firstLine="0"/>
            </w:pPr>
          </w:p>
        </w:tc>
        <w:tc>
          <w:tcPr>
            <w:tcW w:w="426" w:type="dxa"/>
            <w:shd w:val="clear" w:color="auto" w:fill="FFFFFF" w:themeFill="background1"/>
          </w:tcPr>
          <w:p w14:paraId="40991A9E" w14:textId="77777777" w:rsidR="007724BA" w:rsidRDefault="007724BA" w:rsidP="007724BA">
            <w:pPr>
              <w:ind w:firstLine="0"/>
            </w:pPr>
          </w:p>
        </w:tc>
        <w:tc>
          <w:tcPr>
            <w:tcW w:w="425" w:type="dxa"/>
            <w:shd w:val="clear" w:color="auto" w:fill="FFFFFF" w:themeFill="background1"/>
          </w:tcPr>
          <w:p w14:paraId="4C9EFEA2" w14:textId="77777777" w:rsidR="007724BA" w:rsidRDefault="007724BA" w:rsidP="007724BA">
            <w:pPr>
              <w:ind w:firstLine="0"/>
            </w:pPr>
          </w:p>
        </w:tc>
        <w:tc>
          <w:tcPr>
            <w:tcW w:w="425" w:type="dxa"/>
            <w:shd w:val="clear" w:color="auto" w:fill="FFFFFF" w:themeFill="background1"/>
          </w:tcPr>
          <w:p w14:paraId="0A9B6186" w14:textId="77777777" w:rsidR="007724BA" w:rsidRDefault="007724BA" w:rsidP="007724BA">
            <w:pPr>
              <w:ind w:firstLine="0"/>
            </w:pPr>
          </w:p>
        </w:tc>
        <w:tc>
          <w:tcPr>
            <w:tcW w:w="425" w:type="dxa"/>
            <w:shd w:val="clear" w:color="auto" w:fill="FFFFFF" w:themeFill="background1"/>
          </w:tcPr>
          <w:p w14:paraId="05F90EE6" w14:textId="77777777" w:rsidR="007724BA" w:rsidRDefault="007724BA" w:rsidP="007724BA">
            <w:pPr>
              <w:ind w:firstLine="0"/>
            </w:pPr>
          </w:p>
        </w:tc>
        <w:tc>
          <w:tcPr>
            <w:tcW w:w="426" w:type="dxa"/>
            <w:shd w:val="clear" w:color="auto" w:fill="FFFFFF" w:themeFill="background1"/>
          </w:tcPr>
          <w:p w14:paraId="3EBD5064" w14:textId="77777777" w:rsidR="007724BA" w:rsidRDefault="007724BA" w:rsidP="007724BA">
            <w:pPr>
              <w:ind w:firstLine="0"/>
            </w:pPr>
          </w:p>
        </w:tc>
        <w:tc>
          <w:tcPr>
            <w:tcW w:w="425" w:type="dxa"/>
            <w:shd w:val="clear" w:color="auto" w:fill="FFFFFF" w:themeFill="background1"/>
          </w:tcPr>
          <w:p w14:paraId="7FC1E710" w14:textId="77777777" w:rsidR="007724BA" w:rsidRDefault="007724BA" w:rsidP="007724BA">
            <w:pPr>
              <w:ind w:firstLine="0"/>
            </w:pPr>
          </w:p>
        </w:tc>
        <w:tc>
          <w:tcPr>
            <w:tcW w:w="462" w:type="dxa"/>
            <w:shd w:val="clear" w:color="auto" w:fill="FFFFFF" w:themeFill="background1"/>
          </w:tcPr>
          <w:p w14:paraId="4CCA4FBE" w14:textId="77777777" w:rsidR="007724BA" w:rsidRDefault="007724BA" w:rsidP="007724BA">
            <w:pPr>
              <w:ind w:firstLine="0"/>
            </w:pPr>
          </w:p>
        </w:tc>
      </w:tr>
      <w:tr w:rsidR="007724BA" w14:paraId="1C508BA1" w14:textId="77777777" w:rsidTr="007724BA">
        <w:trPr>
          <w:trHeight w:val="274"/>
        </w:trPr>
        <w:tc>
          <w:tcPr>
            <w:tcW w:w="846" w:type="dxa"/>
            <w:tcBorders>
              <w:right w:val="nil"/>
            </w:tcBorders>
            <w:shd w:val="clear" w:color="auto" w:fill="F2F2F2" w:themeFill="background1" w:themeFillShade="F2"/>
          </w:tcPr>
          <w:p w14:paraId="31D2D49E" w14:textId="77777777" w:rsidR="007724BA" w:rsidRDefault="007724BA" w:rsidP="007724BA">
            <w:pPr>
              <w:ind w:firstLine="0"/>
              <w:jc w:val="center"/>
            </w:pPr>
            <w:r>
              <w:t>#32</w:t>
            </w:r>
          </w:p>
        </w:tc>
        <w:tc>
          <w:tcPr>
            <w:tcW w:w="2693" w:type="dxa"/>
            <w:tcBorders>
              <w:left w:val="nil"/>
              <w:bottom w:val="single" w:sz="4" w:space="0" w:color="auto"/>
            </w:tcBorders>
            <w:shd w:val="clear" w:color="auto" w:fill="F2F2F2" w:themeFill="background1" w:themeFillShade="F2"/>
          </w:tcPr>
          <w:p w14:paraId="00337104" w14:textId="77777777" w:rsidR="007724BA" w:rsidRDefault="007724BA" w:rsidP="007724BA">
            <w:pPr>
              <w:ind w:firstLine="0"/>
              <w:jc w:val="center"/>
            </w:pPr>
            <w:r>
              <w:t>Crear jerarquía de botones</w:t>
            </w:r>
          </w:p>
        </w:tc>
        <w:tc>
          <w:tcPr>
            <w:tcW w:w="425" w:type="dxa"/>
            <w:shd w:val="clear" w:color="auto" w:fill="F2F2F2" w:themeFill="background1" w:themeFillShade="F2"/>
          </w:tcPr>
          <w:p w14:paraId="50836218" w14:textId="77777777" w:rsidR="007724BA" w:rsidRDefault="007724BA" w:rsidP="007724BA">
            <w:pPr>
              <w:ind w:firstLine="0"/>
            </w:pPr>
          </w:p>
        </w:tc>
        <w:tc>
          <w:tcPr>
            <w:tcW w:w="426" w:type="dxa"/>
            <w:shd w:val="clear" w:color="auto" w:fill="F2F2F2" w:themeFill="background1" w:themeFillShade="F2"/>
          </w:tcPr>
          <w:p w14:paraId="5B572309" w14:textId="77777777" w:rsidR="007724BA" w:rsidRDefault="007724BA" w:rsidP="007724BA">
            <w:pPr>
              <w:ind w:firstLine="0"/>
            </w:pPr>
          </w:p>
        </w:tc>
        <w:tc>
          <w:tcPr>
            <w:tcW w:w="425" w:type="dxa"/>
            <w:shd w:val="clear" w:color="auto" w:fill="F2F2F2" w:themeFill="background1" w:themeFillShade="F2"/>
          </w:tcPr>
          <w:p w14:paraId="38E80336" w14:textId="77777777" w:rsidR="007724BA" w:rsidRDefault="007724BA" w:rsidP="007724BA">
            <w:pPr>
              <w:ind w:firstLine="0"/>
            </w:pPr>
          </w:p>
        </w:tc>
        <w:tc>
          <w:tcPr>
            <w:tcW w:w="425" w:type="dxa"/>
            <w:shd w:val="clear" w:color="auto" w:fill="FFFF00"/>
          </w:tcPr>
          <w:p w14:paraId="37CFFA85" w14:textId="77777777" w:rsidR="007724BA" w:rsidRDefault="007724BA" w:rsidP="007724BA">
            <w:pPr>
              <w:ind w:firstLine="0"/>
            </w:pPr>
          </w:p>
        </w:tc>
        <w:tc>
          <w:tcPr>
            <w:tcW w:w="425" w:type="dxa"/>
            <w:shd w:val="clear" w:color="auto" w:fill="F2F2F2" w:themeFill="background1" w:themeFillShade="F2"/>
          </w:tcPr>
          <w:p w14:paraId="40CA9A3B" w14:textId="77777777" w:rsidR="007724BA" w:rsidRDefault="007724BA" w:rsidP="007724BA">
            <w:pPr>
              <w:ind w:firstLine="0"/>
            </w:pPr>
          </w:p>
        </w:tc>
        <w:tc>
          <w:tcPr>
            <w:tcW w:w="426" w:type="dxa"/>
            <w:shd w:val="clear" w:color="auto" w:fill="F2F2F2" w:themeFill="background1" w:themeFillShade="F2"/>
          </w:tcPr>
          <w:p w14:paraId="378BA213" w14:textId="77777777" w:rsidR="007724BA" w:rsidRDefault="007724BA" w:rsidP="007724BA">
            <w:pPr>
              <w:ind w:firstLine="0"/>
            </w:pPr>
          </w:p>
        </w:tc>
        <w:tc>
          <w:tcPr>
            <w:tcW w:w="425" w:type="dxa"/>
            <w:shd w:val="clear" w:color="auto" w:fill="F2F2F2" w:themeFill="background1" w:themeFillShade="F2"/>
          </w:tcPr>
          <w:p w14:paraId="02D5882D" w14:textId="77777777" w:rsidR="007724BA" w:rsidRDefault="007724BA" w:rsidP="007724BA">
            <w:pPr>
              <w:ind w:firstLine="0"/>
            </w:pPr>
          </w:p>
        </w:tc>
        <w:tc>
          <w:tcPr>
            <w:tcW w:w="425" w:type="dxa"/>
            <w:shd w:val="clear" w:color="auto" w:fill="F2F2F2" w:themeFill="background1" w:themeFillShade="F2"/>
          </w:tcPr>
          <w:p w14:paraId="54D5CE95" w14:textId="77777777" w:rsidR="007724BA" w:rsidRDefault="007724BA" w:rsidP="007724BA">
            <w:pPr>
              <w:ind w:firstLine="0"/>
            </w:pPr>
          </w:p>
        </w:tc>
        <w:tc>
          <w:tcPr>
            <w:tcW w:w="425" w:type="dxa"/>
            <w:shd w:val="clear" w:color="auto" w:fill="F2F2F2" w:themeFill="background1" w:themeFillShade="F2"/>
          </w:tcPr>
          <w:p w14:paraId="296318BA" w14:textId="77777777" w:rsidR="007724BA" w:rsidRDefault="007724BA" w:rsidP="007724BA">
            <w:pPr>
              <w:ind w:firstLine="0"/>
            </w:pPr>
          </w:p>
        </w:tc>
        <w:tc>
          <w:tcPr>
            <w:tcW w:w="426" w:type="dxa"/>
            <w:shd w:val="clear" w:color="auto" w:fill="F2F2F2" w:themeFill="background1" w:themeFillShade="F2"/>
          </w:tcPr>
          <w:p w14:paraId="59B865F2" w14:textId="77777777" w:rsidR="007724BA" w:rsidRDefault="007724BA" w:rsidP="007724BA">
            <w:pPr>
              <w:ind w:firstLine="0"/>
            </w:pPr>
          </w:p>
        </w:tc>
        <w:tc>
          <w:tcPr>
            <w:tcW w:w="425" w:type="dxa"/>
            <w:shd w:val="clear" w:color="auto" w:fill="F2F2F2" w:themeFill="background1" w:themeFillShade="F2"/>
          </w:tcPr>
          <w:p w14:paraId="122BCE9B" w14:textId="77777777" w:rsidR="007724BA" w:rsidRDefault="007724BA" w:rsidP="007724BA">
            <w:pPr>
              <w:ind w:firstLine="0"/>
            </w:pPr>
          </w:p>
        </w:tc>
        <w:tc>
          <w:tcPr>
            <w:tcW w:w="462" w:type="dxa"/>
            <w:shd w:val="clear" w:color="auto" w:fill="F2F2F2" w:themeFill="background1" w:themeFillShade="F2"/>
          </w:tcPr>
          <w:p w14:paraId="35A1D40B" w14:textId="77777777" w:rsidR="007724BA" w:rsidRDefault="007724BA" w:rsidP="007724BA">
            <w:pPr>
              <w:ind w:firstLine="0"/>
            </w:pPr>
          </w:p>
        </w:tc>
      </w:tr>
      <w:tr w:rsidR="007724BA" w14:paraId="655D4F1E" w14:textId="77777777" w:rsidTr="007724BA">
        <w:trPr>
          <w:trHeight w:val="291"/>
        </w:trPr>
        <w:tc>
          <w:tcPr>
            <w:tcW w:w="846" w:type="dxa"/>
            <w:tcBorders>
              <w:right w:val="nil"/>
            </w:tcBorders>
          </w:tcPr>
          <w:p w14:paraId="59096CF7" w14:textId="77777777" w:rsidR="007724BA" w:rsidRDefault="007724BA" w:rsidP="007724BA">
            <w:pPr>
              <w:ind w:firstLine="0"/>
              <w:jc w:val="center"/>
            </w:pPr>
            <w:r>
              <w:t>#33</w:t>
            </w:r>
          </w:p>
        </w:tc>
        <w:tc>
          <w:tcPr>
            <w:tcW w:w="2693" w:type="dxa"/>
            <w:tcBorders>
              <w:left w:val="nil"/>
            </w:tcBorders>
          </w:tcPr>
          <w:p w14:paraId="59A61286" w14:textId="77777777" w:rsidR="007724BA" w:rsidRDefault="007724BA" w:rsidP="007724BA">
            <w:pPr>
              <w:ind w:firstLine="0"/>
              <w:jc w:val="center"/>
            </w:pPr>
            <w:r>
              <w:t>Quitar los gets en la selección de características a analizar</w:t>
            </w:r>
          </w:p>
        </w:tc>
        <w:tc>
          <w:tcPr>
            <w:tcW w:w="425" w:type="dxa"/>
            <w:shd w:val="clear" w:color="auto" w:fill="FFFFFF" w:themeFill="background1"/>
          </w:tcPr>
          <w:p w14:paraId="532193DE" w14:textId="77777777" w:rsidR="007724BA" w:rsidRDefault="007724BA" w:rsidP="007724BA">
            <w:pPr>
              <w:ind w:firstLine="0"/>
            </w:pPr>
          </w:p>
        </w:tc>
        <w:tc>
          <w:tcPr>
            <w:tcW w:w="426" w:type="dxa"/>
            <w:shd w:val="clear" w:color="auto" w:fill="FFFFFF" w:themeFill="background1"/>
          </w:tcPr>
          <w:p w14:paraId="4A3288C9" w14:textId="77777777" w:rsidR="007724BA" w:rsidRDefault="007724BA" w:rsidP="007724BA">
            <w:pPr>
              <w:ind w:firstLine="0"/>
            </w:pPr>
          </w:p>
        </w:tc>
        <w:tc>
          <w:tcPr>
            <w:tcW w:w="425" w:type="dxa"/>
            <w:shd w:val="clear" w:color="auto" w:fill="FFFFFF" w:themeFill="background1"/>
          </w:tcPr>
          <w:p w14:paraId="0FB65865" w14:textId="77777777" w:rsidR="007724BA" w:rsidRDefault="007724BA" w:rsidP="007724BA">
            <w:pPr>
              <w:ind w:firstLine="0"/>
            </w:pPr>
          </w:p>
        </w:tc>
        <w:tc>
          <w:tcPr>
            <w:tcW w:w="425" w:type="dxa"/>
            <w:shd w:val="clear" w:color="auto" w:fill="FFFF00"/>
          </w:tcPr>
          <w:p w14:paraId="6169D835" w14:textId="77777777" w:rsidR="007724BA" w:rsidRDefault="007724BA" w:rsidP="007724BA">
            <w:pPr>
              <w:ind w:firstLine="0"/>
            </w:pPr>
          </w:p>
        </w:tc>
        <w:tc>
          <w:tcPr>
            <w:tcW w:w="425" w:type="dxa"/>
            <w:shd w:val="clear" w:color="auto" w:fill="FFFFFF" w:themeFill="background1"/>
          </w:tcPr>
          <w:p w14:paraId="349847F7" w14:textId="77777777" w:rsidR="007724BA" w:rsidRDefault="007724BA" w:rsidP="007724BA">
            <w:pPr>
              <w:ind w:firstLine="0"/>
            </w:pPr>
          </w:p>
        </w:tc>
        <w:tc>
          <w:tcPr>
            <w:tcW w:w="426" w:type="dxa"/>
            <w:shd w:val="clear" w:color="auto" w:fill="FFFFFF" w:themeFill="background1"/>
          </w:tcPr>
          <w:p w14:paraId="510D98FC" w14:textId="77777777" w:rsidR="007724BA" w:rsidRDefault="007724BA" w:rsidP="007724BA">
            <w:pPr>
              <w:ind w:firstLine="0"/>
            </w:pPr>
          </w:p>
        </w:tc>
        <w:tc>
          <w:tcPr>
            <w:tcW w:w="425" w:type="dxa"/>
            <w:shd w:val="clear" w:color="auto" w:fill="FFFFFF" w:themeFill="background1"/>
          </w:tcPr>
          <w:p w14:paraId="11B2D59D" w14:textId="77777777" w:rsidR="007724BA" w:rsidRDefault="007724BA" w:rsidP="007724BA">
            <w:pPr>
              <w:ind w:firstLine="0"/>
            </w:pPr>
          </w:p>
        </w:tc>
        <w:tc>
          <w:tcPr>
            <w:tcW w:w="425" w:type="dxa"/>
            <w:shd w:val="clear" w:color="auto" w:fill="FFFFFF" w:themeFill="background1"/>
          </w:tcPr>
          <w:p w14:paraId="14B9A840" w14:textId="77777777" w:rsidR="007724BA" w:rsidRDefault="007724BA" w:rsidP="007724BA">
            <w:pPr>
              <w:ind w:firstLine="0"/>
            </w:pPr>
          </w:p>
        </w:tc>
        <w:tc>
          <w:tcPr>
            <w:tcW w:w="425" w:type="dxa"/>
          </w:tcPr>
          <w:p w14:paraId="31786C47" w14:textId="77777777" w:rsidR="007724BA" w:rsidRDefault="007724BA" w:rsidP="007724BA">
            <w:pPr>
              <w:ind w:firstLine="0"/>
            </w:pPr>
          </w:p>
        </w:tc>
        <w:tc>
          <w:tcPr>
            <w:tcW w:w="426" w:type="dxa"/>
          </w:tcPr>
          <w:p w14:paraId="73DEAF24" w14:textId="77777777" w:rsidR="007724BA" w:rsidRDefault="007724BA" w:rsidP="007724BA">
            <w:pPr>
              <w:ind w:firstLine="0"/>
            </w:pPr>
          </w:p>
        </w:tc>
        <w:tc>
          <w:tcPr>
            <w:tcW w:w="425" w:type="dxa"/>
          </w:tcPr>
          <w:p w14:paraId="40F1DFA1" w14:textId="77777777" w:rsidR="007724BA" w:rsidRDefault="007724BA" w:rsidP="007724BA">
            <w:pPr>
              <w:ind w:firstLine="0"/>
            </w:pPr>
          </w:p>
        </w:tc>
        <w:tc>
          <w:tcPr>
            <w:tcW w:w="462" w:type="dxa"/>
          </w:tcPr>
          <w:p w14:paraId="1A1CFE87" w14:textId="77777777" w:rsidR="007724BA" w:rsidRDefault="007724BA" w:rsidP="007724BA">
            <w:pPr>
              <w:keepNext/>
              <w:ind w:firstLine="0"/>
            </w:pPr>
          </w:p>
        </w:tc>
      </w:tr>
      <w:tr w:rsidR="007724BA" w14:paraId="78394875" w14:textId="77777777" w:rsidTr="007724BA">
        <w:trPr>
          <w:trHeight w:val="291"/>
        </w:trPr>
        <w:tc>
          <w:tcPr>
            <w:tcW w:w="846" w:type="dxa"/>
            <w:tcBorders>
              <w:right w:val="nil"/>
            </w:tcBorders>
            <w:shd w:val="clear" w:color="auto" w:fill="F2F2F2" w:themeFill="background1" w:themeFillShade="F2"/>
          </w:tcPr>
          <w:p w14:paraId="47B11614" w14:textId="77777777" w:rsidR="007724BA" w:rsidRDefault="007724BA" w:rsidP="007724BA">
            <w:pPr>
              <w:ind w:firstLine="0"/>
              <w:jc w:val="center"/>
            </w:pPr>
            <w:r>
              <w:t>#34</w:t>
            </w:r>
          </w:p>
        </w:tc>
        <w:tc>
          <w:tcPr>
            <w:tcW w:w="2693" w:type="dxa"/>
            <w:tcBorders>
              <w:left w:val="nil"/>
            </w:tcBorders>
            <w:shd w:val="clear" w:color="auto" w:fill="F2F2F2" w:themeFill="background1" w:themeFillShade="F2"/>
          </w:tcPr>
          <w:p w14:paraId="6FA8D17C" w14:textId="77777777" w:rsidR="007724BA" w:rsidRDefault="007724BA" w:rsidP="007724BA">
            <w:pPr>
              <w:ind w:firstLine="0"/>
              <w:jc w:val="center"/>
            </w:pPr>
            <w:r>
              <w:t>Colocar el escudo de la Ubu en acerca de y cambiar la ventana acerca de</w:t>
            </w:r>
          </w:p>
        </w:tc>
        <w:tc>
          <w:tcPr>
            <w:tcW w:w="425" w:type="dxa"/>
            <w:shd w:val="clear" w:color="auto" w:fill="F2F2F2" w:themeFill="background1" w:themeFillShade="F2"/>
          </w:tcPr>
          <w:p w14:paraId="3A79622E" w14:textId="77777777" w:rsidR="007724BA" w:rsidRDefault="007724BA" w:rsidP="007724BA">
            <w:pPr>
              <w:ind w:firstLine="0"/>
            </w:pPr>
          </w:p>
        </w:tc>
        <w:tc>
          <w:tcPr>
            <w:tcW w:w="426" w:type="dxa"/>
            <w:shd w:val="clear" w:color="auto" w:fill="F2F2F2" w:themeFill="background1" w:themeFillShade="F2"/>
          </w:tcPr>
          <w:p w14:paraId="5DB85A59" w14:textId="77777777" w:rsidR="007724BA" w:rsidRDefault="007724BA" w:rsidP="007724BA">
            <w:pPr>
              <w:ind w:firstLine="0"/>
            </w:pPr>
          </w:p>
        </w:tc>
        <w:tc>
          <w:tcPr>
            <w:tcW w:w="425" w:type="dxa"/>
            <w:shd w:val="clear" w:color="auto" w:fill="F2F2F2" w:themeFill="background1" w:themeFillShade="F2"/>
          </w:tcPr>
          <w:p w14:paraId="046EE7CB" w14:textId="77777777" w:rsidR="007724BA" w:rsidRDefault="007724BA" w:rsidP="007724BA">
            <w:pPr>
              <w:ind w:firstLine="0"/>
            </w:pPr>
          </w:p>
        </w:tc>
        <w:tc>
          <w:tcPr>
            <w:tcW w:w="425" w:type="dxa"/>
            <w:shd w:val="clear" w:color="auto" w:fill="FFFF00"/>
          </w:tcPr>
          <w:p w14:paraId="2DBF19F5" w14:textId="77777777" w:rsidR="007724BA" w:rsidRDefault="007724BA" w:rsidP="007724BA">
            <w:pPr>
              <w:ind w:firstLine="0"/>
            </w:pPr>
          </w:p>
        </w:tc>
        <w:tc>
          <w:tcPr>
            <w:tcW w:w="425" w:type="dxa"/>
            <w:shd w:val="clear" w:color="auto" w:fill="F2F2F2" w:themeFill="background1" w:themeFillShade="F2"/>
          </w:tcPr>
          <w:p w14:paraId="1753A339" w14:textId="77777777" w:rsidR="007724BA" w:rsidRDefault="007724BA" w:rsidP="007724BA">
            <w:pPr>
              <w:ind w:firstLine="0"/>
            </w:pPr>
          </w:p>
        </w:tc>
        <w:tc>
          <w:tcPr>
            <w:tcW w:w="426" w:type="dxa"/>
            <w:shd w:val="clear" w:color="auto" w:fill="F2F2F2" w:themeFill="background1" w:themeFillShade="F2"/>
          </w:tcPr>
          <w:p w14:paraId="7EA985AA" w14:textId="77777777" w:rsidR="007724BA" w:rsidRDefault="007724BA" w:rsidP="007724BA">
            <w:pPr>
              <w:ind w:firstLine="0"/>
            </w:pPr>
          </w:p>
        </w:tc>
        <w:tc>
          <w:tcPr>
            <w:tcW w:w="425" w:type="dxa"/>
            <w:shd w:val="clear" w:color="auto" w:fill="F2F2F2" w:themeFill="background1" w:themeFillShade="F2"/>
          </w:tcPr>
          <w:p w14:paraId="4879C14B" w14:textId="77777777" w:rsidR="007724BA" w:rsidRDefault="007724BA" w:rsidP="007724BA">
            <w:pPr>
              <w:ind w:firstLine="0"/>
            </w:pPr>
          </w:p>
        </w:tc>
        <w:tc>
          <w:tcPr>
            <w:tcW w:w="425" w:type="dxa"/>
            <w:shd w:val="clear" w:color="auto" w:fill="F2F2F2" w:themeFill="background1" w:themeFillShade="F2"/>
          </w:tcPr>
          <w:p w14:paraId="01F941E0" w14:textId="77777777" w:rsidR="007724BA" w:rsidRDefault="007724BA" w:rsidP="007724BA">
            <w:pPr>
              <w:ind w:firstLine="0"/>
            </w:pPr>
          </w:p>
        </w:tc>
        <w:tc>
          <w:tcPr>
            <w:tcW w:w="425" w:type="dxa"/>
            <w:shd w:val="clear" w:color="auto" w:fill="F2F2F2" w:themeFill="background1" w:themeFillShade="F2"/>
          </w:tcPr>
          <w:p w14:paraId="5260E9DE" w14:textId="77777777" w:rsidR="007724BA" w:rsidRDefault="007724BA" w:rsidP="007724BA">
            <w:pPr>
              <w:ind w:firstLine="0"/>
            </w:pPr>
          </w:p>
        </w:tc>
        <w:tc>
          <w:tcPr>
            <w:tcW w:w="426" w:type="dxa"/>
            <w:shd w:val="clear" w:color="auto" w:fill="F2F2F2" w:themeFill="background1" w:themeFillShade="F2"/>
          </w:tcPr>
          <w:p w14:paraId="6AF8CC08" w14:textId="77777777" w:rsidR="007724BA" w:rsidRDefault="007724BA" w:rsidP="007724BA">
            <w:pPr>
              <w:ind w:firstLine="0"/>
            </w:pPr>
          </w:p>
        </w:tc>
        <w:tc>
          <w:tcPr>
            <w:tcW w:w="425" w:type="dxa"/>
            <w:shd w:val="clear" w:color="auto" w:fill="F2F2F2" w:themeFill="background1" w:themeFillShade="F2"/>
          </w:tcPr>
          <w:p w14:paraId="65B82C57" w14:textId="77777777" w:rsidR="007724BA" w:rsidRDefault="007724BA" w:rsidP="007724BA">
            <w:pPr>
              <w:ind w:firstLine="0"/>
            </w:pPr>
          </w:p>
        </w:tc>
        <w:tc>
          <w:tcPr>
            <w:tcW w:w="462" w:type="dxa"/>
            <w:shd w:val="clear" w:color="auto" w:fill="F2F2F2" w:themeFill="background1" w:themeFillShade="F2"/>
          </w:tcPr>
          <w:p w14:paraId="6589F2ED" w14:textId="77777777" w:rsidR="007724BA" w:rsidRDefault="007724BA" w:rsidP="007724BA">
            <w:pPr>
              <w:keepNext/>
              <w:ind w:firstLine="0"/>
            </w:pPr>
          </w:p>
        </w:tc>
      </w:tr>
      <w:tr w:rsidR="007724BA" w14:paraId="2460A2B8" w14:textId="77777777" w:rsidTr="007724BA">
        <w:trPr>
          <w:trHeight w:val="291"/>
        </w:trPr>
        <w:tc>
          <w:tcPr>
            <w:tcW w:w="846" w:type="dxa"/>
            <w:tcBorders>
              <w:right w:val="nil"/>
            </w:tcBorders>
            <w:shd w:val="clear" w:color="auto" w:fill="FFFFFF" w:themeFill="background1"/>
          </w:tcPr>
          <w:p w14:paraId="489DB2F4" w14:textId="77777777" w:rsidR="007724BA" w:rsidRDefault="007724BA" w:rsidP="007724BA">
            <w:pPr>
              <w:ind w:firstLine="0"/>
              <w:jc w:val="center"/>
            </w:pPr>
            <w:r>
              <w:t>#35</w:t>
            </w:r>
          </w:p>
        </w:tc>
        <w:tc>
          <w:tcPr>
            <w:tcW w:w="2693" w:type="dxa"/>
            <w:tcBorders>
              <w:left w:val="nil"/>
            </w:tcBorders>
            <w:shd w:val="clear" w:color="auto" w:fill="FFFFFF" w:themeFill="background1"/>
          </w:tcPr>
          <w:p w14:paraId="64E71D9E" w14:textId="77777777" w:rsidR="007724BA" w:rsidRDefault="007724BA" w:rsidP="007724BA">
            <w:pPr>
              <w:ind w:firstLine="0"/>
              <w:jc w:val="center"/>
            </w:pPr>
            <w:r>
              <w:t>Poner márgenes a lo largo de la aplicación</w:t>
            </w:r>
          </w:p>
        </w:tc>
        <w:tc>
          <w:tcPr>
            <w:tcW w:w="425" w:type="dxa"/>
            <w:shd w:val="clear" w:color="auto" w:fill="FFFFFF" w:themeFill="background1"/>
          </w:tcPr>
          <w:p w14:paraId="11683495" w14:textId="77777777" w:rsidR="007724BA" w:rsidRDefault="007724BA" w:rsidP="007724BA">
            <w:pPr>
              <w:ind w:firstLine="0"/>
            </w:pPr>
          </w:p>
        </w:tc>
        <w:tc>
          <w:tcPr>
            <w:tcW w:w="426" w:type="dxa"/>
            <w:shd w:val="clear" w:color="auto" w:fill="FFFFFF" w:themeFill="background1"/>
          </w:tcPr>
          <w:p w14:paraId="65B5E71B" w14:textId="77777777" w:rsidR="007724BA" w:rsidRDefault="007724BA" w:rsidP="007724BA">
            <w:pPr>
              <w:ind w:firstLine="0"/>
            </w:pPr>
          </w:p>
        </w:tc>
        <w:tc>
          <w:tcPr>
            <w:tcW w:w="425" w:type="dxa"/>
            <w:shd w:val="clear" w:color="auto" w:fill="FFFFFF" w:themeFill="background1"/>
          </w:tcPr>
          <w:p w14:paraId="0E6FF2BE" w14:textId="77777777" w:rsidR="007724BA" w:rsidRDefault="007724BA" w:rsidP="007724BA">
            <w:pPr>
              <w:ind w:firstLine="0"/>
            </w:pPr>
          </w:p>
        </w:tc>
        <w:tc>
          <w:tcPr>
            <w:tcW w:w="425" w:type="dxa"/>
            <w:shd w:val="clear" w:color="auto" w:fill="FFFF00"/>
          </w:tcPr>
          <w:p w14:paraId="77C02721" w14:textId="77777777" w:rsidR="007724BA" w:rsidRDefault="007724BA" w:rsidP="007724BA">
            <w:pPr>
              <w:ind w:firstLine="0"/>
            </w:pPr>
          </w:p>
        </w:tc>
        <w:tc>
          <w:tcPr>
            <w:tcW w:w="425" w:type="dxa"/>
            <w:shd w:val="clear" w:color="auto" w:fill="FFFFFF" w:themeFill="background1"/>
          </w:tcPr>
          <w:p w14:paraId="21AA2177" w14:textId="77777777" w:rsidR="007724BA" w:rsidRDefault="007724BA" w:rsidP="007724BA">
            <w:pPr>
              <w:ind w:firstLine="0"/>
            </w:pPr>
          </w:p>
        </w:tc>
        <w:tc>
          <w:tcPr>
            <w:tcW w:w="426" w:type="dxa"/>
            <w:shd w:val="clear" w:color="auto" w:fill="FFFFFF" w:themeFill="background1"/>
          </w:tcPr>
          <w:p w14:paraId="16D28B1B" w14:textId="77777777" w:rsidR="007724BA" w:rsidRDefault="007724BA" w:rsidP="007724BA">
            <w:pPr>
              <w:ind w:firstLine="0"/>
            </w:pPr>
          </w:p>
        </w:tc>
        <w:tc>
          <w:tcPr>
            <w:tcW w:w="425" w:type="dxa"/>
            <w:shd w:val="clear" w:color="auto" w:fill="FFFFFF" w:themeFill="background1"/>
          </w:tcPr>
          <w:p w14:paraId="262F391E" w14:textId="77777777" w:rsidR="007724BA" w:rsidRDefault="007724BA" w:rsidP="007724BA">
            <w:pPr>
              <w:ind w:firstLine="0"/>
            </w:pPr>
          </w:p>
        </w:tc>
        <w:tc>
          <w:tcPr>
            <w:tcW w:w="425" w:type="dxa"/>
            <w:shd w:val="clear" w:color="auto" w:fill="FFFFFF" w:themeFill="background1"/>
          </w:tcPr>
          <w:p w14:paraId="7CAEF11D" w14:textId="77777777" w:rsidR="007724BA" w:rsidRDefault="007724BA" w:rsidP="007724BA">
            <w:pPr>
              <w:ind w:firstLine="0"/>
            </w:pPr>
          </w:p>
        </w:tc>
        <w:tc>
          <w:tcPr>
            <w:tcW w:w="425" w:type="dxa"/>
            <w:shd w:val="clear" w:color="auto" w:fill="FFFFFF" w:themeFill="background1"/>
          </w:tcPr>
          <w:p w14:paraId="5E64CEBC" w14:textId="77777777" w:rsidR="007724BA" w:rsidRDefault="007724BA" w:rsidP="007724BA">
            <w:pPr>
              <w:ind w:firstLine="0"/>
            </w:pPr>
          </w:p>
        </w:tc>
        <w:tc>
          <w:tcPr>
            <w:tcW w:w="426" w:type="dxa"/>
            <w:shd w:val="clear" w:color="auto" w:fill="FFFFFF" w:themeFill="background1"/>
          </w:tcPr>
          <w:p w14:paraId="5C5BDD09" w14:textId="77777777" w:rsidR="007724BA" w:rsidRDefault="007724BA" w:rsidP="007724BA">
            <w:pPr>
              <w:ind w:firstLine="0"/>
            </w:pPr>
          </w:p>
        </w:tc>
        <w:tc>
          <w:tcPr>
            <w:tcW w:w="425" w:type="dxa"/>
            <w:shd w:val="clear" w:color="auto" w:fill="FFFFFF" w:themeFill="background1"/>
          </w:tcPr>
          <w:p w14:paraId="4B3B7AD6" w14:textId="77777777" w:rsidR="007724BA" w:rsidRDefault="007724BA" w:rsidP="007724BA">
            <w:pPr>
              <w:ind w:firstLine="0"/>
            </w:pPr>
          </w:p>
        </w:tc>
        <w:tc>
          <w:tcPr>
            <w:tcW w:w="462" w:type="dxa"/>
            <w:shd w:val="clear" w:color="auto" w:fill="FFFFFF" w:themeFill="background1"/>
          </w:tcPr>
          <w:p w14:paraId="43E4320B" w14:textId="77777777" w:rsidR="007724BA" w:rsidRDefault="007724BA" w:rsidP="007724BA">
            <w:pPr>
              <w:keepNext/>
              <w:ind w:firstLine="0"/>
            </w:pPr>
          </w:p>
        </w:tc>
      </w:tr>
      <w:tr w:rsidR="007724BA" w14:paraId="1B9AED14" w14:textId="77777777" w:rsidTr="007724BA">
        <w:trPr>
          <w:trHeight w:val="291"/>
        </w:trPr>
        <w:tc>
          <w:tcPr>
            <w:tcW w:w="846" w:type="dxa"/>
            <w:tcBorders>
              <w:right w:val="nil"/>
            </w:tcBorders>
            <w:shd w:val="clear" w:color="auto" w:fill="F2F2F2" w:themeFill="background1" w:themeFillShade="F2"/>
          </w:tcPr>
          <w:p w14:paraId="2A4F34B4" w14:textId="77777777" w:rsidR="007724BA" w:rsidRDefault="007724BA" w:rsidP="007724BA">
            <w:pPr>
              <w:ind w:firstLine="0"/>
              <w:jc w:val="center"/>
            </w:pPr>
            <w:r>
              <w:t>#36</w:t>
            </w:r>
          </w:p>
        </w:tc>
        <w:tc>
          <w:tcPr>
            <w:tcW w:w="2693" w:type="dxa"/>
            <w:tcBorders>
              <w:left w:val="nil"/>
            </w:tcBorders>
            <w:shd w:val="clear" w:color="auto" w:fill="F2F2F2" w:themeFill="background1" w:themeFillShade="F2"/>
          </w:tcPr>
          <w:p w14:paraId="3BA59849" w14:textId="77777777" w:rsidR="007724BA" w:rsidRDefault="007724BA" w:rsidP="007724BA">
            <w:pPr>
              <w:ind w:firstLine="0"/>
              <w:jc w:val="center"/>
            </w:pPr>
            <w:r>
              <w:t>Mejorar el readme del repositorio</w:t>
            </w:r>
          </w:p>
        </w:tc>
        <w:tc>
          <w:tcPr>
            <w:tcW w:w="425" w:type="dxa"/>
            <w:shd w:val="clear" w:color="auto" w:fill="F2F2F2" w:themeFill="background1" w:themeFillShade="F2"/>
          </w:tcPr>
          <w:p w14:paraId="5ACFF984" w14:textId="77777777" w:rsidR="007724BA" w:rsidRDefault="007724BA" w:rsidP="007724BA">
            <w:pPr>
              <w:ind w:firstLine="0"/>
            </w:pPr>
          </w:p>
        </w:tc>
        <w:tc>
          <w:tcPr>
            <w:tcW w:w="426" w:type="dxa"/>
            <w:shd w:val="clear" w:color="auto" w:fill="F2F2F2" w:themeFill="background1" w:themeFillShade="F2"/>
          </w:tcPr>
          <w:p w14:paraId="77A4245A" w14:textId="77777777" w:rsidR="007724BA" w:rsidRDefault="007724BA" w:rsidP="007724BA">
            <w:pPr>
              <w:ind w:firstLine="0"/>
            </w:pPr>
          </w:p>
        </w:tc>
        <w:tc>
          <w:tcPr>
            <w:tcW w:w="425" w:type="dxa"/>
            <w:shd w:val="clear" w:color="auto" w:fill="F2F2F2" w:themeFill="background1" w:themeFillShade="F2"/>
          </w:tcPr>
          <w:p w14:paraId="6F138402" w14:textId="77777777" w:rsidR="007724BA" w:rsidRDefault="007724BA" w:rsidP="007724BA">
            <w:pPr>
              <w:ind w:firstLine="0"/>
            </w:pPr>
          </w:p>
        </w:tc>
        <w:tc>
          <w:tcPr>
            <w:tcW w:w="425" w:type="dxa"/>
            <w:shd w:val="clear" w:color="auto" w:fill="F2F2F2" w:themeFill="background1" w:themeFillShade="F2"/>
          </w:tcPr>
          <w:p w14:paraId="5ABC2F8B" w14:textId="77777777" w:rsidR="007724BA" w:rsidRDefault="007724BA" w:rsidP="007724BA">
            <w:pPr>
              <w:ind w:firstLine="0"/>
            </w:pPr>
          </w:p>
        </w:tc>
        <w:tc>
          <w:tcPr>
            <w:tcW w:w="425" w:type="dxa"/>
            <w:shd w:val="clear" w:color="auto" w:fill="8EAADB" w:themeFill="accent1" w:themeFillTint="99"/>
          </w:tcPr>
          <w:p w14:paraId="0078DA37" w14:textId="77777777" w:rsidR="007724BA" w:rsidRDefault="007724BA" w:rsidP="007724BA">
            <w:pPr>
              <w:ind w:firstLine="0"/>
            </w:pPr>
          </w:p>
        </w:tc>
        <w:tc>
          <w:tcPr>
            <w:tcW w:w="426" w:type="dxa"/>
            <w:shd w:val="clear" w:color="auto" w:fill="F2F2F2" w:themeFill="background1" w:themeFillShade="F2"/>
          </w:tcPr>
          <w:p w14:paraId="375826FB" w14:textId="77777777" w:rsidR="007724BA" w:rsidRDefault="007724BA" w:rsidP="007724BA">
            <w:pPr>
              <w:ind w:firstLine="0"/>
            </w:pPr>
          </w:p>
        </w:tc>
        <w:tc>
          <w:tcPr>
            <w:tcW w:w="425" w:type="dxa"/>
            <w:shd w:val="clear" w:color="auto" w:fill="F2F2F2" w:themeFill="background1" w:themeFillShade="F2"/>
          </w:tcPr>
          <w:p w14:paraId="4BDC2B19" w14:textId="77777777" w:rsidR="007724BA" w:rsidRDefault="007724BA" w:rsidP="007724BA">
            <w:pPr>
              <w:ind w:firstLine="0"/>
            </w:pPr>
          </w:p>
        </w:tc>
        <w:tc>
          <w:tcPr>
            <w:tcW w:w="425" w:type="dxa"/>
            <w:shd w:val="clear" w:color="auto" w:fill="F2F2F2" w:themeFill="background1" w:themeFillShade="F2"/>
          </w:tcPr>
          <w:p w14:paraId="586E4110" w14:textId="77777777" w:rsidR="007724BA" w:rsidRDefault="007724BA" w:rsidP="007724BA">
            <w:pPr>
              <w:ind w:firstLine="0"/>
            </w:pPr>
          </w:p>
        </w:tc>
        <w:tc>
          <w:tcPr>
            <w:tcW w:w="425" w:type="dxa"/>
            <w:shd w:val="clear" w:color="auto" w:fill="F2F2F2" w:themeFill="background1" w:themeFillShade="F2"/>
          </w:tcPr>
          <w:p w14:paraId="18C2DAA2" w14:textId="77777777" w:rsidR="007724BA" w:rsidRDefault="007724BA" w:rsidP="007724BA">
            <w:pPr>
              <w:ind w:firstLine="0"/>
            </w:pPr>
          </w:p>
        </w:tc>
        <w:tc>
          <w:tcPr>
            <w:tcW w:w="426" w:type="dxa"/>
            <w:shd w:val="clear" w:color="auto" w:fill="F2F2F2" w:themeFill="background1" w:themeFillShade="F2"/>
          </w:tcPr>
          <w:p w14:paraId="064A27D6" w14:textId="77777777" w:rsidR="007724BA" w:rsidRDefault="007724BA" w:rsidP="007724BA">
            <w:pPr>
              <w:ind w:firstLine="0"/>
            </w:pPr>
          </w:p>
        </w:tc>
        <w:tc>
          <w:tcPr>
            <w:tcW w:w="425" w:type="dxa"/>
            <w:shd w:val="clear" w:color="auto" w:fill="F2F2F2" w:themeFill="background1" w:themeFillShade="F2"/>
          </w:tcPr>
          <w:p w14:paraId="65E6EBF2" w14:textId="77777777" w:rsidR="007724BA" w:rsidRDefault="007724BA" w:rsidP="007724BA">
            <w:pPr>
              <w:ind w:firstLine="0"/>
            </w:pPr>
          </w:p>
        </w:tc>
        <w:tc>
          <w:tcPr>
            <w:tcW w:w="462" w:type="dxa"/>
            <w:shd w:val="clear" w:color="auto" w:fill="F2F2F2" w:themeFill="background1" w:themeFillShade="F2"/>
          </w:tcPr>
          <w:p w14:paraId="66F68D63" w14:textId="77777777" w:rsidR="007724BA" w:rsidRDefault="007724BA" w:rsidP="007724BA">
            <w:pPr>
              <w:keepNext/>
              <w:ind w:firstLine="0"/>
            </w:pPr>
          </w:p>
        </w:tc>
      </w:tr>
      <w:tr w:rsidR="007724BA" w14:paraId="16FDFFDE" w14:textId="77777777" w:rsidTr="007724BA">
        <w:trPr>
          <w:trHeight w:val="291"/>
        </w:trPr>
        <w:tc>
          <w:tcPr>
            <w:tcW w:w="846" w:type="dxa"/>
            <w:tcBorders>
              <w:right w:val="nil"/>
            </w:tcBorders>
            <w:shd w:val="clear" w:color="auto" w:fill="FFFFFF" w:themeFill="background1"/>
          </w:tcPr>
          <w:p w14:paraId="2185D123" w14:textId="77777777" w:rsidR="007724BA" w:rsidRDefault="007724BA" w:rsidP="007724BA">
            <w:pPr>
              <w:ind w:firstLine="0"/>
              <w:jc w:val="center"/>
            </w:pPr>
            <w:r>
              <w:t>#37</w:t>
            </w:r>
          </w:p>
        </w:tc>
        <w:tc>
          <w:tcPr>
            <w:tcW w:w="2693" w:type="dxa"/>
            <w:tcBorders>
              <w:left w:val="nil"/>
            </w:tcBorders>
            <w:shd w:val="clear" w:color="auto" w:fill="FFFFFF" w:themeFill="background1"/>
          </w:tcPr>
          <w:p w14:paraId="25B50063" w14:textId="77777777" w:rsidR="007724BA" w:rsidRDefault="007724BA" w:rsidP="007724BA">
            <w:pPr>
              <w:ind w:firstLine="0"/>
              <w:jc w:val="center"/>
            </w:pPr>
            <w:r>
              <w:t>Añadir una imagen de fondo para la portada</w:t>
            </w:r>
          </w:p>
        </w:tc>
        <w:tc>
          <w:tcPr>
            <w:tcW w:w="425" w:type="dxa"/>
            <w:shd w:val="clear" w:color="auto" w:fill="FFFFFF" w:themeFill="background1"/>
          </w:tcPr>
          <w:p w14:paraId="2BDC932F" w14:textId="77777777" w:rsidR="007724BA" w:rsidRDefault="007724BA" w:rsidP="007724BA">
            <w:pPr>
              <w:ind w:firstLine="0"/>
            </w:pPr>
          </w:p>
        </w:tc>
        <w:tc>
          <w:tcPr>
            <w:tcW w:w="426" w:type="dxa"/>
            <w:shd w:val="clear" w:color="auto" w:fill="FF5050"/>
          </w:tcPr>
          <w:p w14:paraId="480734E9" w14:textId="77777777" w:rsidR="007724BA" w:rsidRDefault="007724BA" w:rsidP="007724BA">
            <w:pPr>
              <w:ind w:firstLine="0"/>
            </w:pPr>
          </w:p>
        </w:tc>
        <w:tc>
          <w:tcPr>
            <w:tcW w:w="425" w:type="dxa"/>
            <w:shd w:val="clear" w:color="auto" w:fill="FFFFFF" w:themeFill="background1"/>
          </w:tcPr>
          <w:p w14:paraId="5785A962" w14:textId="77777777" w:rsidR="007724BA" w:rsidRDefault="007724BA" w:rsidP="007724BA">
            <w:pPr>
              <w:ind w:firstLine="0"/>
            </w:pPr>
          </w:p>
        </w:tc>
        <w:tc>
          <w:tcPr>
            <w:tcW w:w="425" w:type="dxa"/>
            <w:shd w:val="clear" w:color="auto" w:fill="FFFF00"/>
          </w:tcPr>
          <w:p w14:paraId="3DBFED2B" w14:textId="77777777" w:rsidR="007724BA" w:rsidRDefault="007724BA" w:rsidP="007724BA">
            <w:pPr>
              <w:ind w:firstLine="0"/>
            </w:pPr>
          </w:p>
        </w:tc>
        <w:tc>
          <w:tcPr>
            <w:tcW w:w="425" w:type="dxa"/>
            <w:shd w:val="clear" w:color="auto" w:fill="FFFFFF" w:themeFill="background1"/>
          </w:tcPr>
          <w:p w14:paraId="06FA58ED" w14:textId="77777777" w:rsidR="007724BA" w:rsidRDefault="007724BA" w:rsidP="007724BA">
            <w:pPr>
              <w:ind w:firstLine="0"/>
            </w:pPr>
          </w:p>
        </w:tc>
        <w:tc>
          <w:tcPr>
            <w:tcW w:w="426" w:type="dxa"/>
            <w:shd w:val="clear" w:color="auto" w:fill="FFFFFF" w:themeFill="background1"/>
          </w:tcPr>
          <w:p w14:paraId="4D322874" w14:textId="77777777" w:rsidR="007724BA" w:rsidRDefault="007724BA" w:rsidP="007724BA">
            <w:pPr>
              <w:ind w:firstLine="0"/>
            </w:pPr>
          </w:p>
        </w:tc>
        <w:tc>
          <w:tcPr>
            <w:tcW w:w="425" w:type="dxa"/>
            <w:shd w:val="clear" w:color="auto" w:fill="FFFFFF" w:themeFill="background1"/>
          </w:tcPr>
          <w:p w14:paraId="1846D85D" w14:textId="77777777" w:rsidR="007724BA" w:rsidRDefault="007724BA" w:rsidP="007724BA">
            <w:pPr>
              <w:ind w:firstLine="0"/>
            </w:pPr>
          </w:p>
        </w:tc>
        <w:tc>
          <w:tcPr>
            <w:tcW w:w="425" w:type="dxa"/>
            <w:shd w:val="clear" w:color="auto" w:fill="FFFFFF" w:themeFill="background1"/>
          </w:tcPr>
          <w:p w14:paraId="70E722AD" w14:textId="77777777" w:rsidR="007724BA" w:rsidRDefault="007724BA" w:rsidP="007724BA">
            <w:pPr>
              <w:ind w:firstLine="0"/>
            </w:pPr>
          </w:p>
        </w:tc>
        <w:tc>
          <w:tcPr>
            <w:tcW w:w="425" w:type="dxa"/>
            <w:shd w:val="clear" w:color="auto" w:fill="FFFFFF" w:themeFill="background1"/>
          </w:tcPr>
          <w:p w14:paraId="6E2A3E35" w14:textId="77777777" w:rsidR="007724BA" w:rsidRDefault="007724BA" w:rsidP="007724BA">
            <w:pPr>
              <w:ind w:firstLine="0"/>
            </w:pPr>
          </w:p>
        </w:tc>
        <w:tc>
          <w:tcPr>
            <w:tcW w:w="426" w:type="dxa"/>
            <w:shd w:val="clear" w:color="auto" w:fill="FFFFFF" w:themeFill="background1"/>
          </w:tcPr>
          <w:p w14:paraId="65A15EBA" w14:textId="77777777" w:rsidR="007724BA" w:rsidRDefault="007724BA" w:rsidP="007724BA">
            <w:pPr>
              <w:ind w:firstLine="0"/>
            </w:pPr>
          </w:p>
        </w:tc>
        <w:tc>
          <w:tcPr>
            <w:tcW w:w="425" w:type="dxa"/>
            <w:shd w:val="clear" w:color="auto" w:fill="FFFFFF" w:themeFill="background1"/>
          </w:tcPr>
          <w:p w14:paraId="7ABBFFED" w14:textId="77777777" w:rsidR="007724BA" w:rsidRDefault="007724BA" w:rsidP="007724BA">
            <w:pPr>
              <w:ind w:firstLine="0"/>
            </w:pPr>
          </w:p>
        </w:tc>
        <w:tc>
          <w:tcPr>
            <w:tcW w:w="462" w:type="dxa"/>
            <w:shd w:val="clear" w:color="auto" w:fill="FFFFFF" w:themeFill="background1"/>
          </w:tcPr>
          <w:p w14:paraId="195618B1" w14:textId="77777777" w:rsidR="007724BA" w:rsidRDefault="007724BA" w:rsidP="007724BA">
            <w:pPr>
              <w:keepNext/>
              <w:ind w:firstLine="0"/>
            </w:pPr>
          </w:p>
        </w:tc>
      </w:tr>
      <w:tr w:rsidR="007724BA" w14:paraId="15A66E1E" w14:textId="77777777" w:rsidTr="007724BA">
        <w:trPr>
          <w:trHeight w:val="291"/>
        </w:trPr>
        <w:tc>
          <w:tcPr>
            <w:tcW w:w="846" w:type="dxa"/>
            <w:tcBorders>
              <w:right w:val="nil"/>
            </w:tcBorders>
            <w:shd w:val="clear" w:color="auto" w:fill="F2F2F2" w:themeFill="background1" w:themeFillShade="F2"/>
          </w:tcPr>
          <w:p w14:paraId="294D98A7" w14:textId="77777777" w:rsidR="007724BA" w:rsidRDefault="007724BA" w:rsidP="007724BA">
            <w:pPr>
              <w:ind w:firstLine="0"/>
              <w:jc w:val="center"/>
            </w:pPr>
            <w:r>
              <w:t>#38</w:t>
            </w:r>
          </w:p>
        </w:tc>
        <w:tc>
          <w:tcPr>
            <w:tcW w:w="2693" w:type="dxa"/>
            <w:tcBorders>
              <w:left w:val="nil"/>
            </w:tcBorders>
            <w:shd w:val="clear" w:color="auto" w:fill="F2F2F2" w:themeFill="background1" w:themeFillShade="F2"/>
          </w:tcPr>
          <w:p w14:paraId="20E61091" w14:textId="77777777" w:rsidR="007724BA" w:rsidRDefault="007724BA" w:rsidP="007724BA">
            <w:pPr>
              <w:ind w:firstLine="0"/>
              <w:jc w:val="center"/>
            </w:pPr>
            <w:r>
              <w:t>Traducir la página web</w:t>
            </w:r>
          </w:p>
        </w:tc>
        <w:tc>
          <w:tcPr>
            <w:tcW w:w="425" w:type="dxa"/>
            <w:shd w:val="clear" w:color="auto" w:fill="F2F2F2" w:themeFill="background1" w:themeFillShade="F2"/>
          </w:tcPr>
          <w:p w14:paraId="3516529C" w14:textId="77777777" w:rsidR="007724BA" w:rsidRDefault="007724BA" w:rsidP="007724BA">
            <w:pPr>
              <w:ind w:firstLine="0"/>
            </w:pPr>
          </w:p>
        </w:tc>
        <w:tc>
          <w:tcPr>
            <w:tcW w:w="426" w:type="dxa"/>
            <w:shd w:val="clear" w:color="auto" w:fill="F2F2F2" w:themeFill="background1" w:themeFillShade="F2"/>
          </w:tcPr>
          <w:p w14:paraId="346BEC89" w14:textId="77777777" w:rsidR="007724BA" w:rsidRDefault="007724BA" w:rsidP="007724BA">
            <w:pPr>
              <w:ind w:firstLine="0"/>
            </w:pPr>
          </w:p>
        </w:tc>
        <w:tc>
          <w:tcPr>
            <w:tcW w:w="425" w:type="dxa"/>
            <w:shd w:val="clear" w:color="auto" w:fill="F2F2F2" w:themeFill="background1" w:themeFillShade="F2"/>
          </w:tcPr>
          <w:p w14:paraId="2B5E10A6" w14:textId="77777777" w:rsidR="007724BA" w:rsidRDefault="007724BA" w:rsidP="007724BA">
            <w:pPr>
              <w:ind w:firstLine="0"/>
            </w:pPr>
          </w:p>
        </w:tc>
        <w:tc>
          <w:tcPr>
            <w:tcW w:w="425" w:type="dxa"/>
            <w:shd w:val="clear" w:color="auto" w:fill="FFFF00"/>
          </w:tcPr>
          <w:p w14:paraId="52B171B7" w14:textId="77777777" w:rsidR="007724BA" w:rsidRDefault="007724BA" w:rsidP="007724BA">
            <w:pPr>
              <w:ind w:firstLine="0"/>
            </w:pPr>
          </w:p>
        </w:tc>
        <w:tc>
          <w:tcPr>
            <w:tcW w:w="425" w:type="dxa"/>
            <w:shd w:val="clear" w:color="auto" w:fill="F2F2F2" w:themeFill="background1" w:themeFillShade="F2"/>
          </w:tcPr>
          <w:p w14:paraId="7C646945" w14:textId="77777777" w:rsidR="007724BA" w:rsidRDefault="007724BA" w:rsidP="007724BA">
            <w:pPr>
              <w:ind w:firstLine="0"/>
            </w:pPr>
          </w:p>
        </w:tc>
        <w:tc>
          <w:tcPr>
            <w:tcW w:w="426" w:type="dxa"/>
            <w:shd w:val="clear" w:color="auto" w:fill="F2F2F2" w:themeFill="background1" w:themeFillShade="F2"/>
          </w:tcPr>
          <w:p w14:paraId="33277C92" w14:textId="77777777" w:rsidR="007724BA" w:rsidRDefault="007724BA" w:rsidP="007724BA">
            <w:pPr>
              <w:ind w:firstLine="0"/>
            </w:pPr>
          </w:p>
        </w:tc>
        <w:tc>
          <w:tcPr>
            <w:tcW w:w="425" w:type="dxa"/>
            <w:shd w:val="clear" w:color="auto" w:fill="F2F2F2" w:themeFill="background1" w:themeFillShade="F2"/>
          </w:tcPr>
          <w:p w14:paraId="0CE2B44D" w14:textId="77777777" w:rsidR="007724BA" w:rsidRDefault="007724BA" w:rsidP="007724BA">
            <w:pPr>
              <w:ind w:firstLine="0"/>
            </w:pPr>
          </w:p>
        </w:tc>
        <w:tc>
          <w:tcPr>
            <w:tcW w:w="425" w:type="dxa"/>
            <w:shd w:val="clear" w:color="auto" w:fill="F2F2F2" w:themeFill="background1" w:themeFillShade="F2"/>
          </w:tcPr>
          <w:p w14:paraId="702B977B" w14:textId="77777777" w:rsidR="007724BA" w:rsidRDefault="007724BA" w:rsidP="007724BA">
            <w:pPr>
              <w:ind w:firstLine="0"/>
            </w:pPr>
          </w:p>
        </w:tc>
        <w:tc>
          <w:tcPr>
            <w:tcW w:w="425" w:type="dxa"/>
            <w:shd w:val="clear" w:color="auto" w:fill="F2F2F2" w:themeFill="background1" w:themeFillShade="F2"/>
          </w:tcPr>
          <w:p w14:paraId="535F3BA6" w14:textId="77777777" w:rsidR="007724BA" w:rsidRDefault="007724BA" w:rsidP="007724BA">
            <w:pPr>
              <w:ind w:firstLine="0"/>
            </w:pPr>
          </w:p>
        </w:tc>
        <w:tc>
          <w:tcPr>
            <w:tcW w:w="426" w:type="dxa"/>
            <w:shd w:val="clear" w:color="auto" w:fill="F2F2F2" w:themeFill="background1" w:themeFillShade="F2"/>
          </w:tcPr>
          <w:p w14:paraId="078033CA" w14:textId="77777777" w:rsidR="007724BA" w:rsidRDefault="007724BA" w:rsidP="007724BA">
            <w:pPr>
              <w:ind w:firstLine="0"/>
            </w:pPr>
          </w:p>
        </w:tc>
        <w:tc>
          <w:tcPr>
            <w:tcW w:w="425" w:type="dxa"/>
            <w:shd w:val="clear" w:color="auto" w:fill="F2F2F2" w:themeFill="background1" w:themeFillShade="F2"/>
          </w:tcPr>
          <w:p w14:paraId="5C4F6FBF" w14:textId="77777777" w:rsidR="007724BA" w:rsidRDefault="007724BA" w:rsidP="007724BA">
            <w:pPr>
              <w:ind w:firstLine="0"/>
            </w:pPr>
          </w:p>
        </w:tc>
        <w:tc>
          <w:tcPr>
            <w:tcW w:w="462" w:type="dxa"/>
            <w:shd w:val="clear" w:color="auto" w:fill="F2F2F2" w:themeFill="background1" w:themeFillShade="F2"/>
          </w:tcPr>
          <w:p w14:paraId="6E7EE865" w14:textId="77777777" w:rsidR="007724BA" w:rsidRDefault="007724BA" w:rsidP="007724BA">
            <w:pPr>
              <w:keepNext/>
              <w:ind w:firstLine="0"/>
            </w:pPr>
          </w:p>
        </w:tc>
      </w:tr>
      <w:tr w:rsidR="007724BA" w14:paraId="33361BB9" w14:textId="77777777" w:rsidTr="007724BA">
        <w:trPr>
          <w:trHeight w:val="291"/>
        </w:trPr>
        <w:tc>
          <w:tcPr>
            <w:tcW w:w="846" w:type="dxa"/>
            <w:tcBorders>
              <w:right w:val="nil"/>
            </w:tcBorders>
            <w:shd w:val="clear" w:color="auto" w:fill="FFFFFF" w:themeFill="background1"/>
          </w:tcPr>
          <w:p w14:paraId="2CDB3F74" w14:textId="77777777" w:rsidR="007724BA" w:rsidRDefault="007724BA" w:rsidP="007724BA">
            <w:pPr>
              <w:ind w:firstLine="0"/>
              <w:jc w:val="center"/>
            </w:pPr>
            <w:r>
              <w:t>#39</w:t>
            </w:r>
          </w:p>
        </w:tc>
        <w:tc>
          <w:tcPr>
            <w:tcW w:w="2693" w:type="dxa"/>
            <w:tcBorders>
              <w:left w:val="nil"/>
            </w:tcBorders>
            <w:shd w:val="clear" w:color="auto" w:fill="FFFFFF" w:themeFill="background1"/>
          </w:tcPr>
          <w:p w14:paraId="721E14B6" w14:textId="77777777" w:rsidR="007724BA" w:rsidRDefault="007724BA" w:rsidP="007724BA">
            <w:pPr>
              <w:ind w:firstLine="0"/>
              <w:jc w:val="center"/>
            </w:pPr>
            <w:r>
              <w:t>Analizar la detección de roles</w:t>
            </w:r>
          </w:p>
        </w:tc>
        <w:tc>
          <w:tcPr>
            <w:tcW w:w="425" w:type="dxa"/>
            <w:shd w:val="clear" w:color="auto" w:fill="FFFFFF" w:themeFill="background1"/>
          </w:tcPr>
          <w:p w14:paraId="070D8694" w14:textId="77777777" w:rsidR="007724BA" w:rsidRDefault="007724BA" w:rsidP="007724BA">
            <w:pPr>
              <w:ind w:firstLine="0"/>
            </w:pPr>
          </w:p>
        </w:tc>
        <w:tc>
          <w:tcPr>
            <w:tcW w:w="426" w:type="dxa"/>
            <w:shd w:val="clear" w:color="auto" w:fill="FFFFFF" w:themeFill="background1"/>
          </w:tcPr>
          <w:p w14:paraId="2CF08401" w14:textId="77777777" w:rsidR="007724BA" w:rsidRDefault="007724BA" w:rsidP="007724BA">
            <w:pPr>
              <w:ind w:firstLine="0"/>
            </w:pPr>
          </w:p>
        </w:tc>
        <w:tc>
          <w:tcPr>
            <w:tcW w:w="425" w:type="dxa"/>
            <w:shd w:val="clear" w:color="auto" w:fill="FFFFFF" w:themeFill="background1"/>
          </w:tcPr>
          <w:p w14:paraId="2204E299" w14:textId="77777777" w:rsidR="007724BA" w:rsidRDefault="007724BA" w:rsidP="007724BA">
            <w:pPr>
              <w:ind w:firstLine="0"/>
            </w:pPr>
          </w:p>
        </w:tc>
        <w:tc>
          <w:tcPr>
            <w:tcW w:w="425" w:type="dxa"/>
            <w:shd w:val="clear" w:color="auto" w:fill="FFFFFF" w:themeFill="background1"/>
          </w:tcPr>
          <w:p w14:paraId="3075BEF5" w14:textId="77777777" w:rsidR="007724BA" w:rsidRDefault="007724BA" w:rsidP="007724BA">
            <w:pPr>
              <w:ind w:firstLine="0"/>
            </w:pPr>
          </w:p>
        </w:tc>
        <w:tc>
          <w:tcPr>
            <w:tcW w:w="425" w:type="dxa"/>
            <w:shd w:val="clear" w:color="auto" w:fill="FFFFFF" w:themeFill="background1"/>
          </w:tcPr>
          <w:p w14:paraId="302B7966" w14:textId="77777777" w:rsidR="007724BA" w:rsidRDefault="007724BA" w:rsidP="007724BA">
            <w:pPr>
              <w:ind w:firstLine="0"/>
            </w:pPr>
          </w:p>
        </w:tc>
        <w:tc>
          <w:tcPr>
            <w:tcW w:w="426" w:type="dxa"/>
            <w:shd w:val="clear" w:color="auto" w:fill="FFFFFF" w:themeFill="background1"/>
          </w:tcPr>
          <w:p w14:paraId="0EDD00F8" w14:textId="77777777" w:rsidR="007724BA" w:rsidRDefault="007724BA" w:rsidP="007724BA">
            <w:pPr>
              <w:ind w:firstLine="0"/>
            </w:pPr>
          </w:p>
        </w:tc>
        <w:tc>
          <w:tcPr>
            <w:tcW w:w="425" w:type="dxa"/>
            <w:shd w:val="clear" w:color="auto" w:fill="FFFFFF" w:themeFill="background1"/>
          </w:tcPr>
          <w:p w14:paraId="4F7AE570" w14:textId="77777777" w:rsidR="007724BA" w:rsidRDefault="007724BA" w:rsidP="007724BA">
            <w:pPr>
              <w:ind w:firstLine="0"/>
            </w:pPr>
          </w:p>
        </w:tc>
        <w:tc>
          <w:tcPr>
            <w:tcW w:w="425" w:type="dxa"/>
            <w:shd w:val="clear" w:color="auto" w:fill="F4B083" w:themeFill="accent2" w:themeFillTint="99"/>
          </w:tcPr>
          <w:p w14:paraId="38C0CE22" w14:textId="77777777" w:rsidR="007724BA" w:rsidRDefault="007724BA" w:rsidP="007724BA">
            <w:pPr>
              <w:ind w:firstLine="0"/>
            </w:pPr>
          </w:p>
        </w:tc>
        <w:tc>
          <w:tcPr>
            <w:tcW w:w="425" w:type="dxa"/>
            <w:shd w:val="clear" w:color="auto" w:fill="FFFFFF" w:themeFill="background1"/>
          </w:tcPr>
          <w:p w14:paraId="57B0BD06" w14:textId="77777777" w:rsidR="007724BA" w:rsidRDefault="007724BA" w:rsidP="007724BA">
            <w:pPr>
              <w:ind w:firstLine="0"/>
            </w:pPr>
          </w:p>
        </w:tc>
        <w:tc>
          <w:tcPr>
            <w:tcW w:w="426" w:type="dxa"/>
            <w:shd w:val="clear" w:color="auto" w:fill="FFFFFF" w:themeFill="background1"/>
          </w:tcPr>
          <w:p w14:paraId="325084BE" w14:textId="77777777" w:rsidR="007724BA" w:rsidRDefault="007724BA" w:rsidP="007724BA">
            <w:pPr>
              <w:ind w:firstLine="0"/>
            </w:pPr>
          </w:p>
        </w:tc>
        <w:tc>
          <w:tcPr>
            <w:tcW w:w="425" w:type="dxa"/>
            <w:shd w:val="clear" w:color="auto" w:fill="FFFFFF" w:themeFill="background1"/>
          </w:tcPr>
          <w:p w14:paraId="560146A3" w14:textId="77777777" w:rsidR="007724BA" w:rsidRDefault="007724BA" w:rsidP="007724BA">
            <w:pPr>
              <w:ind w:firstLine="0"/>
            </w:pPr>
          </w:p>
        </w:tc>
        <w:tc>
          <w:tcPr>
            <w:tcW w:w="462" w:type="dxa"/>
            <w:shd w:val="clear" w:color="auto" w:fill="FFFFFF" w:themeFill="background1"/>
          </w:tcPr>
          <w:p w14:paraId="09FFBE59" w14:textId="77777777" w:rsidR="007724BA" w:rsidRDefault="007724BA" w:rsidP="007724BA">
            <w:pPr>
              <w:keepNext/>
              <w:ind w:firstLine="0"/>
            </w:pPr>
          </w:p>
        </w:tc>
      </w:tr>
      <w:tr w:rsidR="007724BA" w14:paraId="2E513A1E" w14:textId="77777777" w:rsidTr="00646365">
        <w:trPr>
          <w:trHeight w:val="291"/>
        </w:trPr>
        <w:tc>
          <w:tcPr>
            <w:tcW w:w="846" w:type="dxa"/>
            <w:tcBorders>
              <w:right w:val="nil"/>
            </w:tcBorders>
            <w:shd w:val="clear" w:color="auto" w:fill="F2F2F2" w:themeFill="background1" w:themeFillShade="F2"/>
          </w:tcPr>
          <w:p w14:paraId="3DD2554F" w14:textId="77777777" w:rsidR="007724BA" w:rsidRDefault="007724BA" w:rsidP="007724BA">
            <w:pPr>
              <w:ind w:firstLine="0"/>
              <w:jc w:val="center"/>
            </w:pPr>
            <w:r>
              <w:t>#40</w:t>
            </w:r>
          </w:p>
        </w:tc>
        <w:tc>
          <w:tcPr>
            <w:tcW w:w="2693" w:type="dxa"/>
            <w:tcBorders>
              <w:left w:val="nil"/>
              <w:bottom w:val="single" w:sz="4" w:space="0" w:color="auto"/>
            </w:tcBorders>
            <w:shd w:val="clear" w:color="auto" w:fill="F2F2F2" w:themeFill="background1" w:themeFillShade="F2"/>
          </w:tcPr>
          <w:p w14:paraId="491F8E04" w14:textId="77777777" w:rsidR="007724BA" w:rsidRDefault="007724BA" w:rsidP="007724BA">
            <w:pPr>
              <w:ind w:firstLine="0"/>
              <w:jc w:val="center"/>
            </w:pPr>
            <w:r>
              <w:t>Intentar implementar louvain o un paquete con el que usarlo</w:t>
            </w:r>
          </w:p>
        </w:tc>
        <w:tc>
          <w:tcPr>
            <w:tcW w:w="425" w:type="dxa"/>
            <w:shd w:val="clear" w:color="auto" w:fill="F2F2F2" w:themeFill="background1" w:themeFillShade="F2"/>
          </w:tcPr>
          <w:p w14:paraId="5A9812E2" w14:textId="77777777" w:rsidR="007724BA" w:rsidRDefault="007724BA" w:rsidP="007724BA">
            <w:pPr>
              <w:ind w:firstLine="0"/>
            </w:pPr>
          </w:p>
        </w:tc>
        <w:tc>
          <w:tcPr>
            <w:tcW w:w="426" w:type="dxa"/>
            <w:shd w:val="clear" w:color="auto" w:fill="F2F2F2" w:themeFill="background1" w:themeFillShade="F2"/>
          </w:tcPr>
          <w:p w14:paraId="1719435E" w14:textId="77777777" w:rsidR="007724BA" w:rsidRDefault="007724BA" w:rsidP="007724BA">
            <w:pPr>
              <w:ind w:firstLine="0"/>
            </w:pPr>
          </w:p>
        </w:tc>
        <w:tc>
          <w:tcPr>
            <w:tcW w:w="425" w:type="dxa"/>
            <w:shd w:val="clear" w:color="auto" w:fill="F2F2F2" w:themeFill="background1" w:themeFillShade="F2"/>
          </w:tcPr>
          <w:p w14:paraId="3F3A29C4" w14:textId="77777777" w:rsidR="007724BA" w:rsidRDefault="007724BA" w:rsidP="007724BA">
            <w:pPr>
              <w:ind w:firstLine="0"/>
            </w:pPr>
          </w:p>
        </w:tc>
        <w:tc>
          <w:tcPr>
            <w:tcW w:w="425" w:type="dxa"/>
            <w:shd w:val="clear" w:color="auto" w:fill="F2F2F2" w:themeFill="background1" w:themeFillShade="F2"/>
          </w:tcPr>
          <w:p w14:paraId="35611C05" w14:textId="77777777" w:rsidR="007724BA" w:rsidRDefault="007724BA" w:rsidP="007724BA">
            <w:pPr>
              <w:ind w:firstLine="0"/>
            </w:pPr>
          </w:p>
        </w:tc>
        <w:tc>
          <w:tcPr>
            <w:tcW w:w="425" w:type="dxa"/>
            <w:shd w:val="clear" w:color="auto" w:fill="F2F2F2" w:themeFill="background1" w:themeFillShade="F2"/>
          </w:tcPr>
          <w:p w14:paraId="697CC128" w14:textId="77777777" w:rsidR="007724BA" w:rsidRDefault="007724BA" w:rsidP="007724BA">
            <w:pPr>
              <w:ind w:firstLine="0"/>
            </w:pPr>
          </w:p>
        </w:tc>
        <w:tc>
          <w:tcPr>
            <w:tcW w:w="426" w:type="dxa"/>
            <w:shd w:val="clear" w:color="auto" w:fill="F2F2F2" w:themeFill="background1" w:themeFillShade="F2"/>
          </w:tcPr>
          <w:p w14:paraId="720B1776" w14:textId="77777777" w:rsidR="007724BA" w:rsidRDefault="007724BA" w:rsidP="007724BA">
            <w:pPr>
              <w:ind w:firstLine="0"/>
            </w:pPr>
          </w:p>
        </w:tc>
        <w:tc>
          <w:tcPr>
            <w:tcW w:w="425" w:type="dxa"/>
            <w:shd w:val="clear" w:color="auto" w:fill="F2F2F2" w:themeFill="background1" w:themeFillShade="F2"/>
          </w:tcPr>
          <w:p w14:paraId="2E8FF457" w14:textId="77777777" w:rsidR="007724BA" w:rsidRDefault="007724BA" w:rsidP="007724BA">
            <w:pPr>
              <w:ind w:firstLine="0"/>
            </w:pPr>
          </w:p>
        </w:tc>
        <w:tc>
          <w:tcPr>
            <w:tcW w:w="425" w:type="dxa"/>
            <w:shd w:val="clear" w:color="auto" w:fill="F2F2F2" w:themeFill="background1" w:themeFillShade="F2"/>
          </w:tcPr>
          <w:p w14:paraId="639D8BCA" w14:textId="77777777" w:rsidR="007724BA" w:rsidRDefault="007724BA" w:rsidP="007724BA">
            <w:pPr>
              <w:ind w:firstLine="0"/>
            </w:pPr>
          </w:p>
        </w:tc>
        <w:tc>
          <w:tcPr>
            <w:tcW w:w="425" w:type="dxa"/>
            <w:shd w:val="clear" w:color="auto" w:fill="F2F2F2" w:themeFill="background1" w:themeFillShade="F2"/>
          </w:tcPr>
          <w:p w14:paraId="2E08AA96" w14:textId="77777777" w:rsidR="007724BA" w:rsidRDefault="007724BA" w:rsidP="007724BA">
            <w:pPr>
              <w:ind w:firstLine="0"/>
            </w:pPr>
          </w:p>
        </w:tc>
        <w:tc>
          <w:tcPr>
            <w:tcW w:w="426" w:type="dxa"/>
            <w:shd w:val="clear" w:color="auto" w:fill="00B050"/>
          </w:tcPr>
          <w:p w14:paraId="1D850D0B" w14:textId="77777777" w:rsidR="007724BA" w:rsidRDefault="007724BA" w:rsidP="007724BA">
            <w:pPr>
              <w:ind w:firstLine="0"/>
            </w:pPr>
          </w:p>
        </w:tc>
        <w:tc>
          <w:tcPr>
            <w:tcW w:w="425" w:type="dxa"/>
            <w:shd w:val="clear" w:color="auto" w:fill="F2F2F2" w:themeFill="background1" w:themeFillShade="F2"/>
          </w:tcPr>
          <w:p w14:paraId="14521C97" w14:textId="77777777" w:rsidR="007724BA" w:rsidRDefault="007724BA" w:rsidP="007724BA">
            <w:pPr>
              <w:ind w:firstLine="0"/>
            </w:pPr>
          </w:p>
        </w:tc>
        <w:tc>
          <w:tcPr>
            <w:tcW w:w="462" w:type="dxa"/>
            <w:shd w:val="clear" w:color="auto" w:fill="F2F2F2" w:themeFill="background1" w:themeFillShade="F2"/>
          </w:tcPr>
          <w:p w14:paraId="2D1F8C2C" w14:textId="77777777" w:rsidR="007724BA" w:rsidRDefault="007724BA" w:rsidP="00DF6B12">
            <w:pPr>
              <w:keepNext/>
              <w:ind w:firstLine="0"/>
            </w:pPr>
          </w:p>
        </w:tc>
      </w:tr>
    </w:tbl>
    <w:p w14:paraId="7D2F6B55" w14:textId="4E320CD8" w:rsidR="00DF6B12" w:rsidRDefault="00DF6B12" w:rsidP="00DF6B12">
      <w:pPr>
        <w:pStyle w:val="Descripcin"/>
        <w:framePr w:h="286" w:hRule="exact" w:hSpace="141" w:wrap="around" w:vAnchor="page" w:hAnchor="page" w:x="4780" w:y="9001"/>
      </w:pPr>
      <w:bookmarkStart w:id="34" w:name="_Toc32403606"/>
      <w:r>
        <w:t xml:space="preserve">Tabla </w:t>
      </w:r>
      <w:r w:rsidR="00C55D23">
        <w:fldChar w:fldCharType="begin"/>
      </w:r>
      <w:r w:rsidR="00C55D23">
        <w:instrText xml:space="preserve"> SEQ Tabla \* ARABIC </w:instrText>
      </w:r>
      <w:r w:rsidR="00C55D23">
        <w:fldChar w:fldCharType="separate"/>
      </w:r>
      <w:r w:rsidR="002C5B9B">
        <w:rPr>
          <w:noProof/>
        </w:rPr>
        <w:t>7</w:t>
      </w:r>
      <w:r w:rsidR="00C55D23">
        <w:rPr>
          <w:noProof/>
        </w:rPr>
        <w:fldChar w:fldCharType="end"/>
      </w:r>
      <w:r>
        <w:t xml:space="preserve"> Distribución tareas sprint 6</w:t>
      </w:r>
      <w:bookmarkEnd w:id="34"/>
    </w:p>
    <w:p w14:paraId="1F35A54D" w14:textId="77777777" w:rsidR="007724BA" w:rsidRDefault="007724BA" w:rsidP="005D77E9"/>
    <w:p w14:paraId="6813338B" w14:textId="77777777" w:rsidR="00DF6B12" w:rsidRDefault="00DF6B12" w:rsidP="00DF6B12">
      <w:pPr>
        <w:pStyle w:val="Ttulo3"/>
      </w:pPr>
      <w:bookmarkStart w:id="35" w:name="_Toc32403681"/>
      <w:r>
        <w:t>Sprint 7 (27/12/2019 – 10/01/20</w:t>
      </w:r>
      <w:r w:rsidR="00B94F27">
        <w:t>20</w:t>
      </w:r>
      <w:r>
        <w:t>)</w:t>
      </w:r>
      <w:bookmarkEnd w:id="35"/>
    </w:p>
    <w:p w14:paraId="43AD3AA8" w14:textId="5675C87D" w:rsidR="00DF6B12" w:rsidRDefault="00DF6B12" w:rsidP="00DF6B12">
      <w:r>
        <w:t xml:space="preserve">En el sprint 7 ya tenemos una visión bastante acertada de lo que se va a convertir en la aplicación final, es por eso que ya pasamos del diseño a un sprint que busca más ultimar ciertos detalles del informe y empezar ya con el despliegue de la aplicación en algún servidor. </w:t>
      </w:r>
      <w:r w:rsidR="00F21352">
        <w:t>Además,</w:t>
      </w:r>
      <w:r>
        <w:t xml:space="preserve"> en este sprint ya se toma en cuenta el diseño de una wiki y se empiezan a probar opciones para su implementación.</w:t>
      </w:r>
    </w:p>
    <w:p w14:paraId="67B00CBB" w14:textId="77777777" w:rsidR="00DF6B12" w:rsidRDefault="00DF6B12" w:rsidP="00DF6B12">
      <w:r>
        <w:t xml:space="preserve">El enlace al séptimo sprint del proyecto: </w:t>
      </w:r>
      <w:hyperlink r:id="rId96" w:history="1">
        <w:r w:rsidRPr="00DF6B12">
          <w:rPr>
            <w:rStyle w:val="Hipervnculo"/>
          </w:rPr>
          <w:t>Sprint 7</w:t>
        </w:r>
      </w:hyperlink>
      <w:r>
        <w:t>.</w:t>
      </w:r>
    </w:p>
    <w:p w14:paraId="67E549A2" w14:textId="269599B2" w:rsidR="00DF6B12" w:rsidRDefault="00DF6B12" w:rsidP="00DF6B12">
      <w:r>
        <w:t xml:space="preserve">Aquí se puede observar el gráfico burndown generado para el sprint 7. En el que la tarea que más tiempo llevo fue la de investigar posibles servidores para alojar la web, que no fuera heroku, debido a sus restricciones en su forma gratuita, aun </w:t>
      </w:r>
      <w:r w:rsidR="00F6343B">
        <w:t>así,</w:t>
      </w:r>
      <w:r>
        <w:t xml:space="preserve"> se decidió desplegar en </w:t>
      </w:r>
      <w:r w:rsidR="00F21352">
        <w:t>H</w:t>
      </w:r>
      <w:r>
        <w:t xml:space="preserve">eroku debido a que todos los servicios de </w:t>
      </w:r>
      <w:r w:rsidRPr="00693A99">
        <w:rPr>
          <w:i/>
          <w:iCs/>
        </w:rPr>
        <w:t>hosting</w:t>
      </w:r>
      <w:r>
        <w:t xml:space="preserve"> gratuito poseían una serie de restricciones y </w:t>
      </w:r>
      <w:r w:rsidR="00F21352">
        <w:t>H</w:t>
      </w:r>
      <w:r>
        <w:t>eroku parecía ser el servicio más sencillo de uso.</w:t>
      </w:r>
    </w:p>
    <w:p w14:paraId="6246B4AD" w14:textId="77777777" w:rsidR="00F6343B" w:rsidRDefault="00F6343B" w:rsidP="00DF6B12"/>
    <w:p w14:paraId="4D8E2F1B" w14:textId="77777777" w:rsidR="00F6343B" w:rsidRDefault="00F6343B" w:rsidP="00DF6B12"/>
    <w:p w14:paraId="62B20BFA" w14:textId="77777777" w:rsidR="00DF6B12" w:rsidRDefault="00DF6B12" w:rsidP="00DF6B12">
      <w:r>
        <w:rPr>
          <w:noProof/>
        </w:rPr>
        <w:lastRenderedPageBreak/>
        <mc:AlternateContent>
          <mc:Choice Requires="wps">
            <w:drawing>
              <wp:anchor distT="0" distB="0" distL="114300" distR="114300" simplePos="0" relativeHeight="251712512" behindDoc="1" locked="0" layoutInCell="1" allowOverlap="1" wp14:anchorId="76060FDB" wp14:editId="619B4C8D">
                <wp:simplePos x="0" y="0"/>
                <wp:positionH relativeFrom="margin">
                  <wp:align>right</wp:align>
                </wp:positionH>
                <wp:positionV relativeFrom="paragraph">
                  <wp:posOffset>2275840</wp:posOffset>
                </wp:positionV>
                <wp:extent cx="5400040" cy="152400"/>
                <wp:effectExtent l="0" t="0" r="0" b="0"/>
                <wp:wrapTight wrapText="bothSides">
                  <wp:wrapPolygon edited="0">
                    <wp:start x="0" y="0"/>
                    <wp:lineTo x="0" y="18900"/>
                    <wp:lineTo x="21488" y="18900"/>
                    <wp:lineTo x="21488"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400040" cy="152400"/>
                        </a:xfrm>
                        <a:prstGeom prst="rect">
                          <a:avLst/>
                        </a:prstGeom>
                        <a:solidFill>
                          <a:prstClr val="white"/>
                        </a:solidFill>
                        <a:ln>
                          <a:noFill/>
                        </a:ln>
                      </wps:spPr>
                      <wps:txbx>
                        <w:txbxContent>
                          <w:p w14:paraId="1C85C16C" w14:textId="5AEFF3F2" w:rsidR="00E37DB1" w:rsidRPr="00BF5735" w:rsidRDefault="00E37DB1" w:rsidP="00DF6B12">
                            <w:pPr>
                              <w:pStyle w:val="Descripcin"/>
                              <w:jc w:val="center"/>
                              <w:rPr>
                                <w:noProof/>
                              </w:rPr>
                            </w:pPr>
                            <w:bookmarkStart w:id="36" w:name="_Toc32332760"/>
                            <w:r>
                              <w:t xml:space="preserve">Figura </w:t>
                            </w:r>
                            <w:r w:rsidR="00C55D23">
                              <w:fldChar w:fldCharType="begin"/>
                            </w:r>
                            <w:r w:rsidR="00C55D23">
                              <w:instrText xml:space="preserve"> SEQ Ilustración \* ARABIC </w:instrText>
                            </w:r>
                            <w:r w:rsidR="00C55D23">
                              <w:fldChar w:fldCharType="separate"/>
                            </w:r>
                            <w:r w:rsidR="002C5B9B">
                              <w:rPr>
                                <w:noProof/>
                              </w:rPr>
                              <w:t>7</w:t>
                            </w:r>
                            <w:r w:rsidR="00C55D23">
                              <w:rPr>
                                <w:noProof/>
                              </w:rPr>
                              <w:fldChar w:fldCharType="end"/>
                            </w:r>
                            <w:r>
                              <w:t xml:space="preserve"> Burndown sprint 7</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60FDB" id="Cuadro de texto 30" o:spid="_x0000_s1032" type="#_x0000_t202" style="position:absolute;left:0;text-align:left;margin-left:374pt;margin-top:179.2pt;width:425.2pt;height:12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" stroked="f">
                <v:textbox inset="0,0,0,0">
                  <w:txbxContent>
                    <w:p w14:paraId="1C85C16C" w14:textId="5AEFF3F2" w:rsidR="00E37DB1" w:rsidRPr="00BF5735" w:rsidRDefault="00E37DB1" w:rsidP="00DF6B12">
                      <w:pPr>
                        <w:pStyle w:val="Descripcin"/>
                        <w:jc w:val="center"/>
                        <w:rPr>
                          <w:noProof/>
                        </w:rPr>
                      </w:pPr>
                      <w:bookmarkStart w:id="37" w:name="_Toc32332760"/>
                      <w:r>
                        <w:t xml:space="preserve">Figura </w:t>
                      </w:r>
                      <w:r w:rsidR="00C55D23">
                        <w:fldChar w:fldCharType="begin"/>
                      </w:r>
                      <w:r w:rsidR="00C55D23">
                        <w:instrText xml:space="preserve"> SEQ Ilustración \* ARABIC </w:instrText>
                      </w:r>
                      <w:r w:rsidR="00C55D23">
                        <w:fldChar w:fldCharType="separate"/>
                      </w:r>
                      <w:r w:rsidR="002C5B9B">
                        <w:rPr>
                          <w:noProof/>
                        </w:rPr>
                        <w:t>7</w:t>
                      </w:r>
                      <w:r w:rsidR="00C55D23">
                        <w:rPr>
                          <w:noProof/>
                        </w:rPr>
                        <w:fldChar w:fldCharType="end"/>
                      </w:r>
                      <w:r>
                        <w:t xml:space="preserve"> Burndown sprint 7</w:t>
                      </w:r>
                      <w:bookmarkEnd w:id="37"/>
                    </w:p>
                  </w:txbxContent>
                </v:textbox>
                <w10:wrap type="tight" anchorx="margin"/>
              </v:shape>
            </w:pict>
          </mc:Fallback>
        </mc:AlternateContent>
      </w:r>
      <w:r>
        <w:rPr>
          <w:noProof/>
        </w:rPr>
        <w:drawing>
          <wp:anchor distT="0" distB="0" distL="114300" distR="114300" simplePos="0" relativeHeight="251710464" behindDoc="1" locked="0" layoutInCell="1" allowOverlap="1" wp14:anchorId="1DD4B124" wp14:editId="039C657C">
            <wp:simplePos x="0" y="0"/>
            <wp:positionH relativeFrom="margin">
              <wp:align>right</wp:align>
            </wp:positionH>
            <wp:positionV relativeFrom="paragraph">
              <wp:posOffset>0</wp:posOffset>
            </wp:positionV>
            <wp:extent cx="5400040" cy="2265045"/>
            <wp:effectExtent l="0" t="0" r="0" b="1905"/>
            <wp:wrapTight wrapText="bothSides">
              <wp:wrapPolygon edited="0">
                <wp:start x="0" y="0"/>
                <wp:lineTo x="0" y="21437"/>
                <wp:lineTo x="21488" y="21437"/>
                <wp:lineTo x="21488" y="0"/>
                <wp:lineTo x="0" y="0"/>
              </wp:wrapPolygon>
            </wp:wrapTight>
            <wp:docPr id="29" name="Imagen 29" descr="Imagen que contiene tabla, foto, blanc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urndown7.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2265045"/>
                    </a:xfrm>
                    <a:prstGeom prst="rect">
                      <a:avLst/>
                    </a:prstGeom>
                  </pic:spPr>
                </pic:pic>
              </a:graphicData>
            </a:graphic>
          </wp:anchor>
        </w:drawing>
      </w:r>
      <w:r w:rsidR="00646365">
        <w:t xml:space="preserve">A continuación, se va a mostrar la distribución de tareas a lo largo del sprint 7, una distribución caracterizada por tener una mayoría de tareas con la etiqueta de “documentación” o de “investigación” ya que esta es la tarea en la cual se estaba buscando un servicio de </w:t>
      </w:r>
      <w:r w:rsidR="00646365" w:rsidRPr="00693A99">
        <w:rPr>
          <w:i/>
          <w:iCs/>
        </w:rPr>
        <w:t>hosting</w:t>
      </w:r>
      <w:r w:rsidR="00646365">
        <w:t xml:space="preserve"> y una posible wiki a implementar.</w:t>
      </w:r>
    </w:p>
    <w:p w14:paraId="6382689C" w14:textId="66524D54" w:rsidR="00646365" w:rsidRDefault="00646365" w:rsidP="00646365">
      <w:pPr>
        <w:pStyle w:val="Descripcin"/>
        <w:framePr w:h="286" w:hRule="exact" w:hSpace="141" w:wrap="around" w:vAnchor="page" w:hAnchor="page" w:x="4690" w:y="13486"/>
      </w:pPr>
      <w:bookmarkStart w:id="38" w:name="_Toc32403607"/>
      <w:r>
        <w:t xml:space="preserve">Tabla </w:t>
      </w:r>
      <w:r w:rsidR="00C55D23">
        <w:fldChar w:fldCharType="begin"/>
      </w:r>
      <w:r w:rsidR="00C55D23">
        <w:instrText xml:space="preserve"> SEQ Tabla \* ARABIC </w:instrText>
      </w:r>
      <w:r w:rsidR="00C55D23">
        <w:fldChar w:fldCharType="separate"/>
      </w:r>
      <w:r w:rsidR="002C5B9B">
        <w:rPr>
          <w:noProof/>
        </w:rPr>
        <w:t>8</w:t>
      </w:r>
      <w:r w:rsidR="00C55D23">
        <w:rPr>
          <w:noProof/>
        </w:rPr>
        <w:fldChar w:fldCharType="end"/>
      </w:r>
      <w:r>
        <w:t xml:space="preserve"> Distribución tareas sprint 7</w:t>
      </w:r>
      <w:bookmarkEnd w:id="38"/>
    </w:p>
    <w:tbl>
      <w:tblPr>
        <w:tblStyle w:val="Tablaconcuadrcula"/>
        <w:tblpPr w:leftFromText="141" w:rightFromText="141" w:vertAnchor="page" w:horzAnchor="margin" w:tblpY="664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646365" w14:paraId="4CA28361" w14:textId="77777777" w:rsidTr="00646365">
        <w:trPr>
          <w:cantSplit/>
          <w:trHeight w:val="1833"/>
        </w:trPr>
        <w:tc>
          <w:tcPr>
            <w:tcW w:w="846" w:type="dxa"/>
            <w:tcBorders>
              <w:top w:val="nil"/>
              <w:left w:val="nil"/>
              <w:bottom w:val="single" w:sz="4" w:space="0" w:color="auto"/>
              <w:right w:val="nil"/>
            </w:tcBorders>
            <w:vAlign w:val="bottom"/>
          </w:tcPr>
          <w:p w14:paraId="1CF40D01" w14:textId="77777777" w:rsidR="00646365" w:rsidRDefault="00646365" w:rsidP="00646365">
            <w:pPr>
              <w:ind w:firstLine="0"/>
              <w:jc w:val="center"/>
            </w:pPr>
            <w:r>
              <w:t>Tarea</w:t>
            </w:r>
          </w:p>
        </w:tc>
        <w:tc>
          <w:tcPr>
            <w:tcW w:w="2693" w:type="dxa"/>
            <w:tcBorders>
              <w:top w:val="nil"/>
              <w:left w:val="nil"/>
              <w:bottom w:val="single" w:sz="4" w:space="0" w:color="auto"/>
              <w:right w:val="nil"/>
            </w:tcBorders>
            <w:vAlign w:val="bottom"/>
          </w:tcPr>
          <w:p w14:paraId="59A39B28" w14:textId="77777777" w:rsidR="00646365" w:rsidRDefault="00646365" w:rsidP="00646365">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7484256B" w14:textId="77777777" w:rsidR="00646365" w:rsidRDefault="00646365" w:rsidP="00646365">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0C9C7C8D" w14:textId="77777777" w:rsidR="00646365" w:rsidRDefault="00646365" w:rsidP="00646365">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A62D84E" w14:textId="77777777" w:rsidR="00646365" w:rsidRDefault="00646365" w:rsidP="00646365">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6D11132E" w14:textId="77777777" w:rsidR="00646365" w:rsidRDefault="00646365" w:rsidP="00646365">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4319CCAA" w14:textId="77777777" w:rsidR="00646365" w:rsidRDefault="00646365" w:rsidP="00646365">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4FCD6076" w14:textId="7C5A1F6E" w:rsidR="00646365" w:rsidRDefault="00646365" w:rsidP="00646365">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14FA6C61" w14:textId="77777777" w:rsidR="00646365" w:rsidRDefault="00646365" w:rsidP="00646365">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661C9316" w14:textId="77777777" w:rsidR="00646365" w:rsidRDefault="00646365" w:rsidP="00646365">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7143A8A0" w14:textId="77777777" w:rsidR="00646365" w:rsidRDefault="00646365" w:rsidP="00646365">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4BA90912" w14:textId="77777777" w:rsidR="00646365" w:rsidRDefault="00646365" w:rsidP="00646365">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2ECDD6A0" w14:textId="77777777" w:rsidR="00646365" w:rsidRPr="00277378" w:rsidRDefault="00646365" w:rsidP="00646365">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29AF7EDC" w14:textId="77777777" w:rsidR="00646365" w:rsidRDefault="00646365" w:rsidP="00646365">
            <w:pPr>
              <w:ind w:left="113" w:right="113" w:firstLine="0"/>
            </w:pPr>
            <w:r>
              <w:t>Testeo</w:t>
            </w:r>
          </w:p>
        </w:tc>
      </w:tr>
      <w:tr w:rsidR="00646365" w14:paraId="33C1C1D6" w14:textId="77777777" w:rsidTr="00646365">
        <w:trPr>
          <w:trHeight w:val="274"/>
        </w:trPr>
        <w:tc>
          <w:tcPr>
            <w:tcW w:w="846" w:type="dxa"/>
            <w:tcBorders>
              <w:top w:val="single" w:sz="4" w:space="0" w:color="auto"/>
              <w:right w:val="nil"/>
            </w:tcBorders>
            <w:shd w:val="clear" w:color="auto" w:fill="F2F2F2" w:themeFill="background1" w:themeFillShade="F2"/>
          </w:tcPr>
          <w:p w14:paraId="119708B1" w14:textId="77777777" w:rsidR="00646365" w:rsidRDefault="00646365" w:rsidP="00646365">
            <w:pPr>
              <w:ind w:firstLine="0"/>
              <w:jc w:val="center"/>
            </w:pPr>
            <w:r>
              <w:t>#41</w:t>
            </w:r>
          </w:p>
        </w:tc>
        <w:tc>
          <w:tcPr>
            <w:tcW w:w="2693" w:type="dxa"/>
            <w:tcBorders>
              <w:top w:val="single" w:sz="4" w:space="0" w:color="auto"/>
              <w:left w:val="nil"/>
              <w:bottom w:val="single" w:sz="4" w:space="0" w:color="auto"/>
            </w:tcBorders>
            <w:shd w:val="clear" w:color="auto" w:fill="F2F2F2" w:themeFill="background1" w:themeFillShade="F2"/>
          </w:tcPr>
          <w:p w14:paraId="6A3529B7" w14:textId="77777777" w:rsidR="00646365" w:rsidRDefault="00646365" w:rsidP="00646365">
            <w:pPr>
              <w:ind w:firstLine="0"/>
              <w:jc w:val="center"/>
            </w:pPr>
            <w:r>
              <w:t>Implementar nuevos algortimos de detección de comunidades</w:t>
            </w:r>
          </w:p>
        </w:tc>
        <w:tc>
          <w:tcPr>
            <w:tcW w:w="425" w:type="dxa"/>
            <w:tcBorders>
              <w:top w:val="single" w:sz="4" w:space="0" w:color="auto"/>
            </w:tcBorders>
            <w:shd w:val="clear" w:color="auto" w:fill="F2F2F2" w:themeFill="background1" w:themeFillShade="F2"/>
          </w:tcPr>
          <w:p w14:paraId="148E5342" w14:textId="77777777" w:rsidR="00646365" w:rsidRDefault="00646365" w:rsidP="00646365">
            <w:pPr>
              <w:ind w:firstLine="0"/>
            </w:pPr>
          </w:p>
        </w:tc>
        <w:tc>
          <w:tcPr>
            <w:tcW w:w="426" w:type="dxa"/>
            <w:tcBorders>
              <w:top w:val="single" w:sz="4" w:space="0" w:color="auto"/>
            </w:tcBorders>
            <w:shd w:val="clear" w:color="auto" w:fill="F2F2F2" w:themeFill="background1" w:themeFillShade="F2"/>
          </w:tcPr>
          <w:p w14:paraId="331CD588"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743891FA"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39452047"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2BF41265" w14:textId="77777777" w:rsidR="00646365" w:rsidRDefault="00646365" w:rsidP="00646365">
            <w:pPr>
              <w:ind w:firstLine="0"/>
            </w:pPr>
          </w:p>
        </w:tc>
        <w:tc>
          <w:tcPr>
            <w:tcW w:w="426" w:type="dxa"/>
            <w:tcBorders>
              <w:top w:val="single" w:sz="4" w:space="0" w:color="auto"/>
            </w:tcBorders>
            <w:shd w:val="clear" w:color="auto" w:fill="F2F2F2" w:themeFill="background1" w:themeFillShade="F2"/>
          </w:tcPr>
          <w:p w14:paraId="4D7274EC"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3AFC5F78"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7EE76159"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0D8E7C9C" w14:textId="77777777" w:rsidR="00646365" w:rsidRDefault="00646365" w:rsidP="00646365">
            <w:pPr>
              <w:ind w:firstLine="0"/>
            </w:pPr>
          </w:p>
        </w:tc>
        <w:tc>
          <w:tcPr>
            <w:tcW w:w="426" w:type="dxa"/>
            <w:tcBorders>
              <w:top w:val="single" w:sz="4" w:space="0" w:color="auto"/>
            </w:tcBorders>
            <w:shd w:val="clear" w:color="auto" w:fill="00B050"/>
          </w:tcPr>
          <w:p w14:paraId="2E4F2817" w14:textId="77777777" w:rsidR="00646365" w:rsidRDefault="00646365" w:rsidP="00646365">
            <w:pPr>
              <w:ind w:firstLine="0"/>
            </w:pPr>
          </w:p>
        </w:tc>
        <w:tc>
          <w:tcPr>
            <w:tcW w:w="425" w:type="dxa"/>
            <w:tcBorders>
              <w:top w:val="single" w:sz="4" w:space="0" w:color="auto"/>
            </w:tcBorders>
            <w:shd w:val="clear" w:color="auto" w:fill="F2F2F2" w:themeFill="background1" w:themeFillShade="F2"/>
          </w:tcPr>
          <w:p w14:paraId="2DC1D5C5" w14:textId="77777777" w:rsidR="00646365" w:rsidRDefault="00646365" w:rsidP="00646365">
            <w:pPr>
              <w:ind w:firstLine="0"/>
            </w:pPr>
          </w:p>
        </w:tc>
        <w:tc>
          <w:tcPr>
            <w:tcW w:w="462" w:type="dxa"/>
            <w:tcBorders>
              <w:top w:val="single" w:sz="4" w:space="0" w:color="auto"/>
            </w:tcBorders>
            <w:shd w:val="clear" w:color="auto" w:fill="F2F2F2" w:themeFill="background1" w:themeFillShade="F2"/>
          </w:tcPr>
          <w:p w14:paraId="0032B120" w14:textId="77777777" w:rsidR="00646365" w:rsidRDefault="00646365" w:rsidP="00646365">
            <w:pPr>
              <w:ind w:firstLine="0"/>
            </w:pPr>
          </w:p>
        </w:tc>
      </w:tr>
      <w:tr w:rsidR="00646365" w14:paraId="78F8A981" w14:textId="77777777" w:rsidTr="00646365">
        <w:trPr>
          <w:trHeight w:val="291"/>
        </w:trPr>
        <w:tc>
          <w:tcPr>
            <w:tcW w:w="846" w:type="dxa"/>
            <w:tcBorders>
              <w:right w:val="nil"/>
            </w:tcBorders>
          </w:tcPr>
          <w:p w14:paraId="2B3604D6" w14:textId="77777777" w:rsidR="00646365" w:rsidRDefault="00646365" w:rsidP="00646365">
            <w:pPr>
              <w:ind w:firstLine="0"/>
              <w:jc w:val="center"/>
            </w:pPr>
            <w:r>
              <w:t>#43</w:t>
            </w:r>
          </w:p>
        </w:tc>
        <w:tc>
          <w:tcPr>
            <w:tcW w:w="2693" w:type="dxa"/>
            <w:tcBorders>
              <w:left w:val="nil"/>
              <w:bottom w:val="single" w:sz="4" w:space="0" w:color="auto"/>
            </w:tcBorders>
          </w:tcPr>
          <w:p w14:paraId="526462A7" w14:textId="77777777" w:rsidR="00646365" w:rsidRDefault="00646365" w:rsidP="00646365">
            <w:pPr>
              <w:ind w:firstLine="0"/>
              <w:jc w:val="center"/>
            </w:pPr>
            <w:r>
              <w:t>Investigar posibles servidores</w:t>
            </w:r>
          </w:p>
        </w:tc>
        <w:tc>
          <w:tcPr>
            <w:tcW w:w="425" w:type="dxa"/>
            <w:shd w:val="clear" w:color="auto" w:fill="FFFFFF" w:themeFill="background1"/>
          </w:tcPr>
          <w:p w14:paraId="7029837F" w14:textId="77777777" w:rsidR="00646365" w:rsidRDefault="00646365" w:rsidP="00646365">
            <w:pPr>
              <w:ind w:firstLine="0"/>
            </w:pPr>
          </w:p>
        </w:tc>
        <w:tc>
          <w:tcPr>
            <w:tcW w:w="426" w:type="dxa"/>
            <w:shd w:val="clear" w:color="auto" w:fill="FFFFFF" w:themeFill="background1"/>
          </w:tcPr>
          <w:p w14:paraId="03A68F62" w14:textId="77777777" w:rsidR="00646365" w:rsidRDefault="00646365" w:rsidP="00646365">
            <w:pPr>
              <w:ind w:firstLine="0"/>
            </w:pPr>
          </w:p>
        </w:tc>
        <w:tc>
          <w:tcPr>
            <w:tcW w:w="425" w:type="dxa"/>
            <w:shd w:val="clear" w:color="auto" w:fill="FFFFFF" w:themeFill="background1"/>
          </w:tcPr>
          <w:p w14:paraId="27D759FA" w14:textId="77777777" w:rsidR="00646365" w:rsidRDefault="00646365" w:rsidP="00646365">
            <w:pPr>
              <w:ind w:firstLine="0"/>
            </w:pPr>
          </w:p>
        </w:tc>
        <w:tc>
          <w:tcPr>
            <w:tcW w:w="425" w:type="dxa"/>
            <w:shd w:val="clear" w:color="auto" w:fill="FFFFFF" w:themeFill="background1"/>
          </w:tcPr>
          <w:p w14:paraId="0BA38837" w14:textId="77777777" w:rsidR="00646365" w:rsidRDefault="00646365" w:rsidP="00646365">
            <w:pPr>
              <w:ind w:firstLine="0"/>
            </w:pPr>
          </w:p>
        </w:tc>
        <w:tc>
          <w:tcPr>
            <w:tcW w:w="425" w:type="dxa"/>
            <w:shd w:val="clear" w:color="auto" w:fill="8EAADB" w:themeFill="accent1" w:themeFillTint="99"/>
          </w:tcPr>
          <w:p w14:paraId="1BAD68E5" w14:textId="77777777" w:rsidR="00646365" w:rsidRDefault="00646365" w:rsidP="00646365">
            <w:pPr>
              <w:ind w:firstLine="0"/>
            </w:pPr>
          </w:p>
        </w:tc>
        <w:tc>
          <w:tcPr>
            <w:tcW w:w="426" w:type="dxa"/>
            <w:shd w:val="clear" w:color="auto" w:fill="FFFFFF" w:themeFill="background1"/>
          </w:tcPr>
          <w:p w14:paraId="669DD488" w14:textId="77777777" w:rsidR="00646365" w:rsidRDefault="00646365" w:rsidP="00646365">
            <w:pPr>
              <w:ind w:firstLine="0"/>
            </w:pPr>
          </w:p>
        </w:tc>
        <w:tc>
          <w:tcPr>
            <w:tcW w:w="425" w:type="dxa"/>
            <w:shd w:val="clear" w:color="auto" w:fill="FFFFFF" w:themeFill="background1"/>
          </w:tcPr>
          <w:p w14:paraId="4FEF6037" w14:textId="77777777" w:rsidR="00646365" w:rsidRDefault="00646365" w:rsidP="00646365">
            <w:pPr>
              <w:ind w:firstLine="0"/>
            </w:pPr>
          </w:p>
        </w:tc>
        <w:tc>
          <w:tcPr>
            <w:tcW w:w="425" w:type="dxa"/>
            <w:shd w:val="clear" w:color="auto" w:fill="F4B083" w:themeFill="accent2" w:themeFillTint="99"/>
          </w:tcPr>
          <w:p w14:paraId="2D4AECA8" w14:textId="77777777" w:rsidR="00646365" w:rsidRDefault="00646365" w:rsidP="00646365">
            <w:pPr>
              <w:ind w:firstLine="0"/>
            </w:pPr>
          </w:p>
        </w:tc>
        <w:tc>
          <w:tcPr>
            <w:tcW w:w="425" w:type="dxa"/>
            <w:shd w:val="clear" w:color="auto" w:fill="FFFFFF" w:themeFill="background1"/>
          </w:tcPr>
          <w:p w14:paraId="2E65B83B" w14:textId="77777777" w:rsidR="00646365" w:rsidRDefault="00646365" w:rsidP="00646365">
            <w:pPr>
              <w:ind w:firstLine="0"/>
            </w:pPr>
          </w:p>
        </w:tc>
        <w:tc>
          <w:tcPr>
            <w:tcW w:w="426" w:type="dxa"/>
            <w:shd w:val="clear" w:color="auto" w:fill="FFFFFF" w:themeFill="background1"/>
          </w:tcPr>
          <w:p w14:paraId="0F59890D" w14:textId="77777777" w:rsidR="00646365" w:rsidRDefault="00646365" w:rsidP="00646365">
            <w:pPr>
              <w:ind w:firstLine="0"/>
            </w:pPr>
          </w:p>
        </w:tc>
        <w:tc>
          <w:tcPr>
            <w:tcW w:w="425" w:type="dxa"/>
            <w:shd w:val="clear" w:color="auto" w:fill="FFFFFF" w:themeFill="background1"/>
          </w:tcPr>
          <w:p w14:paraId="78EB747D" w14:textId="77777777" w:rsidR="00646365" w:rsidRDefault="00646365" w:rsidP="00646365">
            <w:pPr>
              <w:ind w:firstLine="0"/>
            </w:pPr>
          </w:p>
        </w:tc>
        <w:tc>
          <w:tcPr>
            <w:tcW w:w="462" w:type="dxa"/>
            <w:shd w:val="clear" w:color="auto" w:fill="FFFFFF" w:themeFill="background1"/>
          </w:tcPr>
          <w:p w14:paraId="7BE0C529" w14:textId="77777777" w:rsidR="00646365" w:rsidRDefault="00646365" w:rsidP="00646365">
            <w:pPr>
              <w:ind w:firstLine="0"/>
            </w:pPr>
          </w:p>
        </w:tc>
      </w:tr>
      <w:tr w:rsidR="00646365" w14:paraId="72FD2466" w14:textId="77777777" w:rsidTr="00646365">
        <w:trPr>
          <w:trHeight w:val="274"/>
        </w:trPr>
        <w:tc>
          <w:tcPr>
            <w:tcW w:w="846" w:type="dxa"/>
            <w:tcBorders>
              <w:right w:val="nil"/>
            </w:tcBorders>
            <w:shd w:val="clear" w:color="auto" w:fill="F2F2F2" w:themeFill="background1" w:themeFillShade="F2"/>
          </w:tcPr>
          <w:p w14:paraId="768BC48D" w14:textId="77777777" w:rsidR="00646365" w:rsidRDefault="00646365" w:rsidP="00646365">
            <w:pPr>
              <w:ind w:firstLine="0"/>
              <w:jc w:val="center"/>
            </w:pPr>
            <w:r>
              <w:t>#44</w:t>
            </w:r>
          </w:p>
        </w:tc>
        <w:tc>
          <w:tcPr>
            <w:tcW w:w="2693" w:type="dxa"/>
            <w:tcBorders>
              <w:left w:val="nil"/>
              <w:bottom w:val="single" w:sz="4" w:space="0" w:color="auto"/>
            </w:tcBorders>
            <w:shd w:val="clear" w:color="auto" w:fill="F2F2F2" w:themeFill="background1" w:themeFillShade="F2"/>
          </w:tcPr>
          <w:p w14:paraId="6B005DD1" w14:textId="77777777" w:rsidR="00646365" w:rsidRDefault="00646365" w:rsidP="00646365">
            <w:pPr>
              <w:ind w:firstLine="0"/>
              <w:jc w:val="center"/>
            </w:pPr>
            <w:r>
              <w:t>Documentar servidores investigados</w:t>
            </w:r>
          </w:p>
        </w:tc>
        <w:tc>
          <w:tcPr>
            <w:tcW w:w="425" w:type="dxa"/>
            <w:shd w:val="clear" w:color="auto" w:fill="F2F2F2" w:themeFill="background1" w:themeFillShade="F2"/>
          </w:tcPr>
          <w:p w14:paraId="081BF9DD" w14:textId="77777777" w:rsidR="00646365" w:rsidRDefault="00646365" w:rsidP="00646365">
            <w:pPr>
              <w:ind w:firstLine="0"/>
            </w:pPr>
          </w:p>
        </w:tc>
        <w:tc>
          <w:tcPr>
            <w:tcW w:w="426" w:type="dxa"/>
            <w:shd w:val="clear" w:color="auto" w:fill="F2F2F2" w:themeFill="background1" w:themeFillShade="F2"/>
          </w:tcPr>
          <w:p w14:paraId="344D4C28" w14:textId="77777777" w:rsidR="00646365" w:rsidRDefault="00646365" w:rsidP="00646365">
            <w:pPr>
              <w:ind w:firstLine="0"/>
            </w:pPr>
          </w:p>
        </w:tc>
        <w:tc>
          <w:tcPr>
            <w:tcW w:w="425" w:type="dxa"/>
            <w:shd w:val="clear" w:color="auto" w:fill="F2F2F2" w:themeFill="background1" w:themeFillShade="F2"/>
          </w:tcPr>
          <w:p w14:paraId="146F6F34" w14:textId="77777777" w:rsidR="00646365" w:rsidRDefault="00646365" w:rsidP="00646365">
            <w:pPr>
              <w:ind w:firstLine="0"/>
            </w:pPr>
          </w:p>
        </w:tc>
        <w:tc>
          <w:tcPr>
            <w:tcW w:w="425" w:type="dxa"/>
            <w:shd w:val="clear" w:color="auto" w:fill="F2F2F2" w:themeFill="background1" w:themeFillShade="F2"/>
          </w:tcPr>
          <w:p w14:paraId="1209DB1C" w14:textId="77777777" w:rsidR="00646365" w:rsidRDefault="00646365" w:rsidP="00646365">
            <w:pPr>
              <w:ind w:firstLine="0"/>
            </w:pPr>
          </w:p>
        </w:tc>
        <w:tc>
          <w:tcPr>
            <w:tcW w:w="425" w:type="dxa"/>
            <w:shd w:val="clear" w:color="auto" w:fill="8EAADB" w:themeFill="accent1" w:themeFillTint="99"/>
          </w:tcPr>
          <w:p w14:paraId="1F278403" w14:textId="77777777" w:rsidR="00646365" w:rsidRDefault="00646365" w:rsidP="00646365">
            <w:pPr>
              <w:ind w:firstLine="0"/>
            </w:pPr>
          </w:p>
        </w:tc>
        <w:tc>
          <w:tcPr>
            <w:tcW w:w="426" w:type="dxa"/>
            <w:shd w:val="clear" w:color="auto" w:fill="F2F2F2" w:themeFill="background1" w:themeFillShade="F2"/>
          </w:tcPr>
          <w:p w14:paraId="4A001B77" w14:textId="77777777" w:rsidR="00646365" w:rsidRDefault="00646365" w:rsidP="00646365">
            <w:pPr>
              <w:ind w:firstLine="0"/>
            </w:pPr>
          </w:p>
        </w:tc>
        <w:tc>
          <w:tcPr>
            <w:tcW w:w="425" w:type="dxa"/>
            <w:shd w:val="clear" w:color="auto" w:fill="F2F2F2" w:themeFill="background1" w:themeFillShade="F2"/>
          </w:tcPr>
          <w:p w14:paraId="012A7CCD" w14:textId="77777777" w:rsidR="00646365" w:rsidRDefault="00646365" w:rsidP="00646365">
            <w:pPr>
              <w:ind w:firstLine="0"/>
            </w:pPr>
          </w:p>
        </w:tc>
        <w:tc>
          <w:tcPr>
            <w:tcW w:w="425" w:type="dxa"/>
            <w:shd w:val="clear" w:color="auto" w:fill="F2F2F2" w:themeFill="background1" w:themeFillShade="F2"/>
          </w:tcPr>
          <w:p w14:paraId="56026C69" w14:textId="77777777" w:rsidR="00646365" w:rsidRDefault="00646365" w:rsidP="00646365">
            <w:pPr>
              <w:ind w:firstLine="0"/>
            </w:pPr>
          </w:p>
        </w:tc>
        <w:tc>
          <w:tcPr>
            <w:tcW w:w="425" w:type="dxa"/>
            <w:shd w:val="clear" w:color="auto" w:fill="F2F2F2" w:themeFill="background1" w:themeFillShade="F2"/>
          </w:tcPr>
          <w:p w14:paraId="3605CADE" w14:textId="77777777" w:rsidR="00646365" w:rsidRDefault="00646365" w:rsidP="00646365">
            <w:pPr>
              <w:ind w:firstLine="0"/>
            </w:pPr>
          </w:p>
        </w:tc>
        <w:tc>
          <w:tcPr>
            <w:tcW w:w="426" w:type="dxa"/>
            <w:shd w:val="clear" w:color="auto" w:fill="F2F2F2" w:themeFill="background1" w:themeFillShade="F2"/>
          </w:tcPr>
          <w:p w14:paraId="174479F9" w14:textId="77777777" w:rsidR="00646365" w:rsidRDefault="00646365" w:rsidP="00646365">
            <w:pPr>
              <w:ind w:firstLine="0"/>
            </w:pPr>
          </w:p>
        </w:tc>
        <w:tc>
          <w:tcPr>
            <w:tcW w:w="425" w:type="dxa"/>
            <w:shd w:val="clear" w:color="auto" w:fill="F2F2F2" w:themeFill="background1" w:themeFillShade="F2"/>
          </w:tcPr>
          <w:p w14:paraId="3907F856" w14:textId="77777777" w:rsidR="00646365" w:rsidRDefault="00646365" w:rsidP="00646365">
            <w:pPr>
              <w:ind w:firstLine="0"/>
            </w:pPr>
          </w:p>
        </w:tc>
        <w:tc>
          <w:tcPr>
            <w:tcW w:w="462" w:type="dxa"/>
            <w:shd w:val="clear" w:color="auto" w:fill="F2F2F2" w:themeFill="background1" w:themeFillShade="F2"/>
          </w:tcPr>
          <w:p w14:paraId="01CEBB89" w14:textId="77777777" w:rsidR="00646365" w:rsidRDefault="00646365" w:rsidP="00646365">
            <w:pPr>
              <w:ind w:firstLine="0"/>
            </w:pPr>
          </w:p>
        </w:tc>
      </w:tr>
      <w:tr w:rsidR="00646365" w14:paraId="46A6E5B0" w14:textId="77777777" w:rsidTr="00646365">
        <w:trPr>
          <w:trHeight w:val="291"/>
        </w:trPr>
        <w:tc>
          <w:tcPr>
            <w:tcW w:w="846" w:type="dxa"/>
            <w:tcBorders>
              <w:right w:val="nil"/>
            </w:tcBorders>
          </w:tcPr>
          <w:p w14:paraId="746A4EA5" w14:textId="77777777" w:rsidR="00646365" w:rsidRDefault="00646365" w:rsidP="00646365">
            <w:pPr>
              <w:ind w:firstLine="0"/>
              <w:jc w:val="center"/>
            </w:pPr>
            <w:r>
              <w:t>#45</w:t>
            </w:r>
          </w:p>
        </w:tc>
        <w:tc>
          <w:tcPr>
            <w:tcW w:w="2693" w:type="dxa"/>
            <w:tcBorders>
              <w:left w:val="nil"/>
            </w:tcBorders>
          </w:tcPr>
          <w:p w14:paraId="2D580EF2" w14:textId="77777777" w:rsidR="00646365" w:rsidRDefault="00646365" w:rsidP="00646365">
            <w:pPr>
              <w:ind w:firstLine="0"/>
              <w:jc w:val="center"/>
            </w:pPr>
            <w:r>
              <w:t>Elección de servidor de hosting</w:t>
            </w:r>
          </w:p>
        </w:tc>
        <w:tc>
          <w:tcPr>
            <w:tcW w:w="425" w:type="dxa"/>
            <w:shd w:val="clear" w:color="auto" w:fill="FFFFFF" w:themeFill="background1"/>
          </w:tcPr>
          <w:p w14:paraId="26422F42" w14:textId="77777777" w:rsidR="00646365" w:rsidRDefault="00646365" w:rsidP="00646365">
            <w:pPr>
              <w:ind w:firstLine="0"/>
            </w:pPr>
          </w:p>
        </w:tc>
        <w:tc>
          <w:tcPr>
            <w:tcW w:w="426" w:type="dxa"/>
            <w:shd w:val="clear" w:color="auto" w:fill="FF5050"/>
          </w:tcPr>
          <w:p w14:paraId="541BCC8B" w14:textId="77777777" w:rsidR="00646365" w:rsidRDefault="00646365" w:rsidP="00646365">
            <w:pPr>
              <w:ind w:firstLine="0"/>
            </w:pPr>
          </w:p>
        </w:tc>
        <w:tc>
          <w:tcPr>
            <w:tcW w:w="425" w:type="dxa"/>
            <w:shd w:val="clear" w:color="auto" w:fill="FFFFFF" w:themeFill="background1"/>
          </w:tcPr>
          <w:p w14:paraId="4982DAF8" w14:textId="77777777" w:rsidR="00646365" w:rsidRDefault="00646365" w:rsidP="00646365">
            <w:pPr>
              <w:ind w:firstLine="0"/>
            </w:pPr>
          </w:p>
        </w:tc>
        <w:tc>
          <w:tcPr>
            <w:tcW w:w="425" w:type="dxa"/>
            <w:shd w:val="clear" w:color="auto" w:fill="FFFFFF" w:themeFill="background1"/>
          </w:tcPr>
          <w:p w14:paraId="3C173A34" w14:textId="77777777" w:rsidR="00646365" w:rsidRDefault="00646365" w:rsidP="00646365">
            <w:pPr>
              <w:ind w:firstLine="0"/>
            </w:pPr>
          </w:p>
        </w:tc>
        <w:tc>
          <w:tcPr>
            <w:tcW w:w="425" w:type="dxa"/>
            <w:shd w:val="clear" w:color="auto" w:fill="FFFFFF" w:themeFill="background1"/>
          </w:tcPr>
          <w:p w14:paraId="6220BC1F" w14:textId="77777777" w:rsidR="00646365" w:rsidRDefault="00646365" w:rsidP="00646365">
            <w:pPr>
              <w:ind w:firstLine="0"/>
            </w:pPr>
          </w:p>
        </w:tc>
        <w:tc>
          <w:tcPr>
            <w:tcW w:w="426" w:type="dxa"/>
            <w:shd w:val="clear" w:color="auto" w:fill="FFFFFF" w:themeFill="background1"/>
          </w:tcPr>
          <w:p w14:paraId="1CDDEC4C" w14:textId="77777777" w:rsidR="00646365" w:rsidRDefault="00646365" w:rsidP="00646365">
            <w:pPr>
              <w:ind w:firstLine="0"/>
            </w:pPr>
          </w:p>
        </w:tc>
        <w:tc>
          <w:tcPr>
            <w:tcW w:w="425" w:type="dxa"/>
            <w:shd w:val="clear" w:color="auto" w:fill="FFFFFF" w:themeFill="background1"/>
          </w:tcPr>
          <w:p w14:paraId="08BEDCD4" w14:textId="77777777" w:rsidR="00646365" w:rsidRDefault="00646365" w:rsidP="00646365">
            <w:pPr>
              <w:ind w:firstLine="0"/>
            </w:pPr>
          </w:p>
        </w:tc>
        <w:tc>
          <w:tcPr>
            <w:tcW w:w="425" w:type="dxa"/>
            <w:shd w:val="clear" w:color="auto" w:fill="FFFFFF" w:themeFill="background1"/>
          </w:tcPr>
          <w:p w14:paraId="1D2A73DB" w14:textId="77777777" w:rsidR="00646365" w:rsidRDefault="00646365" w:rsidP="00646365">
            <w:pPr>
              <w:ind w:firstLine="0"/>
            </w:pPr>
          </w:p>
        </w:tc>
        <w:tc>
          <w:tcPr>
            <w:tcW w:w="425" w:type="dxa"/>
          </w:tcPr>
          <w:p w14:paraId="00AB4CF0" w14:textId="77777777" w:rsidR="00646365" w:rsidRDefault="00646365" w:rsidP="00646365">
            <w:pPr>
              <w:ind w:firstLine="0"/>
            </w:pPr>
          </w:p>
        </w:tc>
        <w:tc>
          <w:tcPr>
            <w:tcW w:w="426" w:type="dxa"/>
          </w:tcPr>
          <w:p w14:paraId="46B34564" w14:textId="77777777" w:rsidR="00646365" w:rsidRDefault="00646365" w:rsidP="00646365">
            <w:pPr>
              <w:ind w:firstLine="0"/>
            </w:pPr>
          </w:p>
        </w:tc>
        <w:tc>
          <w:tcPr>
            <w:tcW w:w="425" w:type="dxa"/>
          </w:tcPr>
          <w:p w14:paraId="6679DBA1" w14:textId="77777777" w:rsidR="00646365" w:rsidRDefault="00646365" w:rsidP="00646365">
            <w:pPr>
              <w:ind w:firstLine="0"/>
            </w:pPr>
          </w:p>
        </w:tc>
        <w:tc>
          <w:tcPr>
            <w:tcW w:w="462" w:type="dxa"/>
          </w:tcPr>
          <w:p w14:paraId="6BEB8DAC" w14:textId="77777777" w:rsidR="00646365" w:rsidRDefault="00646365" w:rsidP="00646365">
            <w:pPr>
              <w:keepNext/>
              <w:ind w:firstLine="0"/>
            </w:pPr>
          </w:p>
        </w:tc>
      </w:tr>
      <w:tr w:rsidR="00646365" w14:paraId="51D1B844" w14:textId="77777777" w:rsidTr="00646365">
        <w:trPr>
          <w:trHeight w:val="291"/>
        </w:trPr>
        <w:tc>
          <w:tcPr>
            <w:tcW w:w="846" w:type="dxa"/>
            <w:tcBorders>
              <w:right w:val="nil"/>
            </w:tcBorders>
            <w:shd w:val="clear" w:color="auto" w:fill="F2F2F2" w:themeFill="background1" w:themeFillShade="F2"/>
          </w:tcPr>
          <w:p w14:paraId="0BC6617D" w14:textId="77777777" w:rsidR="00646365" w:rsidRDefault="00646365" w:rsidP="00646365">
            <w:pPr>
              <w:ind w:firstLine="0"/>
              <w:jc w:val="center"/>
            </w:pPr>
            <w:r>
              <w:t>#46</w:t>
            </w:r>
          </w:p>
        </w:tc>
        <w:tc>
          <w:tcPr>
            <w:tcW w:w="2693" w:type="dxa"/>
            <w:tcBorders>
              <w:left w:val="nil"/>
            </w:tcBorders>
            <w:shd w:val="clear" w:color="auto" w:fill="F2F2F2" w:themeFill="background1" w:themeFillShade="F2"/>
          </w:tcPr>
          <w:p w14:paraId="5496B600" w14:textId="77777777" w:rsidR="00646365" w:rsidRDefault="00646365" w:rsidP="00646365">
            <w:pPr>
              <w:ind w:firstLine="0"/>
              <w:jc w:val="center"/>
            </w:pPr>
            <w:r>
              <w:t>Intento de despliegue de la aplicación en el servidor elegido</w:t>
            </w:r>
          </w:p>
        </w:tc>
        <w:tc>
          <w:tcPr>
            <w:tcW w:w="425" w:type="dxa"/>
            <w:shd w:val="clear" w:color="auto" w:fill="F2F2F2" w:themeFill="background1" w:themeFillShade="F2"/>
          </w:tcPr>
          <w:p w14:paraId="34D103AE" w14:textId="77777777" w:rsidR="00646365" w:rsidRDefault="00646365" w:rsidP="00646365">
            <w:pPr>
              <w:ind w:firstLine="0"/>
            </w:pPr>
          </w:p>
        </w:tc>
        <w:tc>
          <w:tcPr>
            <w:tcW w:w="426" w:type="dxa"/>
            <w:shd w:val="clear" w:color="auto" w:fill="F2F2F2" w:themeFill="background1" w:themeFillShade="F2"/>
          </w:tcPr>
          <w:p w14:paraId="5186F058" w14:textId="77777777" w:rsidR="00646365" w:rsidRDefault="00646365" w:rsidP="00646365">
            <w:pPr>
              <w:ind w:firstLine="0"/>
            </w:pPr>
          </w:p>
        </w:tc>
        <w:tc>
          <w:tcPr>
            <w:tcW w:w="425" w:type="dxa"/>
            <w:shd w:val="clear" w:color="auto" w:fill="00CC99"/>
          </w:tcPr>
          <w:p w14:paraId="40BF3A68" w14:textId="77777777" w:rsidR="00646365" w:rsidRDefault="00646365" w:rsidP="00646365">
            <w:pPr>
              <w:ind w:firstLine="0"/>
            </w:pPr>
          </w:p>
        </w:tc>
        <w:tc>
          <w:tcPr>
            <w:tcW w:w="425" w:type="dxa"/>
            <w:shd w:val="clear" w:color="auto" w:fill="F2F2F2" w:themeFill="background1" w:themeFillShade="F2"/>
          </w:tcPr>
          <w:p w14:paraId="03308AD7" w14:textId="77777777" w:rsidR="00646365" w:rsidRDefault="00646365" w:rsidP="00646365">
            <w:pPr>
              <w:ind w:firstLine="0"/>
            </w:pPr>
          </w:p>
        </w:tc>
        <w:tc>
          <w:tcPr>
            <w:tcW w:w="425" w:type="dxa"/>
            <w:shd w:val="clear" w:color="auto" w:fill="F2F2F2" w:themeFill="background1" w:themeFillShade="F2"/>
          </w:tcPr>
          <w:p w14:paraId="784B1286" w14:textId="77777777" w:rsidR="00646365" w:rsidRDefault="00646365" w:rsidP="00646365">
            <w:pPr>
              <w:ind w:firstLine="0"/>
            </w:pPr>
          </w:p>
        </w:tc>
        <w:tc>
          <w:tcPr>
            <w:tcW w:w="426" w:type="dxa"/>
            <w:shd w:val="clear" w:color="auto" w:fill="F2F2F2" w:themeFill="background1" w:themeFillShade="F2"/>
          </w:tcPr>
          <w:p w14:paraId="73129644" w14:textId="77777777" w:rsidR="00646365" w:rsidRDefault="00646365" w:rsidP="00646365">
            <w:pPr>
              <w:ind w:firstLine="0"/>
            </w:pPr>
          </w:p>
        </w:tc>
        <w:tc>
          <w:tcPr>
            <w:tcW w:w="425" w:type="dxa"/>
            <w:shd w:val="clear" w:color="auto" w:fill="F2F2F2" w:themeFill="background1" w:themeFillShade="F2"/>
          </w:tcPr>
          <w:p w14:paraId="2B1B9BBA" w14:textId="77777777" w:rsidR="00646365" w:rsidRDefault="00646365" w:rsidP="00646365">
            <w:pPr>
              <w:ind w:firstLine="0"/>
            </w:pPr>
          </w:p>
        </w:tc>
        <w:tc>
          <w:tcPr>
            <w:tcW w:w="425" w:type="dxa"/>
            <w:shd w:val="clear" w:color="auto" w:fill="F2F2F2" w:themeFill="background1" w:themeFillShade="F2"/>
          </w:tcPr>
          <w:p w14:paraId="5D31ED22" w14:textId="77777777" w:rsidR="00646365" w:rsidRDefault="00646365" w:rsidP="00646365">
            <w:pPr>
              <w:ind w:firstLine="0"/>
            </w:pPr>
          </w:p>
        </w:tc>
        <w:tc>
          <w:tcPr>
            <w:tcW w:w="425" w:type="dxa"/>
            <w:shd w:val="clear" w:color="auto" w:fill="F2F2F2" w:themeFill="background1" w:themeFillShade="F2"/>
          </w:tcPr>
          <w:p w14:paraId="5F6324E4" w14:textId="77777777" w:rsidR="00646365" w:rsidRDefault="00646365" w:rsidP="00646365">
            <w:pPr>
              <w:ind w:firstLine="0"/>
            </w:pPr>
          </w:p>
        </w:tc>
        <w:tc>
          <w:tcPr>
            <w:tcW w:w="426" w:type="dxa"/>
            <w:shd w:val="clear" w:color="auto" w:fill="F2F2F2" w:themeFill="background1" w:themeFillShade="F2"/>
          </w:tcPr>
          <w:p w14:paraId="798B1C1C" w14:textId="77777777" w:rsidR="00646365" w:rsidRDefault="00646365" w:rsidP="00646365">
            <w:pPr>
              <w:ind w:firstLine="0"/>
            </w:pPr>
          </w:p>
        </w:tc>
        <w:tc>
          <w:tcPr>
            <w:tcW w:w="425" w:type="dxa"/>
            <w:shd w:val="clear" w:color="auto" w:fill="F2F2F2" w:themeFill="background1" w:themeFillShade="F2"/>
          </w:tcPr>
          <w:p w14:paraId="68C263D7" w14:textId="77777777" w:rsidR="00646365" w:rsidRDefault="00646365" w:rsidP="00646365">
            <w:pPr>
              <w:ind w:firstLine="0"/>
            </w:pPr>
          </w:p>
        </w:tc>
        <w:tc>
          <w:tcPr>
            <w:tcW w:w="462" w:type="dxa"/>
            <w:shd w:val="clear" w:color="auto" w:fill="538135" w:themeFill="accent6" w:themeFillShade="BF"/>
          </w:tcPr>
          <w:p w14:paraId="047D311C" w14:textId="77777777" w:rsidR="00646365" w:rsidRDefault="00646365" w:rsidP="00646365">
            <w:pPr>
              <w:keepNext/>
              <w:ind w:firstLine="0"/>
            </w:pPr>
          </w:p>
        </w:tc>
      </w:tr>
      <w:tr w:rsidR="00646365" w14:paraId="27540EB6" w14:textId="77777777" w:rsidTr="00646365">
        <w:trPr>
          <w:trHeight w:val="291"/>
        </w:trPr>
        <w:tc>
          <w:tcPr>
            <w:tcW w:w="846" w:type="dxa"/>
            <w:tcBorders>
              <w:right w:val="nil"/>
            </w:tcBorders>
            <w:shd w:val="clear" w:color="auto" w:fill="FFFFFF" w:themeFill="background1"/>
          </w:tcPr>
          <w:p w14:paraId="7596F246" w14:textId="77777777" w:rsidR="00646365" w:rsidRDefault="00646365" w:rsidP="00646365">
            <w:pPr>
              <w:ind w:firstLine="0"/>
              <w:jc w:val="center"/>
            </w:pPr>
            <w:r>
              <w:t>#47</w:t>
            </w:r>
          </w:p>
        </w:tc>
        <w:tc>
          <w:tcPr>
            <w:tcW w:w="2693" w:type="dxa"/>
            <w:tcBorders>
              <w:left w:val="nil"/>
            </w:tcBorders>
            <w:shd w:val="clear" w:color="auto" w:fill="FFFFFF" w:themeFill="background1"/>
          </w:tcPr>
          <w:p w14:paraId="3AD96503" w14:textId="77777777" w:rsidR="00646365" w:rsidRDefault="00646365" w:rsidP="00646365">
            <w:pPr>
              <w:ind w:firstLine="0"/>
              <w:jc w:val="center"/>
            </w:pPr>
            <w:r>
              <w:t>Elegir Wiki para la aplicación y comprobar validez en Heroku</w:t>
            </w:r>
          </w:p>
        </w:tc>
        <w:tc>
          <w:tcPr>
            <w:tcW w:w="425" w:type="dxa"/>
            <w:shd w:val="clear" w:color="auto" w:fill="FFFFFF" w:themeFill="background1"/>
          </w:tcPr>
          <w:p w14:paraId="4104E80D" w14:textId="77777777" w:rsidR="00646365" w:rsidRDefault="00646365" w:rsidP="00646365">
            <w:pPr>
              <w:ind w:firstLine="0"/>
            </w:pPr>
          </w:p>
        </w:tc>
        <w:tc>
          <w:tcPr>
            <w:tcW w:w="426" w:type="dxa"/>
            <w:shd w:val="clear" w:color="auto" w:fill="FF5050"/>
          </w:tcPr>
          <w:p w14:paraId="74470AE5" w14:textId="77777777" w:rsidR="00646365" w:rsidRDefault="00646365" w:rsidP="00646365">
            <w:pPr>
              <w:ind w:firstLine="0"/>
            </w:pPr>
          </w:p>
        </w:tc>
        <w:tc>
          <w:tcPr>
            <w:tcW w:w="425" w:type="dxa"/>
            <w:shd w:val="clear" w:color="auto" w:fill="FFFFFF" w:themeFill="background1"/>
          </w:tcPr>
          <w:p w14:paraId="6479DAAA" w14:textId="77777777" w:rsidR="00646365" w:rsidRDefault="00646365" w:rsidP="00646365">
            <w:pPr>
              <w:ind w:firstLine="0"/>
            </w:pPr>
          </w:p>
        </w:tc>
        <w:tc>
          <w:tcPr>
            <w:tcW w:w="425" w:type="dxa"/>
            <w:shd w:val="clear" w:color="auto" w:fill="FFFFFF" w:themeFill="background1"/>
          </w:tcPr>
          <w:p w14:paraId="31C6A61E" w14:textId="77777777" w:rsidR="00646365" w:rsidRDefault="00646365" w:rsidP="00646365">
            <w:pPr>
              <w:ind w:firstLine="0"/>
            </w:pPr>
          </w:p>
        </w:tc>
        <w:tc>
          <w:tcPr>
            <w:tcW w:w="425" w:type="dxa"/>
            <w:shd w:val="clear" w:color="auto" w:fill="FFFFFF" w:themeFill="background1"/>
          </w:tcPr>
          <w:p w14:paraId="2CDF9821" w14:textId="77777777" w:rsidR="00646365" w:rsidRDefault="00646365" w:rsidP="00646365">
            <w:pPr>
              <w:ind w:firstLine="0"/>
            </w:pPr>
          </w:p>
        </w:tc>
        <w:tc>
          <w:tcPr>
            <w:tcW w:w="426" w:type="dxa"/>
            <w:shd w:val="clear" w:color="auto" w:fill="FFFFFF" w:themeFill="background1"/>
          </w:tcPr>
          <w:p w14:paraId="18DBEB8E" w14:textId="77777777" w:rsidR="00646365" w:rsidRDefault="00646365" w:rsidP="00646365">
            <w:pPr>
              <w:ind w:firstLine="0"/>
            </w:pPr>
          </w:p>
        </w:tc>
        <w:tc>
          <w:tcPr>
            <w:tcW w:w="425" w:type="dxa"/>
            <w:shd w:val="clear" w:color="auto" w:fill="FFFFFF" w:themeFill="background1"/>
          </w:tcPr>
          <w:p w14:paraId="47E85797" w14:textId="77777777" w:rsidR="00646365" w:rsidRDefault="00646365" w:rsidP="00646365">
            <w:pPr>
              <w:ind w:firstLine="0"/>
            </w:pPr>
          </w:p>
        </w:tc>
        <w:tc>
          <w:tcPr>
            <w:tcW w:w="425" w:type="dxa"/>
            <w:shd w:val="clear" w:color="auto" w:fill="F4B083" w:themeFill="accent2" w:themeFillTint="99"/>
          </w:tcPr>
          <w:p w14:paraId="37750DC1" w14:textId="77777777" w:rsidR="00646365" w:rsidRDefault="00646365" w:rsidP="00646365">
            <w:pPr>
              <w:ind w:firstLine="0"/>
            </w:pPr>
          </w:p>
        </w:tc>
        <w:tc>
          <w:tcPr>
            <w:tcW w:w="425" w:type="dxa"/>
            <w:shd w:val="clear" w:color="auto" w:fill="FFFFFF" w:themeFill="background1"/>
          </w:tcPr>
          <w:p w14:paraId="209D6D0C" w14:textId="77777777" w:rsidR="00646365" w:rsidRDefault="00646365" w:rsidP="00646365">
            <w:pPr>
              <w:ind w:firstLine="0"/>
            </w:pPr>
          </w:p>
        </w:tc>
        <w:tc>
          <w:tcPr>
            <w:tcW w:w="426" w:type="dxa"/>
            <w:shd w:val="clear" w:color="auto" w:fill="FFFFFF" w:themeFill="background1"/>
          </w:tcPr>
          <w:p w14:paraId="526D2738" w14:textId="77777777" w:rsidR="00646365" w:rsidRDefault="00646365" w:rsidP="00646365">
            <w:pPr>
              <w:ind w:firstLine="0"/>
            </w:pPr>
          </w:p>
        </w:tc>
        <w:tc>
          <w:tcPr>
            <w:tcW w:w="425" w:type="dxa"/>
            <w:shd w:val="clear" w:color="auto" w:fill="FFFFFF" w:themeFill="background1"/>
          </w:tcPr>
          <w:p w14:paraId="40868295" w14:textId="77777777" w:rsidR="00646365" w:rsidRDefault="00646365" w:rsidP="00646365">
            <w:pPr>
              <w:ind w:firstLine="0"/>
            </w:pPr>
          </w:p>
        </w:tc>
        <w:tc>
          <w:tcPr>
            <w:tcW w:w="462" w:type="dxa"/>
            <w:shd w:val="clear" w:color="auto" w:fill="FFFFFF" w:themeFill="background1"/>
          </w:tcPr>
          <w:p w14:paraId="034C75E9" w14:textId="77777777" w:rsidR="00646365" w:rsidRDefault="00646365" w:rsidP="00646365">
            <w:pPr>
              <w:keepNext/>
              <w:ind w:firstLine="0"/>
            </w:pPr>
          </w:p>
        </w:tc>
      </w:tr>
      <w:tr w:rsidR="00646365" w14:paraId="1A55B755" w14:textId="77777777" w:rsidTr="00646365">
        <w:trPr>
          <w:trHeight w:val="291"/>
        </w:trPr>
        <w:tc>
          <w:tcPr>
            <w:tcW w:w="846" w:type="dxa"/>
            <w:tcBorders>
              <w:right w:val="nil"/>
            </w:tcBorders>
            <w:shd w:val="clear" w:color="auto" w:fill="F2F2F2" w:themeFill="background1" w:themeFillShade="F2"/>
          </w:tcPr>
          <w:p w14:paraId="5EC53642" w14:textId="77777777" w:rsidR="00646365" w:rsidRDefault="00646365" w:rsidP="00646365">
            <w:pPr>
              <w:ind w:firstLine="0"/>
              <w:jc w:val="center"/>
            </w:pPr>
            <w:r>
              <w:t>#48</w:t>
            </w:r>
          </w:p>
        </w:tc>
        <w:tc>
          <w:tcPr>
            <w:tcW w:w="2693" w:type="dxa"/>
            <w:tcBorders>
              <w:left w:val="nil"/>
            </w:tcBorders>
            <w:shd w:val="clear" w:color="auto" w:fill="F2F2F2" w:themeFill="background1" w:themeFillShade="F2"/>
          </w:tcPr>
          <w:p w14:paraId="4EBF6029" w14:textId="77777777" w:rsidR="00646365" w:rsidRDefault="00646365" w:rsidP="00646365">
            <w:pPr>
              <w:ind w:firstLine="0"/>
              <w:jc w:val="center"/>
            </w:pPr>
            <w:r>
              <w:t>Intento de despliegue MediaWiki en Heroku</w:t>
            </w:r>
          </w:p>
        </w:tc>
        <w:tc>
          <w:tcPr>
            <w:tcW w:w="425" w:type="dxa"/>
            <w:shd w:val="clear" w:color="auto" w:fill="F2F2F2" w:themeFill="background1" w:themeFillShade="F2"/>
          </w:tcPr>
          <w:p w14:paraId="1ED8EB19" w14:textId="77777777" w:rsidR="00646365" w:rsidRDefault="00646365" w:rsidP="00646365">
            <w:pPr>
              <w:ind w:firstLine="0"/>
            </w:pPr>
          </w:p>
        </w:tc>
        <w:tc>
          <w:tcPr>
            <w:tcW w:w="426" w:type="dxa"/>
            <w:shd w:val="clear" w:color="auto" w:fill="F2F2F2" w:themeFill="background1" w:themeFillShade="F2"/>
          </w:tcPr>
          <w:p w14:paraId="02BFEEA2" w14:textId="77777777" w:rsidR="00646365" w:rsidRDefault="00646365" w:rsidP="00646365">
            <w:pPr>
              <w:ind w:firstLine="0"/>
            </w:pPr>
          </w:p>
        </w:tc>
        <w:tc>
          <w:tcPr>
            <w:tcW w:w="425" w:type="dxa"/>
            <w:shd w:val="clear" w:color="auto" w:fill="00CC99"/>
          </w:tcPr>
          <w:p w14:paraId="18327A72" w14:textId="77777777" w:rsidR="00646365" w:rsidRDefault="00646365" w:rsidP="00646365">
            <w:pPr>
              <w:ind w:firstLine="0"/>
            </w:pPr>
          </w:p>
        </w:tc>
        <w:tc>
          <w:tcPr>
            <w:tcW w:w="425" w:type="dxa"/>
            <w:shd w:val="clear" w:color="auto" w:fill="F2F2F2" w:themeFill="background1" w:themeFillShade="F2"/>
          </w:tcPr>
          <w:p w14:paraId="639026BB" w14:textId="77777777" w:rsidR="00646365" w:rsidRDefault="00646365" w:rsidP="00646365">
            <w:pPr>
              <w:ind w:firstLine="0"/>
            </w:pPr>
          </w:p>
        </w:tc>
        <w:tc>
          <w:tcPr>
            <w:tcW w:w="425" w:type="dxa"/>
            <w:shd w:val="clear" w:color="auto" w:fill="F2F2F2" w:themeFill="background1" w:themeFillShade="F2"/>
          </w:tcPr>
          <w:p w14:paraId="2C2AB112" w14:textId="77777777" w:rsidR="00646365" w:rsidRDefault="00646365" w:rsidP="00646365">
            <w:pPr>
              <w:ind w:firstLine="0"/>
            </w:pPr>
          </w:p>
        </w:tc>
        <w:tc>
          <w:tcPr>
            <w:tcW w:w="426" w:type="dxa"/>
            <w:shd w:val="clear" w:color="auto" w:fill="F2F2F2" w:themeFill="background1" w:themeFillShade="F2"/>
          </w:tcPr>
          <w:p w14:paraId="7CD7D0E8" w14:textId="77777777" w:rsidR="00646365" w:rsidRDefault="00646365" w:rsidP="00646365">
            <w:pPr>
              <w:ind w:firstLine="0"/>
            </w:pPr>
          </w:p>
        </w:tc>
        <w:tc>
          <w:tcPr>
            <w:tcW w:w="425" w:type="dxa"/>
            <w:shd w:val="clear" w:color="auto" w:fill="F2F2F2" w:themeFill="background1" w:themeFillShade="F2"/>
          </w:tcPr>
          <w:p w14:paraId="7E765E85" w14:textId="77777777" w:rsidR="00646365" w:rsidRDefault="00646365" w:rsidP="00646365">
            <w:pPr>
              <w:ind w:firstLine="0"/>
            </w:pPr>
          </w:p>
        </w:tc>
        <w:tc>
          <w:tcPr>
            <w:tcW w:w="425" w:type="dxa"/>
            <w:shd w:val="clear" w:color="auto" w:fill="F2F2F2" w:themeFill="background1" w:themeFillShade="F2"/>
          </w:tcPr>
          <w:p w14:paraId="1E151977" w14:textId="77777777" w:rsidR="00646365" w:rsidRDefault="00646365" w:rsidP="00646365">
            <w:pPr>
              <w:ind w:firstLine="0"/>
            </w:pPr>
          </w:p>
        </w:tc>
        <w:tc>
          <w:tcPr>
            <w:tcW w:w="425" w:type="dxa"/>
            <w:shd w:val="clear" w:color="auto" w:fill="F2F2F2" w:themeFill="background1" w:themeFillShade="F2"/>
          </w:tcPr>
          <w:p w14:paraId="2A7EBB88" w14:textId="77777777" w:rsidR="00646365" w:rsidRDefault="00646365" w:rsidP="00646365">
            <w:pPr>
              <w:ind w:firstLine="0"/>
            </w:pPr>
          </w:p>
        </w:tc>
        <w:tc>
          <w:tcPr>
            <w:tcW w:w="426" w:type="dxa"/>
            <w:shd w:val="clear" w:color="auto" w:fill="F2F2F2" w:themeFill="background1" w:themeFillShade="F2"/>
          </w:tcPr>
          <w:p w14:paraId="5AED06F4" w14:textId="77777777" w:rsidR="00646365" w:rsidRDefault="00646365" w:rsidP="00646365">
            <w:pPr>
              <w:ind w:firstLine="0"/>
            </w:pPr>
          </w:p>
        </w:tc>
        <w:tc>
          <w:tcPr>
            <w:tcW w:w="425" w:type="dxa"/>
            <w:shd w:val="clear" w:color="auto" w:fill="F2F2F2" w:themeFill="background1" w:themeFillShade="F2"/>
          </w:tcPr>
          <w:p w14:paraId="5230A178" w14:textId="77777777" w:rsidR="00646365" w:rsidRDefault="00646365" w:rsidP="00646365">
            <w:pPr>
              <w:ind w:firstLine="0"/>
            </w:pPr>
          </w:p>
        </w:tc>
        <w:tc>
          <w:tcPr>
            <w:tcW w:w="462" w:type="dxa"/>
            <w:shd w:val="clear" w:color="auto" w:fill="F2F2F2" w:themeFill="background1" w:themeFillShade="F2"/>
          </w:tcPr>
          <w:p w14:paraId="2EAF68D6" w14:textId="77777777" w:rsidR="00646365" w:rsidRDefault="00646365" w:rsidP="00646365">
            <w:pPr>
              <w:keepNext/>
              <w:ind w:firstLine="0"/>
            </w:pPr>
          </w:p>
        </w:tc>
      </w:tr>
      <w:tr w:rsidR="00646365" w14:paraId="629A0B9B" w14:textId="77777777" w:rsidTr="00646365">
        <w:trPr>
          <w:trHeight w:val="291"/>
        </w:trPr>
        <w:tc>
          <w:tcPr>
            <w:tcW w:w="846" w:type="dxa"/>
            <w:tcBorders>
              <w:right w:val="nil"/>
            </w:tcBorders>
            <w:shd w:val="clear" w:color="auto" w:fill="FFFFFF" w:themeFill="background1"/>
          </w:tcPr>
          <w:p w14:paraId="6566E655" w14:textId="77777777" w:rsidR="00646365" w:rsidRDefault="00646365" w:rsidP="00646365">
            <w:pPr>
              <w:ind w:firstLine="0"/>
              <w:jc w:val="center"/>
            </w:pPr>
            <w:r>
              <w:t>#49</w:t>
            </w:r>
          </w:p>
        </w:tc>
        <w:tc>
          <w:tcPr>
            <w:tcW w:w="2693" w:type="dxa"/>
            <w:tcBorders>
              <w:left w:val="nil"/>
            </w:tcBorders>
            <w:shd w:val="clear" w:color="auto" w:fill="FFFFFF" w:themeFill="background1"/>
          </w:tcPr>
          <w:p w14:paraId="379F3C65" w14:textId="77777777" w:rsidR="00646365" w:rsidRDefault="00646365" w:rsidP="00646365">
            <w:pPr>
              <w:ind w:firstLine="0"/>
              <w:jc w:val="center"/>
            </w:pPr>
            <w:r>
              <w:t>Migración a Ubuntu</w:t>
            </w:r>
          </w:p>
        </w:tc>
        <w:tc>
          <w:tcPr>
            <w:tcW w:w="425" w:type="dxa"/>
            <w:shd w:val="clear" w:color="auto" w:fill="FFFFFF" w:themeFill="background1"/>
          </w:tcPr>
          <w:p w14:paraId="72DCCFA5" w14:textId="77777777" w:rsidR="00646365" w:rsidRDefault="00646365" w:rsidP="00646365">
            <w:pPr>
              <w:ind w:firstLine="0"/>
            </w:pPr>
          </w:p>
        </w:tc>
        <w:tc>
          <w:tcPr>
            <w:tcW w:w="426" w:type="dxa"/>
            <w:shd w:val="clear" w:color="auto" w:fill="FFFFFF" w:themeFill="background1"/>
          </w:tcPr>
          <w:p w14:paraId="1C16EECB" w14:textId="77777777" w:rsidR="00646365" w:rsidRDefault="00646365" w:rsidP="00646365">
            <w:pPr>
              <w:ind w:firstLine="0"/>
            </w:pPr>
          </w:p>
        </w:tc>
        <w:tc>
          <w:tcPr>
            <w:tcW w:w="425" w:type="dxa"/>
            <w:shd w:val="clear" w:color="auto" w:fill="FFFFFF" w:themeFill="background1"/>
          </w:tcPr>
          <w:p w14:paraId="36D3B358" w14:textId="77777777" w:rsidR="00646365" w:rsidRDefault="00646365" w:rsidP="00646365">
            <w:pPr>
              <w:ind w:firstLine="0"/>
            </w:pPr>
          </w:p>
        </w:tc>
        <w:tc>
          <w:tcPr>
            <w:tcW w:w="425" w:type="dxa"/>
            <w:shd w:val="clear" w:color="auto" w:fill="FFFFFF" w:themeFill="background1"/>
          </w:tcPr>
          <w:p w14:paraId="72940963" w14:textId="77777777" w:rsidR="00646365" w:rsidRDefault="00646365" w:rsidP="00646365">
            <w:pPr>
              <w:ind w:firstLine="0"/>
            </w:pPr>
          </w:p>
        </w:tc>
        <w:tc>
          <w:tcPr>
            <w:tcW w:w="425" w:type="dxa"/>
            <w:shd w:val="clear" w:color="auto" w:fill="FFFFFF" w:themeFill="background1"/>
          </w:tcPr>
          <w:p w14:paraId="343913AD" w14:textId="77777777" w:rsidR="00646365" w:rsidRDefault="00646365" w:rsidP="00646365">
            <w:pPr>
              <w:ind w:firstLine="0"/>
            </w:pPr>
          </w:p>
        </w:tc>
        <w:tc>
          <w:tcPr>
            <w:tcW w:w="426" w:type="dxa"/>
            <w:shd w:val="clear" w:color="auto" w:fill="FFCCCC"/>
          </w:tcPr>
          <w:p w14:paraId="0CB49F4E" w14:textId="77777777" w:rsidR="00646365" w:rsidRDefault="00646365" w:rsidP="00646365">
            <w:pPr>
              <w:ind w:firstLine="0"/>
            </w:pPr>
          </w:p>
        </w:tc>
        <w:tc>
          <w:tcPr>
            <w:tcW w:w="425" w:type="dxa"/>
            <w:shd w:val="clear" w:color="auto" w:fill="FFFFFF" w:themeFill="background1"/>
          </w:tcPr>
          <w:p w14:paraId="08502372" w14:textId="77777777" w:rsidR="00646365" w:rsidRDefault="00646365" w:rsidP="00646365">
            <w:pPr>
              <w:ind w:firstLine="0"/>
            </w:pPr>
          </w:p>
        </w:tc>
        <w:tc>
          <w:tcPr>
            <w:tcW w:w="425" w:type="dxa"/>
            <w:shd w:val="clear" w:color="auto" w:fill="FFFFFF" w:themeFill="background1"/>
          </w:tcPr>
          <w:p w14:paraId="056C710F" w14:textId="77777777" w:rsidR="00646365" w:rsidRDefault="00646365" w:rsidP="00646365">
            <w:pPr>
              <w:ind w:firstLine="0"/>
            </w:pPr>
          </w:p>
        </w:tc>
        <w:tc>
          <w:tcPr>
            <w:tcW w:w="425" w:type="dxa"/>
            <w:shd w:val="clear" w:color="auto" w:fill="FFFFFF" w:themeFill="background1"/>
          </w:tcPr>
          <w:p w14:paraId="2C39F91C" w14:textId="77777777" w:rsidR="00646365" w:rsidRDefault="00646365" w:rsidP="00646365">
            <w:pPr>
              <w:ind w:firstLine="0"/>
            </w:pPr>
          </w:p>
        </w:tc>
        <w:tc>
          <w:tcPr>
            <w:tcW w:w="426" w:type="dxa"/>
            <w:shd w:val="clear" w:color="auto" w:fill="FFFFFF" w:themeFill="background1"/>
          </w:tcPr>
          <w:p w14:paraId="4716648A" w14:textId="77777777" w:rsidR="00646365" w:rsidRDefault="00646365" w:rsidP="00646365">
            <w:pPr>
              <w:ind w:firstLine="0"/>
            </w:pPr>
          </w:p>
        </w:tc>
        <w:tc>
          <w:tcPr>
            <w:tcW w:w="425" w:type="dxa"/>
            <w:shd w:val="clear" w:color="auto" w:fill="FFFFFF" w:themeFill="background1"/>
          </w:tcPr>
          <w:p w14:paraId="411BD2E8" w14:textId="77777777" w:rsidR="00646365" w:rsidRDefault="00646365" w:rsidP="00646365">
            <w:pPr>
              <w:ind w:firstLine="0"/>
            </w:pPr>
          </w:p>
        </w:tc>
        <w:tc>
          <w:tcPr>
            <w:tcW w:w="462" w:type="dxa"/>
            <w:shd w:val="clear" w:color="auto" w:fill="FFFFFF" w:themeFill="background1"/>
          </w:tcPr>
          <w:p w14:paraId="6376E0C7" w14:textId="77777777" w:rsidR="00646365" w:rsidRDefault="00646365" w:rsidP="00646365">
            <w:pPr>
              <w:keepNext/>
              <w:ind w:firstLine="0"/>
            </w:pPr>
          </w:p>
        </w:tc>
      </w:tr>
      <w:tr w:rsidR="00646365" w14:paraId="3EFE297F" w14:textId="77777777" w:rsidTr="00646365">
        <w:trPr>
          <w:trHeight w:val="291"/>
        </w:trPr>
        <w:tc>
          <w:tcPr>
            <w:tcW w:w="846" w:type="dxa"/>
            <w:tcBorders>
              <w:right w:val="nil"/>
            </w:tcBorders>
            <w:shd w:val="clear" w:color="auto" w:fill="F2F2F2" w:themeFill="background1" w:themeFillShade="F2"/>
          </w:tcPr>
          <w:p w14:paraId="4ABC26EE" w14:textId="77777777" w:rsidR="00646365" w:rsidRDefault="00646365" w:rsidP="00646365">
            <w:pPr>
              <w:ind w:firstLine="0"/>
              <w:jc w:val="center"/>
            </w:pPr>
            <w:r>
              <w:t>#50</w:t>
            </w:r>
          </w:p>
        </w:tc>
        <w:tc>
          <w:tcPr>
            <w:tcW w:w="2693" w:type="dxa"/>
            <w:tcBorders>
              <w:left w:val="nil"/>
            </w:tcBorders>
            <w:shd w:val="clear" w:color="auto" w:fill="F2F2F2" w:themeFill="background1" w:themeFillShade="F2"/>
          </w:tcPr>
          <w:p w14:paraId="2F2E4856" w14:textId="77777777" w:rsidR="00646365" w:rsidRDefault="00646365" w:rsidP="00646365">
            <w:pPr>
              <w:ind w:firstLine="0"/>
              <w:jc w:val="center"/>
            </w:pPr>
            <w:r>
              <w:t>Creación de MediaWiki</w:t>
            </w:r>
          </w:p>
        </w:tc>
        <w:tc>
          <w:tcPr>
            <w:tcW w:w="425" w:type="dxa"/>
            <w:shd w:val="clear" w:color="auto" w:fill="F2F2F2" w:themeFill="background1" w:themeFillShade="F2"/>
          </w:tcPr>
          <w:p w14:paraId="1D99D6D9" w14:textId="77777777" w:rsidR="00646365" w:rsidRDefault="00646365" w:rsidP="00646365">
            <w:pPr>
              <w:ind w:firstLine="0"/>
            </w:pPr>
          </w:p>
        </w:tc>
        <w:tc>
          <w:tcPr>
            <w:tcW w:w="426" w:type="dxa"/>
            <w:shd w:val="clear" w:color="auto" w:fill="F2F2F2" w:themeFill="background1" w:themeFillShade="F2"/>
          </w:tcPr>
          <w:p w14:paraId="31D400E0" w14:textId="77777777" w:rsidR="00646365" w:rsidRDefault="00646365" w:rsidP="00646365">
            <w:pPr>
              <w:ind w:firstLine="0"/>
            </w:pPr>
          </w:p>
        </w:tc>
        <w:tc>
          <w:tcPr>
            <w:tcW w:w="425" w:type="dxa"/>
            <w:shd w:val="clear" w:color="auto" w:fill="F2F2F2" w:themeFill="background1" w:themeFillShade="F2"/>
          </w:tcPr>
          <w:p w14:paraId="2D325423" w14:textId="77777777" w:rsidR="00646365" w:rsidRDefault="00646365" w:rsidP="00646365">
            <w:pPr>
              <w:ind w:firstLine="0"/>
            </w:pPr>
          </w:p>
        </w:tc>
        <w:tc>
          <w:tcPr>
            <w:tcW w:w="425" w:type="dxa"/>
            <w:shd w:val="clear" w:color="auto" w:fill="F2F2F2" w:themeFill="background1" w:themeFillShade="F2"/>
          </w:tcPr>
          <w:p w14:paraId="7ED2967B" w14:textId="77777777" w:rsidR="00646365" w:rsidRDefault="00646365" w:rsidP="00646365">
            <w:pPr>
              <w:ind w:firstLine="0"/>
            </w:pPr>
          </w:p>
        </w:tc>
        <w:tc>
          <w:tcPr>
            <w:tcW w:w="425" w:type="dxa"/>
            <w:shd w:val="clear" w:color="auto" w:fill="8EAADB" w:themeFill="accent1" w:themeFillTint="99"/>
          </w:tcPr>
          <w:p w14:paraId="6FE3EFBB" w14:textId="77777777" w:rsidR="00646365" w:rsidRDefault="00646365" w:rsidP="00646365">
            <w:pPr>
              <w:ind w:firstLine="0"/>
            </w:pPr>
          </w:p>
        </w:tc>
        <w:tc>
          <w:tcPr>
            <w:tcW w:w="426" w:type="dxa"/>
            <w:shd w:val="clear" w:color="auto" w:fill="F2F2F2" w:themeFill="background1" w:themeFillShade="F2"/>
          </w:tcPr>
          <w:p w14:paraId="1670CD4D" w14:textId="77777777" w:rsidR="00646365" w:rsidRDefault="00646365" w:rsidP="00646365">
            <w:pPr>
              <w:ind w:firstLine="0"/>
            </w:pPr>
          </w:p>
        </w:tc>
        <w:tc>
          <w:tcPr>
            <w:tcW w:w="425" w:type="dxa"/>
            <w:shd w:val="clear" w:color="auto" w:fill="F2F2F2" w:themeFill="background1" w:themeFillShade="F2"/>
          </w:tcPr>
          <w:p w14:paraId="0080B9E6" w14:textId="77777777" w:rsidR="00646365" w:rsidRDefault="00646365" w:rsidP="00646365">
            <w:pPr>
              <w:ind w:firstLine="0"/>
            </w:pPr>
          </w:p>
        </w:tc>
        <w:tc>
          <w:tcPr>
            <w:tcW w:w="425" w:type="dxa"/>
            <w:shd w:val="clear" w:color="auto" w:fill="F2F2F2" w:themeFill="background1" w:themeFillShade="F2"/>
          </w:tcPr>
          <w:p w14:paraId="65686580" w14:textId="77777777" w:rsidR="00646365" w:rsidRDefault="00646365" w:rsidP="00646365">
            <w:pPr>
              <w:ind w:firstLine="0"/>
            </w:pPr>
          </w:p>
        </w:tc>
        <w:tc>
          <w:tcPr>
            <w:tcW w:w="425" w:type="dxa"/>
            <w:shd w:val="clear" w:color="auto" w:fill="F2F2F2" w:themeFill="background1" w:themeFillShade="F2"/>
          </w:tcPr>
          <w:p w14:paraId="710ABB23" w14:textId="77777777" w:rsidR="00646365" w:rsidRDefault="00646365" w:rsidP="00646365">
            <w:pPr>
              <w:ind w:firstLine="0"/>
            </w:pPr>
          </w:p>
        </w:tc>
        <w:tc>
          <w:tcPr>
            <w:tcW w:w="426" w:type="dxa"/>
            <w:shd w:val="clear" w:color="auto" w:fill="F2F2F2" w:themeFill="background1" w:themeFillShade="F2"/>
          </w:tcPr>
          <w:p w14:paraId="43BA18A3" w14:textId="77777777" w:rsidR="00646365" w:rsidRDefault="00646365" w:rsidP="00646365">
            <w:pPr>
              <w:ind w:firstLine="0"/>
            </w:pPr>
          </w:p>
        </w:tc>
        <w:tc>
          <w:tcPr>
            <w:tcW w:w="425" w:type="dxa"/>
            <w:shd w:val="clear" w:color="auto" w:fill="F2F2F2" w:themeFill="background1" w:themeFillShade="F2"/>
          </w:tcPr>
          <w:p w14:paraId="555006D8" w14:textId="77777777" w:rsidR="00646365" w:rsidRDefault="00646365" w:rsidP="00646365">
            <w:pPr>
              <w:ind w:firstLine="0"/>
            </w:pPr>
          </w:p>
        </w:tc>
        <w:tc>
          <w:tcPr>
            <w:tcW w:w="462" w:type="dxa"/>
            <w:shd w:val="clear" w:color="auto" w:fill="F2F2F2" w:themeFill="background1" w:themeFillShade="F2"/>
          </w:tcPr>
          <w:p w14:paraId="7A23804E" w14:textId="77777777" w:rsidR="00646365" w:rsidRDefault="00646365" w:rsidP="00646365">
            <w:pPr>
              <w:keepNext/>
              <w:ind w:firstLine="0"/>
            </w:pPr>
          </w:p>
        </w:tc>
      </w:tr>
    </w:tbl>
    <w:p w14:paraId="378ABC09" w14:textId="77777777" w:rsidR="00646365" w:rsidRDefault="00646365" w:rsidP="00DF6B12"/>
    <w:p w14:paraId="605C895F" w14:textId="77777777" w:rsidR="00646365" w:rsidRDefault="00646365" w:rsidP="00DF6B12">
      <w:r>
        <w:t xml:space="preserve">Como se puede ver en este sprint falta la tarea 42 ya que </w:t>
      </w:r>
      <w:r w:rsidR="00A26B76">
        <w:t xml:space="preserve">no se llegó a realizar en este sprint, sino que se movió al siguiente. </w:t>
      </w:r>
      <w:r>
        <w:t>También podemos observar la tarea de migración a Ubuntu, lo que consistía en mover el proyecto a una imagen de Ubuntu por problemas de compatibilidad con algunas funciones que luego al final fueron resueltas y no hubo que migrar nada.</w:t>
      </w:r>
    </w:p>
    <w:p w14:paraId="590EF520" w14:textId="77777777" w:rsidR="00646365" w:rsidRDefault="00646365" w:rsidP="00646365">
      <w:pPr>
        <w:pStyle w:val="Ttulo3"/>
      </w:pPr>
      <w:bookmarkStart w:id="39" w:name="_Toc32403682"/>
      <w:r>
        <w:lastRenderedPageBreak/>
        <w:t xml:space="preserve">Sprint </w:t>
      </w:r>
      <w:r w:rsidR="00B94F27">
        <w:t>8 (12/01/2020 – 26/01/2020)</w:t>
      </w:r>
      <w:bookmarkEnd w:id="39"/>
    </w:p>
    <w:p w14:paraId="2DDEB0E1" w14:textId="77777777" w:rsidR="00B94F27" w:rsidRDefault="00A26B76" w:rsidP="00B94F27">
      <w:r>
        <w:t>En el sprint 8 se van a implementar nuevas funcionalidades para el informe en los apartados de roles y comunidades y se va a implementar un sistema para predecir cuál va a ser el sexo y la etnia del personaje en cuestión. Además, surge un problema con MediaWiki ya mencionado en la memoria con las subidas de imágenes por tanto se decide que se usará wikidot.</w:t>
      </w:r>
    </w:p>
    <w:p w14:paraId="533482ED" w14:textId="77777777" w:rsidR="00A26B76" w:rsidRDefault="00A26B76" w:rsidP="00B94F27">
      <w:r>
        <w:t xml:space="preserve">El enlace al octavo sprint del proyecto: </w:t>
      </w:r>
      <w:hyperlink r:id="rId98" w:history="1">
        <w:r w:rsidRPr="00A26B76">
          <w:rPr>
            <w:rStyle w:val="Hipervnculo"/>
          </w:rPr>
          <w:t>Sprint 8</w:t>
        </w:r>
      </w:hyperlink>
      <w:r>
        <w:t>.</w:t>
      </w:r>
    </w:p>
    <w:p w14:paraId="208F9A1D" w14:textId="77777777" w:rsidR="00A26B76" w:rsidRDefault="00A26B76" w:rsidP="00B94F27">
      <w:r>
        <w:rPr>
          <w:noProof/>
        </w:rPr>
        <mc:AlternateContent>
          <mc:Choice Requires="wps">
            <w:drawing>
              <wp:anchor distT="0" distB="0" distL="114300" distR="114300" simplePos="0" relativeHeight="251715584" behindDoc="1" locked="0" layoutInCell="1" allowOverlap="1" wp14:anchorId="21EDEA64" wp14:editId="3F45B57A">
                <wp:simplePos x="0" y="0"/>
                <wp:positionH relativeFrom="margin">
                  <wp:align>right</wp:align>
                </wp:positionH>
                <wp:positionV relativeFrom="paragraph">
                  <wp:posOffset>2503805</wp:posOffset>
                </wp:positionV>
                <wp:extent cx="5400040" cy="152400"/>
                <wp:effectExtent l="0" t="0" r="0" b="0"/>
                <wp:wrapTight wrapText="bothSides">
                  <wp:wrapPolygon edited="0">
                    <wp:start x="0" y="0"/>
                    <wp:lineTo x="0" y="18900"/>
                    <wp:lineTo x="21488" y="18900"/>
                    <wp:lineTo x="21488" y="0"/>
                    <wp:lineTo x="0" y="0"/>
                  </wp:wrapPolygon>
                </wp:wrapTight>
                <wp:docPr id="32" name="Cuadro de texto 32"/>
                <wp:cNvGraphicFramePr/>
                <a:graphic xmlns:a="http://schemas.openxmlformats.org/drawingml/2006/main">
                  <a:graphicData uri="http://schemas.microsoft.com/office/word/2010/wordprocessingShape">
                    <wps:wsp>
                      <wps:cNvSpPr txBox="1"/>
                      <wps:spPr>
                        <a:xfrm>
                          <a:off x="0" y="0"/>
                          <a:ext cx="5400040" cy="152400"/>
                        </a:xfrm>
                        <a:prstGeom prst="rect">
                          <a:avLst/>
                        </a:prstGeom>
                        <a:solidFill>
                          <a:prstClr val="white"/>
                        </a:solidFill>
                        <a:ln>
                          <a:noFill/>
                        </a:ln>
                      </wps:spPr>
                      <wps:txbx>
                        <w:txbxContent>
                          <w:p w14:paraId="6209F6E8" w14:textId="220864C6" w:rsidR="00E37DB1" w:rsidRPr="006F797B" w:rsidRDefault="00E37DB1" w:rsidP="00A26B76">
                            <w:pPr>
                              <w:pStyle w:val="Descripcin"/>
                              <w:jc w:val="center"/>
                              <w:rPr>
                                <w:noProof/>
                              </w:rPr>
                            </w:pPr>
                            <w:bookmarkStart w:id="40" w:name="_Toc32332761"/>
                            <w:r>
                              <w:t xml:space="preserve">Figura </w:t>
                            </w:r>
                            <w:r w:rsidR="00C55D23">
                              <w:fldChar w:fldCharType="begin"/>
                            </w:r>
                            <w:r w:rsidR="00C55D23">
                              <w:instrText xml:space="preserve"> SEQ Ilustración \* ARABIC </w:instrText>
                            </w:r>
                            <w:r w:rsidR="00C55D23">
                              <w:fldChar w:fldCharType="separate"/>
                            </w:r>
                            <w:r w:rsidR="002C5B9B">
                              <w:rPr>
                                <w:noProof/>
                              </w:rPr>
                              <w:t>8</w:t>
                            </w:r>
                            <w:r w:rsidR="00C55D23">
                              <w:rPr>
                                <w:noProof/>
                              </w:rPr>
                              <w:fldChar w:fldCharType="end"/>
                            </w:r>
                            <w:r>
                              <w:t xml:space="preserve"> Burndown sprint 8</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DEA64" id="Cuadro de texto 32" o:spid="_x0000_s1033" type="#_x0000_t202" style="position:absolute;left:0;text-align:left;margin-left:374pt;margin-top:197.15pt;width:425.2pt;height:12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" stroked="f">
                <v:textbox inset="0,0,0,0">
                  <w:txbxContent>
                    <w:p w14:paraId="6209F6E8" w14:textId="220864C6" w:rsidR="00E37DB1" w:rsidRPr="006F797B" w:rsidRDefault="00E37DB1" w:rsidP="00A26B76">
                      <w:pPr>
                        <w:pStyle w:val="Descripcin"/>
                        <w:jc w:val="center"/>
                        <w:rPr>
                          <w:noProof/>
                        </w:rPr>
                      </w:pPr>
                      <w:bookmarkStart w:id="41" w:name="_Toc32332761"/>
                      <w:r>
                        <w:t xml:space="preserve">Figura </w:t>
                      </w:r>
                      <w:r w:rsidR="00C55D23">
                        <w:fldChar w:fldCharType="begin"/>
                      </w:r>
                      <w:r w:rsidR="00C55D23">
                        <w:instrText xml:space="preserve"> SEQ Ilustración \* ARABIC </w:instrText>
                      </w:r>
                      <w:r w:rsidR="00C55D23">
                        <w:fldChar w:fldCharType="separate"/>
                      </w:r>
                      <w:r w:rsidR="002C5B9B">
                        <w:rPr>
                          <w:noProof/>
                        </w:rPr>
                        <w:t>8</w:t>
                      </w:r>
                      <w:r w:rsidR="00C55D23">
                        <w:rPr>
                          <w:noProof/>
                        </w:rPr>
                        <w:fldChar w:fldCharType="end"/>
                      </w:r>
                      <w:r>
                        <w:t xml:space="preserve"> Burndown sprint 8</w:t>
                      </w:r>
                      <w:bookmarkEnd w:id="41"/>
                    </w:p>
                  </w:txbxContent>
                </v:textbox>
                <w10:wrap type="tight" anchorx="margin"/>
              </v:shape>
            </w:pict>
          </mc:Fallback>
        </mc:AlternateContent>
      </w:r>
      <w:r>
        <w:rPr>
          <w:noProof/>
        </w:rPr>
        <w:drawing>
          <wp:anchor distT="0" distB="0" distL="114300" distR="114300" simplePos="0" relativeHeight="251713536" behindDoc="1" locked="0" layoutInCell="1" allowOverlap="1" wp14:anchorId="704FD72B" wp14:editId="41FE8242">
            <wp:simplePos x="0" y="0"/>
            <wp:positionH relativeFrom="margin">
              <wp:align>right</wp:align>
            </wp:positionH>
            <wp:positionV relativeFrom="paragraph">
              <wp:posOffset>227965</wp:posOffset>
            </wp:positionV>
            <wp:extent cx="5400040" cy="2275840"/>
            <wp:effectExtent l="0" t="0" r="0" b="0"/>
            <wp:wrapTight wrapText="bothSides">
              <wp:wrapPolygon edited="0">
                <wp:start x="0" y="0"/>
                <wp:lineTo x="0" y="21335"/>
                <wp:lineTo x="21488" y="21335"/>
                <wp:lineTo x="21488" y="0"/>
                <wp:lineTo x="0" y="0"/>
              </wp:wrapPolygon>
            </wp:wrapTight>
            <wp:docPr id="31" name="Imagen 31" descr="Imagen que contiene texto, estacionado, blanco,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rndown8.PNG"/>
                    <pic:cNvPicPr/>
                  </pic:nvPicPr>
                  <pic:blipFill>
                    <a:blip r:embed="rId99">
                      <a:extLst>
                        <a:ext uri="{28A0092B-C50C-407E-A947-70E740481C1C}">
                          <a14:useLocalDpi xmlns:a14="http://schemas.microsoft.com/office/drawing/2010/main" val="0"/>
                        </a:ext>
                      </a:extLst>
                    </a:blip>
                    <a:stretch>
                      <a:fillRect/>
                    </a:stretch>
                  </pic:blipFill>
                  <pic:spPr>
                    <a:xfrm>
                      <a:off x="0" y="0"/>
                      <a:ext cx="5400040" cy="2275840"/>
                    </a:xfrm>
                    <a:prstGeom prst="rect">
                      <a:avLst/>
                    </a:prstGeom>
                  </pic:spPr>
                </pic:pic>
              </a:graphicData>
            </a:graphic>
          </wp:anchor>
        </w:drawing>
      </w:r>
      <w:r>
        <w:t>Este es el gráfico burndown que se ha obtenido de las tareas del sprint 8.</w:t>
      </w:r>
    </w:p>
    <w:p w14:paraId="4018001C" w14:textId="77777777" w:rsidR="00A26B76" w:rsidRDefault="00A26B76" w:rsidP="00B94F27">
      <w:r>
        <w:t>A continuación, se muestra la distribución de tareas a lo largo de este sprint, ya que es un sprint basado en nuevas implementaciones, la mayor parte de las tareas van a tener la etiqueta “programación”.</w:t>
      </w:r>
    </w:p>
    <w:tbl>
      <w:tblPr>
        <w:tblStyle w:val="Tablaconcuadrcula"/>
        <w:tblpPr w:leftFromText="141" w:rightFromText="141" w:vertAnchor="page" w:horzAnchor="margin" w:tblpY="151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A26B76" w14:paraId="7168C578" w14:textId="77777777" w:rsidTr="00A26B76">
        <w:trPr>
          <w:cantSplit/>
          <w:trHeight w:val="1833"/>
        </w:trPr>
        <w:tc>
          <w:tcPr>
            <w:tcW w:w="846" w:type="dxa"/>
            <w:tcBorders>
              <w:top w:val="nil"/>
              <w:left w:val="nil"/>
              <w:bottom w:val="single" w:sz="4" w:space="0" w:color="auto"/>
              <w:right w:val="nil"/>
            </w:tcBorders>
            <w:vAlign w:val="bottom"/>
          </w:tcPr>
          <w:p w14:paraId="73C90723" w14:textId="77777777" w:rsidR="00A26B76" w:rsidRDefault="00A26B76" w:rsidP="00A26B76">
            <w:pPr>
              <w:ind w:firstLine="0"/>
              <w:jc w:val="center"/>
            </w:pPr>
            <w:r>
              <w:lastRenderedPageBreak/>
              <w:t>Tarea</w:t>
            </w:r>
          </w:p>
        </w:tc>
        <w:tc>
          <w:tcPr>
            <w:tcW w:w="2693" w:type="dxa"/>
            <w:tcBorders>
              <w:top w:val="nil"/>
              <w:left w:val="nil"/>
              <w:bottom w:val="single" w:sz="4" w:space="0" w:color="auto"/>
              <w:right w:val="nil"/>
            </w:tcBorders>
            <w:vAlign w:val="bottom"/>
          </w:tcPr>
          <w:p w14:paraId="0223C92C" w14:textId="77777777" w:rsidR="00A26B76" w:rsidRDefault="00A26B76" w:rsidP="00A26B76">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31E94F6A" w14:textId="77777777" w:rsidR="00A26B76" w:rsidRDefault="00A26B76" w:rsidP="00A26B76">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5E98525A" w14:textId="77777777" w:rsidR="00A26B76" w:rsidRDefault="00A26B76" w:rsidP="00A26B76">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149C240F" w14:textId="77777777" w:rsidR="00A26B76" w:rsidRDefault="00A26B76" w:rsidP="00A26B76">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4520135D" w14:textId="77777777" w:rsidR="00A26B76" w:rsidRDefault="00A26B76" w:rsidP="00A26B76">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7A93AE4C" w14:textId="77777777" w:rsidR="00A26B76" w:rsidRDefault="00A26B76" w:rsidP="00A26B76">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0E929FCF" w14:textId="02600807" w:rsidR="00A26B76" w:rsidRDefault="00A26B76" w:rsidP="00A26B76">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2A0987F7" w14:textId="77777777" w:rsidR="00A26B76" w:rsidRDefault="00A26B76" w:rsidP="00A26B76">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4AB1D84F" w14:textId="77777777" w:rsidR="00A26B76" w:rsidRDefault="00A26B76" w:rsidP="00A26B76">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23C436C7" w14:textId="77777777" w:rsidR="00A26B76" w:rsidRDefault="00A26B76" w:rsidP="00A26B76">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39762F3C" w14:textId="77777777" w:rsidR="00A26B76" w:rsidRDefault="00A26B76" w:rsidP="00A26B76">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05FEDA75" w14:textId="77777777" w:rsidR="00A26B76" w:rsidRPr="00277378" w:rsidRDefault="00A26B76" w:rsidP="00A26B76">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1D0F5CD3" w14:textId="77777777" w:rsidR="00A26B76" w:rsidRDefault="00A26B76" w:rsidP="00A26B76">
            <w:pPr>
              <w:ind w:left="113" w:right="113" w:firstLine="0"/>
            </w:pPr>
            <w:r>
              <w:t>Testeo</w:t>
            </w:r>
          </w:p>
        </w:tc>
      </w:tr>
      <w:tr w:rsidR="00A26B76" w14:paraId="3268F94A" w14:textId="77777777" w:rsidTr="00A26B76">
        <w:trPr>
          <w:trHeight w:val="274"/>
        </w:trPr>
        <w:tc>
          <w:tcPr>
            <w:tcW w:w="846" w:type="dxa"/>
            <w:tcBorders>
              <w:top w:val="single" w:sz="4" w:space="0" w:color="auto"/>
              <w:right w:val="nil"/>
            </w:tcBorders>
            <w:shd w:val="clear" w:color="auto" w:fill="F2F2F2" w:themeFill="background1" w:themeFillShade="F2"/>
          </w:tcPr>
          <w:p w14:paraId="5B6C7CFC" w14:textId="77777777" w:rsidR="00A26B76" w:rsidRDefault="00A26B76" w:rsidP="00A26B76">
            <w:pPr>
              <w:ind w:firstLine="0"/>
              <w:jc w:val="center"/>
            </w:pPr>
            <w:r>
              <w:t>#42</w:t>
            </w:r>
          </w:p>
        </w:tc>
        <w:tc>
          <w:tcPr>
            <w:tcW w:w="2693" w:type="dxa"/>
            <w:tcBorders>
              <w:top w:val="single" w:sz="4" w:space="0" w:color="auto"/>
              <w:left w:val="nil"/>
              <w:bottom w:val="single" w:sz="4" w:space="0" w:color="auto"/>
            </w:tcBorders>
            <w:shd w:val="clear" w:color="auto" w:fill="F2F2F2" w:themeFill="background1" w:themeFillShade="F2"/>
          </w:tcPr>
          <w:p w14:paraId="6C03BB11" w14:textId="77777777" w:rsidR="00A26B76" w:rsidRDefault="00A26B76" w:rsidP="00A26B76">
            <w:pPr>
              <w:ind w:firstLine="0"/>
              <w:jc w:val="center"/>
            </w:pPr>
            <w:r>
              <w:t>Implementar gráfico de detección de roles</w:t>
            </w:r>
          </w:p>
        </w:tc>
        <w:tc>
          <w:tcPr>
            <w:tcW w:w="425" w:type="dxa"/>
            <w:tcBorders>
              <w:top w:val="single" w:sz="4" w:space="0" w:color="auto"/>
            </w:tcBorders>
            <w:shd w:val="clear" w:color="auto" w:fill="F2F2F2" w:themeFill="background1" w:themeFillShade="F2"/>
          </w:tcPr>
          <w:p w14:paraId="662C6E1D" w14:textId="77777777" w:rsidR="00A26B76" w:rsidRDefault="00A26B76" w:rsidP="00A26B76">
            <w:pPr>
              <w:ind w:firstLine="0"/>
            </w:pPr>
          </w:p>
        </w:tc>
        <w:tc>
          <w:tcPr>
            <w:tcW w:w="426" w:type="dxa"/>
            <w:tcBorders>
              <w:top w:val="single" w:sz="4" w:space="0" w:color="auto"/>
            </w:tcBorders>
            <w:shd w:val="clear" w:color="auto" w:fill="F2F2F2" w:themeFill="background1" w:themeFillShade="F2"/>
          </w:tcPr>
          <w:p w14:paraId="518940F3"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98D9221"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672BCC62"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64CC7FC" w14:textId="77777777" w:rsidR="00A26B76" w:rsidRDefault="00A26B76" w:rsidP="00A26B76">
            <w:pPr>
              <w:ind w:firstLine="0"/>
            </w:pPr>
          </w:p>
        </w:tc>
        <w:tc>
          <w:tcPr>
            <w:tcW w:w="426" w:type="dxa"/>
            <w:tcBorders>
              <w:top w:val="single" w:sz="4" w:space="0" w:color="auto"/>
            </w:tcBorders>
            <w:shd w:val="clear" w:color="auto" w:fill="F2F2F2" w:themeFill="background1" w:themeFillShade="F2"/>
          </w:tcPr>
          <w:p w14:paraId="1AA0D61B"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27428F32"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3F7C2C48"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19BBAC10" w14:textId="77777777" w:rsidR="00A26B76" w:rsidRDefault="00A26B76" w:rsidP="00A26B76">
            <w:pPr>
              <w:ind w:firstLine="0"/>
            </w:pPr>
          </w:p>
        </w:tc>
        <w:tc>
          <w:tcPr>
            <w:tcW w:w="426" w:type="dxa"/>
            <w:tcBorders>
              <w:top w:val="single" w:sz="4" w:space="0" w:color="auto"/>
            </w:tcBorders>
            <w:shd w:val="clear" w:color="auto" w:fill="00B050"/>
          </w:tcPr>
          <w:p w14:paraId="4FC4967D" w14:textId="77777777" w:rsidR="00A26B76" w:rsidRDefault="00A26B76" w:rsidP="00A26B76">
            <w:pPr>
              <w:ind w:firstLine="0"/>
            </w:pPr>
          </w:p>
        </w:tc>
        <w:tc>
          <w:tcPr>
            <w:tcW w:w="425" w:type="dxa"/>
            <w:tcBorders>
              <w:top w:val="single" w:sz="4" w:space="0" w:color="auto"/>
            </w:tcBorders>
            <w:shd w:val="clear" w:color="auto" w:fill="F2F2F2" w:themeFill="background1" w:themeFillShade="F2"/>
          </w:tcPr>
          <w:p w14:paraId="43CE077C" w14:textId="77777777" w:rsidR="00A26B76" w:rsidRDefault="00A26B76" w:rsidP="00A26B76">
            <w:pPr>
              <w:ind w:firstLine="0"/>
            </w:pPr>
          </w:p>
        </w:tc>
        <w:tc>
          <w:tcPr>
            <w:tcW w:w="462" w:type="dxa"/>
            <w:tcBorders>
              <w:top w:val="single" w:sz="4" w:space="0" w:color="auto"/>
            </w:tcBorders>
            <w:shd w:val="clear" w:color="auto" w:fill="F2F2F2" w:themeFill="background1" w:themeFillShade="F2"/>
          </w:tcPr>
          <w:p w14:paraId="5202043A" w14:textId="77777777" w:rsidR="00A26B76" w:rsidRDefault="00A26B76" w:rsidP="00A26B76">
            <w:pPr>
              <w:ind w:firstLine="0"/>
            </w:pPr>
          </w:p>
        </w:tc>
      </w:tr>
      <w:tr w:rsidR="00A26B76" w14:paraId="554207BC" w14:textId="77777777" w:rsidTr="0029363C">
        <w:trPr>
          <w:trHeight w:val="291"/>
        </w:trPr>
        <w:tc>
          <w:tcPr>
            <w:tcW w:w="846" w:type="dxa"/>
            <w:tcBorders>
              <w:right w:val="nil"/>
            </w:tcBorders>
          </w:tcPr>
          <w:p w14:paraId="00306C05" w14:textId="77777777" w:rsidR="00A26B76" w:rsidRDefault="00A26B76" w:rsidP="00A26B76">
            <w:pPr>
              <w:ind w:firstLine="0"/>
              <w:jc w:val="center"/>
            </w:pPr>
            <w:r>
              <w:t>#51</w:t>
            </w:r>
          </w:p>
        </w:tc>
        <w:tc>
          <w:tcPr>
            <w:tcW w:w="2693" w:type="dxa"/>
            <w:tcBorders>
              <w:left w:val="nil"/>
              <w:bottom w:val="single" w:sz="4" w:space="0" w:color="auto"/>
            </w:tcBorders>
          </w:tcPr>
          <w:p w14:paraId="5CACB104" w14:textId="77777777" w:rsidR="00A26B76" w:rsidRDefault="00A26B76" w:rsidP="00A26B76">
            <w:pPr>
              <w:ind w:firstLine="0"/>
              <w:jc w:val="center"/>
            </w:pPr>
            <w:r>
              <w:t>Implementación de Louvain</w:t>
            </w:r>
          </w:p>
        </w:tc>
        <w:tc>
          <w:tcPr>
            <w:tcW w:w="425" w:type="dxa"/>
            <w:shd w:val="clear" w:color="auto" w:fill="FFFFFF" w:themeFill="background1"/>
          </w:tcPr>
          <w:p w14:paraId="680FBEF1" w14:textId="77777777" w:rsidR="00A26B76" w:rsidRDefault="00A26B76" w:rsidP="00A26B76">
            <w:pPr>
              <w:ind w:firstLine="0"/>
            </w:pPr>
          </w:p>
        </w:tc>
        <w:tc>
          <w:tcPr>
            <w:tcW w:w="426" w:type="dxa"/>
            <w:shd w:val="clear" w:color="auto" w:fill="FFFFFF" w:themeFill="background1"/>
          </w:tcPr>
          <w:p w14:paraId="3F1D1FA2" w14:textId="77777777" w:rsidR="00A26B76" w:rsidRDefault="00A26B76" w:rsidP="00A26B76">
            <w:pPr>
              <w:ind w:firstLine="0"/>
            </w:pPr>
          </w:p>
        </w:tc>
        <w:tc>
          <w:tcPr>
            <w:tcW w:w="425" w:type="dxa"/>
            <w:shd w:val="clear" w:color="auto" w:fill="FFFFFF" w:themeFill="background1"/>
          </w:tcPr>
          <w:p w14:paraId="5B535BE6" w14:textId="77777777" w:rsidR="00A26B76" w:rsidRDefault="00A26B76" w:rsidP="00A26B76">
            <w:pPr>
              <w:ind w:firstLine="0"/>
            </w:pPr>
          </w:p>
        </w:tc>
        <w:tc>
          <w:tcPr>
            <w:tcW w:w="425" w:type="dxa"/>
            <w:shd w:val="clear" w:color="auto" w:fill="FFFFFF" w:themeFill="background1"/>
          </w:tcPr>
          <w:p w14:paraId="27F95C6D" w14:textId="77777777" w:rsidR="00A26B76" w:rsidRDefault="00A26B76" w:rsidP="00A26B76">
            <w:pPr>
              <w:ind w:firstLine="0"/>
            </w:pPr>
          </w:p>
        </w:tc>
        <w:tc>
          <w:tcPr>
            <w:tcW w:w="425" w:type="dxa"/>
            <w:shd w:val="clear" w:color="auto" w:fill="FFFFFF" w:themeFill="background1"/>
          </w:tcPr>
          <w:p w14:paraId="245B7B38" w14:textId="77777777" w:rsidR="00A26B76" w:rsidRDefault="00A26B76" w:rsidP="00A26B76">
            <w:pPr>
              <w:ind w:firstLine="0"/>
            </w:pPr>
          </w:p>
        </w:tc>
        <w:tc>
          <w:tcPr>
            <w:tcW w:w="426" w:type="dxa"/>
            <w:shd w:val="clear" w:color="auto" w:fill="FFFFFF" w:themeFill="background1"/>
          </w:tcPr>
          <w:p w14:paraId="6492E0F8" w14:textId="77777777" w:rsidR="00A26B76" w:rsidRDefault="00A26B76" w:rsidP="00A26B76">
            <w:pPr>
              <w:ind w:firstLine="0"/>
            </w:pPr>
          </w:p>
        </w:tc>
        <w:tc>
          <w:tcPr>
            <w:tcW w:w="425" w:type="dxa"/>
            <w:shd w:val="clear" w:color="auto" w:fill="FFFFFF" w:themeFill="background1"/>
          </w:tcPr>
          <w:p w14:paraId="71CD6AD3" w14:textId="77777777" w:rsidR="00A26B76" w:rsidRDefault="00A26B76" w:rsidP="00A26B76">
            <w:pPr>
              <w:ind w:firstLine="0"/>
            </w:pPr>
          </w:p>
        </w:tc>
        <w:tc>
          <w:tcPr>
            <w:tcW w:w="425" w:type="dxa"/>
            <w:shd w:val="clear" w:color="auto" w:fill="FFFFFF" w:themeFill="background1"/>
          </w:tcPr>
          <w:p w14:paraId="70880D98" w14:textId="77777777" w:rsidR="00A26B76" w:rsidRDefault="00A26B76" w:rsidP="00A26B76">
            <w:pPr>
              <w:ind w:firstLine="0"/>
            </w:pPr>
          </w:p>
        </w:tc>
        <w:tc>
          <w:tcPr>
            <w:tcW w:w="425" w:type="dxa"/>
            <w:shd w:val="clear" w:color="auto" w:fill="FFFFFF" w:themeFill="background1"/>
          </w:tcPr>
          <w:p w14:paraId="2E7E849E" w14:textId="77777777" w:rsidR="00A26B76" w:rsidRDefault="00A26B76" w:rsidP="00A26B76">
            <w:pPr>
              <w:ind w:firstLine="0"/>
            </w:pPr>
          </w:p>
        </w:tc>
        <w:tc>
          <w:tcPr>
            <w:tcW w:w="426" w:type="dxa"/>
            <w:shd w:val="clear" w:color="auto" w:fill="00B050"/>
          </w:tcPr>
          <w:p w14:paraId="46B279BD" w14:textId="77777777" w:rsidR="00A26B76" w:rsidRDefault="00A26B76" w:rsidP="00A26B76">
            <w:pPr>
              <w:ind w:firstLine="0"/>
            </w:pPr>
          </w:p>
        </w:tc>
        <w:tc>
          <w:tcPr>
            <w:tcW w:w="425" w:type="dxa"/>
            <w:shd w:val="clear" w:color="auto" w:fill="FFFFFF" w:themeFill="background1"/>
          </w:tcPr>
          <w:p w14:paraId="47F5276B" w14:textId="77777777" w:rsidR="00A26B76" w:rsidRDefault="00A26B76" w:rsidP="00A26B76">
            <w:pPr>
              <w:ind w:firstLine="0"/>
            </w:pPr>
          </w:p>
        </w:tc>
        <w:tc>
          <w:tcPr>
            <w:tcW w:w="462" w:type="dxa"/>
            <w:shd w:val="clear" w:color="auto" w:fill="FFFFFF" w:themeFill="background1"/>
          </w:tcPr>
          <w:p w14:paraId="22F612F5" w14:textId="77777777" w:rsidR="00A26B76" w:rsidRDefault="00A26B76" w:rsidP="00A26B76">
            <w:pPr>
              <w:ind w:firstLine="0"/>
            </w:pPr>
          </w:p>
        </w:tc>
      </w:tr>
      <w:tr w:rsidR="00A26B76" w14:paraId="5961AB9E" w14:textId="77777777" w:rsidTr="0029363C">
        <w:trPr>
          <w:trHeight w:val="274"/>
        </w:trPr>
        <w:tc>
          <w:tcPr>
            <w:tcW w:w="846" w:type="dxa"/>
            <w:tcBorders>
              <w:right w:val="nil"/>
            </w:tcBorders>
            <w:shd w:val="clear" w:color="auto" w:fill="F2F2F2" w:themeFill="background1" w:themeFillShade="F2"/>
          </w:tcPr>
          <w:p w14:paraId="612FA31E" w14:textId="77777777" w:rsidR="00A26B76" w:rsidRDefault="00A26B76" w:rsidP="00A26B76">
            <w:pPr>
              <w:ind w:firstLine="0"/>
              <w:jc w:val="center"/>
            </w:pPr>
            <w:r>
              <w:t>#52</w:t>
            </w:r>
          </w:p>
        </w:tc>
        <w:tc>
          <w:tcPr>
            <w:tcW w:w="2693" w:type="dxa"/>
            <w:tcBorders>
              <w:left w:val="nil"/>
              <w:bottom w:val="single" w:sz="4" w:space="0" w:color="auto"/>
            </w:tcBorders>
            <w:shd w:val="clear" w:color="auto" w:fill="F2F2F2" w:themeFill="background1" w:themeFillShade="F2"/>
          </w:tcPr>
          <w:p w14:paraId="7B919E58" w14:textId="77777777" w:rsidR="00A26B76" w:rsidRDefault="0029363C" w:rsidP="00A26B76">
            <w:pPr>
              <w:ind w:firstLine="0"/>
              <w:jc w:val="center"/>
            </w:pPr>
            <w:r>
              <w:t>Implementar de Ethnea&amp;Genni</w:t>
            </w:r>
          </w:p>
        </w:tc>
        <w:tc>
          <w:tcPr>
            <w:tcW w:w="425" w:type="dxa"/>
            <w:shd w:val="clear" w:color="auto" w:fill="F2F2F2" w:themeFill="background1" w:themeFillShade="F2"/>
          </w:tcPr>
          <w:p w14:paraId="1C749E1E" w14:textId="77777777" w:rsidR="00A26B76" w:rsidRDefault="00A26B76" w:rsidP="00A26B76">
            <w:pPr>
              <w:ind w:firstLine="0"/>
            </w:pPr>
          </w:p>
        </w:tc>
        <w:tc>
          <w:tcPr>
            <w:tcW w:w="426" w:type="dxa"/>
            <w:shd w:val="clear" w:color="auto" w:fill="F2F2F2" w:themeFill="background1" w:themeFillShade="F2"/>
          </w:tcPr>
          <w:p w14:paraId="40E29A06" w14:textId="77777777" w:rsidR="00A26B76" w:rsidRDefault="00A26B76" w:rsidP="00A26B76">
            <w:pPr>
              <w:ind w:firstLine="0"/>
            </w:pPr>
          </w:p>
        </w:tc>
        <w:tc>
          <w:tcPr>
            <w:tcW w:w="425" w:type="dxa"/>
            <w:shd w:val="clear" w:color="auto" w:fill="F2F2F2" w:themeFill="background1" w:themeFillShade="F2"/>
          </w:tcPr>
          <w:p w14:paraId="503BA9B3" w14:textId="77777777" w:rsidR="00A26B76" w:rsidRDefault="00A26B76" w:rsidP="00A26B76">
            <w:pPr>
              <w:ind w:firstLine="0"/>
            </w:pPr>
          </w:p>
        </w:tc>
        <w:tc>
          <w:tcPr>
            <w:tcW w:w="425" w:type="dxa"/>
            <w:shd w:val="clear" w:color="auto" w:fill="F2F2F2" w:themeFill="background1" w:themeFillShade="F2"/>
          </w:tcPr>
          <w:p w14:paraId="1BEA29D9" w14:textId="77777777" w:rsidR="00A26B76" w:rsidRDefault="00A26B76" w:rsidP="00A26B76">
            <w:pPr>
              <w:ind w:firstLine="0"/>
            </w:pPr>
          </w:p>
        </w:tc>
        <w:tc>
          <w:tcPr>
            <w:tcW w:w="425" w:type="dxa"/>
            <w:shd w:val="clear" w:color="auto" w:fill="F2F2F2" w:themeFill="background1" w:themeFillShade="F2"/>
          </w:tcPr>
          <w:p w14:paraId="015419F1" w14:textId="77777777" w:rsidR="00A26B76" w:rsidRDefault="00A26B76" w:rsidP="00A26B76">
            <w:pPr>
              <w:ind w:firstLine="0"/>
            </w:pPr>
          </w:p>
        </w:tc>
        <w:tc>
          <w:tcPr>
            <w:tcW w:w="426" w:type="dxa"/>
            <w:shd w:val="clear" w:color="auto" w:fill="F2F2F2" w:themeFill="background1" w:themeFillShade="F2"/>
          </w:tcPr>
          <w:p w14:paraId="1273D732" w14:textId="77777777" w:rsidR="00A26B76" w:rsidRDefault="00A26B76" w:rsidP="00A26B76">
            <w:pPr>
              <w:ind w:firstLine="0"/>
            </w:pPr>
          </w:p>
        </w:tc>
        <w:tc>
          <w:tcPr>
            <w:tcW w:w="425" w:type="dxa"/>
            <w:shd w:val="clear" w:color="auto" w:fill="F2F2F2" w:themeFill="background1" w:themeFillShade="F2"/>
          </w:tcPr>
          <w:p w14:paraId="011345D4" w14:textId="77777777" w:rsidR="00A26B76" w:rsidRDefault="00A26B76" w:rsidP="00A26B76">
            <w:pPr>
              <w:ind w:firstLine="0"/>
            </w:pPr>
          </w:p>
        </w:tc>
        <w:tc>
          <w:tcPr>
            <w:tcW w:w="425" w:type="dxa"/>
            <w:shd w:val="clear" w:color="auto" w:fill="F2F2F2" w:themeFill="background1" w:themeFillShade="F2"/>
          </w:tcPr>
          <w:p w14:paraId="5B6A7885" w14:textId="77777777" w:rsidR="00A26B76" w:rsidRDefault="00A26B76" w:rsidP="00A26B76">
            <w:pPr>
              <w:ind w:firstLine="0"/>
            </w:pPr>
          </w:p>
        </w:tc>
        <w:tc>
          <w:tcPr>
            <w:tcW w:w="425" w:type="dxa"/>
            <w:shd w:val="clear" w:color="auto" w:fill="F2F2F2" w:themeFill="background1" w:themeFillShade="F2"/>
          </w:tcPr>
          <w:p w14:paraId="1E9E65BE" w14:textId="77777777" w:rsidR="00A26B76" w:rsidRDefault="00A26B76" w:rsidP="00A26B76">
            <w:pPr>
              <w:ind w:firstLine="0"/>
            </w:pPr>
          </w:p>
        </w:tc>
        <w:tc>
          <w:tcPr>
            <w:tcW w:w="426" w:type="dxa"/>
            <w:shd w:val="clear" w:color="auto" w:fill="00B050"/>
          </w:tcPr>
          <w:p w14:paraId="3DB1E212" w14:textId="77777777" w:rsidR="00A26B76" w:rsidRDefault="00A26B76" w:rsidP="00A26B76">
            <w:pPr>
              <w:ind w:firstLine="0"/>
            </w:pPr>
          </w:p>
        </w:tc>
        <w:tc>
          <w:tcPr>
            <w:tcW w:w="425" w:type="dxa"/>
            <w:shd w:val="clear" w:color="auto" w:fill="F2F2F2" w:themeFill="background1" w:themeFillShade="F2"/>
          </w:tcPr>
          <w:p w14:paraId="6C3AA148" w14:textId="77777777" w:rsidR="00A26B76" w:rsidRDefault="00A26B76" w:rsidP="00A26B76">
            <w:pPr>
              <w:ind w:firstLine="0"/>
            </w:pPr>
          </w:p>
        </w:tc>
        <w:tc>
          <w:tcPr>
            <w:tcW w:w="462" w:type="dxa"/>
            <w:shd w:val="clear" w:color="auto" w:fill="F2F2F2" w:themeFill="background1" w:themeFillShade="F2"/>
          </w:tcPr>
          <w:p w14:paraId="204A31B5" w14:textId="77777777" w:rsidR="00A26B76" w:rsidRDefault="00A26B76" w:rsidP="00A26B76">
            <w:pPr>
              <w:ind w:firstLine="0"/>
            </w:pPr>
          </w:p>
        </w:tc>
      </w:tr>
      <w:tr w:rsidR="00A26B76" w14:paraId="5F22BF62" w14:textId="77777777" w:rsidTr="0029363C">
        <w:trPr>
          <w:trHeight w:val="291"/>
        </w:trPr>
        <w:tc>
          <w:tcPr>
            <w:tcW w:w="846" w:type="dxa"/>
            <w:tcBorders>
              <w:right w:val="nil"/>
            </w:tcBorders>
          </w:tcPr>
          <w:p w14:paraId="1301B573" w14:textId="77777777" w:rsidR="00A26B76" w:rsidRDefault="00A26B76" w:rsidP="00A26B76">
            <w:pPr>
              <w:ind w:firstLine="0"/>
              <w:jc w:val="center"/>
            </w:pPr>
            <w:r>
              <w:t>#53</w:t>
            </w:r>
          </w:p>
        </w:tc>
        <w:tc>
          <w:tcPr>
            <w:tcW w:w="2693" w:type="dxa"/>
            <w:tcBorders>
              <w:left w:val="nil"/>
            </w:tcBorders>
          </w:tcPr>
          <w:p w14:paraId="439AC994" w14:textId="77777777" w:rsidR="00A26B76" w:rsidRDefault="0029363C" w:rsidP="00A26B76">
            <w:pPr>
              <w:ind w:firstLine="0"/>
              <w:jc w:val="center"/>
            </w:pPr>
            <w:r>
              <w:t>Implementar Genni</w:t>
            </w:r>
          </w:p>
        </w:tc>
        <w:tc>
          <w:tcPr>
            <w:tcW w:w="425" w:type="dxa"/>
            <w:shd w:val="clear" w:color="auto" w:fill="FFFFFF" w:themeFill="background1"/>
          </w:tcPr>
          <w:p w14:paraId="24341393" w14:textId="77777777" w:rsidR="00A26B76" w:rsidRDefault="00A26B76" w:rsidP="00A26B76">
            <w:pPr>
              <w:ind w:firstLine="0"/>
            </w:pPr>
          </w:p>
        </w:tc>
        <w:tc>
          <w:tcPr>
            <w:tcW w:w="426" w:type="dxa"/>
            <w:shd w:val="clear" w:color="auto" w:fill="FFFFFF" w:themeFill="background1"/>
          </w:tcPr>
          <w:p w14:paraId="7CDFBBF3" w14:textId="77777777" w:rsidR="00A26B76" w:rsidRDefault="00A26B76" w:rsidP="00A26B76">
            <w:pPr>
              <w:ind w:firstLine="0"/>
            </w:pPr>
          </w:p>
        </w:tc>
        <w:tc>
          <w:tcPr>
            <w:tcW w:w="425" w:type="dxa"/>
            <w:shd w:val="clear" w:color="auto" w:fill="FFFFFF" w:themeFill="background1"/>
          </w:tcPr>
          <w:p w14:paraId="2E3A5968" w14:textId="77777777" w:rsidR="00A26B76" w:rsidRDefault="00A26B76" w:rsidP="00A26B76">
            <w:pPr>
              <w:ind w:firstLine="0"/>
            </w:pPr>
          </w:p>
        </w:tc>
        <w:tc>
          <w:tcPr>
            <w:tcW w:w="425" w:type="dxa"/>
            <w:shd w:val="clear" w:color="auto" w:fill="FFFFFF" w:themeFill="background1"/>
          </w:tcPr>
          <w:p w14:paraId="0F84B5A3" w14:textId="77777777" w:rsidR="00A26B76" w:rsidRDefault="00A26B76" w:rsidP="00A26B76">
            <w:pPr>
              <w:ind w:firstLine="0"/>
            </w:pPr>
          </w:p>
        </w:tc>
        <w:tc>
          <w:tcPr>
            <w:tcW w:w="425" w:type="dxa"/>
            <w:shd w:val="clear" w:color="auto" w:fill="FFFFFF" w:themeFill="background1"/>
          </w:tcPr>
          <w:p w14:paraId="7138F34C" w14:textId="77777777" w:rsidR="00A26B76" w:rsidRDefault="00A26B76" w:rsidP="00A26B76">
            <w:pPr>
              <w:ind w:firstLine="0"/>
            </w:pPr>
          </w:p>
        </w:tc>
        <w:tc>
          <w:tcPr>
            <w:tcW w:w="426" w:type="dxa"/>
            <w:shd w:val="clear" w:color="auto" w:fill="FFFFFF" w:themeFill="background1"/>
          </w:tcPr>
          <w:p w14:paraId="30DA9695" w14:textId="77777777" w:rsidR="00A26B76" w:rsidRDefault="00A26B76" w:rsidP="00A26B76">
            <w:pPr>
              <w:ind w:firstLine="0"/>
            </w:pPr>
          </w:p>
        </w:tc>
        <w:tc>
          <w:tcPr>
            <w:tcW w:w="425" w:type="dxa"/>
            <w:shd w:val="clear" w:color="auto" w:fill="FFE599" w:themeFill="accent4" w:themeFillTint="66"/>
          </w:tcPr>
          <w:p w14:paraId="4CCFA23A" w14:textId="77777777" w:rsidR="00A26B76" w:rsidRDefault="00A26B76" w:rsidP="00A26B76">
            <w:pPr>
              <w:ind w:firstLine="0"/>
            </w:pPr>
          </w:p>
        </w:tc>
        <w:tc>
          <w:tcPr>
            <w:tcW w:w="425" w:type="dxa"/>
            <w:shd w:val="clear" w:color="auto" w:fill="FFFFFF" w:themeFill="background1"/>
          </w:tcPr>
          <w:p w14:paraId="548F6B94" w14:textId="77777777" w:rsidR="00A26B76" w:rsidRDefault="00A26B76" w:rsidP="00A26B76">
            <w:pPr>
              <w:ind w:firstLine="0"/>
            </w:pPr>
          </w:p>
        </w:tc>
        <w:tc>
          <w:tcPr>
            <w:tcW w:w="425" w:type="dxa"/>
          </w:tcPr>
          <w:p w14:paraId="1D1EE4CF" w14:textId="77777777" w:rsidR="00A26B76" w:rsidRDefault="00A26B76" w:rsidP="00A26B76">
            <w:pPr>
              <w:ind w:firstLine="0"/>
            </w:pPr>
          </w:p>
        </w:tc>
        <w:tc>
          <w:tcPr>
            <w:tcW w:w="426" w:type="dxa"/>
          </w:tcPr>
          <w:p w14:paraId="453C9D16" w14:textId="77777777" w:rsidR="00A26B76" w:rsidRDefault="00A26B76" w:rsidP="00A26B76">
            <w:pPr>
              <w:ind w:firstLine="0"/>
            </w:pPr>
          </w:p>
        </w:tc>
        <w:tc>
          <w:tcPr>
            <w:tcW w:w="425" w:type="dxa"/>
          </w:tcPr>
          <w:p w14:paraId="41631E33" w14:textId="77777777" w:rsidR="00A26B76" w:rsidRDefault="00A26B76" w:rsidP="00A26B76">
            <w:pPr>
              <w:ind w:firstLine="0"/>
            </w:pPr>
          </w:p>
        </w:tc>
        <w:tc>
          <w:tcPr>
            <w:tcW w:w="462" w:type="dxa"/>
          </w:tcPr>
          <w:p w14:paraId="128A4FC4" w14:textId="77777777" w:rsidR="00A26B76" w:rsidRDefault="00A26B76" w:rsidP="00A26B76">
            <w:pPr>
              <w:keepNext/>
              <w:ind w:firstLine="0"/>
            </w:pPr>
          </w:p>
        </w:tc>
      </w:tr>
      <w:tr w:rsidR="00A26B76" w14:paraId="4202DA0D" w14:textId="77777777" w:rsidTr="0029363C">
        <w:trPr>
          <w:trHeight w:val="291"/>
        </w:trPr>
        <w:tc>
          <w:tcPr>
            <w:tcW w:w="846" w:type="dxa"/>
            <w:tcBorders>
              <w:right w:val="nil"/>
            </w:tcBorders>
            <w:shd w:val="clear" w:color="auto" w:fill="F2F2F2" w:themeFill="background1" w:themeFillShade="F2"/>
          </w:tcPr>
          <w:p w14:paraId="531500BF" w14:textId="77777777" w:rsidR="00A26B76" w:rsidRDefault="00A26B76" w:rsidP="00A26B76">
            <w:pPr>
              <w:ind w:firstLine="0"/>
              <w:jc w:val="center"/>
            </w:pPr>
            <w:r>
              <w:t>#54</w:t>
            </w:r>
          </w:p>
        </w:tc>
        <w:tc>
          <w:tcPr>
            <w:tcW w:w="2693" w:type="dxa"/>
            <w:tcBorders>
              <w:left w:val="nil"/>
            </w:tcBorders>
            <w:shd w:val="clear" w:color="auto" w:fill="F2F2F2" w:themeFill="background1" w:themeFillShade="F2"/>
          </w:tcPr>
          <w:p w14:paraId="67CA79AC" w14:textId="77777777" w:rsidR="00A26B76" w:rsidRDefault="0029363C" w:rsidP="00A26B76">
            <w:pPr>
              <w:ind w:firstLine="0"/>
              <w:jc w:val="center"/>
            </w:pPr>
            <w:r>
              <w:t>Problema mediawiki usar wikidot</w:t>
            </w:r>
          </w:p>
        </w:tc>
        <w:tc>
          <w:tcPr>
            <w:tcW w:w="425" w:type="dxa"/>
            <w:shd w:val="clear" w:color="auto" w:fill="F2F2F2" w:themeFill="background1" w:themeFillShade="F2"/>
          </w:tcPr>
          <w:p w14:paraId="5DAAB6F7" w14:textId="77777777" w:rsidR="00A26B76" w:rsidRDefault="00A26B76" w:rsidP="00A26B76">
            <w:pPr>
              <w:ind w:firstLine="0"/>
            </w:pPr>
          </w:p>
        </w:tc>
        <w:tc>
          <w:tcPr>
            <w:tcW w:w="426" w:type="dxa"/>
            <w:shd w:val="clear" w:color="auto" w:fill="F2F2F2" w:themeFill="background1" w:themeFillShade="F2"/>
          </w:tcPr>
          <w:p w14:paraId="793A08C1" w14:textId="77777777" w:rsidR="00A26B76" w:rsidRDefault="00A26B76" w:rsidP="00A26B76">
            <w:pPr>
              <w:ind w:firstLine="0"/>
            </w:pPr>
          </w:p>
        </w:tc>
        <w:tc>
          <w:tcPr>
            <w:tcW w:w="425" w:type="dxa"/>
            <w:shd w:val="clear" w:color="auto" w:fill="FFFFFF" w:themeFill="background1"/>
          </w:tcPr>
          <w:p w14:paraId="426ECAF3" w14:textId="77777777" w:rsidR="00A26B76" w:rsidRDefault="00A26B76" w:rsidP="00A26B76">
            <w:pPr>
              <w:ind w:firstLine="0"/>
            </w:pPr>
          </w:p>
        </w:tc>
        <w:tc>
          <w:tcPr>
            <w:tcW w:w="425" w:type="dxa"/>
            <w:shd w:val="clear" w:color="auto" w:fill="F2F2F2" w:themeFill="background1" w:themeFillShade="F2"/>
          </w:tcPr>
          <w:p w14:paraId="2F6CA96A" w14:textId="77777777" w:rsidR="00A26B76" w:rsidRDefault="00A26B76" w:rsidP="00A26B76">
            <w:pPr>
              <w:ind w:firstLine="0"/>
            </w:pPr>
          </w:p>
        </w:tc>
        <w:tc>
          <w:tcPr>
            <w:tcW w:w="425" w:type="dxa"/>
            <w:shd w:val="clear" w:color="auto" w:fill="8EAADB" w:themeFill="accent1" w:themeFillTint="99"/>
          </w:tcPr>
          <w:p w14:paraId="76AC18E0" w14:textId="77777777" w:rsidR="00A26B76" w:rsidRDefault="00A26B76" w:rsidP="00A26B76">
            <w:pPr>
              <w:ind w:firstLine="0"/>
            </w:pPr>
          </w:p>
        </w:tc>
        <w:tc>
          <w:tcPr>
            <w:tcW w:w="426" w:type="dxa"/>
            <w:shd w:val="clear" w:color="auto" w:fill="F2F2F2" w:themeFill="background1" w:themeFillShade="F2"/>
          </w:tcPr>
          <w:p w14:paraId="4343539E" w14:textId="77777777" w:rsidR="00A26B76" w:rsidRDefault="00A26B76" w:rsidP="00A26B76">
            <w:pPr>
              <w:ind w:firstLine="0"/>
            </w:pPr>
          </w:p>
        </w:tc>
        <w:tc>
          <w:tcPr>
            <w:tcW w:w="425" w:type="dxa"/>
            <w:shd w:val="clear" w:color="auto" w:fill="F2F2F2" w:themeFill="background1" w:themeFillShade="F2"/>
          </w:tcPr>
          <w:p w14:paraId="08EBB330" w14:textId="77777777" w:rsidR="00A26B76" w:rsidRDefault="00A26B76" w:rsidP="00A26B76">
            <w:pPr>
              <w:ind w:firstLine="0"/>
            </w:pPr>
          </w:p>
        </w:tc>
        <w:tc>
          <w:tcPr>
            <w:tcW w:w="425" w:type="dxa"/>
            <w:shd w:val="clear" w:color="auto" w:fill="F2F2F2" w:themeFill="background1" w:themeFillShade="F2"/>
          </w:tcPr>
          <w:p w14:paraId="5545E34C" w14:textId="77777777" w:rsidR="00A26B76" w:rsidRDefault="00A26B76" w:rsidP="00A26B76">
            <w:pPr>
              <w:ind w:firstLine="0"/>
            </w:pPr>
          </w:p>
        </w:tc>
        <w:tc>
          <w:tcPr>
            <w:tcW w:w="425" w:type="dxa"/>
            <w:shd w:val="clear" w:color="auto" w:fill="F2F2F2" w:themeFill="background1" w:themeFillShade="F2"/>
          </w:tcPr>
          <w:p w14:paraId="752DB08D" w14:textId="77777777" w:rsidR="00A26B76" w:rsidRDefault="00A26B76" w:rsidP="00A26B76">
            <w:pPr>
              <w:ind w:firstLine="0"/>
            </w:pPr>
          </w:p>
        </w:tc>
        <w:tc>
          <w:tcPr>
            <w:tcW w:w="426" w:type="dxa"/>
            <w:shd w:val="clear" w:color="auto" w:fill="F2F2F2" w:themeFill="background1" w:themeFillShade="F2"/>
          </w:tcPr>
          <w:p w14:paraId="74DAF82C" w14:textId="77777777" w:rsidR="00A26B76" w:rsidRDefault="00A26B76" w:rsidP="00A26B76">
            <w:pPr>
              <w:ind w:firstLine="0"/>
            </w:pPr>
          </w:p>
        </w:tc>
        <w:tc>
          <w:tcPr>
            <w:tcW w:w="425" w:type="dxa"/>
            <w:shd w:val="clear" w:color="auto" w:fill="F2F2F2" w:themeFill="background1" w:themeFillShade="F2"/>
          </w:tcPr>
          <w:p w14:paraId="0F6FA001" w14:textId="77777777" w:rsidR="00A26B76" w:rsidRDefault="00A26B76" w:rsidP="00A26B76">
            <w:pPr>
              <w:ind w:firstLine="0"/>
            </w:pPr>
          </w:p>
        </w:tc>
        <w:tc>
          <w:tcPr>
            <w:tcW w:w="462" w:type="dxa"/>
            <w:shd w:val="clear" w:color="auto" w:fill="F2F2F2" w:themeFill="background1" w:themeFillShade="F2"/>
          </w:tcPr>
          <w:p w14:paraId="485A0F1E" w14:textId="77777777" w:rsidR="00A26B76" w:rsidRDefault="00A26B76" w:rsidP="00A26B76">
            <w:pPr>
              <w:keepNext/>
              <w:ind w:firstLine="0"/>
            </w:pPr>
          </w:p>
        </w:tc>
      </w:tr>
      <w:tr w:rsidR="00A26B76" w14:paraId="5DAE770F" w14:textId="77777777" w:rsidTr="0029363C">
        <w:trPr>
          <w:trHeight w:val="291"/>
        </w:trPr>
        <w:tc>
          <w:tcPr>
            <w:tcW w:w="846" w:type="dxa"/>
            <w:tcBorders>
              <w:right w:val="nil"/>
            </w:tcBorders>
            <w:shd w:val="clear" w:color="auto" w:fill="FFFFFF" w:themeFill="background1"/>
          </w:tcPr>
          <w:p w14:paraId="0273EAA3" w14:textId="77777777" w:rsidR="00A26B76" w:rsidRDefault="00A26B76" w:rsidP="00A26B76">
            <w:pPr>
              <w:ind w:firstLine="0"/>
              <w:jc w:val="center"/>
            </w:pPr>
            <w:r>
              <w:t>#55</w:t>
            </w:r>
          </w:p>
        </w:tc>
        <w:tc>
          <w:tcPr>
            <w:tcW w:w="2693" w:type="dxa"/>
            <w:tcBorders>
              <w:left w:val="nil"/>
            </w:tcBorders>
            <w:shd w:val="clear" w:color="auto" w:fill="FFFFFF" w:themeFill="background1"/>
          </w:tcPr>
          <w:p w14:paraId="33FD0E63" w14:textId="77777777" w:rsidR="00A26B76" w:rsidRDefault="0029363C" w:rsidP="00A26B76">
            <w:pPr>
              <w:ind w:firstLine="0"/>
              <w:jc w:val="center"/>
            </w:pPr>
            <w:r>
              <w:t>Implementar detección de roles para cada una de las detecciones de comunidades</w:t>
            </w:r>
          </w:p>
        </w:tc>
        <w:tc>
          <w:tcPr>
            <w:tcW w:w="425" w:type="dxa"/>
            <w:shd w:val="clear" w:color="auto" w:fill="FFFFFF" w:themeFill="background1"/>
          </w:tcPr>
          <w:p w14:paraId="0E1DB507" w14:textId="77777777" w:rsidR="00A26B76" w:rsidRDefault="00A26B76" w:rsidP="00A26B76">
            <w:pPr>
              <w:ind w:firstLine="0"/>
            </w:pPr>
          </w:p>
        </w:tc>
        <w:tc>
          <w:tcPr>
            <w:tcW w:w="426" w:type="dxa"/>
            <w:shd w:val="clear" w:color="auto" w:fill="FFFFFF" w:themeFill="background1"/>
          </w:tcPr>
          <w:p w14:paraId="24B6757B" w14:textId="77777777" w:rsidR="00A26B76" w:rsidRDefault="00A26B76" w:rsidP="00A26B76">
            <w:pPr>
              <w:ind w:firstLine="0"/>
            </w:pPr>
          </w:p>
        </w:tc>
        <w:tc>
          <w:tcPr>
            <w:tcW w:w="425" w:type="dxa"/>
            <w:shd w:val="clear" w:color="auto" w:fill="FFFFFF" w:themeFill="background1"/>
          </w:tcPr>
          <w:p w14:paraId="06C5C269" w14:textId="77777777" w:rsidR="00A26B76" w:rsidRDefault="00A26B76" w:rsidP="00A26B76">
            <w:pPr>
              <w:ind w:firstLine="0"/>
            </w:pPr>
          </w:p>
        </w:tc>
        <w:tc>
          <w:tcPr>
            <w:tcW w:w="425" w:type="dxa"/>
            <w:shd w:val="clear" w:color="auto" w:fill="FFFFFF" w:themeFill="background1"/>
          </w:tcPr>
          <w:p w14:paraId="6BBFD7A3" w14:textId="77777777" w:rsidR="00A26B76" w:rsidRDefault="00A26B76" w:rsidP="00A26B76">
            <w:pPr>
              <w:ind w:firstLine="0"/>
            </w:pPr>
          </w:p>
        </w:tc>
        <w:tc>
          <w:tcPr>
            <w:tcW w:w="425" w:type="dxa"/>
            <w:shd w:val="clear" w:color="auto" w:fill="FFFFFF" w:themeFill="background1"/>
          </w:tcPr>
          <w:p w14:paraId="39C06979" w14:textId="77777777" w:rsidR="00A26B76" w:rsidRDefault="00A26B76" w:rsidP="00A26B76">
            <w:pPr>
              <w:ind w:firstLine="0"/>
            </w:pPr>
          </w:p>
        </w:tc>
        <w:tc>
          <w:tcPr>
            <w:tcW w:w="426" w:type="dxa"/>
            <w:shd w:val="clear" w:color="auto" w:fill="FFFFFF" w:themeFill="background1"/>
          </w:tcPr>
          <w:p w14:paraId="259B181B" w14:textId="77777777" w:rsidR="00A26B76" w:rsidRDefault="00A26B76" w:rsidP="00A26B76">
            <w:pPr>
              <w:ind w:firstLine="0"/>
            </w:pPr>
          </w:p>
        </w:tc>
        <w:tc>
          <w:tcPr>
            <w:tcW w:w="425" w:type="dxa"/>
            <w:shd w:val="clear" w:color="auto" w:fill="FFFFFF" w:themeFill="background1"/>
          </w:tcPr>
          <w:p w14:paraId="49F892C8" w14:textId="77777777" w:rsidR="00A26B76" w:rsidRDefault="00A26B76" w:rsidP="00A26B76">
            <w:pPr>
              <w:ind w:firstLine="0"/>
            </w:pPr>
          </w:p>
        </w:tc>
        <w:tc>
          <w:tcPr>
            <w:tcW w:w="425" w:type="dxa"/>
            <w:shd w:val="clear" w:color="auto" w:fill="FFFFFF" w:themeFill="background1"/>
          </w:tcPr>
          <w:p w14:paraId="6023EDBA" w14:textId="77777777" w:rsidR="00A26B76" w:rsidRDefault="00A26B76" w:rsidP="00A26B76">
            <w:pPr>
              <w:ind w:firstLine="0"/>
            </w:pPr>
          </w:p>
        </w:tc>
        <w:tc>
          <w:tcPr>
            <w:tcW w:w="425" w:type="dxa"/>
            <w:shd w:val="clear" w:color="auto" w:fill="FFFFFF" w:themeFill="background1"/>
          </w:tcPr>
          <w:p w14:paraId="5D63E810" w14:textId="77777777" w:rsidR="00A26B76" w:rsidRDefault="00A26B76" w:rsidP="00A26B76">
            <w:pPr>
              <w:ind w:firstLine="0"/>
            </w:pPr>
          </w:p>
        </w:tc>
        <w:tc>
          <w:tcPr>
            <w:tcW w:w="426" w:type="dxa"/>
            <w:shd w:val="clear" w:color="auto" w:fill="00B050"/>
          </w:tcPr>
          <w:p w14:paraId="5CCA9271" w14:textId="77777777" w:rsidR="00A26B76" w:rsidRDefault="00A26B76" w:rsidP="00A26B76">
            <w:pPr>
              <w:ind w:firstLine="0"/>
            </w:pPr>
          </w:p>
        </w:tc>
        <w:tc>
          <w:tcPr>
            <w:tcW w:w="425" w:type="dxa"/>
            <w:shd w:val="clear" w:color="auto" w:fill="FFFFFF" w:themeFill="background1"/>
          </w:tcPr>
          <w:p w14:paraId="6260D0B7" w14:textId="77777777" w:rsidR="00A26B76" w:rsidRDefault="00A26B76" w:rsidP="00A26B76">
            <w:pPr>
              <w:ind w:firstLine="0"/>
            </w:pPr>
          </w:p>
        </w:tc>
        <w:tc>
          <w:tcPr>
            <w:tcW w:w="462" w:type="dxa"/>
            <w:shd w:val="clear" w:color="auto" w:fill="FFFFFF" w:themeFill="background1"/>
          </w:tcPr>
          <w:p w14:paraId="3733EA40" w14:textId="4797DCA6" w:rsidR="00A26B76" w:rsidRDefault="00A26B76" w:rsidP="00A26B76">
            <w:pPr>
              <w:keepNext/>
              <w:ind w:firstLine="0"/>
            </w:pPr>
          </w:p>
        </w:tc>
      </w:tr>
      <w:tr w:rsidR="00A26B76" w14:paraId="08ED76B8" w14:textId="77777777" w:rsidTr="0029363C">
        <w:trPr>
          <w:trHeight w:val="291"/>
        </w:trPr>
        <w:tc>
          <w:tcPr>
            <w:tcW w:w="846" w:type="dxa"/>
            <w:tcBorders>
              <w:right w:val="nil"/>
            </w:tcBorders>
            <w:shd w:val="clear" w:color="auto" w:fill="F2F2F2" w:themeFill="background1" w:themeFillShade="F2"/>
          </w:tcPr>
          <w:p w14:paraId="091A642D" w14:textId="77777777" w:rsidR="00A26B76" w:rsidRDefault="00A26B76" w:rsidP="00A26B76">
            <w:pPr>
              <w:ind w:firstLine="0"/>
              <w:jc w:val="center"/>
            </w:pPr>
            <w:r>
              <w:t>#56</w:t>
            </w:r>
          </w:p>
        </w:tc>
        <w:tc>
          <w:tcPr>
            <w:tcW w:w="2693" w:type="dxa"/>
            <w:tcBorders>
              <w:left w:val="nil"/>
            </w:tcBorders>
            <w:shd w:val="clear" w:color="auto" w:fill="F2F2F2" w:themeFill="background1" w:themeFillShade="F2"/>
          </w:tcPr>
          <w:p w14:paraId="5481D123" w14:textId="77777777" w:rsidR="00A26B76" w:rsidRDefault="0029363C" w:rsidP="00A26B76">
            <w:pPr>
              <w:ind w:firstLine="0"/>
              <w:jc w:val="center"/>
            </w:pPr>
            <w:r>
              <w:t>Separar obtención de posiciones de etnia y sexo</w:t>
            </w:r>
          </w:p>
        </w:tc>
        <w:tc>
          <w:tcPr>
            <w:tcW w:w="425" w:type="dxa"/>
            <w:shd w:val="clear" w:color="auto" w:fill="F2F2F2" w:themeFill="background1" w:themeFillShade="F2"/>
          </w:tcPr>
          <w:p w14:paraId="13410DCD" w14:textId="77777777" w:rsidR="00A26B76" w:rsidRDefault="00A26B76" w:rsidP="00A26B76">
            <w:pPr>
              <w:ind w:firstLine="0"/>
            </w:pPr>
          </w:p>
        </w:tc>
        <w:tc>
          <w:tcPr>
            <w:tcW w:w="426" w:type="dxa"/>
            <w:shd w:val="clear" w:color="auto" w:fill="F2F2F2" w:themeFill="background1" w:themeFillShade="F2"/>
          </w:tcPr>
          <w:p w14:paraId="41BB1C08" w14:textId="77777777" w:rsidR="00A26B76" w:rsidRDefault="00A26B76" w:rsidP="00A26B76">
            <w:pPr>
              <w:ind w:firstLine="0"/>
            </w:pPr>
          </w:p>
        </w:tc>
        <w:tc>
          <w:tcPr>
            <w:tcW w:w="425" w:type="dxa"/>
            <w:shd w:val="clear" w:color="auto" w:fill="F2F2F2" w:themeFill="background1" w:themeFillShade="F2"/>
          </w:tcPr>
          <w:p w14:paraId="422F3F57" w14:textId="77777777" w:rsidR="00A26B76" w:rsidRDefault="00A26B76" w:rsidP="00A26B76">
            <w:pPr>
              <w:ind w:firstLine="0"/>
            </w:pPr>
          </w:p>
        </w:tc>
        <w:tc>
          <w:tcPr>
            <w:tcW w:w="425" w:type="dxa"/>
            <w:shd w:val="clear" w:color="auto" w:fill="F2F2F2" w:themeFill="background1" w:themeFillShade="F2"/>
          </w:tcPr>
          <w:p w14:paraId="299DBDAE" w14:textId="77777777" w:rsidR="00A26B76" w:rsidRDefault="00A26B76" w:rsidP="00A26B76">
            <w:pPr>
              <w:ind w:firstLine="0"/>
            </w:pPr>
          </w:p>
        </w:tc>
        <w:tc>
          <w:tcPr>
            <w:tcW w:w="425" w:type="dxa"/>
            <w:shd w:val="clear" w:color="auto" w:fill="F2F2F2" w:themeFill="background1" w:themeFillShade="F2"/>
          </w:tcPr>
          <w:p w14:paraId="23828438" w14:textId="77777777" w:rsidR="00A26B76" w:rsidRDefault="00A26B76" w:rsidP="00A26B76">
            <w:pPr>
              <w:ind w:firstLine="0"/>
            </w:pPr>
          </w:p>
        </w:tc>
        <w:tc>
          <w:tcPr>
            <w:tcW w:w="426" w:type="dxa"/>
            <w:shd w:val="clear" w:color="auto" w:fill="F2F2F2" w:themeFill="background1" w:themeFillShade="F2"/>
          </w:tcPr>
          <w:p w14:paraId="6117212C" w14:textId="77777777" w:rsidR="00A26B76" w:rsidRDefault="00A26B76" w:rsidP="00A26B76">
            <w:pPr>
              <w:ind w:firstLine="0"/>
            </w:pPr>
          </w:p>
        </w:tc>
        <w:tc>
          <w:tcPr>
            <w:tcW w:w="425" w:type="dxa"/>
            <w:shd w:val="clear" w:color="auto" w:fill="F2F2F2" w:themeFill="background1" w:themeFillShade="F2"/>
          </w:tcPr>
          <w:p w14:paraId="4F60841A" w14:textId="77777777" w:rsidR="00A26B76" w:rsidRDefault="00A26B76" w:rsidP="00A26B76">
            <w:pPr>
              <w:ind w:firstLine="0"/>
            </w:pPr>
          </w:p>
        </w:tc>
        <w:tc>
          <w:tcPr>
            <w:tcW w:w="425" w:type="dxa"/>
            <w:shd w:val="clear" w:color="auto" w:fill="F2F2F2" w:themeFill="background1" w:themeFillShade="F2"/>
          </w:tcPr>
          <w:p w14:paraId="44B8C198" w14:textId="77777777" w:rsidR="00A26B76" w:rsidRDefault="00A26B76" w:rsidP="00A26B76">
            <w:pPr>
              <w:ind w:firstLine="0"/>
            </w:pPr>
          </w:p>
        </w:tc>
        <w:tc>
          <w:tcPr>
            <w:tcW w:w="425" w:type="dxa"/>
            <w:shd w:val="clear" w:color="auto" w:fill="F2F2F2" w:themeFill="background1" w:themeFillShade="F2"/>
          </w:tcPr>
          <w:p w14:paraId="7EE7D07D" w14:textId="77777777" w:rsidR="00A26B76" w:rsidRDefault="00A26B76" w:rsidP="00A26B76">
            <w:pPr>
              <w:ind w:firstLine="0"/>
            </w:pPr>
          </w:p>
        </w:tc>
        <w:tc>
          <w:tcPr>
            <w:tcW w:w="426" w:type="dxa"/>
            <w:shd w:val="clear" w:color="auto" w:fill="00B050"/>
          </w:tcPr>
          <w:p w14:paraId="1E36374F" w14:textId="77777777" w:rsidR="00A26B76" w:rsidRDefault="00A26B76" w:rsidP="00A26B76">
            <w:pPr>
              <w:ind w:firstLine="0"/>
            </w:pPr>
          </w:p>
        </w:tc>
        <w:tc>
          <w:tcPr>
            <w:tcW w:w="425" w:type="dxa"/>
            <w:shd w:val="clear" w:color="auto" w:fill="F2F2F2" w:themeFill="background1" w:themeFillShade="F2"/>
          </w:tcPr>
          <w:p w14:paraId="20F49AC2" w14:textId="77777777" w:rsidR="00A26B76" w:rsidRDefault="00A26B76" w:rsidP="00A26B76">
            <w:pPr>
              <w:ind w:firstLine="0"/>
            </w:pPr>
          </w:p>
        </w:tc>
        <w:tc>
          <w:tcPr>
            <w:tcW w:w="462" w:type="dxa"/>
            <w:shd w:val="clear" w:color="auto" w:fill="F2F2F2" w:themeFill="background1" w:themeFillShade="F2"/>
          </w:tcPr>
          <w:p w14:paraId="62E1BBC6" w14:textId="77777777" w:rsidR="00A26B76" w:rsidRDefault="00A26B76" w:rsidP="00A26B76">
            <w:pPr>
              <w:keepNext/>
              <w:ind w:firstLine="0"/>
            </w:pPr>
          </w:p>
        </w:tc>
      </w:tr>
      <w:tr w:rsidR="00A26B76" w14:paraId="56E16BC6" w14:textId="77777777" w:rsidTr="0029363C">
        <w:trPr>
          <w:trHeight w:val="291"/>
        </w:trPr>
        <w:tc>
          <w:tcPr>
            <w:tcW w:w="846" w:type="dxa"/>
            <w:tcBorders>
              <w:right w:val="nil"/>
            </w:tcBorders>
            <w:shd w:val="clear" w:color="auto" w:fill="FFFFFF" w:themeFill="background1"/>
          </w:tcPr>
          <w:p w14:paraId="18F037E1" w14:textId="77777777" w:rsidR="00A26B76" w:rsidRDefault="00A26B76" w:rsidP="00A26B76">
            <w:pPr>
              <w:ind w:firstLine="0"/>
              <w:jc w:val="center"/>
            </w:pPr>
            <w:r>
              <w:t>#57</w:t>
            </w:r>
          </w:p>
        </w:tc>
        <w:tc>
          <w:tcPr>
            <w:tcW w:w="2693" w:type="dxa"/>
            <w:tcBorders>
              <w:left w:val="nil"/>
            </w:tcBorders>
            <w:shd w:val="clear" w:color="auto" w:fill="FFFFFF" w:themeFill="background1"/>
          </w:tcPr>
          <w:p w14:paraId="529C6DB5" w14:textId="77777777" w:rsidR="00A26B76" w:rsidRDefault="0029363C" w:rsidP="00A26B76">
            <w:pPr>
              <w:ind w:firstLine="0"/>
              <w:jc w:val="center"/>
            </w:pPr>
            <w:r>
              <w:t>Crear dos redes</w:t>
            </w:r>
          </w:p>
        </w:tc>
        <w:tc>
          <w:tcPr>
            <w:tcW w:w="425" w:type="dxa"/>
            <w:shd w:val="clear" w:color="auto" w:fill="FFFFFF" w:themeFill="background1"/>
          </w:tcPr>
          <w:p w14:paraId="562990B8" w14:textId="77777777" w:rsidR="00A26B76" w:rsidRDefault="00A26B76" w:rsidP="00A26B76">
            <w:pPr>
              <w:ind w:firstLine="0"/>
            </w:pPr>
          </w:p>
        </w:tc>
        <w:tc>
          <w:tcPr>
            <w:tcW w:w="426" w:type="dxa"/>
            <w:shd w:val="clear" w:color="auto" w:fill="FFFFFF" w:themeFill="background1"/>
          </w:tcPr>
          <w:p w14:paraId="13A1C620" w14:textId="77777777" w:rsidR="00A26B76" w:rsidRDefault="00A26B76" w:rsidP="00A26B76">
            <w:pPr>
              <w:ind w:firstLine="0"/>
            </w:pPr>
          </w:p>
        </w:tc>
        <w:tc>
          <w:tcPr>
            <w:tcW w:w="425" w:type="dxa"/>
            <w:shd w:val="clear" w:color="auto" w:fill="FFFFFF" w:themeFill="background1"/>
          </w:tcPr>
          <w:p w14:paraId="403A86F4" w14:textId="77777777" w:rsidR="00A26B76" w:rsidRDefault="00A26B76" w:rsidP="00A26B76">
            <w:pPr>
              <w:ind w:firstLine="0"/>
            </w:pPr>
          </w:p>
        </w:tc>
        <w:tc>
          <w:tcPr>
            <w:tcW w:w="425" w:type="dxa"/>
            <w:shd w:val="clear" w:color="auto" w:fill="FFFFFF" w:themeFill="background1"/>
          </w:tcPr>
          <w:p w14:paraId="20580381" w14:textId="77777777" w:rsidR="00A26B76" w:rsidRDefault="00A26B76" w:rsidP="00A26B76">
            <w:pPr>
              <w:ind w:firstLine="0"/>
            </w:pPr>
          </w:p>
        </w:tc>
        <w:tc>
          <w:tcPr>
            <w:tcW w:w="425" w:type="dxa"/>
            <w:shd w:val="clear" w:color="auto" w:fill="FFFFFF" w:themeFill="background1"/>
          </w:tcPr>
          <w:p w14:paraId="6B8B1C90" w14:textId="77777777" w:rsidR="00A26B76" w:rsidRDefault="00A26B76" w:rsidP="00A26B76">
            <w:pPr>
              <w:ind w:firstLine="0"/>
            </w:pPr>
          </w:p>
        </w:tc>
        <w:tc>
          <w:tcPr>
            <w:tcW w:w="426" w:type="dxa"/>
            <w:shd w:val="clear" w:color="auto" w:fill="F2F2F2" w:themeFill="background1" w:themeFillShade="F2"/>
          </w:tcPr>
          <w:p w14:paraId="52D3C310" w14:textId="77777777" w:rsidR="00A26B76" w:rsidRDefault="00A26B76" w:rsidP="00A26B76">
            <w:pPr>
              <w:ind w:firstLine="0"/>
            </w:pPr>
          </w:p>
        </w:tc>
        <w:tc>
          <w:tcPr>
            <w:tcW w:w="425" w:type="dxa"/>
            <w:shd w:val="clear" w:color="auto" w:fill="FFFFFF" w:themeFill="background1"/>
          </w:tcPr>
          <w:p w14:paraId="20EF154E" w14:textId="77777777" w:rsidR="00A26B76" w:rsidRDefault="00A26B76" w:rsidP="00A26B76">
            <w:pPr>
              <w:ind w:firstLine="0"/>
            </w:pPr>
          </w:p>
        </w:tc>
        <w:tc>
          <w:tcPr>
            <w:tcW w:w="425" w:type="dxa"/>
            <w:shd w:val="clear" w:color="auto" w:fill="FFFFFF" w:themeFill="background1"/>
          </w:tcPr>
          <w:p w14:paraId="0F1118AC" w14:textId="77777777" w:rsidR="00A26B76" w:rsidRDefault="00A26B76" w:rsidP="00A26B76">
            <w:pPr>
              <w:ind w:firstLine="0"/>
            </w:pPr>
          </w:p>
        </w:tc>
        <w:tc>
          <w:tcPr>
            <w:tcW w:w="425" w:type="dxa"/>
            <w:shd w:val="clear" w:color="auto" w:fill="FFFFFF" w:themeFill="background1"/>
          </w:tcPr>
          <w:p w14:paraId="1DEC2EF7" w14:textId="77777777" w:rsidR="00A26B76" w:rsidRDefault="00A26B76" w:rsidP="00A26B76">
            <w:pPr>
              <w:ind w:firstLine="0"/>
            </w:pPr>
          </w:p>
        </w:tc>
        <w:tc>
          <w:tcPr>
            <w:tcW w:w="426" w:type="dxa"/>
            <w:shd w:val="clear" w:color="auto" w:fill="00B050"/>
          </w:tcPr>
          <w:p w14:paraId="08D28137" w14:textId="77777777" w:rsidR="00A26B76" w:rsidRDefault="00A26B76" w:rsidP="00A26B76">
            <w:pPr>
              <w:ind w:firstLine="0"/>
            </w:pPr>
          </w:p>
        </w:tc>
        <w:tc>
          <w:tcPr>
            <w:tcW w:w="425" w:type="dxa"/>
            <w:shd w:val="clear" w:color="auto" w:fill="FFFFFF" w:themeFill="background1"/>
          </w:tcPr>
          <w:p w14:paraId="0EB3D966" w14:textId="77777777" w:rsidR="00A26B76" w:rsidRDefault="00A26B76" w:rsidP="00A26B76">
            <w:pPr>
              <w:ind w:firstLine="0"/>
            </w:pPr>
          </w:p>
        </w:tc>
        <w:tc>
          <w:tcPr>
            <w:tcW w:w="462" w:type="dxa"/>
            <w:shd w:val="clear" w:color="auto" w:fill="FFFFFF" w:themeFill="background1"/>
          </w:tcPr>
          <w:p w14:paraId="24A7DD4C" w14:textId="77777777" w:rsidR="00A26B76" w:rsidRDefault="00A26B76" w:rsidP="00A26B76">
            <w:pPr>
              <w:keepNext/>
              <w:ind w:firstLine="0"/>
            </w:pPr>
          </w:p>
        </w:tc>
      </w:tr>
      <w:tr w:rsidR="00A26B76" w14:paraId="1DD09E9B" w14:textId="77777777" w:rsidTr="0029363C">
        <w:trPr>
          <w:trHeight w:val="291"/>
        </w:trPr>
        <w:tc>
          <w:tcPr>
            <w:tcW w:w="846" w:type="dxa"/>
            <w:tcBorders>
              <w:right w:val="nil"/>
            </w:tcBorders>
            <w:shd w:val="clear" w:color="auto" w:fill="F2F2F2" w:themeFill="background1" w:themeFillShade="F2"/>
          </w:tcPr>
          <w:p w14:paraId="20F0697E" w14:textId="77777777" w:rsidR="00A26B76" w:rsidRDefault="00A26B76" w:rsidP="00A26B76">
            <w:pPr>
              <w:ind w:firstLine="0"/>
              <w:jc w:val="center"/>
            </w:pPr>
            <w:r>
              <w:t>#58</w:t>
            </w:r>
          </w:p>
        </w:tc>
        <w:tc>
          <w:tcPr>
            <w:tcW w:w="2693" w:type="dxa"/>
            <w:tcBorders>
              <w:left w:val="nil"/>
            </w:tcBorders>
            <w:shd w:val="clear" w:color="auto" w:fill="F2F2F2" w:themeFill="background1" w:themeFillShade="F2"/>
          </w:tcPr>
          <w:p w14:paraId="420BC317" w14:textId="77777777" w:rsidR="00A26B76" w:rsidRDefault="0029363C" w:rsidP="00A26B76">
            <w:pPr>
              <w:ind w:firstLine="0"/>
              <w:jc w:val="center"/>
            </w:pPr>
            <w:r>
              <w:t>Mensaje de carga cuando se va a generar informe o obtener posiciones, etnia o sexo</w:t>
            </w:r>
          </w:p>
        </w:tc>
        <w:tc>
          <w:tcPr>
            <w:tcW w:w="425" w:type="dxa"/>
            <w:shd w:val="clear" w:color="auto" w:fill="F2F2F2" w:themeFill="background1" w:themeFillShade="F2"/>
          </w:tcPr>
          <w:p w14:paraId="58482BA9" w14:textId="1B7040E0" w:rsidR="00A26B76" w:rsidRDefault="00A26B76" w:rsidP="00A26B76">
            <w:pPr>
              <w:ind w:firstLine="0"/>
            </w:pPr>
          </w:p>
        </w:tc>
        <w:tc>
          <w:tcPr>
            <w:tcW w:w="426" w:type="dxa"/>
            <w:shd w:val="clear" w:color="auto" w:fill="F2F2F2" w:themeFill="background1" w:themeFillShade="F2"/>
          </w:tcPr>
          <w:p w14:paraId="63BFD838" w14:textId="669BC4FB" w:rsidR="00A26B76" w:rsidRDefault="00A26B76" w:rsidP="00A26B76">
            <w:pPr>
              <w:ind w:firstLine="0"/>
            </w:pPr>
          </w:p>
        </w:tc>
        <w:tc>
          <w:tcPr>
            <w:tcW w:w="425" w:type="dxa"/>
            <w:shd w:val="clear" w:color="auto" w:fill="F2F2F2" w:themeFill="background1" w:themeFillShade="F2"/>
          </w:tcPr>
          <w:p w14:paraId="51D6D6C7" w14:textId="77777777" w:rsidR="00A26B76" w:rsidRDefault="00A26B76" w:rsidP="00A26B76">
            <w:pPr>
              <w:ind w:firstLine="0"/>
            </w:pPr>
          </w:p>
        </w:tc>
        <w:tc>
          <w:tcPr>
            <w:tcW w:w="425" w:type="dxa"/>
            <w:shd w:val="clear" w:color="auto" w:fill="F2F2F2" w:themeFill="background1" w:themeFillShade="F2"/>
          </w:tcPr>
          <w:p w14:paraId="39FA627D" w14:textId="77777777" w:rsidR="00A26B76" w:rsidRDefault="00A26B76" w:rsidP="00A26B76">
            <w:pPr>
              <w:ind w:firstLine="0"/>
            </w:pPr>
          </w:p>
        </w:tc>
        <w:tc>
          <w:tcPr>
            <w:tcW w:w="425" w:type="dxa"/>
            <w:shd w:val="clear" w:color="auto" w:fill="F2F2F2" w:themeFill="background1" w:themeFillShade="F2"/>
          </w:tcPr>
          <w:p w14:paraId="55A13937" w14:textId="77777777" w:rsidR="00A26B76" w:rsidRDefault="00A26B76" w:rsidP="00A26B76">
            <w:pPr>
              <w:ind w:firstLine="0"/>
            </w:pPr>
          </w:p>
        </w:tc>
        <w:tc>
          <w:tcPr>
            <w:tcW w:w="426" w:type="dxa"/>
            <w:shd w:val="clear" w:color="auto" w:fill="F2F2F2" w:themeFill="background1" w:themeFillShade="F2"/>
          </w:tcPr>
          <w:p w14:paraId="251CCAB9" w14:textId="77777777" w:rsidR="00A26B76" w:rsidRDefault="00A26B76" w:rsidP="00A26B76">
            <w:pPr>
              <w:ind w:firstLine="0"/>
            </w:pPr>
          </w:p>
        </w:tc>
        <w:tc>
          <w:tcPr>
            <w:tcW w:w="425" w:type="dxa"/>
            <w:shd w:val="clear" w:color="auto" w:fill="F2F2F2" w:themeFill="background1" w:themeFillShade="F2"/>
          </w:tcPr>
          <w:p w14:paraId="5C99E995" w14:textId="77777777" w:rsidR="00A26B76" w:rsidRDefault="00A26B76" w:rsidP="00A26B76">
            <w:pPr>
              <w:ind w:firstLine="0"/>
            </w:pPr>
          </w:p>
        </w:tc>
        <w:tc>
          <w:tcPr>
            <w:tcW w:w="425" w:type="dxa"/>
            <w:shd w:val="clear" w:color="auto" w:fill="F2F2F2" w:themeFill="background1" w:themeFillShade="F2"/>
          </w:tcPr>
          <w:p w14:paraId="17A2D2D2" w14:textId="77777777" w:rsidR="00A26B76" w:rsidRDefault="00A26B76" w:rsidP="00A26B76">
            <w:pPr>
              <w:ind w:firstLine="0"/>
            </w:pPr>
          </w:p>
        </w:tc>
        <w:tc>
          <w:tcPr>
            <w:tcW w:w="425" w:type="dxa"/>
            <w:shd w:val="clear" w:color="auto" w:fill="F2F2F2" w:themeFill="background1" w:themeFillShade="F2"/>
          </w:tcPr>
          <w:p w14:paraId="5C7E8606" w14:textId="77777777" w:rsidR="00A26B76" w:rsidRDefault="00A26B76" w:rsidP="00A26B76">
            <w:pPr>
              <w:ind w:firstLine="0"/>
            </w:pPr>
          </w:p>
        </w:tc>
        <w:tc>
          <w:tcPr>
            <w:tcW w:w="426" w:type="dxa"/>
            <w:shd w:val="clear" w:color="auto" w:fill="00B050"/>
          </w:tcPr>
          <w:p w14:paraId="7CE875CF" w14:textId="77777777" w:rsidR="00A26B76" w:rsidRDefault="00A26B76" w:rsidP="00A26B76">
            <w:pPr>
              <w:ind w:firstLine="0"/>
            </w:pPr>
          </w:p>
        </w:tc>
        <w:tc>
          <w:tcPr>
            <w:tcW w:w="425" w:type="dxa"/>
            <w:shd w:val="clear" w:color="auto" w:fill="F2F2F2" w:themeFill="background1" w:themeFillShade="F2"/>
          </w:tcPr>
          <w:p w14:paraId="7CFC7A09" w14:textId="77777777" w:rsidR="00A26B76" w:rsidRDefault="00A26B76" w:rsidP="00A26B76">
            <w:pPr>
              <w:ind w:firstLine="0"/>
            </w:pPr>
          </w:p>
        </w:tc>
        <w:tc>
          <w:tcPr>
            <w:tcW w:w="462" w:type="dxa"/>
            <w:shd w:val="clear" w:color="auto" w:fill="F2F2F2" w:themeFill="background1" w:themeFillShade="F2"/>
          </w:tcPr>
          <w:p w14:paraId="7CE2A493" w14:textId="77777777" w:rsidR="00A26B76" w:rsidRDefault="00A26B76" w:rsidP="00A26B76">
            <w:pPr>
              <w:keepNext/>
              <w:ind w:firstLine="0"/>
            </w:pPr>
          </w:p>
        </w:tc>
      </w:tr>
      <w:tr w:rsidR="00A26B76" w14:paraId="6D429222" w14:textId="77777777" w:rsidTr="0029363C">
        <w:trPr>
          <w:trHeight w:val="291"/>
        </w:trPr>
        <w:tc>
          <w:tcPr>
            <w:tcW w:w="846" w:type="dxa"/>
            <w:tcBorders>
              <w:right w:val="nil"/>
            </w:tcBorders>
            <w:shd w:val="clear" w:color="auto" w:fill="FFFFFF" w:themeFill="background1"/>
          </w:tcPr>
          <w:p w14:paraId="676155E1" w14:textId="77777777" w:rsidR="00A26B76" w:rsidRDefault="00A26B76" w:rsidP="00A26B76">
            <w:pPr>
              <w:ind w:firstLine="0"/>
              <w:jc w:val="center"/>
            </w:pPr>
            <w:r>
              <w:t>#59</w:t>
            </w:r>
          </w:p>
        </w:tc>
        <w:tc>
          <w:tcPr>
            <w:tcW w:w="2693" w:type="dxa"/>
            <w:tcBorders>
              <w:left w:val="nil"/>
            </w:tcBorders>
            <w:shd w:val="clear" w:color="auto" w:fill="FFFFFF" w:themeFill="background1"/>
          </w:tcPr>
          <w:p w14:paraId="1C289413" w14:textId="77777777" w:rsidR="00A26B76" w:rsidRDefault="0029363C" w:rsidP="00A26B76">
            <w:pPr>
              <w:ind w:firstLine="0"/>
              <w:jc w:val="center"/>
            </w:pPr>
            <w:r>
              <w:t>Desplegar la aplicación completa</w:t>
            </w:r>
          </w:p>
        </w:tc>
        <w:tc>
          <w:tcPr>
            <w:tcW w:w="425" w:type="dxa"/>
            <w:shd w:val="clear" w:color="auto" w:fill="FFFFFF" w:themeFill="background1"/>
          </w:tcPr>
          <w:p w14:paraId="5BC54FA1" w14:textId="77777777" w:rsidR="00A26B76" w:rsidRDefault="00A26B76" w:rsidP="00A26B76">
            <w:pPr>
              <w:ind w:firstLine="0"/>
            </w:pPr>
          </w:p>
        </w:tc>
        <w:tc>
          <w:tcPr>
            <w:tcW w:w="426" w:type="dxa"/>
            <w:shd w:val="clear" w:color="auto" w:fill="FFFFFF" w:themeFill="background1"/>
          </w:tcPr>
          <w:p w14:paraId="3B8CAC34" w14:textId="77777777" w:rsidR="00A26B76" w:rsidRDefault="00A26B76" w:rsidP="00A26B76">
            <w:pPr>
              <w:ind w:firstLine="0"/>
            </w:pPr>
          </w:p>
        </w:tc>
        <w:tc>
          <w:tcPr>
            <w:tcW w:w="425" w:type="dxa"/>
            <w:shd w:val="clear" w:color="auto" w:fill="00CC99"/>
          </w:tcPr>
          <w:p w14:paraId="1EB72321" w14:textId="77777777" w:rsidR="00A26B76" w:rsidRDefault="00A26B76" w:rsidP="00A26B76">
            <w:pPr>
              <w:ind w:firstLine="0"/>
            </w:pPr>
          </w:p>
        </w:tc>
        <w:tc>
          <w:tcPr>
            <w:tcW w:w="425" w:type="dxa"/>
            <w:shd w:val="clear" w:color="auto" w:fill="FFFFFF" w:themeFill="background1"/>
          </w:tcPr>
          <w:p w14:paraId="72CB7377" w14:textId="77777777" w:rsidR="00A26B76" w:rsidRDefault="00A26B76" w:rsidP="00A26B76">
            <w:pPr>
              <w:ind w:firstLine="0"/>
            </w:pPr>
          </w:p>
        </w:tc>
        <w:tc>
          <w:tcPr>
            <w:tcW w:w="425" w:type="dxa"/>
            <w:shd w:val="clear" w:color="auto" w:fill="FFFFFF" w:themeFill="background1"/>
          </w:tcPr>
          <w:p w14:paraId="02198B34" w14:textId="77777777" w:rsidR="00A26B76" w:rsidRDefault="00A26B76" w:rsidP="00A26B76">
            <w:pPr>
              <w:ind w:firstLine="0"/>
            </w:pPr>
          </w:p>
        </w:tc>
        <w:tc>
          <w:tcPr>
            <w:tcW w:w="426" w:type="dxa"/>
            <w:shd w:val="clear" w:color="auto" w:fill="FFFFFF" w:themeFill="background1"/>
          </w:tcPr>
          <w:p w14:paraId="28FDFDD1" w14:textId="77777777" w:rsidR="00A26B76" w:rsidRDefault="00A26B76" w:rsidP="00A26B76">
            <w:pPr>
              <w:ind w:firstLine="0"/>
            </w:pPr>
          </w:p>
        </w:tc>
        <w:tc>
          <w:tcPr>
            <w:tcW w:w="425" w:type="dxa"/>
            <w:shd w:val="clear" w:color="auto" w:fill="FFFFFF" w:themeFill="background1"/>
          </w:tcPr>
          <w:p w14:paraId="32FF100C" w14:textId="77777777" w:rsidR="00A26B76" w:rsidRDefault="00A26B76" w:rsidP="00A26B76">
            <w:pPr>
              <w:ind w:firstLine="0"/>
            </w:pPr>
          </w:p>
        </w:tc>
        <w:tc>
          <w:tcPr>
            <w:tcW w:w="425" w:type="dxa"/>
            <w:shd w:val="clear" w:color="auto" w:fill="FFFFFF" w:themeFill="background1"/>
          </w:tcPr>
          <w:p w14:paraId="7E177406" w14:textId="77777777" w:rsidR="00A26B76" w:rsidRDefault="00A26B76" w:rsidP="00A26B76">
            <w:pPr>
              <w:ind w:firstLine="0"/>
            </w:pPr>
          </w:p>
        </w:tc>
        <w:tc>
          <w:tcPr>
            <w:tcW w:w="425" w:type="dxa"/>
            <w:shd w:val="clear" w:color="auto" w:fill="FFFFFF" w:themeFill="background1"/>
          </w:tcPr>
          <w:p w14:paraId="64CAF7F3" w14:textId="77777777" w:rsidR="00A26B76" w:rsidRDefault="00A26B76" w:rsidP="00A26B76">
            <w:pPr>
              <w:ind w:firstLine="0"/>
            </w:pPr>
          </w:p>
        </w:tc>
        <w:tc>
          <w:tcPr>
            <w:tcW w:w="426" w:type="dxa"/>
            <w:shd w:val="clear" w:color="auto" w:fill="FFFFFF" w:themeFill="background1"/>
          </w:tcPr>
          <w:p w14:paraId="59970329" w14:textId="77777777" w:rsidR="00A26B76" w:rsidRDefault="00A26B76" w:rsidP="00A26B76">
            <w:pPr>
              <w:ind w:firstLine="0"/>
            </w:pPr>
          </w:p>
        </w:tc>
        <w:tc>
          <w:tcPr>
            <w:tcW w:w="425" w:type="dxa"/>
            <w:shd w:val="clear" w:color="auto" w:fill="FFFFFF" w:themeFill="background1"/>
          </w:tcPr>
          <w:p w14:paraId="11612C97" w14:textId="77777777" w:rsidR="00A26B76" w:rsidRDefault="00A26B76" w:rsidP="00A26B76">
            <w:pPr>
              <w:ind w:firstLine="0"/>
            </w:pPr>
          </w:p>
        </w:tc>
        <w:tc>
          <w:tcPr>
            <w:tcW w:w="462" w:type="dxa"/>
            <w:shd w:val="clear" w:color="auto" w:fill="FFFFFF" w:themeFill="background1"/>
          </w:tcPr>
          <w:p w14:paraId="57F85786" w14:textId="77777777" w:rsidR="00A26B76" w:rsidRDefault="00A26B76" w:rsidP="008F7152">
            <w:pPr>
              <w:keepNext/>
              <w:ind w:firstLine="0"/>
            </w:pPr>
          </w:p>
        </w:tc>
      </w:tr>
    </w:tbl>
    <w:p w14:paraId="2DED161E" w14:textId="7C04095D" w:rsidR="008F7152" w:rsidRDefault="008F7152" w:rsidP="008F7152">
      <w:pPr>
        <w:pStyle w:val="Descripcin"/>
        <w:framePr w:h="226" w:hRule="exact" w:hSpace="141" w:wrap="around" w:vAnchor="page" w:hAnchor="page" w:x="4630" w:y="9136"/>
      </w:pPr>
      <w:bookmarkStart w:id="42" w:name="_Toc32403608"/>
      <w:r>
        <w:t xml:space="preserve">Tabla </w:t>
      </w:r>
      <w:r w:rsidR="00C55D23">
        <w:fldChar w:fldCharType="begin"/>
      </w:r>
      <w:r w:rsidR="00C55D23">
        <w:instrText xml:space="preserve"> SEQ Tabla \* ARABIC </w:instrText>
      </w:r>
      <w:r w:rsidR="00C55D23">
        <w:fldChar w:fldCharType="separate"/>
      </w:r>
      <w:r w:rsidR="002C5B9B">
        <w:rPr>
          <w:noProof/>
        </w:rPr>
        <w:t>9</w:t>
      </w:r>
      <w:r w:rsidR="00C55D23">
        <w:rPr>
          <w:noProof/>
        </w:rPr>
        <w:fldChar w:fldCharType="end"/>
      </w:r>
      <w:r>
        <w:t xml:space="preserve"> Distribución tareas sprint 8</w:t>
      </w:r>
      <w:bookmarkEnd w:id="42"/>
    </w:p>
    <w:p w14:paraId="7B7648CC" w14:textId="775CE039" w:rsidR="00A26B76" w:rsidRDefault="00A26B76" w:rsidP="00A26B76">
      <w:pPr>
        <w:ind w:firstLine="0"/>
      </w:pPr>
    </w:p>
    <w:p w14:paraId="05F89414" w14:textId="30B9DBE9" w:rsidR="00E37DB1" w:rsidRDefault="00E37DB1" w:rsidP="00E37DB1">
      <w:pPr>
        <w:pStyle w:val="Ttulo3"/>
      </w:pPr>
      <w:bookmarkStart w:id="43" w:name="_Toc32403683"/>
      <w:r>
        <w:t>Sprint 9 (12/01/2020 – 26/01/2020)</w:t>
      </w:r>
      <w:bookmarkEnd w:id="43"/>
    </w:p>
    <w:p w14:paraId="1EAAF1A3" w14:textId="70E5A7E1" w:rsidR="00E37DB1" w:rsidRDefault="00E37DB1" w:rsidP="00830A71">
      <w:r>
        <w:t>Este es el sprint final del proyecto en el cual se van a ultimar todos los detalles de la documentación. Es un sprint</w:t>
      </w:r>
      <w:r w:rsidR="00830A71">
        <w:t xml:space="preserve"> con pocas tareas, pero tareas densas.</w:t>
      </w:r>
    </w:p>
    <w:p w14:paraId="6096A2F9" w14:textId="2BC958DC" w:rsidR="00830A71" w:rsidRDefault="00830A71" w:rsidP="00830A71">
      <w:r>
        <w:t xml:space="preserve">El enlace al noveno sprint del proyecto: </w:t>
      </w:r>
      <w:hyperlink r:id="rId100" w:history="1">
        <w:r w:rsidRPr="00830A71">
          <w:rPr>
            <w:rStyle w:val="Hipervnculo"/>
          </w:rPr>
          <w:t>Sprint 9</w:t>
        </w:r>
      </w:hyperlink>
      <w:r>
        <w:t>.</w:t>
      </w:r>
    </w:p>
    <w:p w14:paraId="4332D603" w14:textId="7FCB902A" w:rsidR="00830A71" w:rsidRDefault="00830A71" w:rsidP="00830A71">
      <w:r>
        <w:rPr>
          <w:noProof/>
        </w:rPr>
        <mc:AlternateContent>
          <mc:Choice Requires="wps">
            <w:drawing>
              <wp:anchor distT="0" distB="0" distL="114300" distR="114300" simplePos="0" relativeHeight="251916288" behindDoc="1" locked="0" layoutInCell="1" allowOverlap="1" wp14:anchorId="3F668E33" wp14:editId="56C96C20">
                <wp:simplePos x="0" y="0"/>
                <wp:positionH relativeFrom="column">
                  <wp:posOffset>43815</wp:posOffset>
                </wp:positionH>
                <wp:positionV relativeFrom="paragraph">
                  <wp:posOffset>2488565</wp:posOffset>
                </wp:positionV>
                <wp:extent cx="5400040" cy="635"/>
                <wp:effectExtent l="0" t="0" r="0" b="0"/>
                <wp:wrapTight wrapText="bothSides">
                  <wp:wrapPolygon edited="0">
                    <wp:start x="0" y="0"/>
                    <wp:lineTo x="0" y="21600"/>
                    <wp:lineTo x="21600" y="21600"/>
                    <wp:lineTo x="2160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D98A4A" w14:textId="4BC08667" w:rsidR="00830A71" w:rsidRPr="004F6128" w:rsidRDefault="00830A71" w:rsidP="00830A71">
                            <w:pPr>
                              <w:pStyle w:val="Descripcin"/>
                              <w:jc w:val="center"/>
                              <w:rPr>
                                <w:noProof/>
                              </w:rPr>
                            </w:pPr>
                            <w:bookmarkStart w:id="44" w:name="_Toc32332762"/>
                            <w:r>
                              <w:t xml:space="preserve">Figura </w:t>
                            </w:r>
                            <w:r w:rsidR="00C55D23">
                              <w:fldChar w:fldCharType="begin"/>
                            </w:r>
                            <w:r w:rsidR="00C55D23">
                              <w:instrText xml:space="preserve"> SEQ Ilustración \* ARABIC </w:instrText>
                            </w:r>
                            <w:r w:rsidR="00C55D23">
                              <w:fldChar w:fldCharType="separate"/>
                            </w:r>
                            <w:r w:rsidR="002C5B9B">
                              <w:rPr>
                                <w:noProof/>
                              </w:rPr>
                              <w:t>9</w:t>
                            </w:r>
                            <w:r w:rsidR="00C55D23">
                              <w:rPr>
                                <w:noProof/>
                              </w:rPr>
                              <w:fldChar w:fldCharType="end"/>
                            </w:r>
                            <w:r>
                              <w:t xml:space="preserve"> Burndown sprint 9</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8E33" id="Cuadro de texto 103" o:spid="_x0000_s1034" type="#_x0000_t202" style="position:absolute;left:0;text-align:left;margin-left:3.45pt;margin-top:195.95pt;width:425.2pt;height:.05pt;z-index:-25140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" stroked="f">
                <v:textbox style="mso-fit-shape-to-text:t" inset="0,0,0,0">
                  <w:txbxContent>
                    <w:p w14:paraId="16D98A4A" w14:textId="4BC08667" w:rsidR="00830A71" w:rsidRPr="004F6128" w:rsidRDefault="00830A71" w:rsidP="00830A71">
                      <w:pPr>
                        <w:pStyle w:val="Descripcin"/>
                        <w:jc w:val="center"/>
                        <w:rPr>
                          <w:noProof/>
                        </w:rPr>
                      </w:pPr>
                      <w:bookmarkStart w:id="45" w:name="_Toc32332762"/>
                      <w:r>
                        <w:t xml:space="preserve">Figura </w:t>
                      </w:r>
                      <w:r w:rsidR="00C55D23">
                        <w:fldChar w:fldCharType="begin"/>
                      </w:r>
                      <w:r w:rsidR="00C55D23">
                        <w:instrText xml:space="preserve"> SEQ Ilustración \* ARABIC </w:instrText>
                      </w:r>
                      <w:r w:rsidR="00C55D23">
                        <w:fldChar w:fldCharType="separate"/>
                      </w:r>
                      <w:r w:rsidR="002C5B9B">
                        <w:rPr>
                          <w:noProof/>
                        </w:rPr>
                        <w:t>9</w:t>
                      </w:r>
                      <w:r w:rsidR="00C55D23">
                        <w:rPr>
                          <w:noProof/>
                        </w:rPr>
                        <w:fldChar w:fldCharType="end"/>
                      </w:r>
                      <w:r>
                        <w:t xml:space="preserve"> Burndown sprint 9</w:t>
                      </w:r>
                      <w:bookmarkEnd w:id="45"/>
                    </w:p>
                  </w:txbxContent>
                </v:textbox>
                <w10:wrap type="tight"/>
              </v:shape>
            </w:pict>
          </mc:Fallback>
        </mc:AlternateContent>
      </w:r>
      <w:r>
        <w:rPr>
          <w:noProof/>
        </w:rPr>
        <w:drawing>
          <wp:anchor distT="0" distB="0" distL="114300" distR="114300" simplePos="0" relativeHeight="251914240" behindDoc="1" locked="0" layoutInCell="1" allowOverlap="1" wp14:anchorId="52DA3546" wp14:editId="2C01A5D7">
            <wp:simplePos x="0" y="0"/>
            <wp:positionH relativeFrom="column">
              <wp:posOffset>43815</wp:posOffset>
            </wp:positionH>
            <wp:positionV relativeFrom="paragraph">
              <wp:posOffset>283210</wp:posOffset>
            </wp:positionV>
            <wp:extent cx="5400040" cy="2353310"/>
            <wp:effectExtent l="0" t="0" r="0" b="8890"/>
            <wp:wrapTight wrapText="bothSides">
              <wp:wrapPolygon edited="0">
                <wp:start x="0" y="0"/>
                <wp:lineTo x="0" y="21507"/>
                <wp:lineTo x="21488" y="21507"/>
                <wp:lineTo x="2148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urndown9.PNG"/>
                    <pic:cNvPicPr/>
                  </pic:nvPicPr>
                  <pic:blipFill>
                    <a:blip r:embed="rId101">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anchor>
        </w:drawing>
      </w:r>
      <w:r>
        <w:t>El gráfico burndown del sprint.</w:t>
      </w:r>
    </w:p>
    <w:p w14:paraId="4460A5F5" w14:textId="1B2F2DE8" w:rsidR="00830A71" w:rsidRDefault="00830A71" w:rsidP="00830A71">
      <w:r w:rsidRPr="00830A71">
        <w:lastRenderedPageBreak/>
        <w:t>A continuación, se muestra la distribución de las tareas a lo largo del sprint para lo cual se puede observar que la mayoría de ellas son tareas de documentación</w:t>
      </w:r>
      <w:r>
        <w:t>.</w:t>
      </w:r>
    </w:p>
    <w:tbl>
      <w:tblPr>
        <w:tblStyle w:val="Tablaconcuadrcula"/>
        <w:tblpPr w:leftFromText="141" w:rightFromText="141" w:vertAnchor="page" w:horzAnchor="margin" w:tblpY="2206"/>
        <w:tblW w:w="8679" w:type="dxa"/>
        <w:tblLayout w:type="fixed"/>
        <w:tblLook w:val="04A0" w:firstRow="1" w:lastRow="0" w:firstColumn="1" w:lastColumn="0" w:noHBand="0" w:noVBand="1"/>
      </w:tblPr>
      <w:tblGrid>
        <w:gridCol w:w="846"/>
        <w:gridCol w:w="2693"/>
        <w:gridCol w:w="425"/>
        <w:gridCol w:w="426"/>
        <w:gridCol w:w="425"/>
        <w:gridCol w:w="425"/>
        <w:gridCol w:w="425"/>
        <w:gridCol w:w="426"/>
        <w:gridCol w:w="425"/>
        <w:gridCol w:w="425"/>
        <w:gridCol w:w="425"/>
        <w:gridCol w:w="426"/>
        <w:gridCol w:w="425"/>
        <w:gridCol w:w="462"/>
      </w:tblGrid>
      <w:tr w:rsidR="00830A71" w14:paraId="22A14C38" w14:textId="77777777" w:rsidTr="00830A71">
        <w:trPr>
          <w:cantSplit/>
          <w:trHeight w:val="1833"/>
        </w:trPr>
        <w:tc>
          <w:tcPr>
            <w:tcW w:w="846" w:type="dxa"/>
            <w:tcBorders>
              <w:top w:val="nil"/>
              <w:left w:val="nil"/>
              <w:bottom w:val="single" w:sz="4" w:space="0" w:color="auto"/>
              <w:right w:val="nil"/>
            </w:tcBorders>
            <w:vAlign w:val="bottom"/>
          </w:tcPr>
          <w:p w14:paraId="3D62E763" w14:textId="77777777" w:rsidR="00830A71" w:rsidRDefault="00830A71" w:rsidP="00830A71">
            <w:pPr>
              <w:ind w:firstLine="0"/>
              <w:jc w:val="center"/>
            </w:pPr>
            <w:r>
              <w:t>Tarea</w:t>
            </w:r>
          </w:p>
        </w:tc>
        <w:tc>
          <w:tcPr>
            <w:tcW w:w="2693" w:type="dxa"/>
            <w:tcBorders>
              <w:top w:val="nil"/>
              <w:left w:val="nil"/>
              <w:bottom w:val="single" w:sz="4" w:space="0" w:color="auto"/>
              <w:right w:val="nil"/>
            </w:tcBorders>
            <w:vAlign w:val="bottom"/>
          </w:tcPr>
          <w:p w14:paraId="16539E41" w14:textId="77777777" w:rsidR="00830A71" w:rsidRDefault="00830A71" w:rsidP="00830A71">
            <w:pPr>
              <w:ind w:firstLine="0"/>
              <w:jc w:val="center"/>
            </w:pPr>
            <w:r>
              <w:t>Nombre</w:t>
            </w:r>
          </w:p>
        </w:tc>
        <w:tc>
          <w:tcPr>
            <w:tcW w:w="425" w:type="dxa"/>
            <w:tcBorders>
              <w:top w:val="nil"/>
              <w:left w:val="nil"/>
              <w:bottom w:val="single" w:sz="4" w:space="0" w:color="auto"/>
              <w:right w:val="nil"/>
            </w:tcBorders>
            <w:shd w:val="clear" w:color="auto" w:fill="FF0000"/>
            <w:textDirection w:val="btLr"/>
          </w:tcPr>
          <w:p w14:paraId="20EADC90" w14:textId="77777777" w:rsidR="00830A71" w:rsidRDefault="00830A71" w:rsidP="00830A71">
            <w:pPr>
              <w:ind w:left="113" w:right="113" w:firstLine="0"/>
            </w:pPr>
            <w:r w:rsidRPr="00277378">
              <w:rPr>
                <w:color w:val="FFFFFF" w:themeColor="background1"/>
              </w:rPr>
              <w:t>Bug</w:t>
            </w:r>
          </w:p>
        </w:tc>
        <w:tc>
          <w:tcPr>
            <w:tcW w:w="426" w:type="dxa"/>
            <w:tcBorders>
              <w:top w:val="nil"/>
              <w:left w:val="nil"/>
              <w:bottom w:val="single" w:sz="4" w:space="0" w:color="auto"/>
              <w:right w:val="nil"/>
            </w:tcBorders>
            <w:shd w:val="clear" w:color="auto" w:fill="FF5050"/>
            <w:textDirection w:val="btLr"/>
          </w:tcPr>
          <w:p w14:paraId="6D1C3596" w14:textId="77777777" w:rsidR="00830A71" w:rsidRDefault="00830A71" w:rsidP="00830A71">
            <w:pPr>
              <w:ind w:left="113" w:right="113" w:firstLine="0"/>
            </w:pPr>
            <w:r w:rsidRPr="00277378">
              <w:rPr>
                <w:color w:val="FFFFFF" w:themeColor="background1"/>
              </w:rPr>
              <w:t>Decisión</w:t>
            </w:r>
          </w:p>
        </w:tc>
        <w:tc>
          <w:tcPr>
            <w:tcW w:w="425" w:type="dxa"/>
            <w:tcBorders>
              <w:top w:val="nil"/>
              <w:left w:val="nil"/>
              <w:bottom w:val="single" w:sz="4" w:space="0" w:color="auto"/>
              <w:right w:val="nil"/>
            </w:tcBorders>
            <w:shd w:val="clear" w:color="auto" w:fill="00CC99"/>
            <w:textDirection w:val="btLr"/>
          </w:tcPr>
          <w:p w14:paraId="6E409AF3" w14:textId="77777777" w:rsidR="00830A71" w:rsidRDefault="00830A71" w:rsidP="00830A71">
            <w:pPr>
              <w:ind w:left="113" w:right="113" w:firstLine="0"/>
            </w:pPr>
            <w:r w:rsidRPr="00277378">
              <w:rPr>
                <w:color w:val="FFFFFF" w:themeColor="background1"/>
              </w:rPr>
              <w:t>Despliegue</w:t>
            </w:r>
          </w:p>
        </w:tc>
        <w:tc>
          <w:tcPr>
            <w:tcW w:w="425" w:type="dxa"/>
            <w:tcBorders>
              <w:top w:val="nil"/>
              <w:left w:val="nil"/>
              <w:bottom w:val="single" w:sz="4" w:space="0" w:color="auto"/>
              <w:right w:val="nil"/>
            </w:tcBorders>
            <w:shd w:val="clear" w:color="auto" w:fill="FFFF00"/>
            <w:textDirection w:val="btLr"/>
          </w:tcPr>
          <w:p w14:paraId="3F854600" w14:textId="77777777" w:rsidR="00830A71" w:rsidRDefault="00830A71" w:rsidP="00830A71">
            <w:pPr>
              <w:ind w:left="113" w:right="113" w:firstLine="0"/>
            </w:pPr>
            <w:r w:rsidRPr="00277378">
              <w:rPr>
                <w:color w:val="000000" w:themeColor="text1"/>
              </w:rPr>
              <w:t>Diseño</w:t>
            </w:r>
          </w:p>
        </w:tc>
        <w:tc>
          <w:tcPr>
            <w:tcW w:w="425" w:type="dxa"/>
            <w:tcBorders>
              <w:top w:val="nil"/>
              <w:left w:val="nil"/>
              <w:bottom w:val="single" w:sz="4" w:space="0" w:color="auto"/>
              <w:right w:val="nil"/>
            </w:tcBorders>
            <w:shd w:val="clear" w:color="auto" w:fill="8EAADB" w:themeFill="accent1" w:themeFillTint="99"/>
            <w:textDirection w:val="btLr"/>
          </w:tcPr>
          <w:p w14:paraId="76DB533A" w14:textId="77777777" w:rsidR="00830A71" w:rsidRDefault="00830A71" w:rsidP="00830A71">
            <w:pPr>
              <w:ind w:left="113" w:right="113" w:firstLine="0"/>
            </w:pPr>
            <w:r>
              <w:t>Documentación</w:t>
            </w:r>
          </w:p>
        </w:tc>
        <w:tc>
          <w:tcPr>
            <w:tcW w:w="426" w:type="dxa"/>
            <w:tcBorders>
              <w:top w:val="nil"/>
              <w:left w:val="nil"/>
              <w:bottom w:val="single" w:sz="4" w:space="0" w:color="auto"/>
              <w:right w:val="nil"/>
            </w:tcBorders>
            <w:shd w:val="clear" w:color="auto" w:fill="FFCCCC"/>
            <w:textDirection w:val="btLr"/>
          </w:tcPr>
          <w:p w14:paraId="5714C11E" w14:textId="77777777" w:rsidR="00830A71" w:rsidRDefault="00830A71" w:rsidP="00830A71">
            <w:pPr>
              <w:ind w:left="113" w:right="113" w:firstLine="0"/>
            </w:pPr>
            <w:r>
              <w:t>Intalación</w:t>
            </w:r>
          </w:p>
        </w:tc>
        <w:tc>
          <w:tcPr>
            <w:tcW w:w="425" w:type="dxa"/>
            <w:tcBorders>
              <w:top w:val="nil"/>
              <w:left w:val="nil"/>
              <w:bottom w:val="single" w:sz="4" w:space="0" w:color="auto"/>
              <w:right w:val="nil"/>
            </w:tcBorders>
            <w:shd w:val="clear" w:color="auto" w:fill="FFE599" w:themeFill="accent4" w:themeFillTint="66"/>
            <w:textDirection w:val="btLr"/>
          </w:tcPr>
          <w:p w14:paraId="52418F36" w14:textId="77777777" w:rsidR="00830A71" w:rsidRDefault="00830A71" w:rsidP="00830A71">
            <w:pPr>
              <w:ind w:left="113" w:right="113" w:firstLine="0"/>
            </w:pPr>
            <w:r>
              <w:t>Duplicado</w:t>
            </w:r>
          </w:p>
        </w:tc>
        <w:tc>
          <w:tcPr>
            <w:tcW w:w="425" w:type="dxa"/>
            <w:tcBorders>
              <w:top w:val="nil"/>
              <w:left w:val="nil"/>
              <w:bottom w:val="single" w:sz="4" w:space="0" w:color="auto"/>
              <w:right w:val="nil"/>
            </w:tcBorders>
            <w:shd w:val="clear" w:color="auto" w:fill="F4B083" w:themeFill="accent2" w:themeFillTint="99"/>
            <w:textDirection w:val="btLr"/>
          </w:tcPr>
          <w:p w14:paraId="381FF95D" w14:textId="77777777" w:rsidR="00830A71" w:rsidRDefault="00830A71" w:rsidP="00830A71">
            <w:pPr>
              <w:ind w:left="113" w:right="113" w:firstLine="0"/>
            </w:pPr>
            <w:r>
              <w:t>Investigación</w:t>
            </w:r>
          </w:p>
        </w:tc>
        <w:tc>
          <w:tcPr>
            <w:tcW w:w="425" w:type="dxa"/>
            <w:tcBorders>
              <w:top w:val="nil"/>
              <w:left w:val="nil"/>
              <w:bottom w:val="single" w:sz="4" w:space="0" w:color="auto"/>
              <w:right w:val="nil"/>
            </w:tcBorders>
            <w:shd w:val="clear" w:color="auto" w:fill="9966FF"/>
            <w:textDirection w:val="btLr"/>
          </w:tcPr>
          <w:p w14:paraId="3DAE2A18" w14:textId="77777777" w:rsidR="00830A71" w:rsidRDefault="00830A71" w:rsidP="00830A71">
            <w:pPr>
              <w:ind w:left="113" w:right="113" w:firstLine="0"/>
            </w:pPr>
            <w:r>
              <w:t>Pregunta</w:t>
            </w:r>
          </w:p>
        </w:tc>
        <w:tc>
          <w:tcPr>
            <w:tcW w:w="426" w:type="dxa"/>
            <w:tcBorders>
              <w:top w:val="nil"/>
              <w:left w:val="nil"/>
              <w:bottom w:val="single" w:sz="4" w:space="0" w:color="auto"/>
              <w:right w:val="nil"/>
            </w:tcBorders>
            <w:shd w:val="clear" w:color="auto" w:fill="00B050"/>
            <w:textDirection w:val="btLr"/>
          </w:tcPr>
          <w:p w14:paraId="5D91B53B" w14:textId="77777777" w:rsidR="00830A71" w:rsidRDefault="00830A71" w:rsidP="00830A71">
            <w:pPr>
              <w:ind w:left="113" w:right="113" w:firstLine="0"/>
            </w:pPr>
            <w:r w:rsidRPr="00277378">
              <w:rPr>
                <w:color w:val="FFFFFF" w:themeColor="background1"/>
              </w:rPr>
              <w:t>Programación</w:t>
            </w:r>
          </w:p>
        </w:tc>
        <w:tc>
          <w:tcPr>
            <w:tcW w:w="425" w:type="dxa"/>
            <w:tcBorders>
              <w:top w:val="nil"/>
              <w:left w:val="nil"/>
              <w:bottom w:val="single" w:sz="4" w:space="0" w:color="auto"/>
              <w:right w:val="nil"/>
            </w:tcBorders>
            <w:shd w:val="clear" w:color="auto" w:fill="7030A0"/>
            <w:textDirection w:val="btLr"/>
          </w:tcPr>
          <w:p w14:paraId="39E28275" w14:textId="77777777" w:rsidR="00830A71" w:rsidRPr="00277378" w:rsidRDefault="00830A71" w:rsidP="00830A71">
            <w:pPr>
              <w:ind w:left="113" w:right="113" w:firstLine="0"/>
              <w:rPr>
                <w:color w:val="FFFFFF" w:themeColor="background1"/>
              </w:rPr>
            </w:pPr>
            <w:r w:rsidRPr="00277378">
              <w:rPr>
                <w:color w:val="FFFFFF" w:themeColor="background1"/>
              </w:rPr>
              <w:t>Release</w:t>
            </w:r>
          </w:p>
        </w:tc>
        <w:tc>
          <w:tcPr>
            <w:tcW w:w="462" w:type="dxa"/>
            <w:tcBorders>
              <w:top w:val="nil"/>
              <w:left w:val="nil"/>
              <w:bottom w:val="single" w:sz="4" w:space="0" w:color="auto"/>
              <w:right w:val="nil"/>
            </w:tcBorders>
            <w:shd w:val="clear" w:color="auto" w:fill="538135" w:themeFill="accent6" w:themeFillShade="BF"/>
            <w:textDirection w:val="btLr"/>
          </w:tcPr>
          <w:p w14:paraId="41B39D2B" w14:textId="77777777" w:rsidR="00830A71" w:rsidRDefault="00830A71" w:rsidP="00830A71">
            <w:pPr>
              <w:ind w:left="113" w:right="113" w:firstLine="0"/>
            </w:pPr>
            <w:r>
              <w:t>Testeo</w:t>
            </w:r>
          </w:p>
        </w:tc>
      </w:tr>
      <w:tr w:rsidR="00830A71" w14:paraId="48F8A19E" w14:textId="77777777" w:rsidTr="00830A71">
        <w:trPr>
          <w:trHeight w:val="274"/>
        </w:trPr>
        <w:tc>
          <w:tcPr>
            <w:tcW w:w="846" w:type="dxa"/>
            <w:tcBorders>
              <w:top w:val="single" w:sz="4" w:space="0" w:color="auto"/>
              <w:right w:val="nil"/>
            </w:tcBorders>
            <w:shd w:val="clear" w:color="auto" w:fill="F2F2F2" w:themeFill="background1" w:themeFillShade="F2"/>
          </w:tcPr>
          <w:p w14:paraId="20F5D2C4" w14:textId="77777777" w:rsidR="00830A71" w:rsidRDefault="00830A71" w:rsidP="00830A71">
            <w:pPr>
              <w:ind w:firstLine="0"/>
              <w:jc w:val="center"/>
            </w:pPr>
            <w:r>
              <w:t>#60</w:t>
            </w:r>
          </w:p>
        </w:tc>
        <w:tc>
          <w:tcPr>
            <w:tcW w:w="2693" w:type="dxa"/>
            <w:tcBorders>
              <w:top w:val="single" w:sz="4" w:space="0" w:color="auto"/>
              <w:left w:val="nil"/>
              <w:bottom w:val="single" w:sz="4" w:space="0" w:color="auto"/>
            </w:tcBorders>
            <w:shd w:val="clear" w:color="auto" w:fill="F2F2F2" w:themeFill="background1" w:themeFillShade="F2"/>
          </w:tcPr>
          <w:p w14:paraId="11A37B8D" w14:textId="77777777" w:rsidR="00830A71" w:rsidRDefault="00830A71" w:rsidP="00830A71">
            <w:pPr>
              <w:ind w:firstLine="0"/>
              <w:jc w:val="center"/>
            </w:pPr>
            <w:r>
              <w:t>Adaptar la app a movil</w:t>
            </w:r>
          </w:p>
        </w:tc>
        <w:tc>
          <w:tcPr>
            <w:tcW w:w="425" w:type="dxa"/>
            <w:tcBorders>
              <w:top w:val="single" w:sz="4" w:space="0" w:color="auto"/>
            </w:tcBorders>
            <w:shd w:val="clear" w:color="auto" w:fill="F2F2F2" w:themeFill="background1" w:themeFillShade="F2"/>
          </w:tcPr>
          <w:p w14:paraId="47C79B9A" w14:textId="77777777" w:rsidR="00830A71" w:rsidRDefault="00830A71" w:rsidP="00830A71">
            <w:pPr>
              <w:ind w:firstLine="0"/>
            </w:pPr>
          </w:p>
        </w:tc>
        <w:tc>
          <w:tcPr>
            <w:tcW w:w="426" w:type="dxa"/>
            <w:tcBorders>
              <w:top w:val="single" w:sz="4" w:space="0" w:color="auto"/>
            </w:tcBorders>
            <w:shd w:val="clear" w:color="auto" w:fill="F2F2F2" w:themeFill="background1" w:themeFillShade="F2"/>
          </w:tcPr>
          <w:p w14:paraId="4FA93272"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29010E8A" w14:textId="77777777" w:rsidR="00830A71" w:rsidRDefault="00830A71" w:rsidP="00830A71">
            <w:pPr>
              <w:ind w:firstLine="0"/>
            </w:pPr>
          </w:p>
        </w:tc>
        <w:tc>
          <w:tcPr>
            <w:tcW w:w="425" w:type="dxa"/>
            <w:tcBorders>
              <w:top w:val="single" w:sz="4" w:space="0" w:color="auto"/>
            </w:tcBorders>
            <w:shd w:val="clear" w:color="auto" w:fill="FFFF00"/>
          </w:tcPr>
          <w:p w14:paraId="289796C8"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5A80378B" w14:textId="77777777" w:rsidR="00830A71" w:rsidRDefault="00830A71" w:rsidP="00830A71">
            <w:pPr>
              <w:ind w:firstLine="0"/>
            </w:pPr>
          </w:p>
        </w:tc>
        <w:tc>
          <w:tcPr>
            <w:tcW w:w="426" w:type="dxa"/>
            <w:tcBorders>
              <w:top w:val="single" w:sz="4" w:space="0" w:color="auto"/>
            </w:tcBorders>
            <w:shd w:val="clear" w:color="auto" w:fill="F2F2F2" w:themeFill="background1" w:themeFillShade="F2"/>
          </w:tcPr>
          <w:p w14:paraId="03DFB4E1"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382AC600"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5BFAB28F"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3BA0F982" w14:textId="77777777" w:rsidR="00830A71" w:rsidRDefault="00830A71" w:rsidP="00830A71">
            <w:pPr>
              <w:ind w:firstLine="0"/>
            </w:pPr>
          </w:p>
        </w:tc>
        <w:tc>
          <w:tcPr>
            <w:tcW w:w="426" w:type="dxa"/>
            <w:tcBorders>
              <w:top w:val="single" w:sz="4" w:space="0" w:color="auto"/>
            </w:tcBorders>
            <w:shd w:val="clear" w:color="auto" w:fill="F2F2F2" w:themeFill="background1" w:themeFillShade="F2"/>
          </w:tcPr>
          <w:p w14:paraId="2990B6BC" w14:textId="77777777" w:rsidR="00830A71" w:rsidRDefault="00830A71" w:rsidP="00830A71">
            <w:pPr>
              <w:ind w:firstLine="0"/>
            </w:pPr>
          </w:p>
        </w:tc>
        <w:tc>
          <w:tcPr>
            <w:tcW w:w="425" w:type="dxa"/>
            <w:tcBorders>
              <w:top w:val="single" w:sz="4" w:space="0" w:color="auto"/>
            </w:tcBorders>
            <w:shd w:val="clear" w:color="auto" w:fill="F2F2F2" w:themeFill="background1" w:themeFillShade="F2"/>
          </w:tcPr>
          <w:p w14:paraId="2FBF2137" w14:textId="77777777" w:rsidR="00830A71" w:rsidRDefault="00830A71" w:rsidP="00830A71">
            <w:pPr>
              <w:ind w:firstLine="0"/>
            </w:pPr>
          </w:p>
        </w:tc>
        <w:tc>
          <w:tcPr>
            <w:tcW w:w="462" w:type="dxa"/>
            <w:tcBorders>
              <w:top w:val="single" w:sz="4" w:space="0" w:color="auto"/>
            </w:tcBorders>
            <w:shd w:val="clear" w:color="auto" w:fill="F2F2F2" w:themeFill="background1" w:themeFillShade="F2"/>
          </w:tcPr>
          <w:p w14:paraId="526A096E" w14:textId="77777777" w:rsidR="00830A71" w:rsidRDefault="00830A71" w:rsidP="00830A71">
            <w:pPr>
              <w:ind w:firstLine="0"/>
            </w:pPr>
          </w:p>
        </w:tc>
      </w:tr>
      <w:tr w:rsidR="00830A71" w14:paraId="5F938F48" w14:textId="77777777" w:rsidTr="00830A71">
        <w:trPr>
          <w:trHeight w:val="291"/>
        </w:trPr>
        <w:tc>
          <w:tcPr>
            <w:tcW w:w="846" w:type="dxa"/>
            <w:tcBorders>
              <w:right w:val="nil"/>
            </w:tcBorders>
          </w:tcPr>
          <w:p w14:paraId="055D1061" w14:textId="77777777" w:rsidR="00830A71" w:rsidRDefault="00830A71" w:rsidP="00830A71">
            <w:pPr>
              <w:ind w:firstLine="0"/>
              <w:jc w:val="center"/>
            </w:pPr>
            <w:r>
              <w:t>#61</w:t>
            </w:r>
          </w:p>
        </w:tc>
        <w:tc>
          <w:tcPr>
            <w:tcW w:w="2693" w:type="dxa"/>
            <w:tcBorders>
              <w:left w:val="nil"/>
              <w:bottom w:val="single" w:sz="4" w:space="0" w:color="auto"/>
            </w:tcBorders>
          </w:tcPr>
          <w:p w14:paraId="5E4A14E1" w14:textId="77777777" w:rsidR="00830A71" w:rsidRDefault="00830A71" w:rsidP="00830A71">
            <w:pPr>
              <w:ind w:firstLine="0"/>
              <w:jc w:val="center"/>
            </w:pPr>
            <w:r>
              <w:t>Crear imagen de la arquitectura de la aplicación</w:t>
            </w:r>
          </w:p>
        </w:tc>
        <w:tc>
          <w:tcPr>
            <w:tcW w:w="425" w:type="dxa"/>
            <w:shd w:val="clear" w:color="auto" w:fill="FFFFFF" w:themeFill="background1"/>
          </w:tcPr>
          <w:p w14:paraId="5B0FEC0E" w14:textId="77777777" w:rsidR="00830A71" w:rsidRDefault="00830A71" w:rsidP="00830A71">
            <w:pPr>
              <w:ind w:firstLine="0"/>
            </w:pPr>
          </w:p>
        </w:tc>
        <w:tc>
          <w:tcPr>
            <w:tcW w:w="426" w:type="dxa"/>
            <w:shd w:val="clear" w:color="auto" w:fill="FFFFFF" w:themeFill="background1"/>
          </w:tcPr>
          <w:p w14:paraId="0CDFB9A5" w14:textId="77777777" w:rsidR="00830A71" w:rsidRDefault="00830A71" w:rsidP="00830A71">
            <w:pPr>
              <w:ind w:firstLine="0"/>
            </w:pPr>
          </w:p>
        </w:tc>
        <w:tc>
          <w:tcPr>
            <w:tcW w:w="425" w:type="dxa"/>
            <w:shd w:val="clear" w:color="auto" w:fill="FFFFFF" w:themeFill="background1"/>
          </w:tcPr>
          <w:p w14:paraId="7DE19946" w14:textId="77777777" w:rsidR="00830A71" w:rsidRDefault="00830A71" w:rsidP="00830A71">
            <w:pPr>
              <w:ind w:firstLine="0"/>
            </w:pPr>
          </w:p>
        </w:tc>
        <w:tc>
          <w:tcPr>
            <w:tcW w:w="425" w:type="dxa"/>
            <w:shd w:val="clear" w:color="auto" w:fill="FFFFFF" w:themeFill="background1"/>
          </w:tcPr>
          <w:p w14:paraId="52C20452" w14:textId="77777777" w:rsidR="00830A71" w:rsidRDefault="00830A71" w:rsidP="00830A71">
            <w:pPr>
              <w:ind w:firstLine="0"/>
            </w:pPr>
          </w:p>
        </w:tc>
        <w:tc>
          <w:tcPr>
            <w:tcW w:w="425" w:type="dxa"/>
            <w:shd w:val="clear" w:color="auto" w:fill="9CC2E5" w:themeFill="accent5" w:themeFillTint="99"/>
          </w:tcPr>
          <w:p w14:paraId="782C9B39" w14:textId="77777777" w:rsidR="00830A71" w:rsidRDefault="00830A71" w:rsidP="00830A71">
            <w:pPr>
              <w:ind w:firstLine="0"/>
            </w:pPr>
          </w:p>
        </w:tc>
        <w:tc>
          <w:tcPr>
            <w:tcW w:w="426" w:type="dxa"/>
            <w:shd w:val="clear" w:color="auto" w:fill="FFFFFF" w:themeFill="background1"/>
          </w:tcPr>
          <w:p w14:paraId="624BC6F3" w14:textId="77777777" w:rsidR="00830A71" w:rsidRDefault="00830A71" w:rsidP="00830A71">
            <w:pPr>
              <w:ind w:firstLine="0"/>
            </w:pPr>
          </w:p>
        </w:tc>
        <w:tc>
          <w:tcPr>
            <w:tcW w:w="425" w:type="dxa"/>
            <w:shd w:val="clear" w:color="auto" w:fill="FFFFFF" w:themeFill="background1"/>
          </w:tcPr>
          <w:p w14:paraId="101C5230" w14:textId="77777777" w:rsidR="00830A71" w:rsidRDefault="00830A71" w:rsidP="00830A71">
            <w:pPr>
              <w:ind w:firstLine="0"/>
            </w:pPr>
          </w:p>
        </w:tc>
        <w:tc>
          <w:tcPr>
            <w:tcW w:w="425" w:type="dxa"/>
            <w:shd w:val="clear" w:color="auto" w:fill="FFFFFF" w:themeFill="background1"/>
          </w:tcPr>
          <w:p w14:paraId="2989C338" w14:textId="77777777" w:rsidR="00830A71" w:rsidRDefault="00830A71" w:rsidP="00830A71">
            <w:pPr>
              <w:ind w:firstLine="0"/>
            </w:pPr>
          </w:p>
        </w:tc>
        <w:tc>
          <w:tcPr>
            <w:tcW w:w="425" w:type="dxa"/>
            <w:shd w:val="clear" w:color="auto" w:fill="FFFFFF" w:themeFill="background1"/>
          </w:tcPr>
          <w:p w14:paraId="251315A2" w14:textId="77777777" w:rsidR="00830A71" w:rsidRDefault="00830A71" w:rsidP="00830A71">
            <w:pPr>
              <w:ind w:firstLine="0"/>
            </w:pPr>
          </w:p>
        </w:tc>
        <w:tc>
          <w:tcPr>
            <w:tcW w:w="426" w:type="dxa"/>
            <w:shd w:val="clear" w:color="auto" w:fill="FFFFFF" w:themeFill="background1"/>
          </w:tcPr>
          <w:p w14:paraId="6831BCF8" w14:textId="77777777" w:rsidR="00830A71" w:rsidRDefault="00830A71" w:rsidP="00830A71">
            <w:pPr>
              <w:ind w:firstLine="0"/>
            </w:pPr>
          </w:p>
        </w:tc>
        <w:tc>
          <w:tcPr>
            <w:tcW w:w="425" w:type="dxa"/>
            <w:shd w:val="clear" w:color="auto" w:fill="FFFFFF" w:themeFill="background1"/>
          </w:tcPr>
          <w:p w14:paraId="572B5D1E" w14:textId="77777777" w:rsidR="00830A71" w:rsidRDefault="00830A71" w:rsidP="00830A71">
            <w:pPr>
              <w:ind w:firstLine="0"/>
            </w:pPr>
          </w:p>
        </w:tc>
        <w:tc>
          <w:tcPr>
            <w:tcW w:w="462" w:type="dxa"/>
            <w:shd w:val="clear" w:color="auto" w:fill="FFFFFF" w:themeFill="background1"/>
          </w:tcPr>
          <w:p w14:paraId="35A03EBC" w14:textId="77777777" w:rsidR="00830A71" w:rsidRDefault="00830A71" w:rsidP="00830A71">
            <w:pPr>
              <w:ind w:firstLine="0"/>
            </w:pPr>
          </w:p>
        </w:tc>
      </w:tr>
      <w:tr w:rsidR="00830A71" w14:paraId="4B002ABF" w14:textId="77777777" w:rsidTr="00830A71">
        <w:trPr>
          <w:trHeight w:val="274"/>
        </w:trPr>
        <w:tc>
          <w:tcPr>
            <w:tcW w:w="846" w:type="dxa"/>
            <w:tcBorders>
              <w:right w:val="nil"/>
            </w:tcBorders>
            <w:shd w:val="clear" w:color="auto" w:fill="F2F2F2" w:themeFill="background1" w:themeFillShade="F2"/>
          </w:tcPr>
          <w:p w14:paraId="3AECA6F5" w14:textId="77777777" w:rsidR="00830A71" w:rsidRDefault="00830A71" w:rsidP="00830A71">
            <w:pPr>
              <w:ind w:firstLine="0"/>
              <w:jc w:val="center"/>
            </w:pPr>
            <w:r>
              <w:t>#62</w:t>
            </w:r>
          </w:p>
        </w:tc>
        <w:tc>
          <w:tcPr>
            <w:tcW w:w="2693" w:type="dxa"/>
            <w:tcBorders>
              <w:left w:val="nil"/>
              <w:bottom w:val="single" w:sz="4" w:space="0" w:color="auto"/>
            </w:tcBorders>
            <w:shd w:val="clear" w:color="auto" w:fill="F2F2F2" w:themeFill="background1" w:themeFillShade="F2"/>
          </w:tcPr>
          <w:p w14:paraId="23CDCAC4" w14:textId="77777777" w:rsidR="00830A71" w:rsidRDefault="00830A71" w:rsidP="00830A71">
            <w:pPr>
              <w:ind w:firstLine="0"/>
              <w:jc w:val="center"/>
            </w:pPr>
            <w:r>
              <w:t>Realización de la memoria</w:t>
            </w:r>
          </w:p>
        </w:tc>
        <w:tc>
          <w:tcPr>
            <w:tcW w:w="425" w:type="dxa"/>
            <w:shd w:val="clear" w:color="auto" w:fill="F2F2F2" w:themeFill="background1" w:themeFillShade="F2"/>
          </w:tcPr>
          <w:p w14:paraId="28E878CD" w14:textId="77777777" w:rsidR="00830A71" w:rsidRDefault="00830A71" w:rsidP="00830A71">
            <w:pPr>
              <w:ind w:firstLine="0"/>
            </w:pPr>
          </w:p>
        </w:tc>
        <w:tc>
          <w:tcPr>
            <w:tcW w:w="426" w:type="dxa"/>
            <w:shd w:val="clear" w:color="auto" w:fill="F2F2F2" w:themeFill="background1" w:themeFillShade="F2"/>
          </w:tcPr>
          <w:p w14:paraId="796F21C4" w14:textId="77777777" w:rsidR="00830A71" w:rsidRDefault="00830A71" w:rsidP="00830A71">
            <w:pPr>
              <w:ind w:firstLine="0"/>
            </w:pPr>
          </w:p>
        </w:tc>
        <w:tc>
          <w:tcPr>
            <w:tcW w:w="425" w:type="dxa"/>
            <w:shd w:val="clear" w:color="auto" w:fill="F2F2F2" w:themeFill="background1" w:themeFillShade="F2"/>
          </w:tcPr>
          <w:p w14:paraId="376F5F7A" w14:textId="77777777" w:rsidR="00830A71" w:rsidRDefault="00830A71" w:rsidP="00830A71">
            <w:pPr>
              <w:ind w:firstLine="0"/>
            </w:pPr>
          </w:p>
        </w:tc>
        <w:tc>
          <w:tcPr>
            <w:tcW w:w="425" w:type="dxa"/>
            <w:shd w:val="clear" w:color="auto" w:fill="F2F2F2" w:themeFill="background1" w:themeFillShade="F2"/>
          </w:tcPr>
          <w:p w14:paraId="46AEAE27" w14:textId="77777777" w:rsidR="00830A71" w:rsidRDefault="00830A71" w:rsidP="00830A71">
            <w:pPr>
              <w:ind w:firstLine="0"/>
            </w:pPr>
          </w:p>
        </w:tc>
        <w:tc>
          <w:tcPr>
            <w:tcW w:w="425" w:type="dxa"/>
            <w:shd w:val="clear" w:color="auto" w:fill="9CC2E5" w:themeFill="accent5" w:themeFillTint="99"/>
          </w:tcPr>
          <w:p w14:paraId="365BD80C" w14:textId="77777777" w:rsidR="00830A71" w:rsidRDefault="00830A71" w:rsidP="00830A71">
            <w:pPr>
              <w:ind w:firstLine="0"/>
            </w:pPr>
          </w:p>
        </w:tc>
        <w:tc>
          <w:tcPr>
            <w:tcW w:w="426" w:type="dxa"/>
            <w:shd w:val="clear" w:color="auto" w:fill="F2F2F2" w:themeFill="background1" w:themeFillShade="F2"/>
          </w:tcPr>
          <w:p w14:paraId="7C7C21F1" w14:textId="77777777" w:rsidR="00830A71" w:rsidRDefault="00830A71" w:rsidP="00830A71">
            <w:pPr>
              <w:ind w:firstLine="0"/>
            </w:pPr>
          </w:p>
        </w:tc>
        <w:tc>
          <w:tcPr>
            <w:tcW w:w="425" w:type="dxa"/>
            <w:shd w:val="clear" w:color="auto" w:fill="F2F2F2" w:themeFill="background1" w:themeFillShade="F2"/>
          </w:tcPr>
          <w:p w14:paraId="412F15BC" w14:textId="77777777" w:rsidR="00830A71" w:rsidRDefault="00830A71" w:rsidP="00830A71">
            <w:pPr>
              <w:ind w:firstLine="0"/>
            </w:pPr>
          </w:p>
        </w:tc>
        <w:tc>
          <w:tcPr>
            <w:tcW w:w="425" w:type="dxa"/>
            <w:shd w:val="clear" w:color="auto" w:fill="F2F2F2" w:themeFill="background1" w:themeFillShade="F2"/>
          </w:tcPr>
          <w:p w14:paraId="46619873" w14:textId="77777777" w:rsidR="00830A71" w:rsidRDefault="00830A71" w:rsidP="00830A71">
            <w:pPr>
              <w:ind w:firstLine="0"/>
            </w:pPr>
          </w:p>
        </w:tc>
        <w:tc>
          <w:tcPr>
            <w:tcW w:w="425" w:type="dxa"/>
            <w:shd w:val="clear" w:color="auto" w:fill="F2F2F2" w:themeFill="background1" w:themeFillShade="F2"/>
          </w:tcPr>
          <w:p w14:paraId="292254BC" w14:textId="77777777" w:rsidR="00830A71" w:rsidRDefault="00830A71" w:rsidP="00830A71">
            <w:pPr>
              <w:ind w:firstLine="0"/>
            </w:pPr>
          </w:p>
        </w:tc>
        <w:tc>
          <w:tcPr>
            <w:tcW w:w="426" w:type="dxa"/>
            <w:shd w:val="clear" w:color="auto" w:fill="F2F2F2" w:themeFill="background1" w:themeFillShade="F2"/>
          </w:tcPr>
          <w:p w14:paraId="25198BC9" w14:textId="77777777" w:rsidR="00830A71" w:rsidRDefault="00830A71" w:rsidP="00830A71">
            <w:pPr>
              <w:ind w:firstLine="0"/>
            </w:pPr>
          </w:p>
        </w:tc>
        <w:tc>
          <w:tcPr>
            <w:tcW w:w="425" w:type="dxa"/>
            <w:shd w:val="clear" w:color="auto" w:fill="F2F2F2" w:themeFill="background1" w:themeFillShade="F2"/>
          </w:tcPr>
          <w:p w14:paraId="60146F8A" w14:textId="77777777" w:rsidR="00830A71" w:rsidRDefault="00830A71" w:rsidP="00830A71">
            <w:pPr>
              <w:ind w:firstLine="0"/>
            </w:pPr>
          </w:p>
        </w:tc>
        <w:tc>
          <w:tcPr>
            <w:tcW w:w="462" w:type="dxa"/>
            <w:shd w:val="clear" w:color="auto" w:fill="F2F2F2" w:themeFill="background1" w:themeFillShade="F2"/>
          </w:tcPr>
          <w:p w14:paraId="0B07F2F4" w14:textId="77777777" w:rsidR="00830A71" w:rsidRDefault="00830A71" w:rsidP="00830A71">
            <w:pPr>
              <w:ind w:firstLine="0"/>
            </w:pPr>
          </w:p>
        </w:tc>
      </w:tr>
      <w:tr w:rsidR="00830A71" w14:paraId="752C466A" w14:textId="77777777" w:rsidTr="00830A71">
        <w:trPr>
          <w:trHeight w:val="291"/>
        </w:trPr>
        <w:tc>
          <w:tcPr>
            <w:tcW w:w="846" w:type="dxa"/>
            <w:tcBorders>
              <w:right w:val="nil"/>
            </w:tcBorders>
          </w:tcPr>
          <w:p w14:paraId="6074AC63" w14:textId="77777777" w:rsidR="00830A71" w:rsidRDefault="00830A71" w:rsidP="00830A71">
            <w:pPr>
              <w:ind w:firstLine="0"/>
              <w:jc w:val="center"/>
            </w:pPr>
            <w:r>
              <w:t>#63</w:t>
            </w:r>
          </w:p>
        </w:tc>
        <w:tc>
          <w:tcPr>
            <w:tcW w:w="2693" w:type="dxa"/>
            <w:tcBorders>
              <w:left w:val="nil"/>
            </w:tcBorders>
          </w:tcPr>
          <w:p w14:paraId="77064B58" w14:textId="77777777" w:rsidR="00830A71" w:rsidRDefault="00830A71" w:rsidP="00830A71">
            <w:pPr>
              <w:ind w:firstLine="0"/>
              <w:jc w:val="center"/>
            </w:pPr>
            <w:r>
              <w:t>Continuar wiki</w:t>
            </w:r>
          </w:p>
        </w:tc>
        <w:tc>
          <w:tcPr>
            <w:tcW w:w="425" w:type="dxa"/>
            <w:shd w:val="clear" w:color="auto" w:fill="FFFFFF" w:themeFill="background1"/>
          </w:tcPr>
          <w:p w14:paraId="47857910" w14:textId="77777777" w:rsidR="00830A71" w:rsidRDefault="00830A71" w:rsidP="00830A71">
            <w:pPr>
              <w:ind w:firstLine="0"/>
            </w:pPr>
          </w:p>
        </w:tc>
        <w:tc>
          <w:tcPr>
            <w:tcW w:w="426" w:type="dxa"/>
            <w:shd w:val="clear" w:color="auto" w:fill="FFFFFF" w:themeFill="background1"/>
          </w:tcPr>
          <w:p w14:paraId="66822BA8" w14:textId="77777777" w:rsidR="00830A71" w:rsidRDefault="00830A71" w:rsidP="00830A71">
            <w:pPr>
              <w:ind w:firstLine="0"/>
            </w:pPr>
          </w:p>
        </w:tc>
        <w:tc>
          <w:tcPr>
            <w:tcW w:w="425" w:type="dxa"/>
            <w:shd w:val="clear" w:color="auto" w:fill="FFFFFF" w:themeFill="background1"/>
          </w:tcPr>
          <w:p w14:paraId="2AD1CBDC" w14:textId="77777777" w:rsidR="00830A71" w:rsidRDefault="00830A71" w:rsidP="00830A71">
            <w:pPr>
              <w:ind w:firstLine="0"/>
            </w:pPr>
          </w:p>
        </w:tc>
        <w:tc>
          <w:tcPr>
            <w:tcW w:w="425" w:type="dxa"/>
            <w:shd w:val="clear" w:color="auto" w:fill="FFFFFF" w:themeFill="background1"/>
          </w:tcPr>
          <w:p w14:paraId="4D868C1D" w14:textId="77777777" w:rsidR="00830A71" w:rsidRDefault="00830A71" w:rsidP="00830A71">
            <w:pPr>
              <w:ind w:firstLine="0"/>
            </w:pPr>
          </w:p>
        </w:tc>
        <w:tc>
          <w:tcPr>
            <w:tcW w:w="425" w:type="dxa"/>
            <w:shd w:val="clear" w:color="auto" w:fill="9CC2E5" w:themeFill="accent5" w:themeFillTint="99"/>
          </w:tcPr>
          <w:p w14:paraId="3DBA2288" w14:textId="77777777" w:rsidR="00830A71" w:rsidRDefault="00830A71" w:rsidP="00830A71">
            <w:pPr>
              <w:ind w:firstLine="0"/>
            </w:pPr>
          </w:p>
        </w:tc>
        <w:tc>
          <w:tcPr>
            <w:tcW w:w="426" w:type="dxa"/>
            <w:shd w:val="clear" w:color="auto" w:fill="FFFFFF" w:themeFill="background1"/>
          </w:tcPr>
          <w:p w14:paraId="28CB87C3" w14:textId="77777777" w:rsidR="00830A71" w:rsidRDefault="00830A71" w:rsidP="00830A71">
            <w:pPr>
              <w:ind w:firstLine="0"/>
            </w:pPr>
          </w:p>
        </w:tc>
        <w:tc>
          <w:tcPr>
            <w:tcW w:w="425" w:type="dxa"/>
            <w:shd w:val="clear" w:color="auto" w:fill="FFFFFF" w:themeFill="background1"/>
          </w:tcPr>
          <w:p w14:paraId="2323FAD7" w14:textId="77777777" w:rsidR="00830A71" w:rsidRDefault="00830A71" w:rsidP="00830A71">
            <w:pPr>
              <w:ind w:firstLine="0"/>
            </w:pPr>
          </w:p>
        </w:tc>
        <w:tc>
          <w:tcPr>
            <w:tcW w:w="425" w:type="dxa"/>
            <w:shd w:val="clear" w:color="auto" w:fill="FFFFFF" w:themeFill="background1"/>
          </w:tcPr>
          <w:p w14:paraId="365ACA05" w14:textId="77777777" w:rsidR="00830A71" w:rsidRDefault="00830A71" w:rsidP="00830A71">
            <w:pPr>
              <w:ind w:firstLine="0"/>
            </w:pPr>
          </w:p>
        </w:tc>
        <w:tc>
          <w:tcPr>
            <w:tcW w:w="425" w:type="dxa"/>
          </w:tcPr>
          <w:p w14:paraId="5404F955" w14:textId="77777777" w:rsidR="00830A71" w:rsidRDefault="00830A71" w:rsidP="00830A71">
            <w:pPr>
              <w:ind w:firstLine="0"/>
            </w:pPr>
          </w:p>
        </w:tc>
        <w:tc>
          <w:tcPr>
            <w:tcW w:w="426" w:type="dxa"/>
          </w:tcPr>
          <w:p w14:paraId="5DDE11B6" w14:textId="77777777" w:rsidR="00830A71" w:rsidRDefault="00830A71" w:rsidP="00830A71">
            <w:pPr>
              <w:ind w:firstLine="0"/>
            </w:pPr>
          </w:p>
        </w:tc>
        <w:tc>
          <w:tcPr>
            <w:tcW w:w="425" w:type="dxa"/>
          </w:tcPr>
          <w:p w14:paraId="2B5A592C" w14:textId="77777777" w:rsidR="00830A71" w:rsidRDefault="00830A71" w:rsidP="00830A71">
            <w:pPr>
              <w:ind w:firstLine="0"/>
            </w:pPr>
          </w:p>
        </w:tc>
        <w:tc>
          <w:tcPr>
            <w:tcW w:w="462" w:type="dxa"/>
          </w:tcPr>
          <w:p w14:paraId="441BAF99" w14:textId="77777777" w:rsidR="00830A71" w:rsidRDefault="00830A71" w:rsidP="00830A71">
            <w:pPr>
              <w:keepNext/>
              <w:ind w:firstLine="0"/>
            </w:pPr>
          </w:p>
        </w:tc>
      </w:tr>
      <w:tr w:rsidR="00830A71" w14:paraId="52C6A205" w14:textId="77777777" w:rsidTr="00830A71">
        <w:trPr>
          <w:trHeight w:val="291"/>
        </w:trPr>
        <w:tc>
          <w:tcPr>
            <w:tcW w:w="846" w:type="dxa"/>
            <w:tcBorders>
              <w:right w:val="nil"/>
            </w:tcBorders>
            <w:shd w:val="clear" w:color="auto" w:fill="F2F2F2" w:themeFill="background1" w:themeFillShade="F2"/>
          </w:tcPr>
          <w:p w14:paraId="3E963570" w14:textId="77777777" w:rsidR="00830A71" w:rsidRDefault="00830A71" w:rsidP="00830A71">
            <w:pPr>
              <w:ind w:firstLine="0"/>
              <w:jc w:val="center"/>
            </w:pPr>
            <w:r>
              <w:t>#64</w:t>
            </w:r>
          </w:p>
        </w:tc>
        <w:tc>
          <w:tcPr>
            <w:tcW w:w="2693" w:type="dxa"/>
            <w:tcBorders>
              <w:left w:val="nil"/>
              <w:bottom w:val="single" w:sz="4" w:space="0" w:color="auto"/>
            </w:tcBorders>
            <w:shd w:val="clear" w:color="auto" w:fill="F2F2F2" w:themeFill="background1" w:themeFillShade="F2"/>
          </w:tcPr>
          <w:p w14:paraId="238CD6F1" w14:textId="77777777" w:rsidR="00830A71" w:rsidRDefault="00830A71" w:rsidP="00830A71">
            <w:pPr>
              <w:ind w:firstLine="0"/>
              <w:jc w:val="center"/>
            </w:pPr>
            <w:r>
              <w:t>Realización de anexos</w:t>
            </w:r>
          </w:p>
        </w:tc>
        <w:tc>
          <w:tcPr>
            <w:tcW w:w="425" w:type="dxa"/>
            <w:shd w:val="clear" w:color="auto" w:fill="F2F2F2" w:themeFill="background1" w:themeFillShade="F2"/>
          </w:tcPr>
          <w:p w14:paraId="6D1E9970" w14:textId="77777777" w:rsidR="00830A71" w:rsidRDefault="00830A71" w:rsidP="00830A71">
            <w:pPr>
              <w:ind w:firstLine="0"/>
            </w:pPr>
          </w:p>
        </w:tc>
        <w:tc>
          <w:tcPr>
            <w:tcW w:w="426" w:type="dxa"/>
            <w:shd w:val="clear" w:color="auto" w:fill="F2F2F2" w:themeFill="background1" w:themeFillShade="F2"/>
          </w:tcPr>
          <w:p w14:paraId="49F15F3D" w14:textId="77777777" w:rsidR="00830A71" w:rsidRDefault="00830A71" w:rsidP="00830A71">
            <w:pPr>
              <w:ind w:firstLine="0"/>
            </w:pPr>
          </w:p>
        </w:tc>
        <w:tc>
          <w:tcPr>
            <w:tcW w:w="425" w:type="dxa"/>
            <w:shd w:val="clear" w:color="auto" w:fill="F2F2F2" w:themeFill="background1" w:themeFillShade="F2"/>
          </w:tcPr>
          <w:p w14:paraId="4BDF833F" w14:textId="77777777" w:rsidR="00830A71" w:rsidRDefault="00830A71" w:rsidP="00830A71">
            <w:pPr>
              <w:ind w:firstLine="0"/>
            </w:pPr>
          </w:p>
        </w:tc>
        <w:tc>
          <w:tcPr>
            <w:tcW w:w="425" w:type="dxa"/>
            <w:shd w:val="clear" w:color="auto" w:fill="F2F2F2" w:themeFill="background1" w:themeFillShade="F2"/>
          </w:tcPr>
          <w:p w14:paraId="58BAEACA" w14:textId="77777777" w:rsidR="00830A71" w:rsidRDefault="00830A71" w:rsidP="00830A71">
            <w:pPr>
              <w:ind w:firstLine="0"/>
            </w:pPr>
          </w:p>
        </w:tc>
        <w:tc>
          <w:tcPr>
            <w:tcW w:w="425" w:type="dxa"/>
            <w:shd w:val="clear" w:color="auto" w:fill="9CC2E5" w:themeFill="accent5" w:themeFillTint="99"/>
          </w:tcPr>
          <w:p w14:paraId="15CE3E99" w14:textId="77777777" w:rsidR="00830A71" w:rsidRDefault="00830A71" w:rsidP="00830A71">
            <w:pPr>
              <w:ind w:firstLine="0"/>
            </w:pPr>
          </w:p>
        </w:tc>
        <w:tc>
          <w:tcPr>
            <w:tcW w:w="426" w:type="dxa"/>
            <w:shd w:val="clear" w:color="auto" w:fill="F2F2F2" w:themeFill="background1" w:themeFillShade="F2"/>
          </w:tcPr>
          <w:p w14:paraId="244426AF" w14:textId="77777777" w:rsidR="00830A71" w:rsidRDefault="00830A71" w:rsidP="00830A71">
            <w:pPr>
              <w:ind w:firstLine="0"/>
            </w:pPr>
          </w:p>
        </w:tc>
        <w:tc>
          <w:tcPr>
            <w:tcW w:w="425" w:type="dxa"/>
            <w:shd w:val="clear" w:color="auto" w:fill="F2F2F2" w:themeFill="background1" w:themeFillShade="F2"/>
          </w:tcPr>
          <w:p w14:paraId="658CDCC4" w14:textId="77777777" w:rsidR="00830A71" w:rsidRDefault="00830A71" w:rsidP="00830A71">
            <w:pPr>
              <w:ind w:firstLine="0"/>
            </w:pPr>
          </w:p>
        </w:tc>
        <w:tc>
          <w:tcPr>
            <w:tcW w:w="425" w:type="dxa"/>
            <w:shd w:val="clear" w:color="auto" w:fill="F2F2F2" w:themeFill="background1" w:themeFillShade="F2"/>
          </w:tcPr>
          <w:p w14:paraId="67FE3932" w14:textId="77777777" w:rsidR="00830A71" w:rsidRDefault="00830A71" w:rsidP="00830A71">
            <w:pPr>
              <w:ind w:firstLine="0"/>
            </w:pPr>
          </w:p>
        </w:tc>
        <w:tc>
          <w:tcPr>
            <w:tcW w:w="425" w:type="dxa"/>
            <w:shd w:val="clear" w:color="auto" w:fill="F2F2F2" w:themeFill="background1" w:themeFillShade="F2"/>
          </w:tcPr>
          <w:p w14:paraId="1EE525E2" w14:textId="77777777" w:rsidR="00830A71" w:rsidRDefault="00830A71" w:rsidP="00830A71">
            <w:pPr>
              <w:ind w:firstLine="0"/>
            </w:pPr>
          </w:p>
        </w:tc>
        <w:tc>
          <w:tcPr>
            <w:tcW w:w="426" w:type="dxa"/>
            <w:shd w:val="clear" w:color="auto" w:fill="F2F2F2" w:themeFill="background1" w:themeFillShade="F2"/>
          </w:tcPr>
          <w:p w14:paraId="57EB0619" w14:textId="77777777" w:rsidR="00830A71" w:rsidRDefault="00830A71" w:rsidP="00830A71">
            <w:pPr>
              <w:ind w:firstLine="0"/>
            </w:pPr>
          </w:p>
        </w:tc>
        <w:tc>
          <w:tcPr>
            <w:tcW w:w="425" w:type="dxa"/>
            <w:shd w:val="clear" w:color="auto" w:fill="F2F2F2" w:themeFill="background1" w:themeFillShade="F2"/>
          </w:tcPr>
          <w:p w14:paraId="6E55D35B" w14:textId="77777777" w:rsidR="00830A71" w:rsidRDefault="00830A71" w:rsidP="00830A71">
            <w:pPr>
              <w:ind w:firstLine="0"/>
            </w:pPr>
          </w:p>
        </w:tc>
        <w:tc>
          <w:tcPr>
            <w:tcW w:w="462" w:type="dxa"/>
            <w:shd w:val="clear" w:color="auto" w:fill="F2F2F2" w:themeFill="background1" w:themeFillShade="F2"/>
          </w:tcPr>
          <w:p w14:paraId="6D9A47F0" w14:textId="77777777" w:rsidR="00830A71" w:rsidRDefault="00830A71" w:rsidP="00830A71">
            <w:pPr>
              <w:keepNext/>
              <w:ind w:firstLine="0"/>
            </w:pPr>
          </w:p>
        </w:tc>
      </w:tr>
    </w:tbl>
    <w:p w14:paraId="7E9D1F3C" w14:textId="657AA305" w:rsidR="00830A71" w:rsidRDefault="00830A71" w:rsidP="00830A71">
      <w:pPr>
        <w:pStyle w:val="Descripcin"/>
        <w:keepNext/>
        <w:jc w:val="center"/>
      </w:pPr>
      <w:bookmarkStart w:id="46" w:name="_Toc32403609"/>
      <w:r>
        <w:t xml:space="preserve">Tabla </w:t>
      </w:r>
      <w:r w:rsidR="00C55D23">
        <w:fldChar w:fldCharType="begin"/>
      </w:r>
      <w:r w:rsidR="00C55D23">
        <w:instrText xml:space="preserve"> SEQ Tabla \* ARABIC </w:instrText>
      </w:r>
      <w:r w:rsidR="00C55D23">
        <w:fldChar w:fldCharType="separate"/>
      </w:r>
      <w:r w:rsidR="002C5B9B">
        <w:rPr>
          <w:noProof/>
        </w:rPr>
        <w:t>10</w:t>
      </w:r>
      <w:r w:rsidR="00C55D23">
        <w:rPr>
          <w:noProof/>
        </w:rPr>
        <w:fldChar w:fldCharType="end"/>
      </w:r>
      <w:r>
        <w:t xml:space="preserve"> Distribución tareas sprint 9</w:t>
      </w:r>
      <w:bookmarkEnd w:id="46"/>
    </w:p>
    <w:p w14:paraId="7C00D493" w14:textId="77777777" w:rsidR="00830A71" w:rsidRDefault="00830A71" w:rsidP="00830A71"/>
    <w:p w14:paraId="548EEFF6" w14:textId="70E2B5AD" w:rsidR="00E37DB1" w:rsidRDefault="00E37DB1" w:rsidP="00830A71">
      <w:pPr>
        <w:rPr>
          <w:rFonts w:eastAsiaTheme="majorEastAsia" w:cstheme="majorBidi"/>
          <w:b/>
          <w:color w:val="000000" w:themeColor="text1"/>
          <w:spacing w:val="-10"/>
          <w:kern w:val="28"/>
          <w:sz w:val="26"/>
          <w:szCs w:val="26"/>
        </w:rPr>
      </w:pPr>
      <w:r>
        <w:br w:type="page"/>
      </w:r>
    </w:p>
    <w:p w14:paraId="03D3BA64" w14:textId="4D551838" w:rsidR="0029363C" w:rsidRDefault="0029363C" w:rsidP="00543E0C">
      <w:pPr>
        <w:pStyle w:val="Ttulo2"/>
        <w:numPr>
          <w:ilvl w:val="0"/>
          <w:numId w:val="2"/>
        </w:numPr>
      </w:pPr>
      <w:bookmarkStart w:id="47" w:name="_Toc32403684"/>
      <w:r>
        <w:lastRenderedPageBreak/>
        <w:t>Estudio de viabilidad</w:t>
      </w:r>
      <w:r w:rsidR="00D8494A">
        <w:t xml:space="preserve"> económica</w:t>
      </w:r>
      <w:bookmarkEnd w:id="47"/>
    </w:p>
    <w:p w14:paraId="6CA2409A" w14:textId="77777777" w:rsidR="0029363C" w:rsidRDefault="008F7152" w:rsidP="0029363C">
      <w:r>
        <w:t>En este apartado se van a calcular los costes y beneficios que se podría obtener con la aplicación en caso de que fuera desarrollada en un marco empresarial real.</w:t>
      </w:r>
    </w:p>
    <w:p w14:paraId="27954F94" w14:textId="77777777" w:rsidR="008F7152" w:rsidRDefault="008F7152" w:rsidP="008F7152">
      <w:pPr>
        <w:pStyle w:val="Ttulo3"/>
      </w:pPr>
      <w:bookmarkStart w:id="48" w:name="_Toc32403685"/>
      <w:r>
        <w:t>Costes</w:t>
      </w:r>
      <w:bookmarkEnd w:id="48"/>
    </w:p>
    <w:p w14:paraId="261AAF84" w14:textId="77777777" w:rsidR="008F7152" w:rsidRDefault="008F7152" w:rsidP="0029363C">
      <w:r>
        <w:t>Primero se van a detallar todos los costes:</w:t>
      </w:r>
    </w:p>
    <w:p w14:paraId="68CC311E" w14:textId="69A25C72" w:rsidR="008F7152" w:rsidRDefault="008F7152" w:rsidP="00543E0C">
      <w:pPr>
        <w:pStyle w:val="Prrafodelista"/>
        <w:numPr>
          <w:ilvl w:val="0"/>
          <w:numId w:val="3"/>
        </w:numPr>
      </w:pPr>
      <w:r>
        <w:t>Empleado</w:t>
      </w:r>
      <w:r w:rsidR="0013615A">
        <w:t>s</w:t>
      </w:r>
      <w:r>
        <w:t>.</w:t>
      </w:r>
    </w:p>
    <w:p w14:paraId="7C8547C0" w14:textId="77777777" w:rsidR="008F7152" w:rsidRDefault="008F7152" w:rsidP="00543E0C">
      <w:pPr>
        <w:pStyle w:val="Prrafodelista"/>
        <w:numPr>
          <w:ilvl w:val="0"/>
          <w:numId w:val="3"/>
        </w:numPr>
      </w:pPr>
      <w:r>
        <w:t>Hardware.</w:t>
      </w:r>
    </w:p>
    <w:p w14:paraId="201E9A9F" w14:textId="1196CE9D" w:rsidR="008F7152" w:rsidRDefault="00F6343B" w:rsidP="00543E0C">
      <w:pPr>
        <w:pStyle w:val="Prrafodelista"/>
        <w:numPr>
          <w:ilvl w:val="0"/>
          <w:numId w:val="3"/>
        </w:numPr>
      </w:pPr>
      <w:r>
        <w:t>Software</w:t>
      </w:r>
      <w:r w:rsidR="008F7152">
        <w:t>.</w:t>
      </w:r>
    </w:p>
    <w:p w14:paraId="1A5FDC5A" w14:textId="7F5850A8" w:rsidR="008F7152" w:rsidRPr="008F7152" w:rsidRDefault="008F7152" w:rsidP="00B65FAD">
      <w:pPr>
        <w:pStyle w:val="Ttulo4"/>
      </w:pPr>
      <w:r w:rsidRPr="008F7152">
        <w:t>Empleado</w:t>
      </w:r>
      <w:r w:rsidR="0013615A">
        <w:t>s</w:t>
      </w:r>
    </w:p>
    <w:p w14:paraId="6A951A85" w14:textId="537DE017" w:rsidR="008F7152" w:rsidRDefault="00AD65C5" w:rsidP="008F7152">
      <w:r>
        <w:t xml:space="preserve">En este apartado se van a calcular los costes de recursos humanos que supondría este proyecto. Se calcula que se han invertido 300 hora de trabajo repartidas en 6 meses. Esto supone un trabajo de 12,5 horas semanales que redondearemos a 13 horas. Se hace una estimación del salario que va a recibir el alumno de 20€/hora, esto supone que el salario bruto del alumno será el siguiente: </w:t>
      </w:r>
    </w:p>
    <w:p w14:paraId="1F0ABF3B" w14:textId="5F077BA4" w:rsidR="00AD65C5" w:rsidRPr="00AD65C5" w:rsidRDefault="00AD65C5" w:rsidP="008F7152">
      <w:pPr>
        <w:rPr>
          <w:rFonts w:eastAsiaTheme="minorEastAsia"/>
        </w:rPr>
      </w:pPr>
      <m:oMathPara>
        <m:oMath>
          <m:r>
            <w:rPr>
              <w:rFonts w:ascii="Cambria Math" w:hAnsi="Cambria Math"/>
            </w:rPr>
            <m:t>13</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×20</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=1040€ al mes</m:t>
          </m:r>
        </m:oMath>
      </m:oMathPara>
    </w:p>
    <w:p w14:paraId="3D1F39F0" w14:textId="4F3DE246" w:rsidR="00AD65C5" w:rsidRDefault="00AD65C5" w:rsidP="008F7152">
      <w:pPr>
        <w:rPr>
          <w:rFonts w:eastAsiaTheme="minorEastAsia"/>
        </w:rPr>
      </w:pPr>
      <w:r>
        <w:rPr>
          <w:rFonts w:eastAsiaTheme="minorEastAsia"/>
        </w:rPr>
        <w:t xml:space="preserve">Esto se corresponde con el salario bruto del empleado, a esto se le añaden los impuestos que tiene que pagar la empresa y que pueden ser consultados pulsando </w:t>
      </w:r>
      <w:hyperlink r:id="rId102" w:history="1">
        <w:r w:rsidRPr="00AD65C5">
          <w:rPr>
            <w:rStyle w:val="Hipervnculo"/>
            <w:rFonts w:eastAsiaTheme="minorEastAsia"/>
          </w:rPr>
          <w:t>aquí</w:t>
        </w:r>
      </w:hyperlink>
      <w:r w:rsidR="00B2507B">
        <w:rPr>
          <w:rFonts w:eastAsiaTheme="minorEastAsia"/>
        </w:rPr>
        <w:fldChar w:fldCharType="begin"/>
      </w:r>
      <w:r w:rsidR="00693A99">
        <w:rPr>
          <w:rFonts w:eastAsiaTheme="minorEastAsia"/>
        </w:rPr>
        <w:instrText xml:space="preserve"> ADDIN ZOTERO_ITEM CSL_CITATION {"citationID":"DUyiKb47","properties":{"formattedCitation":"(1)","plainCitation":"(1)","noteIndex":0},"citationItems":[{"id":165,"uris":["http://zotero.org/users/local/7KpN74TT/items/MSM4E88J"],"uri":["http://zotero.org/users/local/7KpN74TT/items/MSM4E88J"],"itemData":{"id":165,"type":"webpage","title":"Seguridad Social: Cotización / Recaudación de Trabajadores","URL":"http://www.seg-social.es/wps/portal/wss/internet/Trabajadores/CotizacionRecaudacionTrabajadores/36537?changeLanguage=es","accessed":{"date-parts":[["2020",2,5]]}}}],"schema":"https://github.com/citation-style-language/schema/raw/master/csl-citation.json"} </w:instrText>
      </w:r>
      <w:r w:rsidR="00B2507B">
        <w:rPr>
          <w:rFonts w:eastAsiaTheme="minorEastAsia"/>
        </w:rPr>
        <w:fldChar w:fldCharType="separate"/>
      </w:r>
      <w:r w:rsidR="00693A99" w:rsidRPr="00693A99">
        <w:rPr>
          <w:rFonts w:cs="Liberation Serif"/>
        </w:rPr>
        <w:t>(1)</w:t>
      </w:r>
      <w:r w:rsidR="00B2507B">
        <w:rPr>
          <w:rFonts w:eastAsiaTheme="minorEastAsia"/>
        </w:rPr>
        <w:fldChar w:fldCharType="end"/>
      </w:r>
      <w:r>
        <w:rPr>
          <w:rFonts w:eastAsiaTheme="minorEastAsia"/>
        </w:rPr>
        <w:t>.</w:t>
      </w:r>
      <w:r w:rsidR="00B2507B">
        <w:rPr>
          <w:rFonts w:eastAsiaTheme="minorEastAsia"/>
        </w:rPr>
        <w:t xml:space="preserve"> Estos impuestos se corresponden con:</w:t>
      </w:r>
    </w:p>
    <w:p w14:paraId="2831782B" w14:textId="0C5EF48B" w:rsidR="00B2507B" w:rsidRDefault="00B2507B" w:rsidP="00B2507B">
      <w:pPr>
        <w:pStyle w:val="Prrafodelista"/>
        <w:numPr>
          <w:ilvl w:val="0"/>
          <w:numId w:val="58"/>
        </w:numPr>
      </w:pPr>
      <w:r>
        <w:t>26,3% de contingencias.</w:t>
      </w:r>
    </w:p>
    <w:p w14:paraId="31D81E7C" w14:textId="68331B09" w:rsidR="00B2507B" w:rsidRDefault="00B2507B" w:rsidP="00B2507B">
      <w:pPr>
        <w:pStyle w:val="Prrafodelista"/>
        <w:numPr>
          <w:ilvl w:val="0"/>
          <w:numId w:val="58"/>
        </w:numPr>
      </w:pPr>
      <w:r>
        <w:t>5,5% de desempleo.</w:t>
      </w:r>
    </w:p>
    <w:p w14:paraId="0BA10F39" w14:textId="08B1B017" w:rsidR="00B2507B" w:rsidRDefault="00B2507B" w:rsidP="00B2507B">
      <w:pPr>
        <w:pStyle w:val="Prrafodelista"/>
        <w:numPr>
          <w:ilvl w:val="0"/>
          <w:numId w:val="58"/>
        </w:numPr>
      </w:pPr>
      <w:r>
        <w:t>0.20% de FOGASA.</w:t>
      </w:r>
    </w:p>
    <w:p w14:paraId="23BD06C6" w14:textId="2F33ED86" w:rsidR="00B2507B" w:rsidRDefault="00B2507B" w:rsidP="00B2507B">
      <w:pPr>
        <w:pStyle w:val="Prrafodelista"/>
        <w:numPr>
          <w:ilvl w:val="0"/>
          <w:numId w:val="58"/>
        </w:numPr>
      </w:pPr>
      <w:r>
        <w:rPr>
          <w:noProof/>
        </w:rPr>
        <w:lastRenderedPageBreak/>
        <mc:AlternateContent>
          <mc:Choice Requires="wps">
            <w:drawing>
              <wp:anchor distT="0" distB="0" distL="114300" distR="114300" simplePos="0" relativeHeight="251913216" behindDoc="1" locked="0" layoutInCell="1" allowOverlap="1" wp14:anchorId="762BFA7A" wp14:editId="7B1A9312">
                <wp:simplePos x="0" y="0"/>
                <wp:positionH relativeFrom="column">
                  <wp:posOffset>0</wp:posOffset>
                </wp:positionH>
                <wp:positionV relativeFrom="paragraph">
                  <wp:posOffset>4594225</wp:posOffset>
                </wp:positionV>
                <wp:extent cx="5400040" cy="635"/>
                <wp:effectExtent l="0" t="0" r="0" b="0"/>
                <wp:wrapTight wrapText="bothSides">
                  <wp:wrapPolygon edited="0">
                    <wp:start x="0" y="0"/>
                    <wp:lineTo x="0" y="21600"/>
                    <wp:lineTo x="21600" y="21600"/>
                    <wp:lineTo x="21600" y="0"/>
                  </wp:wrapPolygon>
                </wp:wrapTight>
                <wp:docPr id="93" name="Cuadro de texto 9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42A93A" w14:textId="2A1F2319" w:rsidR="00E37DB1" w:rsidRPr="00896208" w:rsidRDefault="00E37DB1" w:rsidP="00B2507B">
                            <w:pPr>
                              <w:pStyle w:val="Descripcin"/>
                              <w:jc w:val="center"/>
                              <w:rPr>
                                <w:noProof/>
                              </w:rPr>
                            </w:pPr>
                            <w:bookmarkStart w:id="49" w:name="_Toc32332763"/>
                            <w:r>
                              <w:t xml:space="preserve">Figura </w:t>
                            </w:r>
                            <w:r w:rsidR="00C55D23">
                              <w:fldChar w:fldCharType="begin"/>
                            </w:r>
                            <w:r w:rsidR="00C55D23">
                              <w:instrText xml:space="preserve"> SEQ Ilustración \* ARABIC </w:instrText>
                            </w:r>
                            <w:r w:rsidR="00C55D23">
                              <w:fldChar w:fldCharType="separate"/>
                            </w:r>
                            <w:r w:rsidR="002C5B9B">
                              <w:rPr>
                                <w:noProof/>
                              </w:rPr>
                              <w:t>10</w:t>
                            </w:r>
                            <w:r w:rsidR="00C55D23">
                              <w:rPr>
                                <w:noProof/>
                              </w:rPr>
                              <w:fldChar w:fldCharType="end"/>
                            </w:r>
                            <w:r>
                              <w:t xml:space="preserve"> Impuestos salario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BFA7A" id="Cuadro de texto 93" o:spid="_x0000_s1035" type="#_x0000_t202" style="position:absolute;left:0;text-align:left;margin-left:0;margin-top:361.75pt;width:425.2pt;height:.05pt;z-index:-25140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" stroked="f">
                <v:textbox style="mso-fit-shape-to-text:t" inset="0,0,0,0">
                  <w:txbxContent>
                    <w:p w14:paraId="1E42A93A" w14:textId="2A1F2319" w:rsidR="00E37DB1" w:rsidRPr="00896208" w:rsidRDefault="00E37DB1" w:rsidP="00B2507B">
                      <w:pPr>
                        <w:pStyle w:val="Descripcin"/>
                        <w:jc w:val="center"/>
                        <w:rPr>
                          <w:noProof/>
                        </w:rPr>
                      </w:pPr>
                      <w:bookmarkStart w:id="50" w:name="_Toc32332763"/>
                      <w:r>
                        <w:t xml:space="preserve">Figura </w:t>
                      </w:r>
                      <w:r w:rsidR="00C55D23">
                        <w:fldChar w:fldCharType="begin"/>
                      </w:r>
                      <w:r w:rsidR="00C55D23">
                        <w:instrText xml:space="preserve"> SEQ Ilustración \* ARABIC </w:instrText>
                      </w:r>
                      <w:r w:rsidR="00C55D23">
                        <w:fldChar w:fldCharType="separate"/>
                      </w:r>
                      <w:r w:rsidR="002C5B9B">
                        <w:rPr>
                          <w:noProof/>
                        </w:rPr>
                        <w:t>10</w:t>
                      </w:r>
                      <w:r w:rsidR="00C55D23">
                        <w:rPr>
                          <w:noProof/>
                        </w:rPr>
                        <w:fldChar w:fldCharType="end"/>
                      </w:r>
                      <w:r>
                        <w:t xml:space="preserve"> Impuestos salario</w:t>
                      </w:r>
                      <w:bookmarkEnd w:id="50"/>
                    </w:p>
                  </w:txbxContent>
                </v:textbox>
                <w10:wrap type="tight"/>
              </v:shape>
            </w:pict>
          </mc:Fallback>
        </mc:AlternateContent>
      </w:r>
      <w:r>
        <w:rPr>
          <w:noProof/>
        </w:rPr>
        <w:drawing>
          <wp:anchor distT="0" distB="0" distL="114300" distR="114300" simplePos="0" relativeHeight="251911168" behindDoc="1" locked="0" layoutInCell="1" allowOverlap="1" wp14:anchorId="3D870B8D" wp14:editId="2F98ACF1">
            <wp:simplePos x="0" y="0"/>
            <wp:positionH relativeFrom="margin">
              <wp:align>right</wp:align>
            </wp:positionH>
            <wp:positionV relativeFrom="paragraph">
              <wp:posOffset>248920</wp:posOffset>
            </wp:positionV>
            <wp:extent cx="5400040" cy="4288155"/>
            <wp:effectExtent l="0" t="0" r="0" b="0"/>
            <wp:wrapTight wrapText="bothSides">
              <wp:wrapPolygon edited="0">
                <wp:start x="0" y="0"/>
                <wp:lineTo x="0" y="21494"/>
                <wp:lineTo x="21488" y="21494"/>
                <wp:lineTo x="21488" y="0"/>
                <wp:lineTo x="0" y="0"/>
              </wp:wrapPolygon>
            </wp:wrapTight>
            <wp:docPr id="92" name="Imagen 9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puestos.PNG"/>
                    <pic:cNvPicPr/>
                  </pic:nvPicPr>
                  <pic:blipFill>
                    <a:blip r:embed="rId103">
                      <a:extLst>
                        <a:ext uri="{28A0092B-C50C-407E-A947-70E740481C1C}">
                          <a14:useLocalDpi xmlns:a14="http://schemas.microsoft.com/office/drawing/2010/main" val="0"/>
                        </a:ext>
                      </a:extLst>
                    </a:blip>
                    <a:stretch>
                      <a:fillRect/>
                    </a:stretch>
                  </pic:blipFill>
                  <pic:spPr>
                    <a:xfrm>
                      <a:off x="0" y="0"/>
                      <a:ext cx="5400040" cy="4288155"/>
                    </a:xfrm>
                    <a:prstGeom prst="rect">
                      <a:avLst/>
                    </a:prstGeom>
                  </pic:spPr>
                </pic:pic>
              </a:graphicData>
            </a:graphic>
          </wp:anchor>
        </w:drawing>
      </w:r>
      <w:r>
        <w:t>0.60% de formación profesional.</w:t>
      </w:r>
    </w:p>
    <w:p w14:paraId="6C9F552D" w14:textId="40EDAFB8" w:rsidR="00B2507B" w:rsidRDefault="00B2507B" w:rsidP="00B2507B">
      <w:r>
        <w:t>Por tanto, teniendo en cuenta dichos impuestos, nos sale que la empresa tiene que pagar por este empleado:</w:t>
      </w:r>
    </w:p>
    <w:p w14:paraId="797AEC7F" w14:textId="2721FBBF" w:rsidR="00B2507B" w:rsidRPr="00B2507B" w:rsidRDefault="00C55D23" w:rsidP="00B2507B">
      <w:pPr>
        <w:rPr>
          <w:rFonts w:eastAsiaTheme="minorEastAsia"/>
        </w:rPr>
      </w:pPr>
      <m:oMathPara>
        <m:oMath>
          <m:f>
            <m:fPr>
              <m:ctrlPr>
                <w:rPr>
                  <w:rFonts w:ascii="Cambria Math" w:hAnsi="Cambria Math"/>
                  <w:i/>
                </w:rPr>
              </m:ctrlPr>
            </m:fPr>
            <m:num>
              <m:r>
                <w:rPr>
                  <w:rFonts w:ascii="Cambria Math" w:hAnsi="Cambria Math"/>
                </w:rPr>
                <m:t>1040</m:t>
              </m:r>
              <m:f>
                <m:fPr>
                  <m:ctrlPr>
                    <w:rPr>
                      <w:rFonts w:ascii="Cambria Math" w:hAnsi="Cambria Math"/>
                      <w:i/>
                    </w:rPr>
                  </m:ctrlPr>
                </m:fPr>
                <m:num>
                  <m:r>
                    <w:rPr>
                      <w:rFonts w:ascii="Cambria Math" w:hAnsi="Cambria Math"/>
                    </w:rPr>
                    <m:t>€</m:t>
                  </m:r>
                </m:num>
                <m:den>
                  <m:r>
                    <w:rPr>
                      <w:rFonts w:ascii="Cambria Math" w:hAnsi="Cambria Math"/>
                    </w:rPr>
                    <m:t>mes</m:t>
                  </m:r>
                </m:den>
              </m:f>
            </m:num>
            <m:den>
              <m:r>
                <w:rPr>
                  <w:rFonts w:ascii="Cambria Math" w:hAnsi="Cambria Math"/>
                </w:rPr>
                <m:t>1-(0,236+0,055+0,002+0,006)</m:t>
              </m:r>
            </m:den>
          </m:f>
          <m:r>
            <w:rPr>
              <w:rFonts w:ascii="Cambria Math" w:hAnsi="Cambria Math"/>
            </w:rPr>
            <m:t>=1484€/mes</m:t>
          </m:r>
        </m:oMath>
      </m:oMathPara>
    </w:p>
    <w:p w14:paraId="72B45205" w14:textId="06011ACE" w:rsidR="00B2507B" w:rsidRDefault="00B2507B" w:rsidP="00B2507B">
      <w:pPr>
        <w:rPr>
          <w:rFonts w:eastAsiaTheme="minorEastAsia"/>
        </w:rPr>
      </w:pPr>
      <w:r>
        <w:rPr>
          <w:rFonts w:eastAsiaTheme="minorEastAsia"/>
        </w:rPr>
        <w:t>Además, se dispone de dos profesores tutelando al alumno, con amplios conocimientos en el tema, por tanto, es lógico que el pago por sus servicios sea mayor (40€/hora). Los tutores, van a guiar al alumno a lo largo del proyecto trabajando un total de 2 horas/semana. Por tanto:</w:t>
      </w:r>
    </w:p>
    <w:p w14:paraId="736E03C9" w14:textId="155A12C7" w:rsidR="00B2507B" w:rsidRPr="00AB6732" w:rsidRDefault="00B2507B" w:rsidP="00B2507B">
      <w:pPr>
        <w:rPr>
          <w:rFonts w:eastAsiaTheme="minorEastAsia"/>
        </w:rPr>
      </w:pPr>
      <m:oMathPara>
        <m:oMath>
          <m:r>
            <w:rPr>
              <w:rFonts w:ascii="Cambria Math" w:hAnsi="Cambria Math"/>
            </w:rPr>
            <m:t>2</m:t>
          </m:r>
          <m:f>
            <m:fPr>
              <m:ctrlPr>
                <w:rPr>
                  <w:rFonts w:ascii="Cambria Math" w:hAnsi="Cambria Math"/>
                  <w:i/>
                </w:rPr>
              </m:ctrlPr>
            </m:fPr>
            <m:num>
              <m:r>
                <w:rPr>
                  <w:rFonts w:ascii="Cambria Math" w:hAnsi="Cambria Math"/>
                </w:rPr>
                <m:t>horas</m:t>
              </m:r>
            </m:num>
            <m:den>
              <m:r>
                <w:rPr>
                  <w:rFonts w:ascii="Cambria Math" w:hAnsi="Cambria Math"/>
                </w:rPr>
                <m:t>semana</m:t>
              </m:r>
            </m:den>
          </m:f>
          <m:r>
            <w:rPr>
              <w:rFonts w:ascii="Cambria Math" w:hAnsi="Cambria Math"/>
            </w:rPr>
            <m:t>×40</m:t>
          </m:r>
          <m:f>
            <m:fPr>
              <m:ctrlPr>
                <w:rPr>
                  <w:rFonts w:ascii="Cambria Math" w:hAnsi="Cambria Math"/>
                  <w:i/>
                </w:rPr>
              </m:ctrlPr>
            </m:fPr>
            <m:num>
              <m:r>
                <w:rPr>
                  <w:rFonts w:ascii="Cambria Math" w:hAnsi="Cambria Math"/>
                </w:rPr>
                <m:t>€</m:t>
              </m:r>
            </m:num>
            <m:den>
              <m:r>
                <w:rPr>
                  <w:rFonts w:ascii="Cambria Math" w:hAnsi="Cambria Math"/>
                </w:rPr>
                <m:t>hora</m:t>
              </m:r>
            </m:den>
          </m:f>
          <m:r>
            <w:rPr>
              <w:rFonts w:ascii="Cambria Math" w:hAnsi="Cambria Math"/>
            </w:rPr>
            <m:t>×4</m:t>
          </m:r>
          <m:f>
            <m:fPr>
              <m:ctrlPr>
                <w:rPr>
                  <w:rFonts w:ascii="Cambria Math" w:hAnsi="Cambria Math"/>
                  <w:i/>
                </w:rPr>
              </m:ctrlPr>
            </m:fPr>
            <m:num>
              <m:r>
                <w:rPr>
                  <w:rFonts w:ascii="Cambria Math" w:hAnsi="Cambria Math"/>
                </w:rPr>
                <m:t>semanas</m:t>
              </m:r>
            </m:num>
            <m:den>
              <m:r>
                <w:rPr>
                  <w:rFonts w:ascii="Cambria Math" w:hAnsi="Cambria Math"/>
                </w:rPr>
                <m:t>mes</m:t>
              </m:r>
            </m:den>
          </m:f>
          <m:r>
            <w:rPr>
              <w:rFonts w:ascii="Cambria Math" w:hAnsi="Cambria Math"/>
            </w:rPr>
            <m:t>=320€ al mes por profesor</m:t>
          </m:r>
        </m:oMath>
      </m:oMathPara>
    </w:p>
    <w:p w14:paraId="3B8F1BAF" w14:textId="485DD9BB" w:rsidR="00AB6732" w:rsidRDefault="00AB6732" w:rsidP="00B2507B">
      <w:pPr>
        <w:rPr>
          <w:rFonts w:eastAsiaTheme="minorEastAsia"/>
        </w:rPr>
      </w:pPr>
      <w:r>
        <w:rPr>
          <w:rFonts w:eastAsiaTheme="minorEastAsia"/>
        </w:rPr>
        <w:t>Son entonces, 640€ brutos entre los dos profesores que habrá que sumar los impuestos que ello conlleva:</w:t>
      </w:r>
    </w:p>
    <w:p w14:paraId="5376C70E" w14:textId="45E574F3" w:rsidR="00AB6732" w:rsidRPr="00AB6732" w:rsidRDefault="00C55D23" w:rsidP="00B2507B">
      <w:pPr>
        <w:rPr>
          <w:rFonts w:eastAsiaTheme="minorEastAsia"/>
        </w:rPr>
      </w:pPr>
      <m:oMathPara>
        <m:oMath>
          <m:f>
            <m:fPr>
              <m:ctrlPr>
                <w:rPr>
                  <w:rFonts w:ascii="Cambria Math" w:hAnsi="Cambria Math"/>
                  <w:i/>
                </w:rPr>
              </m:ctrlPr>
            </m:fPr>
            <m:num>
              <m:f>
                <m:fPr>
                  <m:ctrlPr>
                    <w:rPr>
                      <w:rFonts w:ascii="Cambria Math" w:hAnsi="Cambria Math"/>
                      <w:i/>
                    </w:rPr>
                  </m:ctrlPr>
                </m:fPr>
                <m:num>
                  <m:r>
                    <w:rPr>
                      <w:rFonts w:ascii="Cambria Math" w:hAnsi="Cambria Math"/>
                    </w:rPr>
                    <m:t>640€</m:t>
                  </m:r>
                </m:num>
                <m:den>
                  <m:r>
                    <w:rPr>
                      <w:rFonts w:ascii="Cambria Math" w:hAnsi="Cambria Math"/>
                    </w:rPr>
                    <m:t>mes</m:t>
                  </m:r>
                </m:den>
              </m:f>
            </m:num>
            <m:den>
              <m:r>
                <w:rPr>
                  <w:rFonts w:ascii="Cambria Math" w:hAnsi="Cambria Math"/>
                </w:rPr>
                <m:t>1-(0.236+0.055+0.002+0.006)</m:t>
              </m:r>
            </m:den>
          </m:f>
          <m:r>
            <w:rPr>
              <w:rFonts w:ascii="Cambria Math" w:hAnsi="Cambria Math"/>
            </w:rPr>
            <m:t>=913€ al mes entre los dos profesores</m:t>
          </m:r>
        </m:oMath>
      </m:oMathPara>
    </w:p>
    <w:p w14:paraId="0EC45B75" w14:textId="6E3B9B0D" w:rsidR="00AB6732" w:rsidRDefault="00AB6732" w:rsidP="00B2507B">
      <w:r>
        <w:rPr>
          <w:rFonts w:eastAsiaTheme="minorEastAsia"/>
        </w:rPr>
        <w:t>Con lo cual, finalmente, la empresa tendrá que pagar un coste mensual de 2397€. El proyecto ha sido realizado a lo largo de seis meses, por tanto, el coste total que la empresa va a tener que pagar será: 14382€</w:t>
      </w:r>
    </w:p>
    <w:p w14:paraId="75275880" w14:textId="77777777" w:rsidR="008F7152" w:rsidRPr="008F7152" w:rsidRDefault="008F7152" w:rsidP="00B65FAD">
      <w:pPr>
        <w:pStyle w:val="Ttulo4"/>
      </w:pPr>
      <w:r w:rsidRPr="008F7152">
        <w:lastRenderedPageBreak/>
        <w:t>Hardware</w:t>
      </w:r>
    </w:p>
    <w:p w14:paraId="017B0DD5" w14:textId="77777777" w:rsidR="008F7152" w:rsidRDefault="008F7152" w:rsidP="008F7152">
      <w:r>
        <w:t>Para realizar el proyecto ha hecho falta un ordenador portátil para todo el desarrollo y pruebas en ordenador, y un dispositivo móvil para hacer las pruebas en móvil con el fin de comprobar la compatibilidad con diferentes dispositivos.</w:t>
      </w:r>
    </w:p>
    <w:p w14:paraId="68CE4412" w14:textId="306AD0CE" w:rsidR="008F7152" w:rsidRDefault="00AB6732" w:rsidP="008F7152">
      <w:r>
        <w:t>El ordenador ha costado un total de 1000€ que se van a amortizar en 4 años, por tanto:</w:t>
      </w:r>
    </w:p>
    <w:p w14:paraId="0CD93978" w14:textId="466A4CFD" w:rsidR="00AB6732" w:rsidRPr="00AB6732" w:rsidRDefault="00C55D23" w:rsidP="008F7152">
      <w:pPr>
        <w:rPr>
          <w:rFonts w:eastAsiaTheme="minorEastAsia"/>
        </w:rPr>
      </w:pPr>
      <m:oMathPara>
        <m:oMath>
          <m:f>
            <m:fPr>
              <m:ctrlPr>
                <w:rPr>
                  <w:rFonts w:ascii="Cambria Math" w:hAnsi="Cambria Math"/>
                  <w:i/>
                </w:rPr>
              </m:ctrlPr>
            </m:fPr>
            <m:num>
              <m:r>
                <w:rPr>
                  <w:rFonts w:ascii="Cambria Math" w:hAnsi="Cambria Math"/>
                </w:rPr>
                <m:t>1000€</m:t>
              </m:r>
            </m:num>
            <m:den>
              <m:r>
                <w:rPr>
                  <w:rFonts w:ascii="Cambria Math" w:hAnsi="Cambria Math"/>
                </w:rPr>
                <m:t>4 años</m:t>
              </m:r>
            </m:den>
          </m:f>
          <m:r>
            <w:rPr>
              <w:rFonts w:ascii="Cambria Math" w:hAnsi="Cambria Math"/>
            </w:rPr>
            <m:t>=250€ por año</m:t>
          </m:r>
        </m:oMath>
      </m:oMathPara>
    </w:p>
    <w:p w14:paraId="77185D33" w14:textId="00446410" w:rsidR="00AB6732" w:rsidRDefault="00AB6732" w:rsidP="008F7152">
      <w:pPr>
        <w:rPr>
          <w:rFonts w:eastAsiaTheme="minorEastAsia"/>
        </w:rPr>
      </w:pPr>
      <w:r>
        <w:rPr>
          <w:rFonts w:eastAsiaTheme="minorEastAsia"/>
        </w:rPr>
        <w:t>Como el proyecto no ha durado un año, sino que ha supuesto 6 meses, medio año, el coste de la amortización será de 125€.</w:t>
      </w:r>
    </w:p>
    <w:p w14:paraId="2835A07D" w14:textId="2AC94525" w:rsidR="00AB6732" w:rsidRDefault="00AB6732" w:rsidP="008F7152">
      <w:pPr>
        <w:rPr>
          <w:rFonts w:eastAsiaTheme="minorEastAsia"/>
        </w:rPr>
      </w:pPr>
      <w:r>
        <w:rPr>
          <w:rFonts w:eastAsiaTheme="minorEastAsia"/>
        </w:rPr>
        <w:t>Además, como se ha mencionado, también se dispone de un dispositivo móvil para la realización de pruebas que ha costado 200€</w:t>
      </w:r>
      <w:r w:rsidR="00727232">
        <w:rPr>
          <w:rFonts w:eastAsiaTheme="minorEastAsia"/>
        </w:rPr>
        <w:t xml:space="preserve"> y se amortizará también en 4 años, de tal forma que serán:</w:t>
      </w:r>
    </w:p>
    <w:p w14:paraId="066E6CFE" w14:textId="23411EE7" w:rsidR="00727232" w:rsidRPr="00727232" w:rsidRDefault="00C55D23" w:rsidP="008F7152">
      <w:pPr>
        <w:rPr>
          <w:rFonts w:eastAsiaTheme="minorEastAsia"/>
        </w:rPr>
      </w:pPr>
      <m:oMathPara>
        <m:oMath>
          <m:f>
            <m:fPr>
              <m:ctrlPr>
                <w:rPr>
                  <w:rFonts w:ascii="Cambria Math" w:hAnsi="Cambria Math"/>
                  <w:i/>
                </w:rPr>
              </m:ctrlPr>
            </m:fPr>
            <m:num>
              <m:r>
                <w:rPr>
                  <w:rFonts w:ascii="Cambria Math" w:hAnsi="Cambria Math"/>
                </w:rPr>
                <m:t>200€</m:t>
              </m:r>
            </m:num>
            <m:den>
              <m:r>
                <w:rPr>
                  <w:rFonts w:ascii="Cambria Math" w:hAnsi="Cambria Math"/>
                </w:rPr>
                <m:t>4años</m:t>
              </m:r>
            </m:den>
          </m:f>
          <m:r>
            <w:rPr>
              <w:rFonts w:ascii="Cambria Math" w:hAnsi="Cambria Math"/>
            </w:rPr>
            <m:t>=50€ por año</m:t>
          </m:r>
        </m:oMath>
      </m:oMathPara>
    </w:p>
    <w:p w14:paraId="144B415D" w14:textId="01D79A87" w:rsidR="00727232" w:rsidRDefault="00727232" w:rsidP="008F7152">
      <w:pPr>
        <w:rPr>
          <w:rFonts w:eastAsiaTheme="minorEastAsia"/>
        </w:rPr>
      </w:pPr>
      <w:r>
        <w:rPr>
          <w:rFonts w:eastAsiaTheme="minorEastAsia"/>
        </w:rPr>
        <w:t>Al igual que antes, se ha trabajado durante 6 meses en el proyecto, por tanto, el coste de amortización va a ser de 25€.</w:t>
      </w:r>
    </w:p>
    <w:p w14:paraId="6599991D" w14:textId="14CC63F7" w:rsidR="00727232" w:rsidRDefault="00727232" w:rsidP="008F7152">
      <w:r>
        <w:rPr>
          <w:rFonts w:eastAsiaTheme="minorEastAsia"/>
        </w:rPr>
        <w:t>Con esto sale un total de 250€ + 25€ = 275€ de costes de hardware.</w:t>
      </w:r>
    </w:p>
    <w:p w14:paraId="4C166060" w14:textId="77777777" w:rsidR="008F7152" w:rsidRPr="008F7152" w:rsidRDefault="008F7152" w:rsidP="00B65FAD">
      <w:pPr>
        <w:pStyle w:val="Ttulo4"/>
      </w:pPr>
      <w:r w:rsidRPr="008F7152">
        <w:t>Software</w:t>
      </w:r>
    </w:p>
    <w:p w14:paraId="117C0F28" w14:textId="7A422DD6" w:rsidR="008F7152" w:rsidRDefault="008F7152" w:rsidP="008F7152">
      <w:r>
        <w:t>Para este proyecto todas las herramientas software han sido gratuitas excepto el sistema operativo empleado para ello. Dicho sistema ha sido el Windows 10 Home, valorado en 145</w:t>
      </w:r>
      <w:r w:rsidR="0013615A">
        <w:t>,</w:t>
      </w:r>
      <w:r>
        <w:t>00€</w:t>
      </w:r>
      <w:r w:rsidR="00727232">
        <w:t>.</w:t>
      </w:r>
    </w:p>
    <w:p w14:paraId="3C78FCC1" w14:textId="7945297F" w:rsidR="00727232" w:rsidRDefault="00727232" w:rsidP="008F7152">
      <w:r>
        <w:t xml:space="preserve">También se ha empleado el paquete de Office para la realización de la documentación. Este paquete para empresas </w:t>
      </w:r>
      <w:r w:rsidR="0013615A">
        <w:t>está</w:t>
      </w:r>
      <w:r>
        <w:t xml:space="preserve"> valorado en 8</w:t>
      </w:r>
      <w:r w:rsidR="0013615A">
        <w:t>,</w:t>
      </w:r>
      <w:r>
        <w:t>80€ al mes. Ambos productos tienen una amortización de 4 años, por tanto:</w:t>
      </w:r>
    </w:p>
    <w:p w14:paraId="0E302D09" w14:textId="70C3E3EB" w:rsidR="00727232" w:rsidRDefault="00727232" w:rsidP="00727232">
      <w:pPr>
        <w:pStyle w:val="Prrafodelista"/>
        <w:numPr>
          <w:ilvl w:val="0"/>
          <w:numId w:val="59"/>
        </w:numPr>
      </w:pPr>
      <w:r>
        <w:t>Costes Windows 10 Home:</w:t>
      </w:r>
    </w:p>
    <w:p w14:paraId="4A154044" w14:textId="31A1C152" w:rsidR="00727232" w:rsidRPr="00727232" w:rsidRDefault="00C55D23" w:rsidP="00727232">
      <w:pPr>
        <w:rPr>
          <w:rFonts w:eastAsiaTheme="minorEastAsia"/>
          <w:bCs/>
        </w:rPr>
      </w:pPr>
      <m:oMathPara>
        <m:oMath>
          <m:f>
            <m:fPr>
              <m:ctrlPr>
                <w:rPr>
                  <w:rFonts w:ascii="Cambria Math" w:hAnsi="Cambria Math"/>
                  <w:bCs/>
                </w:rPr>
              </m:ctrlPr>
            </m:fPr>
            <m:num>
              <m:r>
                <m:rPr>
                  <m:sty m:val="p"/>
                </m:rPr>
                <w:rPr>
                  <w:rFonts w:ascii="Cambria Math" w:hAnsi="Cambria Math"/>
                </w:rPr>
                <m:t>145€</m:t>
              </m:r>
            </m:num>
            <m:den>
              <m:r>
                <m:rPr>
                  <m:sty m:val="p"/>
                </m:rPr>
                <w:rPr>
                  <w:rFonts w:ascii="Cambria Math" w:hAnsi="Cambria Math"/>
                </w:rPr>
                <m:t>4 años</m:t>
              </m:r>
            </m:den>
          </m:f>
          <m:r>
            <w:rPr>
              <w:rFonts w:ascii="Cambria Math" w:hAnsi="Cambria Math"/>
            </w:rPr>
            <m:t>=36,25€ al año</m:t>
          </m:r>
        </m:oMath>
      </m:oMathPara>
    </w:p>
    <w:p w14:paraId="0347543D" w14:textId="4EF14142" w:rsidR="00727232" w:rsidRDefault="00727232" w:rsidP="00727232">
      <w:pPr>
        <w:pStyle w:val="Prrafodelista"/>
        <w:numPr>
          <w:ilvl w:val="0"/>
          <w:numId w:val="59"/>
        </w:numPr>
        <w:rPr>
          <w:bCs/>
        </w:rPr>
      </w:pPr>
      <w:r>
        <w:rPr>
          <w:bCs/>
        </w:rPr>
        <w:t>Costes Office: el paquete cuesta 8.80€</w:t>
      </w:r>
      <w:r w:rsidR="0013615A">
        <w:rPr>
          <w:bCs/>
        </w:rPr>
        <w:t xml:space="preserve"> al mes, el proyecto ha durado 6 meses por tanto ha costado un total de 52.8€:</w:t>
      </w:r>
    </w:p>
    <w:p w14:paraId="186150A1" w14:textId="78F600E8" w:rsidR="0013615A" w:rsidRPr="0013615A" w:rsidRDefault="00C55D23" w:rsidP="0013615A">
      <w:pPr>
        <w:rPr>
          <w:rFonts w:eastAsiaTheme="minorEastAsia"/>
          <w:bCs/>
        </w:rPr>
      </w:pPr>
      <m:oMathPara>
        <m:oMath>
          <m:f>
            <m:fPr>
              <m:ctrlPr>
                <w:rPr>
                  <w:rFonts w:ascii="Cambria Math" w:hAnsi="Cambria Math"/>
                  <w:bCs/>
                  <w:i/>
                </w:rPr>
              </m:ctrlPr>
            </m:fPr>
            <m:num>
              <m:r>
                <w:rPr>
                  <w:rFonts w:ascii="Cambria Math" w:hAnsi="Cambria Math"/>
                </w:rPr>
                <m:t>52.8€</m:t>
              </m:r>
            </m:num>
            <m:den>
              <m:r>
                <w:rPr>
                  <w:rFonts w:ascii="Cambria Math" w:hAnsi="Cambria Math"/>
                </w:rPr>
                <m:t>4 años</m:t>
              </m:r>
            </m:den>
          </m:f>
          <m:r>
            <w:rPr>
              <w:rFonts w:ascii="Cambria Math" w:hAnsi="Cambria Math"/>
            </w:rPr>
            <m:t>=13,2€ al año</m:t>
          </m:r>
        </m:oMath>
      </m:oMathPara>
    </w:p>
    <w:p w14:paraId="22C7307A" w14:textId="78820F14" w:rsidR="0013615A" w:rsidRDefault="0013615A" w:rsidP="0013615A">
      <w:pPr>
        <w:rPr>
          <w:rFonts w:eastAsiaTheme="minorEastAsia"/>
          <w:bCs/>
        </w:rPr>
      </w:pPr>
      <w:r>
        <w:rPr>
          <w:rFonts w:eastAsiaTheme="minorEastAsia"/>
          <w:bCs/>
        </w:rPr>
        <w:t>Por tanto, como el proyecto ha durado 6 meses, se dividen estos costes por dos, lo que hace un total de 18,125€ al año el sistema operativo y 6,6€ el paquete Office.</w:t>
      </w:r>
    </w:p>
    <w:p w14:paraId="2D84C4CC" w14:textId="01170BBD" w:rsidR="0013615A" w:rsidRPr="0013615A" w:rsidRDefault="0013615A" w:rsidP="0013615A">
      <w:pPr>
        <w:rPr>
          <w:bCs/>
        </w:rPr>
      </w:pPr>
      <w:r>
        <w:rPr>
          <w:rFonts w:eastAsiaTheme="minorEastAsia"/>
          <w:bCs/>
        </w:rPr>
        <w:t>Todo esto junto suponen unos costes de software de 24,725€.</w:t>
      </w:r>
    </w:p>
    <w:p w14:paraId="7D6DA05A" w14:textId="41E35A8A" w:rsidR="008F7152" w:rsidRPr="008F7152" w:rsidRDefault="008F7152" w:rsidP="00B65FAD">
      <w:pPr>
        <w:pStyle w:val="Ttulo4"/>
      </w:pPr>
      <w:r w:rsidRPr="008F7152">
        <w:t>Total</w:t>
      </w:r>
    </w:p>
    <w:p w14:paraId="6A4F53C2" w14:textId="7DDD46F4" w:rsidR="00B65FAD" w:rsidRDefault="00B65FAD" w:rsidP="008F7152">
      <w:r>
        <w:t>Para calcular los costes totales que va a tener el proyecto, se estima que además hay una serie de costes indirectos, que son los que pertenecen a la luz, internet, infraestructura… Se establece este valor como el 15% de los gastos totales.</w:t>
      </w:r>
    </w:p>
    <w:p w14:paraId="71ADAA28" w14:textId="523F87F3" w:rsidR="008F7152" w:rsidRDefault="008F7152" w:rsidP="008F7152">
      <w:r>
        <w:t>De esta forma podemos calculas los costes totales del proyecto como un total de:</w:t>
      </w:r>
    </w:p>
    <w:tbl>
      <w:tblPr>
        <w:tblStyle w:val="Tablaconcuadrcula"/>
        <w:tblW w:w="0" w:type="auto"/>
        <w:tblInd w:w="2164" w:type="dxa"/>
        <w:tblBorders>
          <w:insideH w:val="none" w:sz="0" w:space="0" w:color="auto"/>
          <w:insideV w:val="none" w:sz="0" w:space="0" w:color="auto"/>
        </w:tblBorders>
        <w:tblLook w:val="04A0" w:firstRow="1" w:lastRow="0" w:firstColumn="1" w:lastColumn="0" w:noHBand="0" w:noVBand="1"/>
      </w:tblPr>
      <w:tblGrid>
        <w:gridCol w:w="2172"/>
        <w:gridCol w:w="2172"/>
      </w:tblGrid>
      <w:tr w:rsidR="0013615A" w14:paraId="6E82C30C" w14:textId="77777777" w:rsidTr="0013615A">
        <w:trPr>
          <w:trHeight w:val="266"/>
        </w:trPr>
        <w:tc>
          <w:tcPr>
            <w:tcW w:w="2172" w:type="dxa"/>
            <w:tcBorders>
              <w:top w:val="single" w:sz="4" w:space="0" w:color="auto"/>
              <w:bottom w:val="single" w:sz="4" w:space="0" w:color="auto"/>
              <w:right w:val="single" w:sz="4" w:space="0" w:color="auto"/>
            </w:tcBorders>
          </w:tcPr>
          <w:p w14:paraId="03775311" w14:textId="2BDF1084" w:rsidR="0013615A" w:rsidRPr="0013615A" w:rsidRDefault="0013615A" w:rsidP="0013615A">
            <w:pPr>
              <w:ind w:firstLine="0"/>
              <w:jc w:val="center"/>
              <w:rPr>
                <w:b/>
                <w:bCs/>
              </w:rPr>
            </w:pPr>
            <w:r w:rsidRPr="0013615A">
              <w:rPr>
                <w:b/>
                <w:bCs/>
              </w:rPr>
              <w:t>Tipos de costes</w:t>
            </w:r>
          </w:p>
        </w:tc>
        <w:tc>
          <w:tcPr>
            <w:tcW w:w="2172" w:type="dxa"/>
            <w:tcBorders>
              <w:top w:val="single" w:sz="4" w:space="0" w:color="auto"/>
              <w:left w:val="single" w:sz="4" w:space="0" w:color="auto"/>
              <w:bottom w:val="single" w:sz="4" w:space="0" w:color="auto"/>
            </w:tcBorders>
          </w:tcPr>
          <w:p w14:paraId="13BA5605" w14:textId="03EBB95F" w:rsidR="0013615A" w:rsidRPr="0013615A" w:rsidRDefault="0013615A" w:rsidP="0013615A">
            <w:pPr>
              <w:ind w:firstLine="0"/>
              <w:jc w:val="center"/>
              <w:rPr>
                <w:b/>
                <w:bCs/>
              </w:rPr>
            </w:pPr>
            <w:r w:rsidRPr="0013615A">
              <w:rPr>
                <w:b/>
                <w:bCs/>
              </w:rPr>
              <w:t>Total €</w:t>
            </w:r>
          </w:p>
        </w:tc>
      </w:tr>
      <w:tr w:rsidR="0013615A" w14:paraId="4BB769FE" w14:textId="77777777" w:rsidTr="0013615A">
        <w:trPr>
          <w:trHeight w:val="250"/>
        </w:trPr>
        <w:tc>
          <w:tcPr>
            <w:tcW w:w="2172" w:type="dxa"/>
            <w:tcBorders>
              <w:top w:val="single" w:sz="4" w:space="0" w:color="auto"/>
              <w:bottom w:val="nil"/>
              <w:right w:val="single" w:sz="4" w:space="0" w:color="auto"/>
            </w:tcBorders>
          </w:tcPr>
          <w:p w14:paraId="29819D45" w14:textId="1ECCA05A" w:rsidR="0013615A" w:rsidRDefault="0013615A" w:rsidP="0013615A">
            <w:pPr>
              <w:ind w:firstLine="0"/>
              <w:jc w:val="center"/>
            </w:pPr>
            <w:r>
              <w:lastRenderedPageBreak/>
              <w:t>Costes de empleados</w:t>
            </w:r>
          </w:p>
        </w:tc>
        <w:tc>
          <w:tcPr>
            <w:tcW w:w="2172" w:type="dxa"/>
            <w:tcBorders>
              <w:top w:val="single" w:sz="4" w:space="0" w:color="auto"/>
              <w:left w:val="single" w:sz="4" w:space="0" w:color="auto"/>
            </w:tcBorders>
          </w:tcPr>
          <w:p w14:paraId="6C7B27EC" w14:textId="536114C9" w:rsidR="0013615A" w:rsidRDefault="0013615A" w:rsidP="0013615A">
            <w:pPr>
              <w:ind w:firstLine="0"/>
              <w:jc w:val="center"/>
            </w:pPr>
            <w:r>
              <w:t>14382€</w:t>
            </w:r>
          </w:p>
        </w:tc>
      </w:tr>
      <w:tr w:rsidR="0013615A" w14:paraId="5BFDD853" w14:textId="77777777" w:rsidTr="0013615A">
        <w:trPr>
          <w:trHeight w:val="266"/>
        </w:trPr>
        <w:tc>
          <w:tcPr>
            <w:tcW w:w="2172" w:type="dxa"/>
            <w:tcBorders>
              <w:top w:val="nil"/>
              <w:bottom w:val="nil"/>
              <w:right w:val="single" w:sz="4" w:space="0" w:color="auto"/>
            </w:tcBorders>
          </w:tcPr>
          <w:p w14:paraId="566A066B" w14:textId="4AEAA8CA" w:rsidR="0013615A" w:rsidRDefault="0013615A" w:rsidP="0013615A">
            <w:pPr>
              <w:ind w:firstLine="0"/>
              <w:jc w:val="center"/>
            </w:pPr>
            <w:r>
              <w:t>Costes de hardware</w:t>
            </w:r>
          </w:p>
        </w:tc>
        <w:tc>
          <w:tcPr>
            <w:tcW w:w="2172" w:type="dxa"/>
            <w:tcBorders>
              <w:left w:val="single" w:sz="4" w:space="0" w:color="auto"/>
            </w:tcBorders>
          </w:tcPr>
          <w:p w14:paraId="3C852C36" w14:textId="24FF3303" w:rsidR="0013615A" w:rsidRDefault="0013615A" w:rsidP="0013615A">
            <w:pPr>
              <w:ind w:firstLine="0"/>
              <w:jc w:val="center"/>
            </w:pPr>
            <w:r>
              <w:t>275€</w:t>
            </w:r>
          </w:p>
        </w:tc>
      </w:tr>
      <w:tr w:rsidR="0013615A" w14:paraId="1504EDB5" w14:textId="77777777" w:rsidTr="00B65FAD">
        <w:trPr>
          <w:trHeight w:val="266"/>
        </w:trPr>
        <w:tc>
          <w:tcPr>
            <w:tcW w:w="2172" w:type="dxa"/>
            <w:tcBorders>
              <w:top w:val="nil"/>
              <w:bottom w:val="nil"/>
              <w:right w:val="single" w:sz="4" w:space="0" w:color="auto"/>
            </w:tcBorders>
          </w:tcPr>
          <w:p w14:paraId="3460D7A6" w14:textId="59585941" w:rsidR="00B65FAD" w:rsidRDefault="0013615A" w:rsidP="00B65FAD">
            <w:pPr>
              <w:ind w:firstLine="0"/>
              <w:jc w:val="center"/>
            </w:pPr>
            <w:r>
              <w:t>Costes de software</w:t>
            </w:r>
          </w:p>
        </w:tc>
        <w:tc>
          <w:tcPr>
            <w:tcW w:w="2172" w:type="dxa"/>
            <w:tcBorders>
              <w:left w:val="single" w:sz="4" w:space="0" w:color="auto"/>
              <w:bottom w:val="nil"/>
            </w:tcBorders>
          </w:tcPr>
          <w:p w14:paraId="023DB993" w14:textId="6DFA501E" w:rsidR="00B65FAD" w:rsidRPr="00B65FAD" w:rsidRDefault="0013615A" w:rsidP="00B65FAD">
            <w:pPr>
              <w:ind w:firstLine="0"/>
              <w:jc w:val="center"/>
            </w:pPr>
            <w:r>
              <w:t>24,725€</w:t>
            </w:r>
          </w:p>
        </w:tc>
      </w:tr>
      <w:tr w:rsidR="00B65FAD" w14:paraId="3AB80D34" w14:textId="77777777" w:rsidTr="00B65FAD">
        <w:trPr>
          <w:trHeight w:val="266"/>
        </w:trPr>
        <w:tc>
          <w:tcPr>
            <w:tcW w:w="2172" w:type="dxa"/>
            <w:tcBorders>
              <w:top w:val="nil"/>
              <w:bottom w:val="single" w:sz="4" w:space="0" w:color="auto"/>
              <w:right w:val="single" w:sz="4" w:space="0" w:color="auto"/>
            </w:tcBorders>
          </w:tcPr>
          <w:p w14:paraId="394E7B35" w14:textId="1D6B0FC2" w:rsidR="00B65FAD" w:rsidRDefault="00B65FAD" w:rsidP="00B65FAD">
            <w:pPr>
              <w:ind w:firstLine="0"/>
              <w:jc w:val="center"/>
            </w:pPr>
            <w:r>
              <w:t>Costes indirectos</w:t>
            </w:r>
          </w:p>
        </w:tc>
        <w:tc>
          <w:tcPr>
            <w:tcW w:w="2172" w:type="dxa"/>
            <w:tcBorders>
              <w:top w:val="nil"/>
              <w:left w:val="single" w:sz="4" w:space="0" w:color="auto"/>
              <w:bottom w:val="single" w:sz="4" w:space="0" w:color="auto"/>
            </w:tcBorders>
            <w:vAlign w:val="center"/>
          </w:tcPr>
          <w:p w14:paraId="12D9705B" w14:textId="4804CDA3" w:rsidR="00B65FAD" w:rsidRDefault="001C51FF" w:rsidP="00B65FAD">
            <w:pPr>
              <w:ind w:firstLine="0"/>
              <w:jc w:val="center"/>
            </w:pPr>
            <w:r>
              <w:t>2202,25€</w:t>
            </w:r>
          </w:p>
        </w:tc>
      </w:tr>
      <w:tr w:rsidR="0013615A" w14:paraId="620B8535" w14:textId="77777777" w:rsidTr="0013615A">
        <w:trPr>
          <w:trHeight w:val="250"/>
        </w:trPr>
        <w:tc>
          <w:tcPr>
            <w:tcW w:w="2172" w:type="dxa"/>
            <w:tcBorders>
              <w:top w:val="single" w:sz="4" w:space="0" w:color="auto"/>
              <w:bottom w:val="single" w:sz="4" w:space="0" w:color="auto"/>
              <w:right w:val="single" w:sz="4" w:space="0" w:color="auto"/>
            </w:tcBorders>
          </w:tcPr>
          <w:p w14:paraId="4843443F" w14:textId="0C494AC6" w:rsidR="0013615A" w:rsidRDefault="0013615A" w:rsidP="0013615A">
            <w:pPr>
              <w:ind w:firstLine="0"/>
              <w:jc w:val="center"/>
            </w:pPr>
            <w:r w:rsidRPr="0013615A">
              <w:rPr>
                <w:b/>
                <w:bCs/>
              </w:rPr>
              <w:t>Total</w:t>
            </w:r>
          </w:p>
        </w:tc>
        <w:tc>
          <w:tcPr>
            <w:tcW w:w="2172" w:type="dxa"/>
            <w:tcBorders>
              <w:top w:val="single" w:sz="4" w:space="0" w:color="auto"/>
              <w:left w:val="single" w:sz="4" w:space="0" w:color="auto"/>
              <w:bottom w:val="single" w:sz="4" w:space="0" w:color="auto"/>
            </w:tcBorders>
          </w:tcPr>
          <w:p w14:paraId="579DF6A2" w14:textId="4C0B2016" w:rsidR="0013615A" w:rsidRPr="0013615A" w:rsidRDefault="00B65FAD" w:rsidP="00D820EB">
            <w:pPr>
              <w:keepNext/>
              <w:ind w:firstLine="0"/>
              <w:jc w:val="center"/>
              <w:rPr>
                <w:b/>
                <w:bCs/>
              </w:rPr>
            </w:pPr>
            <w:r>
              <w:rPr>
                <w:b/>
                <w:bCs/>
              </w:rPr>
              <w:t>16</w:t>
            </w:r>
            <w:r w:rsidR="001C51FF">
              <w:rPr>
                <w:b/>
                <w:bCs/>
              </w:rPr>
              <w:t>884</w:t>
            </w:r>
            <w:r>
              <w:rPr>
                <w:b/>
                <w:bCs/>
              </w:rPr>
              <w:t>€</w:t>
            </w:r>
          </w:p>
        </w:tc>
      </w:tr>
    </w:tbl>
    <w:p w14:paraId="4FD9651F" w14:textId="2311F3CB" w:rsidR="00D820EB" w:rsidRDefault="00D820EB" w:rsidP="00D820EB">
      <w:pPr>
        <w:pStyle w:val="Descripcin"/>
        <w:ind w:left="2831"/>
      </w:pPr>
      <w:bookmarkStart w:id="51" w:name="_Toc32403610"/>
      <w:r>
        <w:t xml:space="preserve">Tabla </w:t>
      </w:r>
      <w:r w:rsidR="00C55D23">
        <w:fldChar w:fldCharType="begin"/>
      </w:r>
      <w:r w:rsidR="00C55D23">
        <w:instrText xml:space="preserve"> SEQ Tabla \* ARABIC </w:instrText>
      </w:r>
      <w:r w:rsidR="00C55D23">
        <w:fldChar w:fldCharType="separate"/>
      </w:r>
      <w:r w:rsidR="002C5B9B">
        <w:rPr>
          <w:noProof/>
        </w:rPr>
        <w:t>11</w:t>
      </w:r>
      <w:r w:rsidR="00C55D23">
        <w:rPr>
          <w:noProof/>
        </w:rPr>
        <w:fldChar w:fldCharType="end"/>
      </w:r>
      <w:r>
        <w:t xml:space="preserve"> Costes totales</w:t>
      </w:r>
      <w:bookmarkEnd w:id="51"/>
    </w:p>
    <w:p w14:paraId="1043C22F" w14:textId="0A12ADBF" w:rsidR="008F7152" w:rsidRDefault="008F7152" w:rsidP="008F7152">
      <w:pPr>
        <w:pStyle w:val="Ttulo3"/>
      </w:pPr>
      <w:bookmarkStart w:id="52" w:name="_Toc32403686"/>
      <w:r>
        <w:t>Beneficios</w:t>
      </w:r>
      <w:bookmarkEnd w:id="52"/>
    </w:p>
    <w:p w14:paraId="127D4FDB" w14:textId="77777777" w:rsidR="008F7152" w:rsidRDefault="008F7152" w:rsidP="008F7152">
      <w:r>
        <w:t xml:space="preserve">En este apartado van a ser calculados los beneficios que podrían sacarse con la aplicación. Es cierto que la aplicación se ha diseñado </w:t>
      </w:r>
      <w:r w:rsidR="00D8494A">
        <w:t>de carácter educativo y, por tanto, no se obtiene ningún tipo de beneficio del uso que le den los clientes.</w:t>
      </w:r>
    </w:p>
    <w:p w14:paraId="36A3B094" w14:textId="77777777" w:rsidR="00D8494A" w:rsidRDefault="00D8494A" w:rsidP="00543E0C">
      <w:pPr>
        <w:pStyle w:val="Ttulo2"/>
        <w:numPr>
          <w:ilvl w:val="0"/>
          <w:numId w:val="2"/>
        </w:numPr>
      </w:pPr>
      <w:bookmarkStart w:id="53" w:name="_Toc32403687"/>
      <w:r>
        <w:t>Estudio de la viabilidad legal</w:t>
      </w:r>
      <w:bookmarkEnd w:id="53"/>
    </w:p>
    <w:p w14:paraId="40B9ED6A" w14:textId="77777777" w:rsidR="00D8494A" w:rsidRDefault="00D8494A" w:rsidP="00D8494A">
      <w:r>
        <w:t>Para este apartado se va a proceder al estudio de las licencias que poseen las librerías y herramientas utilizadas para el desarrollo del proyecto, así como la propia licencia que se establecerá para el proyecto en sí.</w:t>
      </w:r>
    </w:p>
    <w:p w14:paraId="37D5D892" w14:textId="77777777" w:rsidR="00D8494A" w:rsidRDefault="00D8494A" w:rsidP="00D8494A">
      <w:r>
        <w:t>Para este proyecto se han utilizado las siguientes herramientas y/o librerías:</w:t>
      </w:r>
    </w:p>
    <w:tbl>
      <w:tblPr>
        <w:tblStyle w:val="Tablaconcuadrcula"/>
        <w:tblW w:w="0" w:type="auto"/>
        <w:tblInd w:w="-5" w:type="dxa"/>
        <w:tblLook w:val="04A0" w:firstRow="1" w:lastRow="0" w:firstColumn="1" w:lastColumn="0" w:noHBand="0" w:noVBand="1"/>
      </w:tblPr>
      <w:tblGrid>
        <w:gridCol w:w="2478"/>
        <w:gridCol w:w="924"/>
        <w:gridCol w:w="3637"/>
        <w:gridCol w:w="1460"/>
      </w:tblGrid>
      <w:tr w:rsidR="00D8494A" w14:paraId="5BADF13F" w14:textId="77777777" w:rsidTr="00212D1E">
        <w:tc>
          <w:tcPr>
            <w:tcW w:w="2478" w:type="dxa"/>
            <w:vAlign w:val="center"/>
          </w:tcPr>
          <w:p w14:paraId="21E22372" w14:textId="77777777" w:rsidR="00D8494A" w:rsidRDefault="00D8494A" w:rsidP="00D8494A">
            <w:pPr>
              <w:ind w:firstLine="0"/>
              <w:jc w:val="center"/>
            </w:pPr>
            <w:r>
              <w:t>Herramienta y/o librería</w:t>
            </w:r>
          </w:p>
        </w:tc>
        <w:tc>
          <w:tcPr>
            <w:tcW w:w="924" w:type="dxa"/>
            <w:vAlign w:val="center"/>
          </w:tcPr>
          <w:p w14:paraId="7B768E0C" w14:textId="77777777" w:rsidR="00D8494A" w:rsidRDefault="00D8494A" w:rsidP="00D8494A">
            <w:pPr>
              <w:ind w:firstLine="0"/>
              <w:jc w:val="center"/>
            </w:pPr>
            <w:r>
              <w:t>Versión</w:t>
            </w:r>
          </w:p>
        </w:tc>
        <w:tc>
          <w:tcPr>
            <w:tcW w:w="3637" w:type="dxa"/>
            <w:vAlign w:val="center"/>
          </w:tcPr>
          <w:p w14:paraId="0E346710" w14:textId="77777777" w:rsidR="00D8494A" w:rsidRDefault="00D8494A" w:rsidP="00D8494A">
            <w:pPr>
              <w:ind w:firstLine="0"/>
              <w:jc w:val="center"/>
            </w:pPr>
            <w:r>
              <w:t>Descripción</w:t>
            </w:r>
          </w:p>
        </w:tc>
        <w:tc>
          <w:tcPr>
            <w:tcW w:w="1460" w:type="dxa"/>
            <w:vAlign w:val="center"/>
          </w:tcPr>
          <w:p w14:paraId="0B62784E" w14:textId="77777777" w:rsidR="00D8494A" w:rsidRDefault="00D8494A" w:rsidP="00D8494A">
            <w:pPr>
              <w:ind w:firstLine="0"/>
              <w:jc w:val="center"/>
            </w:pPr>
            <w:r>
              <w:t>Licencia</w:t>
            </w:r>
          </w:p>
        </w:tc>
      </w:tr>
      <w:tr w:rsidR="00D8494A" w14:paraId="196ADAA2" w14:textId="77777777" w:rsidTr="00212D1E">
        <w:tc>
          <w:tcPr>
            <w:tcW w:w="2478" w:type="dxa"/>
            <w:vAlign w:val="center"/>
          </w:tcPr>
          <w:p w14:paraId="3B0CDE78" w14:textId="77777777" w:rsidR="00D8494A" w:rsidRDefault="00D8494A" w:rsidP="00D8494A">
            <w:pPr>
              <w:ind w:firstLine="0"/>
              <w:jc w:val="center"/>
            </w:pPr>
            <w:r>
              <w:t>Flask</w:t>
            </w:r>
          </w:p>
        </w:tc>
        <w:tc>
          <w:tcPr>
            <w:tcW w:w="924" w:type="dxa"/>
            <w:vAlign w:val="center"/>
          </w:tcPr>
          <w:p w14:paraId="77BF809A" w14:textId="77777777" w:rsidR="00D8494A" w:rsidRDefault="00212D1E" w:rsidP="00D8494A">
            <w:pPr>
              <w:ind w:firstLine="0"/>
              <w:jc w:val="center"/>
            </w:pPr>
            <w:r>
              <w:t>1.0.2</w:t>
            </w:r>
          </w:p>
        </w:tc>
        <w:tc>
          <w:tcPr>
            <w:tcW w:w="3637" w:type="dxa"/>
            <w:vAlign w:val="center"/>
          </w:tcPr>
          <w:p w14:paraId="08B57A14" w14:textId="0E0B213A" w:rsidR="00D8494A" w:rsidRDefault="00212D1E" w:rsidP="00D8494A">
            <w:pPr>
              <w:ind w:firstLine="0"/>
              <w:jc w:val="center"/>
            </w:pPr>
            <w:r>
              <w:t xml:space="preserve">Framework de </w:t>
            </w:r>
            <w:r w:rsidR="00F21352">
              <w:t>P</w:t>
            </w:r>
            <w:r>
              <w:t>ython para crear aplicaciones web de forma rápida y sencilla.</w:t>
            </w:r>
          </w:p>
        </w:tc>
        <w:tc>
          <w:tcPr>
            <w:tcW w:w="1460" w:type="dxa"/>
            <w:vAlign w:val="center"/>
          </w:tcPr>
          <w:p w14:paraId="3518F48F" w14:textId="77777777" w:rsidR="00D8494A" w:rsidRDefault="00212D1E" w:rsidP="00D8494A">
            <w:pPr>
              <w:ind w:firstLine="0"/>
              <w:jc w:val="center"/>
            </w:pPr>
            <w:r>
              <w:t>BSD</w:t>
            </w:r>
          </w:p>
        </w:tc>
      </w:tr>
      <w:tr w:rsidR="00D8494A" w14:paraId="34559D4F" w14:textId="77777777" w:rsidTr="00212D1E">
        <w:tc>
          <w:tcPr>
            <w:tcW w:w="2478" w:type="dxa"/>
            <w:vAlign w:val="center"/>
          </w:tcPr>
          <w:p w14:paraId="335233AC" w14:textId="77777777" w:rsidR="00D8494A" w:rsidRDefault="00D8494A" w:rsidP="00D8494A">
            <w:pPr>
              <w:ind w:firstLine="0"/>
              <w:jc w:val="center"/>
            </w:pPr>
            <w:r>
              <w:t>Flask-babel</w:t>
            </w:r>
          </w:p>
        </w:tc>
        <w:tc>
          <w:tcPr>
            <w:tcW w:w="924" w:type="dxa"/>
            <w:vAlign w:val="center"/>
          </w:tcPr>
          <w:p w14:paraId="73951783" w14:textId="77777777" w:rsidR="00D8494A" w:rsidRDefault="00212D1E" w:rsidP="00D8494A">
            <w:pPr>
              <w:ind w:firstLine="0"/>
              <w:jc w:val="center"/>
            </w:pPr>
            <w:r>
              <w:t>0.12.2</w:t>
            </w:r>
          </w:p>
        </w:tc>
        <w:tc>
          <w:tcPr>
            <w:tcW w:w="3637" w:type="dxa"/>
            <w:vAlign w:val="center"/>
          </w:tcPr>
          <w:p w14:paraId="39B3E81D" w14:textId="58EF08C6" w:rsidR="00D8494A" w:rsidRDefault="00212D1E" w:rsidP="00D8494A">
            <w:pPr>
              <w:ind w:firstLine="0"/>
              <w:jc w:val="center"/>
            </w:pPr>
            <w:r>
              <w:t xml:space="preserve">Extensión de </w:t>
            </w:r>
            <w:r w:rsidR="00F21352">
              <w:t>F</w:t>
            </w:r>
            <w:r>
              <w:t>lask que permite la internacionalización.</w:t>
            </w:r>
          </w:p>
        </w:tc>
        <w:tc>
          <w:tcPr>
            <w:tcW w:w="1460" w:type="dxa"/>
            <w:vAlign w:val="center"/>
          </w:tcPr>
          <w:p w14:paraId="45DC6D30" w14:textId="77777777" w:rsidR="00D8494A" w:rsidRDefault="00212D1E" w:rsidP="00D8494A">
            <w:pPr>
              <w:ind w:firstLine="0"/>
              <w:jc w:val="center"/>
            </w:pPr>
            <w:r>
              <w:t>BSD</w:t>
            </w:r>
          </w:p>
        </w:tc>
      </w:tr>
      <w:tr w:rsidR="00D8494A" w14:paraId="1764E070" w14:textId="77777777" w:rsidTr="00212D1E">
        <w:tc>
          <w:tcPr>
            <w:tcW w:w="2478" w:type="dxa"/>
            <w:vAlign w:val="center"/>
          </w:tcPr>
          <w:p w14:paraId="5380B57E" w14:textId="77777777" w:rsidR="00D8494A" w:rsidRDefault="00212D1E" w:rsidP="00D8494A">
            <w:pPr>
              <w:ind w:firstLine="0"/>
              <w:jc w:val="center"/>
            </w:pPr>
            <w:r>
              <w:t>Ethnea &amp; Genni</w:t>
            </w:r>
          </w:p>
        </w:tc>
        <w:tc>
          <w:tcPr>
            <w:tcW w:w="924" w:type="dxa"/>
            <w:vAlign w:val="center"/>
          </w:tcPr>
          <w:p w14:paraId="0BBF7BCB" w14:textId="77777777" w:rsidR="00D8494A" w:rsidRDefault="00212D1E" w:rsidP="00D8494A">
            <w:pPr>
              <w:ind w:firstLine="0"/>
              <w:jc w:val="center"/>
            </w:pPr>
            <w:r>
              <w:t>-</w:t>
            </w:r>
          </w:p>
        </w:tc>
        <w:tc>
          <w:tcPr>
            <w:tcW w:w="3637" w:type="dxa"/>
            <w:vAlign w:val="center"/>
          </w:tcPr>
          <w:p w14:paraId="4BFCC621" w14:textId="77777777" w:rsidR="00D8494A" w:rsidRDefault="00212D1E" w:rsidP="00D8494A">
            <w:pPr>
              <w:ind w:firstLine="0"/>
              <w:jc w:val="center"/>
            </w:pPr>
            <w:r>
              <w:t>Librería que permite predecir el sexo y etnia dado un nombre.</w:t>
            </w:r>
          </w:p>
        </w:tc>
        <w:tc>
          <w:tcPr>
            <w:tcW w:w="1460" w:type="dxa"/>
            <w:vAlign w:val="center"/>
          </w:tcPr>
          <w:p w14:paraId="3B49C059" w14:textId="0E3FE2EF" w:rsidR="00D8494A" w:rsidRDefault="00E37DB1" w:rsidP="00D8494A">
            <w:pPr>
              <w:ind w:firstLine="0"/>
              <w:jc w:val="center"/>
            </w:pPr>
            <w:r>
              <w:t>Licencia</w:t>
            </w:r>
            <w:r>
              <w:rPr>
                <w:rStyle w:val="Refdenotaalpie"/>
              </w:rPr>
              <w:footnoteReference w:id="1"/>
            </w:r>
          </w:p>
        </w:tc>
      </w:tr>
      <w:tr w:rsidR="00D8494A" w14:paraId="2C33BB77" w14:textId="77777777" w:rsidTr="00212D1E">
        <w:tc>
          <w:tcPr>
            <w:tcW w:w="2478" w:type="dxa"/>
            <w:vAlign w:val="center"/>
          </w:tcPr>
          <w:p w14:paraId="1402F4D1" w14:textId="77777777" w:rsidR="00D8494A" w:rsidRDefault="00D8494A" w:rsidP="00D8494A">
            <w:pPr>
              <w:ind w:firstLine="0"/>
              <w:jc w:val="center"/>
            </w:pPr>
            <w:r>
              <w:t>BeautifulSoup4</w:t>
            </w:r>
          </w:p>
        </w:tc>
        <w:tc>
          <w:tcPr>
            <w:tcW w:w="924" w:type="dxa"/>
            <w:vAlign w:val="center"/>
          </w:tcPr>
          <w:p w14:paraId="5076BE61" w14:textId="77777777" w:rsidR="00D8494A" w:rsidRDefault="00212D1E" w:rsidP="00D8494A">
            <w:pPr>
              <w:ind w:firstLine="0"/>
              <w:jc w:val="center"/>
            </w:pPr>
            <w:r>
              <w:t>4.7.1</w:t>
            </w:r>
          </w:p>
        </w:tc>
        <w:tc>
          <w:tcPr>
            <w:tcW w:w="3637" w:type="dxa"/>
            <w:vAlign w:val="center"/>
          </w:tcPr>
          <w:p w14:paraId="767281E0" w14:textId="40FD1FAF" w:rsidR="00D8494A" w:rsidRDefault="00212D1E" w:rsidP="00D8494A">
            <w:pPr>
              <w:ind w:firstLine="0"/>
              <w:jc w:val="center"/>
            </w:pPr>
            <w:r>
              <w:t xml:space="preserve">Librería que facilita el </w:t>
            </w:r>
            <w:r w:rsidR="00F6343B" w:rsidRPr="00693A99">
              <w:rPr>
                <w:i/>
                <w:iCs/>
              </w:rPr>
              <w:t>scraping</w:t>
            </w:r>
            <w:r w:rsidR="00F6343B">
              <w:t xml:space="preserve"> </w:t>
            </w:r>
            <w:r>
              <w:t>web.</w:t>
            </w:r>
          </w:p>
        </w:tc>
        <w:tc>
          <w:tcPr>
            <w:tcW w:w="1460" w:type="dxa"/>
            <w:vAlign w:val="center"/>
          </w:tcPr>
          <w:p w14:paraId="21ED6B22" w14:textId="77777777" w:rsidR="00D8494A" w:rsidRDefault="00212D1E" w:rsidP="00D8494A">
            <w:pPr>
              <w:ind w:firstLine="0"/>
              <w:jc w:val="center"/>
            </w:pPr>
            <w:r>
              <w:t>MIT</w:t>
            </w:r>
          </w:p>
        </w:tc>
      </w:tr>
      <w:tr w:rsidR="00D8494A" w14:paraId="736AD07F" w14:textId="77777777" w:rsidTr="00212D1E">
        <w:tc>
          <w:tcPr>
            <w:tcW w:w="2478" w:type="dxa"/>
            <w:vAlign w:val="center"/>
          </w:tcPr>
          <w:p w14:paraId="57AB7BFA" w14:textId="77777777" w:rsidR="00D8494A" w:rsidRDefault="00D8494A" w:rsidP="00D8494A">
            <w:pPr>
              <w:ind w:firstLine="0"/>
              <w:jc w:val="center"/>
            </w:pPr>
            <w:r>
              <w:t>Matplotlib</w:t>
            </w:r>
          </w:p>
        </w:tc>
        <w:tc>
          <w:tcPr>
            <w:tcW w:w="924" w:type="dxa"/>
            <w:vAlign w:val="center"/>
          </w:tcPr>
          <w:p w14:paraId="68C0050D" w14:textId="77777777" w:rsidR="00D8494A" w:rsidRDefault="00212D1E" w:rsidP="00D8494A">
            <w:pPr>
              <w:ind w:firstLine="0"/>
              <w:jc w:val="center"/>
            </w:pPr>
            <w:r>
              <w:t>3.0.2</w:t>
            </w:r>
          </w:p>
        </w:tc>
        <w:tc>
          <w:tcPr>
            <w:tcW w:w="3637" w:type="dxa"/>
            <w:vAlign w:val="center"/>
          </w:tcPr>
          <w:p w14:paraId="298EBEC2" w14:textId="77777777" w:rsidR="00D8494A" w:rsidRDefault="00212D1E" w:rsidP="00D8494A">
            <w:pPr>
              <w:ind w:firstLine="0"/>
              <w:jc w:val="center"/>
            </w:pPr>
            <w:r>
              <w:t>Librería de Python para poder generar gráficos.</w:t>
            </w:r>
          </w:p>
        </w:tc>
        <w:tc>
          <w:tcPr>
            <w:tcW w:w="1460" w:type="dxa"/>
            <w:vAlign w:val="center"/>
          </w:tcPr>
          <w:p w14:paraId="6438D5B1" w14:textId="77777777" w:rsidR="00D8494A" w:rsidRDefault="00212D1E" w:rsidP="00D8494A">
            <w:pPr>
              <w:ind w:firstLine="0"/>
              <w:jc w:val="center"/>
            </w:pPr>
            <w:r>
              <w:t>PSF</w:t>
            </w:r>
          </w:p>
        </w:tc>
      </w:tr>
      <w:tr w:rsidR="00D8494A" w14:paraId="04AF175D" w14:textId="77777777" w:rsidTr="00212D1E">
        <w:tc>
          <w:tcPr>
            <w:tcW w:w="2478" w:type="dxa"/>
            <w:vAlign w:val="center"/>
          </w:tcPr>
          <w:p w14:paraId="63CD993C" w14:textId="77777777" w:rsidR="00D8494A" w:rsidRDefault="00D8494A" w:rsidP="00D8494A">
            <w:pPr>
              <w:ind w:firstLine="0"/>
              <w:jc w:val="center"/>
            </w:pPr>
            <w:r>
              <w:t>Networkx</w:t>
            </w:r>
          </w:p>
        </w:tc>
        <w:tc>
          <w:tcPr>
            <w:tcW w:w="924" w:type="dxa"/>
            <w:vAlign w:val="center"/>
          </w:tcPr>
          <w:p w14:paraId="617C91CC" w14:textId="77777777" w:rsidR="00D8494A" w:rsidRDefault="00212D1E" w:rsidP="00D8494A">
            <w:pPr>
              <w:ind w:firstLine="0"/>
              <w:jc w:val="center"/>
            </w:pPr>
            <w:r>
              <w:t>2.2</w:t>
            </w:r>
          </w:p>
        </w:tc>
        <w:tc>
          <w:tcPr>
            <w:tcW w:w="3637" w:type="dxa"/>
            <w:vAlign w:val="center"/>
          </w:tcPr>
          <w:p w14:paraId="02F23ABF" w14:textId="77777777" w:rsidR="00D8494A" w:rsidRDefault="00212D1E" w:rsidP="00D8494A">
            <w:pPr>
              <w:ind w:firstLine="0"/>
              <w:jc w:val="center"/>
            </w:pPr>
            <w:r>
              <w:t>Paquete de Python para</w:t>
            </w:r>
            <w:r w:rsidR="00A94F3A">
              <w:t xml:space="preserve"> la creación, manipulación y estudio de redes.</w:t>
            </w:r>
          </w:p>
        </w:tc>
        <w:tc>
          <w:tcPr>
            <w:tcW w:w="1460" w:type="dxa"/>
            <w:vAlign w:val="center"/>
          </w:tcPr>
          <w:p w14:paraId="21C459A0" w14:textId="77777777" w:rsidR="00D8494A" w:rsidRDefault="00212D1E" w:rsidP="00D8494A">
            <w:pPr>
              <w:ind w:firstLine="0"/>
              <w:jc w:val="center"/>
            </w:pPr>
            <w:r>
              <w:t>BSD</w:t>
            </w:r>
          </w:p>
        </w:tc>
      </w:tr>
      <w:tr w:rsidR="00D8494A" w14:paraId="617F2C67" w14:textId="77777777" w:rsidTr="00212D1E">
        <w:tc>
          <w:tcPr>
            <w:tcW w:w="2478" w:type="dxa"/>
            <w:vAlign w:val="center"/>
          </w:tcPr>
          <w:p w14:paraId="4C1FF2CC" w14:textId="77777777" w:rsidR="00D8494A" w:rsidRDefault="00D8494A" w:rsidP="00D8494A">
            <w:pPr>
              <w:ind w:firstLine="0"/>
              <w:jc w:val="center"/>
            </w:pPr>
            <w:r>
              <w:t>Scipy</w:t>
            </w:r>
          </w:p>
        </w:tc>
        <w:tc>
          <w:tcPr>
            <w:tcW w:w="924" w:type="dxa"/>
            <w:vAlign w:val="center"/>
          </w:tcPr>
          <w:p w14:paraId="00B255CD" w14:textId="77777777" w:rsidR="00D8494A" w:rsidRDefault="00212D1E" w:rsidP="00D8494A">
            <w:pPr>
              <w:ind w:firstLine="0"/>
              <w:jc w:val="center"/>
            </w:pPr>
            <w:r>
              <w:t>1.1.0</w:t>
            </w:r>
          </w:p>
        </w:tc>
        <w:tc>
          <w:tcPr>
            <w:tcW w:w="3637" w:type="dxa"/>
            <w:vAlign w:val="center"/>
          </w:tcPr>
          <w:p w14:paraId="54925D35" w14:textId="77777777" w:rsidR="00D8494A" w:rsidRDefault="00A94F3A" w:rsidP="00D8494A">
            <w:pPr>
              <w:ind w:firstLine="0"/>
              <w:jc w:val="center"/>
            </w:pPr>
            <w:r>
              <w:t>Biblioteca de Python para implementar herramientas y algoritmos matemáticos.</w:t>
            </w:r>
          </w:p>
        </w:tc>
        <w:tc>
          <w:tcPr>
            <w:tcW w:w="1460" w:type="dxa"/>
            <w:vAlign w:val="center"/>
          </w:tcPr>
          <w:p w14:paraId="0E0E9BE4" w14:textId="77777777" w:rsidR="00D8494A" w:rsidRDefault="00212D1E" w:rsidP="00D8494A">
            <w:pPr>
              <w:ind w:firstLine="0"/>
              <w:jc w:val="center"/>
            </w:pPr>
            <w:r>
              <w:t>BSD</w:t>
            </w:r>
          </w:p>
        </w:tc>
      </w:tr>
      <w:tr w:rsidR="00D8494A" w14:paraId="39970B6A" w14:textId="77777777" w:rsidTr="00212D1E">
        <w:tc>
          <w:tcPr>
            <w:tcW w:w="2478" w:type="dxa"/>
            <w:vAlign w:val="center"/>
          </w:tcPr>
          <w:p w14:paraId="66D75C8F" w14:textId="77777777" w:rsidR="00D8494A" w:rsidRDefault="00D8494A" w:rsidP="00D8494A">
            <w:pPr>
              <w:ind w:firstLine="0"/>
              <w:jc w:val="center"/>
            </w:pPr>
            <w:r>
              <w:t>Numpy</w:t>
            </w:r>
          </w:p>
        </w:tc>
        <w:tc>
          <w:tcPr>
            <w:tcW w:w="924" w:type="dxa"/>
            <w:vAlign w:val="center"/>
          </w:tcPr>
          <w:p w14:paraId="6F06BE6D" w14:textId="77777777" w:rsidR="00D8494A" w:rsidRDefault="00212D1E" w:rsidP="00D8494A">
            <w:pPr>
              <w:ind w:firstLine="0"/>
              <w:jc w:val="center"/>
            </w:pPr>
            <w:r>
              <w:t>1.14.3</w:t>
            </w:r>
          </w:p>
        </w:tc>
        <w:tc>
          <w:tcPr>
            <w:tcW w:w="3637" w:type="dxa"/>
            <w:vAlign w:val="center"/>
          </w:tcPr>
          <w:p w14:paraId="70C44BB0" w14:textId="77777777" w:rsidR="00D8494A" w:rsidRPr="00A94F3A" w:rsidRDefault="00A94F3A" w:rsidP="00D8494A">
            <w:pPr>
              <w:ind w:firstLine="0"/>
              <w:jc w:val="center"/>
              <w:rPr>
                <w:rFonts w:cs="Liberation Serif"/>
              </w:rPr>
            </w:pPr>
            <w:r>
              <w:rPr>
                <w:rFonts w:cs="Liberation Serif"/>
                <w:color w:val="222222"/>
                <w:shd w:val="clear" w:color="auto" w:fill="FFFFFF"/>
              </w:rPr>
              <w:t>Extensión de Python, para dar soporte a vectores y matrices, posee funciones matemáticas de alto nivel.</w:t>
            </w:r>
          </w:p>
        </w:tc>
        <w:tc>
          <w:tcPr>
            <w:tcW w:w="1460" w:type="dxa"/>
            <w:vAlign w:val="center"/>
          </w:tcPr>
          <w:p w14:paraId="359894F3" w14:textId="77777777" w:rsidR="00D8494A" w:rsidRDefault="00212D1E" w:rsidP="00D8494A">
            <w:pPr>
              <w:ind w:firstLine="0"/>
              <w:jc w:val="center"/>
            </w:pPr>
            <w:r>
              <w:t>BSD</w:t>
            </w:r>
          </w:p>
        </w:tc>
      </w:tr>
      <w:tr w:rsidR="00D8494A" w14:paraId="1A626A8E" w14:textId="77777777" w:rsidTr="00212D1E">
        <w:tc>
          <w:tcPr>
            <w:tcW w:w="2478" w:type="dxa"/>
            <w:vAlign w:val="center"/>
          </w:tcPr>
          <w:p w14:paraId="729DB2E1" w14:textId="77777777" w:rsidR="00D8494A" w:rsidRDefault="00D8494A" w:rsidP="00D8494A">
            <w:pPr>
              <w:ind w:firstLine="0"/>
              <w:jc w:val="center"/>
            </w:pPr>
            <w:r>
              <w:t>Ply</w:t>
            </w:r>
          </w:p>
        </w:tc>
        <w:tc>
          <w:tcPr>
            <w:tcW w:w="924" w:type="dxa"/>
            <w:vAlign w:val="center"/>
          </w:tcPr>
          <w:p w14:paraId="26E4459F" w14:textId="77777777" w:rsidR="00D8494A" w:rsidRDefault="00212D1E" w:rsidP="00D8494A">
            <w:pPr>
              <w:ind w:firstLine="0"/>
              <w:jc w:val="center"/>
            </w:pPr>
            <w:r>
              <w:t>3.11</w:t>
            </w:r>
          </w:p>
        </w:tc>
        <w:tc>
          <w:tcPr>
            <w:tcW w:w="3637" w:type="dxa"/>
            <w:vAlign w:val="center"/>
          </w:tcPr>
          <w:p w14:paraId="1E4F9D2F" w14:textId="77777777" w:rsidR="00D8494A" w:rsidRDefault="00A94F3A" w:rsidP="00D8494A">
            <w:pPr>
              <w:ind w:firstLine="0"/>
              <w:jc w:val="center"/>
            </w:pPr>
            <w:r>
              <w:t>Reimplementación de Lex y Yacc para Python</w:t>
            </w:r>
          </w:p>
        </w:tc>
        <w:tc>
          <w:tcPr>
            <w:tcW w:w="1460" w:type="dxa"/>
            <w:vAlign w:val="center"/>
          </w:tcPr>
          <w:p w14:paraId="6F4DE54B" w14:textId="77777777" w:rsidR="00D8494A" w:rsidRDefault="00212D1E" w:rsidP="00D8494A">
            <w:pPr>
              <w:ind w:firstLine="0"/>
              <w:jc w:val="center"/>
            </w:pPr>
            <w:r>
              <w:t>BSD</w:t>
            </w:r>
          </w:p>
        </w:tc>
      </w:tr>
      <w:tr w:rsidR="00D8494A" w14:paraId="2AA0C9A7" w14:textId="77777777" w:rsidTr="00212D1E">
        <w:tc>
          <w:tcPr>
            <w:tcW w:w="2478" w:type="dxa"/>
            <w:vAlign w:val="center"/>
          </w:tcPr>
          <w:p w14:paraId="4C9E8A40" w14:textId="77777777" w:rsidR="00D8494A" w:rsidRDefault="00D8494A" w:rsidP="00D8494A">
            <w:pPr>
              <w:ind w:firstLine="0"/>
              <w:jc w:val="center"/>
            </w:pPr>
            <w:r>
              <w:t>Html5lib</w:t>
            </w:r>
          </w:p>
        </w:tc>
        <w:tc>
          <w:tcPr>
            <w:tcW w:w="924" w:type="dxa"/>
            <w:vAlign w:val="center"/>
          </w:tcPr>
          <w:p w14:paraId="792A89B8" w14:textId="77777777" w:rsidR="00D8494A" w:rsidRDefault="00212D1E" w:rsidP="00D8494A">
            <w:pPr>
              <w:ind w:firstLine="0"/>
              <w:jc w:val="center"/>
            </w:pPr>
            <w:r>
              <w:t>1.0.1</w:t>
            </w:r>
          </w:p>
        </w:tc>
        <w:tc>
          <w:tcPr>
            <w:tcW w:w="3637" w:type="dxa"/>
            <w:vAlign w:val="center"/>
          </w:tcPr>
          <w:p w14:paraId="6FF25B31" w14:textId="77777777" w:rsidR="00D8494A" w:rsidRDefault="00A94F3A" w:rsidP="00D8494A">
            <w:pPr>
              <w:ind w:firstLine="0"/>
              <w:jc w:val="center"/>
            </w:pPr>
            <w:r>
              <w:t>Biblioteca de Python con el fin de parsear documentos HTML.</w:t>
            </w:r>
          </w:p>
        </w:tc>
        <w:tc>
          <w:tcPr>
            <w:tcW w:w="1460" w:type="dxa"/>
            <w:vAlign w:val="center"/>
          </w:tcPr>
          <w:p w14:paraId="3FA150AD" w14:textId="77777777" w:rsidR="00D8494A" w:rsidRDefault="00212D1E" w:rsidP="00D8494A">
            <w:pPr>
              <w:ind w:firstLine="0"/>
              <w:jc w:val="center"/>
            </w:pPr>
            <w:r>
              <w:t>MIT</w:t>
            </w:r>
          </w:p>
        </w:tc>
      </w:tr>
      <w:tr w:rsidR="00D8494A" w14:paraId="4650E61D" w14:textId="77777777" w:rsidTr="00212D1E">
        <w:tc>
          <w:tcPr>
            <w:tcW w:w="2478" w:type="dxa"/>
            <w:vAlign w:val="center"/>
          </w:tcPr>
          <w:p w14:paraId="7564C61C" w14:textId="77777777" w:rsidR="00D8494A" w:rsidRDefault="00D8494A" w:rsidP="00D8494A">
            <w:pPr>
              <w:ind w:firstLine="0"/>
              <w:jc w:val="center"/>
            </w:pPr>
            <w:r>
              <w:t>Lxml</w:t>
            </w:r>
          </w:p>
        </w:tc>
        <w:tc>
          <w:tcPr>
            <w:tcW w:w="924" w:type="dxa"/>
            <w:vAlign w:val="center"/>
          </w:tcPr>
          <w:p w14:paraId="36111416" w14:textId="77777777" w:rsidR="00D8494A" w:rsidRDefault="00212D1E" w:rsidP="00D8494A">
            <w:pPr>
              <w:ind w:firstLine="0"/>
              <w:jc w:val="center"/>
            </w:pPr>
            <w:r>
              <w:t>4.3.1</w:t>
            </w:r>
          </w:p>
        </w:tc>
        <w:tc>
          <w:tcPr>
            <w:tcW w:w="3637" w:type="dxa"/>
            <w:vAlign w:val="center"/>
          </w:tcPr>
          <w:p w14:paraId="483C69D5" w14:textId="77777777" w:rsidR="00D8494A" w:rsidRDefault="00A94F3A" w:rsidP="00D8494A">
            <w:pPr>
              <w:ind w:firstLine="0"/>
              <w:jc w:val="center"/>
            </w:pPr>
            <w:r>
              <w:t>Librería de Python para poder procesar documentos XML y HTML.</w:t>
            </w:r>
          </w:p>
        </w:tc>
        <w:tc>
          <w:tcPr>
            <w:tcW w:w="1460" w:type="dxa"/>
            <w:vAlign w:val="center"/>
          </w:tcPr>
          <w:p w14:paraId="50B4E20D" w14:textId="77777777" w:rsidR="00D8494A" w:rsidRDefault="00212D1E" w:rsidP="00D8494A">
            <w:pPr>
              <w:ind w:firstLine="0"/>
              <w:jc w:val="center"/>
            </w:pPr>
            <w:r>
              <w:t>BSD</w:t>
            </w:r>
          </w:p>
        </w:tc>
      </w:tr>
      <w:tr w:rsidR="00212D1E" w14:paraId="730D96E0" w14:textId="77777777" w:rsidTr="00212D1E">
        <w:tc>
          <w:tcPr>
            <w:tcW w:w="2478" w:type="dxa"/>
            <w:vAlign w:val="center"/>
          </w:tcPr>
          <w:p w14:paraId="2898B4C3" w14:textId="77777777" w:rsidR="00212D1E" w:rsidRDefault="00212D1E" w:rsidP="00D8494A">
            <w:pPr>
              <w:ind w:firstLine="0"/>
              <w:jc w:val="center"/>
            </w:pPr>
            <w:r w:rsidRPr="003D0E9F">
              <w:t>network_styling_with_d3</w:t>
            </w:r>
          </w:p>
        </w:tc>
        <w:tc>
          <w:tcPr>
            <w:tcW w:w="924" w:type="dxa"/>
            <w:vAlign w:val="center"/>
          </w:tcPr>
          <w:p w14:paraId="055B6899" w14:textId="77777777" w:rsidR="00212D1E" w:rsidRDefault="00212D1E" w:rsidP="00D8494A">
            <w:pPr>
              <w:ind w:firstLine="0"/>
              <w:jc w:val="center"/>
            </w:pPr>
            <w:r>
              <w:t>-</w:t>
            </w:r>
          </w:p>
        </w:tc>
        <w:tc>
          <w:tcPr>
            <w:tcW w:w="3637" w:type="dxa"/>
            <w:vAlign w:val="center"/>
          </w:tcPr>
          <w:p w14:paraId="1EC85B33" w14:textId="77777777" w:rsidR="00212D1E" w:rsidRDefault="00A94F3A" w:rsidP="00D8494A">
            <w:pPr>
              <w:ind w:firstLine="0"/>
              <w:jc w:val="center"/>
            </w:pPr>
            <w:r>
              <w:t>Herramienta que nos permite visualizar redes de una forma más vistosa.</w:t>
            </w:r>
          </w:p>
        </w:tc>
        <w:tc>
          <w:tcPr>
            <w:tcW w:w="1460" w:type="dxa"/>
            <w:vAlign w:val="center"/>
          </w:tcPr>
          <w:p w14:paraId="075F6E0D" w14:textId="77777777" w:rsidR="00212D1E" w:rsidRDefault="00212D1E" w:rsidP="00D8494A">
            <w:pPr>
              <w:ind w:firstLine="0"/>
              <w:jc w:val="center"/>
            </w:pPr>
            <w:r>
              <w:t>MIT</w:t>
            </w:r>
          </w:p>
        </w:tc>
      </w:tr>
      <w:tr w:rsidR="00212D1E" w14:paraId="5A8B301B" w14:textId="77777777" w:rsidTr="00212D1E">
        <w:tc>
          <w:tcPr>
            <w:tcW w:w="2478" w:type="dxa"/>
            <w:vAlign w:val="center"/>
          </w:tcPr>
          <w:p w14:paraId="6B620B61" w14:textId="77777777" w:rsidR="00212D1E" w:rsidRPr="003D0E9F" w:rsidRDefault="00212D1E" w:rsidP="00D8494A">
            <w:pPr>
              <w:ind w:firstLine="0"/>
              <w:jc w:val="center"/>
            </w:pPr>
            <w:r>
              <w:lastRenderedPageBreak/>
              <w:t>Pyhon-louvain</w:t>
            </w:r>
          </w:p>
        </w:tc>
        <w:tc>
          <w:tcPr>
            <w:tcW w:w="924" w:type="dxa"/>
            <w:vAlign w:val="center"/>
          </w:tcPr>
          <w:p w14:paraId="2B5B79C2" w14:textId="77777777" w:rsidR="00212D1E" w:rsidRDefault="00212D1E" w:rsidP="00D8494A">
            <w:pPr>
              <w:ind w:firstLine="0"/>
              <w:jc w:val="center"/>
            </w:pPr>
            <w:r>
              <w:t>latest</w:t>
            </w:r>
          </w:p>
        </w:tc>
        <w:tc>
          <w:tcPr>
            <w:tcW w:w="3637" w:type="dxa"/>
            <w:vAlign w:val="center"/>
          </w:tcPr>
          <w:p w14:paraId="6F5AC225" w14:textId="77777777" w:rsidR="00212D1E" w:rsidRDefault="00A94F3A" w:rsidP="00D8494A">
            <w:pPr>
              <w:ind w:firstLine="0"/>
              <w:jc w:val="center"/>
            </w:pPr>
            <w:r>
              <w:t>Librería que nos permite implementar el algoritmo de Louvain en Python.</w:t>
            </w:r>
          </w:p>
        </w:tc>
        <w:tc>
          <w:tcPr>
            <w:tcW w:w="1460" w:type="dxa"/>
            <w:vAlign w:val="center"/>
          </w:tcPr>
          <w:p w14:paraId="07D6E7E7" w14:textId="562F8F68" w:rsidR="00212D1E" w:rsidRDefault="00E37DB1" w:rsidP="00A94F3A">
            <w:pPr>
              <w:keepNext/>
              <w:ind w:firstLine="0"/>
              <w:jc w:val="center"/>
            </w:pPr>
            <w:r>
              <w:t>Licencia</w:t>
            </w:r>
            <w:r>
              <w:rPr>
                <w:rStyle w:val="Refdenotaalpie"/>
              </w:rPr>
              <w:footnoteReference w:id="2"/>
            </w:r>
          </w:p>
        </w:tc>
      </w:tr>
    </w:tbl>
    <w:p w14:paraId="28C15593" w14:textId="7CCBD8D7" w:rsidR="00D8494A" w:rsidRDefault="00A94F3A" w:rsidP="00A94F3A">
      <w:pPr>
        <w:pStyle w:val="Descripcin"/>
        <w:jc w:val="center"/>
      </w:pPr>
      <w:bookmarkStart w:id="54" w:name="_Toc32403611"/>
      <w:r>
        <w:t xml:space="preserve">Tabla </w:t>
      </w:r>
      <w:r w:rsidR="00C55D23">
        <w:fldChar w:fldCharType="begin"/>
      </w:r>
      <w:r w:rsidR="00C55D23">
        <w:instrText xml:space="preserve"> SEQ Tabla \* ARABIC </w:instrText>
      </w:r>
      <w:r w:rsidR="00C55D23">
        <w:fldChar w:fldCharType="separate"/>
      </w:r>
      <w:r w:rsidR="002C5B9B">
        <w:rPr>
          <w:noProof/>
        </w:rPr>
        <w:t>12</w:t>
      </w:r>
      <w:r w:rsidR="00C55D23">
        <w:rPr>
          <w:noProof/>
        </w:rPr>
        <w:fldChar w:fldCharType="end"/>
      </w:r>
      <w:r>
        <w:t xml:space="preserve"> Licencias de las herramientas utilizadas</w:t>
      </w:r>
      <w:bookmarkEnd w:id="54"/>
    </w:p>
    <w:p w14:paraId="1BFCB31C" w14:textId="77777777" w:rsidR="00A94F3A" w:rsidRDefault="00A94F3A" w:rsidP="00A94F3A">
      <w:r>
        <w:t>Como podemos observar todas las herramientas empleadas para la realización del proyecto permiten su uso libre, por tanto, no tenemos ninguna clase de restricción por la cual necesitemos poner una licencia más restrictiva a nuestro proyecto.</w:t>
      </w:r>
    </w:p>
    <w:p w14:paraId="486FF052" w14:textId="0FAD9D6A" w:rsidR="00681815" w:rsidRDefault="00A94F3A" w:rsidP="00A94F3A">
      <w:r>
        <w:t xml:space="preserve">Es por esto </w:t>
      </w:r>
      <w:r w:rsidR="00F21352">
        <w:t>por lo que</w:t>
      </w:r>
      <w:r>
        <w:t xml:space="preserve"> se ha decidido que el proyecto va a tener una licencia MIT, de tal forma que se permite el uso de la aplicación en todos los sentidos, es decir, se permite el uso de la aplicación libremente, modificación, copia, publicación, venta o distribución.</w:t>
      </w:r>
    </w:p>
    <w:p w14:paraId="096347A5" w14:textId="77777777" w:rsidR="00681815" w:rsidRDefault="00681815" w:rsidP="00681815">
      <w:r>
        <w:br w:type="page"/>
      </w:r>
    </w:p>
    <w:p w14:paraId="40C02DDA" w14:textId="77777777" w:rsidR="00681815" w:rsidRDefault="00681815" w:rsidP="00681815">
      <w:pPr>
        <w:pStyle w:val="Ttulo1"/>
      </w:pPr>
      <w:bookmarkStart w:id="55" w:name="_Toc32403688"/>
      <w:r>
        <w:lastRenderedPageBreak/>
        <w:t>Apéndice B. Especificación de requisitos</w:t>
      </w:r>
      <w:bookmarkEnd w:id="55"/>
    </w:p>
    <w:p w14:paraId="27ABE4C8" w14:textId="77777777" w:rsidR="00681815" w:rsidRDefault="00681815" w:rsidP="00681815">
      <w:pPr>
        <w:pStyle w:val="Ttulo2"/>
        <w:numPr>
          <w:ilvl w:val="0"/>
          <w:numId w:val="4"/>
        </w:numPr>
      </w:pPr>
      <w:bookmarkStart w:id="56" w:name="_Toc32403689"/>
      <w:r>
        <w:t>Introducción</w:t>
      </w:r>
      <w:bookmarkEnd w:id="56"/>
    </w:p>
    <w:p w14:paraId="0874854E" w14:textId="77777777" w:rsidR="00681815" w:rsidRDefault="00681815" w:rsidP="00681815">
      <w:r>
        <w:t>En este apartado se van a definir tanto los objetivos que se han tenido en la realización de este proyecto como los requisitos que se han definido, casos de uso y en general el comportamiento que va a tener la aplicación.</w:t>
      </w:r>
    </w:p>
    <w:p w14:paraId="792AC119" w14:textId="77777777" w:rsidR="00681815" w:rsidRDefault="00681815" w:rsidP="00681815">
      <w:r>
        <w:t>La estructura que se va a seguir para este apartado va a ser la siguiente:</w:t>
      </w:r>
    </w:p>
    <w:p w14:paraId="783ECC06" w14:textId="77777777" w:rsidR="00681815" w:rsidRDefault="00681815" w:rsidP="00681815">
      <w:pPr>
        <w:pStyle w:val="Prrafodelista"/>
        <w:numPr>
          <w:ilvl w:val="0"/>
          <w:numId w:val="5"/>
        </w:numPr>
        <w:spacing w:line="256" w:lineRule="auto"/>
      </w:pPr>
      <w:r>
        <w:t>Introducción: breve descripción de lo que va a contener este apartado.</w:t>
      </w:r>
    </w:p>
    <w:p w14:paraId="1C25EA68" w14:textId="77777777" w:rsidR="00681815" w:rsidRDefault="00681815" w:rsidP="00681815">
      <w:pPr>
        <w:pStyle w:val="Prrafodelista"/>
        <w:numPr>
          <w:ilvl w:val="0"/>
          <w:numId w:val="5"/>
        </w:numPr>
        <w:spacing w:line="256" w:lineRule="auto"/>
      </w:pPr>
      <w:r>
        <w:t>Objetivos generales: los objetivos que se van a cumplir en este proyecto.</w:t>
      </w:r>
    </w:p>
    <w:p w14:paraId="759E64BB" w14:textId="77777777" w:rsidR="00681815" w:rsidRDefault="00681815" w:rsidP="00681815">
      <w:pPr>
        <w:pStyle w:val="Prrafodelista"/>
        <w:numPr>
          <w:ilvl w:val="0"/>
          <w:numId w:val="5"/>
        </w:numPr>
        <w:spacing w:line="256" w:lineRule="auto"/>
      </w:pPr>
      <w:r>
        <w:t>Catálogo de requisitos: donde se van a mencionar todos los requisitos que hemos planteado en el proyecto.</w:t>
      </w:r>
    </w:p>
    <w:p w14:paraId="588B48AD" w14:textId="77777777" w:rsidR="00681815" w:rsidRDefault="00681815" w:rsidP="00681815">
      <w:pPr>
        <w:pStyle w:val="Prrafodelista"/>
        <w:numPr>
          <w:ilvl w:val="0"/>
          <w:numId w:val="5"/>
        </w:numPr>
        <w:spacing w:line="256" w:lineRule="auto"/>
      </w:pPr>
      <w:r>
        <w:t>Especificación de requisitos: casos de uso y su definición.</w:t>
      </w:r>
    </w:p>
    <w:p w14:paraId="727000AB" w14:textId="77777777" w:rsidR="00681815" w:rsidRDefault="00681815" w:rsidP="00681815">
      <w:pPr>
        <w:pStyle w:val="Ttulo2"/>
        <w:numPr>
          <w:ilvl w:val="0"/>
          <w:numId w:val="4"/>
        </w:numPr>
      </w:pPr>
      <w:bookmarkStart w:id="57" w:name="_Toc32403690"/>
      <w:r>
        <w:t>Objetivos generales</w:t>
      </w:r>
      <w:bookmarkEnd w:id="57"/>
    </w:p>
    <w:p w14:paraId="4DD68892" w14:textId="77777777" w:rsidR="00681815" w:rsidRDefault="00681815" w:rsidP="00681815">
      <w:r>
        <w:t>Los objetivos generales que se establecen a la hora de realizar este proyecto son los siguientes:</w:t>
      </w:r>
    </w:p>
    <w:p w14:paraId="3A422AF9" w14:textId="77777777" w:rsidR="00681815" w:rsidRDefault="00681815" w:rsidP="00681815">
      <w:pPr>
        <w:pStyle w:val="Prrafodelista"/>
        <w:numPr>
          <w:ilvl w:val="0"/>
          <w:numId w:val="6"/>
        </w:numPr>
        <w:spacing w:line="256" w:lineRule="auto"/>
      </w:pPr>
      <w:r>
        <w:t>Realizar una aplicación web que permita extraer características de una red introducida.</w:t>
      </w:r>
    </w:p>
    <w:p w14:paraId="17775572" w14:textId="77777777" w:rsidR="00681815" w:rsidRDefault="00681815" w:rsidP="00681815">
      <w:pPr>
        <w:pStyle w:val="Prrafodelista"/>
        <w:numPr>
          <w:ilvl w:val="0"/>
          <w:numId w:val="6"/>
        </w:numPr>
        <w:spacing w:line="256" w:lineRule="auto"/>
      </w:pPr>
      <w:r>
        <w:t>Poder elegir entre introducir una novela en formato EPUB o un guion extraído de una página en concreto.</w:t>
      </w:r>
    </w:p>
    <w:p w14:paraId="5815B8B9" w14:textId="77777777" w:rsidR="00681815" w:rsidRDefault="00681815" w:rsidP="00681815">
      <w:pPr>
        <w:pStyle w:val="Prrafodelista"/>
        <w:numPr>
          <w:ilvl w:val="0"/>
          <w:numId w:val="6"/>
        </w:numPr>
        <w:spacing w:line="256" w:lineRule="auto"/>
      </w:pPr>
      <w:r>
        <w:t>Realizar un informe estructurado y fácil de comprender por el usuario una vez extraídas las características deseadas.</w:t>
      </w:r>
    </w:p>
    <w:p w14:paraId="545C87E4" w14:textId="77777777" w:rsidR="00681815" w:rsidRDefault="00681815" w:rsidP="00681815">
      <w:pPr>
        <w:pStyle w:val="Prrafodelista"/>
        <w:numPr>
          <w:ilvl w:val="0"/>
          <w:numId w:val="6"/>
        </w:numPr>
        <w:spacing w:line="256" w:lineRule="auto"/>
      </w:pPr>
      <w:r>
        <w:t>Permitir que el usuario pueda modificar los diccionarios de personajes extraídos de tal forma que:</w:t>
      </w:r>
    </w:p>
    <w:p w14:paraId="7CD62B3D" w14:textId="77777777" w:rsidR="00681815" w:rsidRDefault="00681815" w:rsidP="00681815">
      <w:pPr>
        <w:pStyle w:val="Prrafodelista"/>
        <w:numPr>
          <w:ilvl w:val="1"/>
          <w:numId w:val="6"/>
        </w:numPr>
        <w:spacing w:line="256" w:lineRule="auto"/>
      </w:pPr>
      <w:r>
        <w:t>Pueda añadir nuevos personajes.</w:t>
      </w:r>
    </w:p>
    <w:p w14:paraId="3F45B534" w14:textId="77777777" w:rsidR="00681815" w:rsidRDefault="00681815" w:rsidP="00681815">
      <w:pPr>
        <w:pStyle w:val="Prrafodelista"/>
        <w:numPr>
          <w:ilvl w:val="1"/>
          <w:numId w:val="6"/>
        </w:numPr>
        <w:spacing w:line="256" w:lineRule="auto"/>
      </w:pPr>
      <w:r>
        <w:t>Pueda eliminar los personajes existentes.</w:t>
      </w:r>
    </w:p>
    <w:p w14:paraId="7045510C" w14:textId="77777777" w:rsidR="00681815" w:rsidRDefault="00681815" w:rsidP="00681815">
      <w:pPr>
        <w:pStyle w:val="Prrafodelista"/>
        <w:numPr>
          <w:ilvl w:val="1"/>
          <w:numId w:val="6"/>
        </w:numPr>
        <w:spacing w:line="256" w:lineRule="auto"/>
      </w:pPr>
      <w:r>
        <w:t>Pueda unir dos personajes en caso de que sean el mismo.</w:t>
      </w:r>
    </w:p>
    <w:p w14:paraId="2E432C4D" w14:textId="77777777" w:rsidR="00681815" w:rsidRDefault="00681815" w:rsidP="00681815">
      <w:pPr>
        <w:pStyle w:val="Prrafodelista"/>
        <w:numPr>
          <w:ilvl w:val="1"/>
          <w:numId w:val="6"/>
        </w:numPr>
        <w:spacing w:line="256" w:lineRule="auto"/>
      </w:pPr>
      <w:r>
        <w:t>Pueda modificar la id de un personaje.</w:t>
      </w:r>
    </w:p>
    <w:p w14:paraId="62075206" w14:textId="77777777" w:rsidR="00681815" w:rsidRDefault="00681815" w:rsidP="00681815">
      <w:pPr>
        <w:pStyle w:val="Prrafodelista"/>
        <w:numPr>
          <w:ilvl w:val="1"/>
          <w:numId w:val="6"/>
        </w:numPr>
        <w:spacing w:line="256" w:lineRule="auto"/>
      </w:pPr>
      <w:r>
        <w:t>Pueda modificar el nombre de un personaje.</w:t>
      </w:r>
    </w:p>
    <w:p w14:paraId="4DE29808" w14:textId="77777777" w:rsidR="00681815" w:rsidRDefault="00681815" w:rsidP="00681815">
      <w:pPr>
        <w:pStyle w:val="Prrafodelista"/>
        <w:numPr>
          <w:ilvl w:val="1"/>
          <w:numId w:val="6"/>
        </w:numPr>
        <w:spacing w:line="256" w:lineRule="auto"/>
      </w:pPr>
      <w:r>
        <w:t>Pueda borrar el nombre de un personaje.</w:t>
      </w:r>
    </w:p>
    <w:p w14:paraId="08EF3B4F" w14:textId="77777777" w:rsidR="00681815" w:rsidRDefault="00681815" w:rsidP="00681815">
      <w:pPr>
        <w:pStyle w:val="Prrafodelista"/>
        <w:numPr>
          <w:ilvl w:val="1"/>
          <w:numId w:val="6"/>
        </w:numPr>
        <w:spacing w:line="256" w:lineRule="auto"/>
      </w:pPr>
      <w:r>
        <w:t>Pueda modificar la etnia de un personaje.</w:t>
      </w:r>
    </w:p>
    <w:p w14:paraId="5CC2F55A" w14:textId="77777777" w:rsidR="00681815" w:rsidRDefault="00681815" w:rsidP="00681815">
      <w:pPr>
        <w:pStyle w:val="Prrafodelista"/>
        <w:numPr>
          <w:ilvl w:val="1"/>
          <w:numId w:val="6"/>
        </w:numPr>
        <w:spacing w:line="256" w:lineRule="auto"/>
      </w:pPr>
      <w:r>
        <w:t>Pueda modificar el sexo de un personaje.</w:t>
      </w:r>
    </w:p>
    <w:p w14:paraId="3E4B6B9E" w14:textId="77777777" w:rsidR="00681815" w:rsidRDefault="00681815" w:rsidP="00681815">
      <w:pPr>
        <w:pStyle w:val="Prrafodelista"/>
        <w:numPr>
          <w:ilvl w:val="0"/>
          <w:numId w:val="6"/>
        </w:numPr>
        <w:spacing w:line="256" w:lineRule="auto"/>
      </w:pPr>
      <w:r>
        <w:t>Permitir al usuario visualizar una red y cambiarla a gusto del usuario.</w:t>
      </w:r>
    </w:p>
    <w:p w14:paraId="6E6C51C8" w14:textId="77777777" w:rsidR="00681815" w:rsidRDefault="00681815" w:rsidP="00681815">
      <w:pPr>
        <w:pStyle w:val="Prrafodelista"/>
        <w:numPr>
          <w:ilvl w:val="0"/>
          <w:numId w:val="6"/>
        </w:numPr>
        <w:spacing w:line="256" w:lineRule="auto"/>
      </w:pPr>
      <w:r>
        <w:t>Permitir que un usuario pueda descargar la red en el formato deseado entre los posibles con el fin de que pueda importarla en otro</w:t>
      </w:r>
      <w:r w:rsidR="00E437D9">
        <w:t>s</w:t>
      </w:r>
      <w:r>
        <w:t xml:space="preserve"> programa</w:t>
      </w:r>
      <w:r w:rsidR="00E437D9">
        <w:t>s</w:t>
      </w:r>
      <w:r>
        <w:t xml:space="preserve"> como Gephi</w:t>
      </w:r>
      <w:r w:rsidR="00E437D9">
        <w:t>, Pajek, Cytoscape, etc</w:t>
      </w:r>
      <w:r>
        <w:t>.</w:t>
      </w:r>
    </w:p>
    <w:p w14:paraId="4C8A4723" w14:textId="77777777" w:rsidR="00681815" w:rsidRDefault="00681815" w:rsidP="00681815">
      <w:pPr>
        <w:pStyle w:val="Prrafodelista"/>
        <w:numPr>
          <w:ilvl w:val="0"/>
          <w:numId w:val="6"/>
        </w:numPr>
        <w:spacing w:line="256" w:lineRule="auto"/>
      </w:pPr>
      <w:r>
        <w:t>Permitir al usuario acceder a una wiki que le proporcione la información necesaria en cada pantalla.</w:t>
      </w:r>
    </w:p>
    <w:p w14:paraId="6FD7EFB1" w14:textId="77777777" w:rsidR="00681815" w:rsidRDefault="00681815" w:rsidP="00681815">
      <w:pPr>
        <w:pStyle w:val="Ttulo2"/>
        <w:numPr>
          <w:ilvl w:val="0"/>
          <w:numId w:val="4"/>
        </w:numPr>
      </w:pPr>
      <w:bookmarkStart w:id="58" w:name="_Toc32403691"/>
      <w:r>
        <w:t>Catálogo de requisitos</w:t>
      </w:r>
      <w:bookmarkEnd w:id="58"/>
    </w:p>
    <w:p w14:paraId="4A133B4F" w14:textId="77777777" w:rsidR="00681815" w:rsidRDefault="00681815" w:rsidP="00681815">
      <w:r>
        <w:t>A continuación, se van a definir todos los requisitos derivados de los objetivos que se han marcado para el proyecto.</w:t>
      </w:r>
    </w:p>
    <w:p w14:paraId="5ED70FA7" w14:textId="77777777" w:rsidR="00681815" w:rsidRDefault="00681815" w:rsidP="00681815">
      <w:pPr>
        <w:pStyle w:val="Ttulo3"/>
      </w:pPr>
      <w:bookmarkStart w:id="59" w:name="_Toc32403692"/>
      <w:r>
        <w:lastRenderedPageBreak/>
        <w:t>Requisitos funcionales</w:t>
      </w:r>
      <w:bookmarkEnd w:id="59"/>
    </w:p>
    <w:p w14:paraId="7B805E38" w14:textId="77777777" w:rsidR="00681815" w:rsidRDefault="00681815" w:rsidP="00681815">
      <w:pPr>
        <w:pStyle w:val="Prrafodelista"/>
        <w:numPr>
          <w:ilvl w:val="0"/>
          <w:numId w:val="7"/>
        </w:numPr>
        <w:spacing w:line="256" w:lineRule="auto"/>
      </w:pPr>
      <w:r>
        <w:rPr>
          <w:b/>
          <w:bCs/>
        </w:rPr>
        <w:t xml:space="preserve">R.F-1 Selección ePub o Película: </w:t>
      </w:r>
      <w:r>
        <w:t>La aplicación tiene que ser capaz de permitir al usuario elegir entre introducir el guion de una película o un libro en formato ePub.</w:t>
      </w:r>
    </w:p>
    <w:p w14:paraId="06AB8169" w14:textId="77777777" w:rsidR="00681815" w:rsidRDefault="00681815" w:rsidP="00681815">
      <w:pPr>
        <w:pStyle w:val="Prrafodelista"/>
        <w:numPr>
          <w:ilvl w:val="0"/>
          <w:numId w:val="7"/>
        </w:numPr>
        <w:spacing w:line="256" w:lineRule="auto"/>
      </w:pPr>
      <w:r>
        <w:rPr>
          <w:b/>
          <w:bCs/>
        </w:rPr>
        <w:t>R.F-2 Introducción de ePub:</w:t>
      </w:r>
      <w:r>
        <w:t xml:space="preserve"> La aplicación tiene que ser capaz de permitir que el usuario introduzca un libro en formato ePub, verifique que es correcto y de acceso a la siguiente pantalla.</w:t>
      </w:r>
    </w:p>
    <w:p w14:paraId="7C903E61" w14:textId="77777777" w:rsidR="00681815" w:rsidRDefault="00681815" w:rsidP="00EE08BC">
      <w:pPr>
        <w:pStyle w:val="Prrafodelista"/>
        <w:numPr>
          <w:ilvl w:val="0"/>
          <w:numId w:val="7"/>
        </w:numPr>
        <w:spacing w:line="256" w:lineRule="auto"/>
      </w:pPr>
      <w:r>
        <w:rPr>
          <w:b/>
          <w:bCs/>
        </w:rPr>
        <w:t>R.F-</w:t>
      </w:r>
      <w:r w:rsidR="00EE08BC">
        <w:rPr>
          <w:b/>
          <w:bCs/>
        </w:rPr>
        <w:t>3</w:t>
      </w:r>
      <w:r>
        <w:rPr>
          <w:b/>
          <w:bCs/>
        </w:rPr>
        <w:t xml:space="preserve"> Crear diccionario de forma automática: </w:t>
      </w:r>
      <w:r>
        <w:t>La aplicación debe permitir crear un diccionario de forma automática a partir del ePub introducido.</w:t>
      </w:r>
    </w:p>
    <w:p w14:paraId="44B61A01" w14:textId="77777777" w:rsidR="00681815" w:rsidRDefault="00681815" w:rsidP="00EE08BC">
      <w:pPr>
        <w:pStyle w:val="Prrafodelista"/>
        <w:numPr>
          <w:ilvl w:val="0"/>
          <w:numId w:val="7"/>
        </w:numPr>
        <w:spacing w:line="256" w:lineRule="auto"/>
      </w:pPr>
      <w:r>
        <w:rPr>
          <w:b/>
          <w:bCs/>
        </w:rPr>
        <w:t>R.F-</w:t>
      </w:r>
      <w:r w:rsidR="00EE08BC">
        <w:rPr>
          <w:b/>
          <w:bCs/>
        </w:rPr>
        <w:t>4</w:t>
      </w:r>
      <w:r>
        <w:rPr>
          <w:b/>
          <w:bCs/>
        </w:rPr>
        <w:t xml:space="preserve"> Vaciar diccionario: </w:t>
      </w:r>
      <w:r>
        <w:t>La aplicación debe permitir vaciar un diccionario ya existente.</w:t>
      </w:r>
    </w:p>
    <w:p w14:paraId="1910817E" w14:textId="77777777" w:rsidR="00681815" w:rsidRDefault="00681815" w:rsidP="00EE08BC">
      <w:pPr>
        <w:pStyle w:val="Prrafodelista"/>
        <w:numPr>
          <w:ilvl w:val="0"/>
          <w:numId w:val="7"/>
        </w:numPr>
        <w:spacing w:line="256" w:lineRule="auto"/>
      </w:pPr>
      <w:r>
        <w:rPr>
          <w:b/>
          <w:bCs/>
        </w:rPr>
        <w:t>R.F-</w:t>
      </w:r>
      <w:r w:rsidR="00EE08BC">
        <w:rPr>
          <w:b/>
          <w:bCs/>
        </w:rPr>
        <w:t>5</w:t>
      </w:r>
      <w:r>
        <w:rPr>
          <w:b/>
          <w:bCs/>
        </w:rPr>
        <w:t xml:space="preserve"> Importación de diccionario:</w:t>
      </w:r>
      <w:r>
        <w:t xml:space="preserve"> La aplicación debe permitir que el usuario importe un diccionario desde un fichero csv que será validado.</w:t>
      </w:r>
    </w:p>
    <w:p w14:paraId="29446C2F" w14:textId="77777777" w:rsidR="00681815" w:rsidRDefault="00681815" w:rsidP="00EE08BC">
      <w:pPr>
        <w:pStyle w:val="Prrafodelista"/>
        <w:numPr>
          <w:ilvl w:val="0"/>
          <w:numId w:val="7"/>
        </w:numPr>
        <w:spacing w:line="256" w:lineRule="auto"/>
      </w:pPr>
      <w:r>
        <w:rPr>
          <w:b/>
          <w:bCs/>
        </w:rPr>
        <w:t>R.F-</w:t>
      </w:r>
      <w:r w:rsidR="00EE08BC">
        <w:rPr>
          <w:b/>
          <w:bCs/>
        </w:rPr>
        <w:t>6</w:t>
      </w:r>
      <w:r>
        <w:rPr>
          <w:b/>
          <w:bCs/>
        </w:rPr>
        <w:t xml:space="preserve"> Obtención de diccionario: </w:t>
      </w:r>
      <w:r>
        <w:t>La aplicación debe permitir que el usuario obtenga un diccionario de una wiki de personajes.</w:t>
      </w:r>
    </w:p>
    <w:p w14:paraId="40F6FD66" w14:textId="77777777" w:rsidR="00681815" w:rsidRDefault="00681815" w:rsidP="00681815">
      <w:pPr>
        <w:pStyle w:val="Prrafodelista"/>
        <w:numPr>
          <w:ilvl w:val="0"/>
          <w:numId w:val="7"/>
        </w:numPr>
        <w:spacing w:line="256" w:lineRule="auto"/>
      </w:pPr>
      <w:r>
        <w:rPr>
          <w:b/>
          <w:bCs/>
        </w:rPr>
        <w:t>R.F-</w:t>
      </w:r>
      <w:r w:rsidR="00EE08BC">
        <w:rPr>
          <w:b/>
          <w:bCs/>
        </w:rPr>
        <w:t>7</w:t>
      </w:r>
      <w:r>
        <w:rPr>
          <w:b/>
          <w:bCs/>
        </w:rPr>
        <w:t xml:space="preserve"> Introducción de guion:</w:t>
      </w:r>
      <w:r>
        <w:t xml:space="preserve"> La aplicación debe permitir al usuario introducir una película en forma de enlace a una página preestablecida de forma que pueda leer dicha página y extraer sus personajes en un diccionario.</w:t>
      </w:r>
    </w:p>
    <w:p w14:paraId="5E63FFFB" w14:textId="77777777" w:rsidR="00681815" w:rsidRDefault="00681815" w:rsidP="00681815">
      <w:pPr>
        <w:pStyle w:val="Prrafodelista"/>
        <w:numPr>
          <w:ilvl w:val="0"/>
          <w:numId w:val="7"/>
        </w:numPr>
        <w:spacing w:line="256" w:lineRule="auto"/>
      </w:pPr>
      <w:r>
        <w:rPr>
          <w:b/>
          <w:bCs/>
        </w:rPr>
        <w:t>R.F-</w:t>
      </w:r>
      <w:r w:rsidR="00EE08BC">
        <w:rPr>
          <w:b/>
          <w:bCs/>
        </w:rPr>
        <w:t>8</w:t>
      </w:r>
      <w:r>
        <w:rPr>
          <w:b/>
          <w:bCs/>
        </w:rPr>
        <w:t xml:space="preserve"> Modificar personajes: </w:t>
      </w:r>
      <w:r>
        <w:t>La aplicación debe mostrar una lista con los personajes obtenidos y permitir al usuario modificarlos a su gusto.</w:t>
      </w:r>
    </w:p>
    <w:p w14:paraId="3D60166D"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 Añadir personaje: </w:t>
      </w:r>
      <w:r>
        <w:t>La aplicación debe permitir al usuario añadir los personajes que él quiera.</w:t>
      </w:r>
    </w:p>
    <w:p w14:paraId="2A493010"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.2 Borrar personaje: </w:t>
      </w:r>
      <w:r>
        <w:t>La aplicación debe permitir al usuario borrar los personajes que a él le interese.</w:t>
      </w:r>
    </w:p>
    <w:p w14:paraId="54C58ED5"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.3 Juntar personajes: </w:t>
      </w:r>
      <w:r>
        <w:t>La aplicación debe permitir al usuario juntar los personajes como sea oportuno.</w:t>
      </w:r>
    </w:p>
    <w:p w14:paraId="3A0563FC"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.4 Añadir referencia a un personaje: </w:t>
      </w:r>
      <w:r>
        <w:t>La aplicación debe permitir añadir una referencia a la id del personaje que sea.</w:t>
      </w:r>
    </w:p>
    <w:p w14:paraId="7BD995E2"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.5 Eliminar referencia a un personaje: </w:t>
      </w:r>
      <w:r>
        <w:t>La aplicación debe permitir al usuario eliminar una referencia de una id aportada por el usuario.</w:t>
      </w:r>
    </w:p>
    <w:p w14:paraId="6557E90C"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.6 Modificar id personaje: </w:t>
      </w:r>
      <w:r>
        <w:t>La aplicación debe permitir modificar el id de un personaje dado.</w:t>
      </w:r>
    </w:p>
    <w:p w14:paraId="78946B90"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.7 Modificar etnia: </w:t>
      </w:r>
      <w:r>
        <w:t>La aplicación debe permitir modificar la etnia de un personaje existente de la aplicación.</w:t>
      </w:r>
    </w:p>
    <w:p w14:paraId="70EF7D54" w14:textId="77777777" w:rsidR="00681815" w:rsidRDefault="00681815" w:rsidP="00681815">
      <w:pPr>
        <w:pStyle w:val="Prrafodelista"/>
        <w:numPr>
          <w:ilvl w:val="1"/>
          <w:numId w:val="7"/>
        </w:numPr>
        <w:spacing w:line="256" w:lineRule="auto"/>
      </w:pPr>
      <w:r>
        <w:rPr>
          <w:b/>
          <w:bCs/>
        </w:rPr>
        <w:t>R.F-</w:t>
      </w:r>
      <w:r w:rsidR="00EE08BC">
        <w:rPr>
          <w:b/>
          <w:bCs/>
        </w:rPr>
        <w:t>8</w:t>
      </w:r>
      <w:r>
        <w:rPr>
          <w:b/>
          <w:bCs/>
        </w:rPr>
        <w:t>.8</w:t>
      </w:r>
      <w:r>
        <w:t xml:space="preserve"> </w:t>
      </w:r>
      <w:r>
        <w:rPr>
          <w:b/>
          <w:bCs/>
        </w:rPr>
        <w:t xml:space="preserve">Modificar sexo: </w:t>
      </w:r>
      <w:r>
        <w:t>La aplicación debe permitir al usuario modificar el sexo del personaje deseado.</w:t>
      </w:r>
    </w:p>
    <w:p w14:paraId="2EA7EFD6"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.9 Exportar diccionario: </w:t>
      </w:r>
      <w:r>
        <w:t>La aplicación debe permitir al usuario exportar el diccionario de personajes que ha creado.</w:t>
      </w:r>
    </w:p>
    <w:p w14:paraId="7BA8A301"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.10 Obtener posiciones: </w:t>
      </w:r>
      <w:r>
        <w:t>La aplicación debe permitir obtener las posiciones en las que se encuentran los personajes dentro del catálogo de personajes.</w:t>
      </w:r>
    </w:p>
    <w:p w14:paraId="0F825B65" w14:textId="77777777" w:rsidR="00681815" w:rsidRDefault="00681815" w:rsidP="00681815">
      <w:pPr>
        <w:pStyle w:val="Prrafodelista"/>
        <w:numPr>
          <w:ilvl w:val="1"/>
          <w:numId w:val="7"/>
        </w:numPr>
        <w:spacing w:line="256" w:lineRule="auto"/>
      </w:pPr>
      <w:r>
        <w:rPr>
          <w:b/>
          <w:bCs/>
        </w:rPr>
        <w:t>R.F-</w:t>
      </w:r>
      <w:r w:rsidR="00EE08BC">
        <w:rPr>
          <w:b/>
          <w:bCs/>
        </w:rPr>
        <w:t>8</w:t>
      </w:r>
      <w:r>
        <w:rPr>
          <w:b/>
          <w:bCs/>
        </w:rPr>
        <w:t xml:space="preserve">.11 Obtener etnia y sexo: </w:t>
      </w:r>
      <w:r>
        <w:t>La aplicación debe permitir obtener la etnia y el sexo de los personajes que se encuentran en el catálogo de personajes.</w:t>
      </w:r>
    </w:p>
    <w:p w14:paraId="16F8F940" w14:textId="77777777" w:rsidR="00681815" w:rsidRDefault="00681815" w:rsidP="00681815">
      <w:pPr>
        <w:pStyle w:val="Prrafodelista"/>
        <w:numPr>
          <w:ilvl w:val="0"/>
          <w:numId w:val="7"/>
        </w:numPr>
        <w:spacing w:line="256" w:lineRule="auto"/>
      </w:pPr>
      <w:r>
        <w:rPr>
          <w:b/>
          <w:bCs/>
        </w:rPr>
        <w:t>R.F-</w:t>
      </w:r>
      <w:r w:rsidR="00EE08BC">
        <w:rPr>
          <w:b/>
          <w:bCs/>
        </w:rPr>
        <w:t>9</w:t>
      </w:r>
      <w:r>
        <w:rPr>
          <w:b/>
          <w:bCs/>
        </w:rPr>
        <w:t xml:space="preserve"> Añadir parámetros </w:t>
      </w:r>
      <w:r w:rsidR="00FF7738">
        <w:rPr>
          <w:b/>
          <w:bCs/>
        </w:rPr>
        <w:t>ePub</w:t>
      </w:r>
      <w:r>
        <w:rPr>
          <w:b/>
          <w:bCs/>
        </w:rPr>
        <w:t xml:space="preserve">: </w:t>
      </w:r>
      <w:r>
        <w:t xml:space="preserve">La aplicación debe recoger parámetros </w:t>
      </w:r>
      <w:r w:rsidR="00FF7738">
        <w:t xml:space="preserve">correspondientes a </w:t>
      </w:r>
      <w:r>
        <w:t>número de apariciones, intervalo de aparición y si se tienen en cuenta los capítulo</w:t>
      </w:r>
      <w:r w:rsidR="00FF7738">
        <w:t>s</w:t>
      </w:r>
      <w:r>
        <w:t>.</w:t>
      </w:r>
    </w:p>
    <w:p w14:paraId="687ED1A2" w14:textId="77777777" w:rsidR="00FF7738" w:rsidRDefault="00FF7738" w:rsidP="00681815">
      <w:pPr>
        <w:pStyle w:val="Prrafodelista"/>
        <w:numPr>
          <w:ilvl w:val="0"/>
          <w:numId w:val="7"/>
        </w:numPr>
        <w:spacing w:line="256" w:lineRule="auto"/>
      </w:pPr>
      <w:r>
        <w:rPr>
          <w:b/>
          <w:bCs/>
        </w:rPr>
        <w:t xml:space="preserve">R.F-10 Añadir parámetros película: </w:t>
      </w:r>
      <w:r>
        <w:t>La aplicación debe recoger el parámetro correspondiente al número de apariciones.</w:t>
      </w:r>
    </w:p>
    <w:p w14:paraId="643D1555" w14:textId="77777777" w:rsidR="00681815" w:rsidRDefault="00681815" w:rsidP="00681815">
      <w:pPr>
        <w:pStyle w:val="Prrafodelista"/>
        <w:numPr>
          <w:ilvl w:val="0"/>
          <w:numId w:val="7"/>
        </w:numPr>
        <w:spacing w:line="256" w:lineRule="auto"/>
      </w:pPr>
      <w:r>
        <w:rPr>
          <w:b/>
          <w:bCs/>
        </w:rPr>
        <w:lastRenderedPageBreak/>
        <w:t>R.F-</w:t>
      </w:r>
      <w:r w:rsidR="00EE08BC">
        <w:rPr>
          <w:b/>
          <w:bCs/>
        </w:rPr>
        <w:t>1</w:t>
      </w:r>
      <w:r w:rsidR="00FF7738">
        <w:rPr>
          <w:b/>
          <w:bCs/>
        </w:rPr>
        <w:t>1</w:t>
      </w:r>
      <w:r>
        <w:rPr>
          <w:b/>
          <w:bCs/>
        </w:rPr>
        <w:t xml:space="preserve"> Visualización de la red: </w:t>
      </w:r>
      <w:r>
        <w:t>La aplicación debe permitir al usuario visualizar la red de forma que pueda cambiarla al gusto que el usuario quiera.</w:t>
      </w:r>
    </w:p>
    <w:p w14:paraId="166843C9" w14:textId="77777777" w:rsidR="00DE6162" w:rsidRDefault="00DE6162" w:rsidP="00DE6162">
      <w:pPr>
        <w:pStyle w:val="Prrafodelista"/>
        <w:numPr>
          <w:ilvl w:val="1"/>
          <w:numId w:val="7"/>
        </w:numPr>
        <w:spacing w:line="256" w:lineRule="auto"/>
      </w:pPr>
      <w:r>
        <w:rPr>
          <w:b/>
          <w:bCs/>
        </w:rPr>
        <w:t>R.F-1</w:t>
      </w:r>
      <w:r w:rsidR="00FF7738">
        <w:rPr>
          <w:b/>
          <w:bCs/>
        </w:rPr>
        <w:t>1</w:t>
      </w:r>
      <w:r>
        <w:rPr>
          <w:b/>
          <w:bCs/>
        </w:rPr>
        <w:t xml:space="preserve">.1 Exportación de la red: </w:t>
      </w:r>
      <w:r>
        <w:t>La aplicación debe permitir exportar la red en los distintos formatos aportados.</w:t>
      </w:r>
    </w:p>
    <w:p w14:paraId="38FD2AB2"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2</w:t>
      </w:r>
      <w:r>
        <w:rPr>
          <w:b/>
          <w:bCs/>
        </w:rPr>
        <w:t xml:space="preserve"> Selección de características: </w:t>
      </w:r>
      <w:r>
        <w:t>La aplicación debe permitir seleccionar al usuario las características deseadas con el fin de poder visualizarlas en el informe generado.</w:t>
      </w:r>
    </w:p>
    <w:p w14:paraId="635BBCBD"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3</w:t>
      </w:r>
      <w:r>
        <w:rPr>
          <w:b/>
          <w:bCs/>
        </w:rPr>
        <w:t xml:space="preserve"> Visualización del informe: </w:t>
      </w:r>
      <w:r>
        <w:t>La aplicación debe permitir al usuario visualizar el informe en el que estarán las características seleccionadas previamente</w:t>
      </w:r>
      <w:r w:rsidR="00216CC0">
        <w:t xml:space="preserve"> y navegar a través del informe</w:t>
      </w:r>
      <w:r>
        <w:t>.</w:t>
      </w:r>
    </w:p>
    <w:p w14:paraId="516482D7" w14:textId="77777777" w:rsidR="00681815" w:rsidRDefault="00681815" w:rsidP="00681815">
      <w:pPr>
        <w:pStyle w:val="Prrafodelista"/>
        <w:numPr>
          <w:ilvl w:val="0"/>
          <w:numId w:val="7"/>
        </w:numPr>
        <w:spacing w:line="256" w:lineRule="auto"/>
      </w:pPr>
      <w:r>
        <w:rPr>
          <w:b/>
          <w:bCs/>
        </w:rPr>
        <w:t>R.F-</w:t>
      </w:r>
      <w:r w:rsidR="00EE08BC">
        <w:rPr>
          <w:b/>
          <w:bCs/>
        </w:rPr>
        <w:t>1</w:t>
      </w:r>
      <w:r w:rsidR="00FF7738">
        <w:rPr>
          <w:b/>
          <w:bCs/>
        </w:rPr>
        <w:t>4</w:t>
      </w:r>
      <w:r>
        <w:rPr>
          <w:b/>
          <w:bCs/>
        </w:rPr>
        <w:t xml:space="preserve"> Botones de navegación: </w:t>
      </w:r>
      <w:r>
        <w:t>La aplicación debe permitir al usuario el uso de forma correcta de los botones de navegación aportados por la aplicación.</w:t>
      </w:r>
    </w:p>
    <w:p w14:paraId="17FC4654" w14:textId="77777777" w:rsidR="00681815" w:rsidRDefault="00681815" w:rsidP="00681815">
      <w:pPr>
        <w:pStyle w:val="Prrafodelista"/>
        <w:numPr>
          <w:ilvl w:val="0"/>
          <w:numId w:val="7"/>
        </w:numPr>
        <w:spacing w:line="256" w:lineRule="auto"/>
      </w:pPr>
      <w:r>
        <w:rPr>
          <w:b/>
          <w:bCs/>
        </w:rPr>
        <w:t>R.F-1</w:t>
      </w:r>
      <w:r w:rsidR="00FF7738">
        <w:rPr>
          <w:b/>
          <w:bCs/>
        </w:rPr>
        <w:t>5</w:t>
      </w:r>
      <w:r>
        <w:rPr>
          <w:b/>
          <w:bCs/>
        </w:rPr>
        <w:t xml:space="preserve"> Wiki: </w:t>
      </w:r>
      <w:r>
        <w:t>La aplicación debe permitir al usuario acceder a la wiki de ayuda que contiene la guía de usuario.</w:t>
      </w:r>
    </w:p>
    <w:p w14:paraId="4422BE49" w14:textId="77777777" w:rsidR="00681815" w:rsidRDefault="00681815" w:rsidP="00681815">
      <w:pPr>
        <w:pStyle w:val="Prrafodelista"/>
        <w:numPr>
          <w:ilvl w:val="0"/>
          <w:numId w:val="7"/>
        </w:numPr>
        <w:spacing w:line="256" w:lineRule="auto"/>
      </w:pPr>
      <w:r>
        <w:rPr>
          <w:b/>
          <w:bCs/>
        </w:rPr>
        <w:t>R.F-1</w:t>
      </w:r>
      <w:r w:rsidR="00FF7738">
        <w:rPr>
          <w:b/>
          <w:bCs/>
        </w:rPr>
        <w:t>6</w:t>
      </w:r>
      <w:r>
        <w:rPr>
          <w:b/>
          <w:bCs/>
        </w:rPr>
        <w:t xml:space="preserve"> Acerca de: </w:t>
      </w:r>
      <w:r>
        <w:t>La aplicación debe permitir al usuario moverse a la página de “acerca de” con el fin de consultar la información que allí aparece.</w:t>
      </w:r>
    </w:p>
    <w:p w14:paraId="03EAD216" w14:textId="77777777" w:rsidR="00681815" w:rsidRDefault="00681815" w:rsidP="00681815">
      <w:pPr>
        <w:pStyle w:val="Prrafodelista"/>
        <w:numPr>
          <w:ilvl w:val="0"/>
          <w:numId w:val="7"/>
        </w:numPr>
        <w:spacing w:line="256" w:lineRule="auto"/>
      </w:pPr>
      <w:r>
        <w:rPr>
          <w:b/>
          <w:bCs/>
        </w:rPr>
        <w:t>R.F-1</w:t>
      </w:r>
      <w:r w:rsidR="00FF7738">
        <w:rPr>
          <w:b/>
          <w:bCs/>
        </w:rPr>
        <w:t>7</w:t>
      </w:r>
      <w:r>
        <w:rPr>
          <w:b/>
          <w:bCs/>
        </w:rPr>
        <w:t xml:space="preserve"> Cambio de idioma: </w:t>
      </w:r>
      <w:r>
        <w:t>La aplicación debe permitir cambiar el idioma de la página por aquellos idiomas que se encuentren disponibles en la barra de navegación.</w:t>
      </w:r>
    </w:p>
    <w:p w14:paraId="628A481E" w14:textId="77777777" w:rsidR="00681815" w:rsidRDefault="00681815" w:rsidP="00681815">
      <w:pPr>
        <w:pStyle w:val="Ttulo3"/>
      </w:pPr>
      <w:bookmarkStart w:id="60" w:name="_Toc32403693"/>
      <w:r>
        <w:t>Requisitos no funcionales</w:t>
      </w:r>
      <w:bookmarkEnd w:id="60"/>
    </w:p>
    <w:p w14:paraId="6DFD9497" w14:textId="77777777" w:rsidR="00681815" w:rsidRDefault="00681815" w:rsidP="00681815">
      <w:pPr>
        <w:pStyle w:val="Prrafodelista"/>
        <w:numPr>
          <w:ilvl w:val="0"/>
          <w:numId w:val="8"/>
        </w:numPr>
        <w:spacing w:line="256" w:lineRule="auto"/>
      </w:pPr>
      <w:r>
        <w:rPr>
          <w:b/>
          <w:bCs/>
        </w:rPr>
        <w:t xml:space="preserve">R.N.F-1 Usabilidad: </w:t>
      </w:r>
      <w:r>
        <w:t>La aplicación debe ser intuitiva y que permita su navegación y aprendizaje de una forma rápida.</w:t>
      </w:r>
    </w:p>
    <w:p w14:paraId="343A6210" w14:textId="77777777" w:rsidR="00681815" w:rsidRDefault="00681815" w:rsidP="00681815">
      <w:pPr>
        <w:pStyle w:val="Prrafodelista"/>
        <w:numPr>
          <w:ilvl w:val="0"/>
          <w:numId w:val="8"/>
        </w:numPr>
        <w:spacing w:line="256" w:lineRule="auto"/>
      </w:pPr>
      <w:r>
        <w:rPr>
          <w:b/>
          <w:bCs/>
        </w:rPr>
        <w:t>R.N.F-2 Escalabilidad:</w:t>
      </w:r>
      <w:r>
        <w:t xml:space="preserve"> La aplicación debe estar preparada para escalar, es decir, para que se puedan añadir nuevas funcionalidades de una forma rápida y sencilla.</w:t>
      </w:r>
    </w:p>
    <w:p w14:paraId="3ED0C75F" w14:textId="77777777" w:rsidR="00681815" w:rsidRDefault="00681815" w:rsidP="00681815">
      <w:pPr>
        <w:pStyle w:val="Prrafodelista"/>
        <w:numPr>
          <w:ilvl w:val="0"/>
          <w:numId w:val="8"/>
        </w:numPr>
        <w:spacing w:line="256" w:lineRule="auto"/>
      </w:pPr>
      <w:r>
        <w:rPr>
          <w:b/>
          <w:bCs/>
        </w:rPr>
        <w:t xml:space="preserve">R.N.F-3 Internacionalización: </w:t>
      </w:r>
      <w:r>
        <w:t>La aplicación debe estar preparada para cambiar a los idiomas establecidos.</w:t>
      </w:r>
    </w:p>
    <w:p w14:paraId="6A7D4CE5" w14:textId="77777777" w:rsidR="00681815" w:rsidRDefault="00681815" w:rsidP="00681815">
      <w:pPr>
        <w:pStyle w:val="Prrafodelista"/>
        <w:numPr>
          <w:ilvl w:val="0"/>
          <w:numId w:val="8"/>
        </w:numPr>
        <w:spacing w:line="256" w:lineRule="auto"/>
      </w:pPr>
      <w:r>
        <w:rPr>
          <w:b/>
          <w:bCs/>
        </w:rPr>
        <w:t xml:space="preserve">R.N.F-4 Seguridad: </w:t>
      </w:r>
      <w:r>
        <w:t>Se debe gestionar todos los datos de una forma adecuada y sin mantener información vulnerable de forma innecesaria.</w:t>
      </w:r>
    </w:p>
    <w:p w14:paraId="63FBCEAC" w14:textId="77777777" w:rsidR="00681815" w:rsidRDefault="00681815" w:rsidP="00681815">
      <w:pPr>
        <w:pStyle w:val="Prrafodelista"/>
        <w:numPr>
          <w:ilvl w:val="0"/>
          <w:numId w:val="8"/>
        </w:numPr>
        <w:spacing w:line="256" w:lineRule="auto"/>
      </w:pPr>
      <w:r>
        <w:rPr>
          <w:b/>
          <w:bCs/>
        </w:rPr>
        <w:t xml:space="preserve">R.N.F-5 Mantenibilidad: </w:t>
      </w:r>
      <w:r>
        <w:t xml:space="preserve"> Se debe asegurar que la aplicación va a ser mantenible con facilidad, facilitando la labor de escalado.</w:t>
      </w:r>
    </w:p>
    <w:p w14:paraId="4E348263" w14:textId="77777777" w:rsidR="00681815" w:rsidRDefault="00681815" w:rsidP="00681815">
      <w:pPr>
        <w:pStyle w:val="Prrafodelista"/>
        <w:numPr>
          <w:ilvl w:val="0"/>
          <w:numId w:val="8"/>
        </w:numPr>
        <w:spacing w:line="256" w:lineRule="auto"/>
      </w:pPr>
      <w:r>
        <w:rPr>
          <w:b/>
          <w:bCs/>
        </w:rPr>
        <w:t xml:space="preserve">R.N.F-6 Disponibilidad: </w:t>
      </w:r>
      <w:r>
        <w:t>La aplicación debe poder estar disponible siempre que el usuario la requiera y mantenga conexión a internet.</w:t>
      </w:r>
    </w:p>
    <w:p w14:paraId="4F7AEB01" w14:textId="77777777" w:rsidR="00681815" w:rsidRDefault="00681815" w:rsidP="00681815">
      <w:pPr>
        <w:pStyle w:val="Ttulo2"/>
        <w:numPr>
          <w:ilvl w:val="0"/>
          <w:numId w:val="4"/>
        </w:numPr>
      </w:pPr>
      <w:bookmarkStart w:id="61" w:name="_Toc32403694"/>
      <w:r>
        <w:t>Especificación de requisitos</w:t>
      </w:r>
      <w:bookmarkEnd w:id="61"/>
    </w:p>
    <w:p w14:paraId="39965370" w14:textId="77777777" w:rsidR="00681815" w:rsidRDefault="00681815" w:rsidP="00E54175">
      <w:r>
        <w:t>En este apartado se va a describir un diagrama de caso de uso y se va a definir cada uno de los casos de uso que posee la aplicación.</w:t>
      </w:r>
      <w:r w:rsidR="00E54175">
        <w:t xml:space="preserve"> Se especifica que la frecuencia indicada en los casos de uso es la siguiente:</w:t>
      </w:r>
    </w:p>
    <w:p w14:paraId="570BD3DE" w14:textId="77777777" w:rsidR="00E54175" w:rsidRDefault="00E54175" w:rsidP="0001124E">
      <w:pPr>
        <w:pStyle w:val="Prrafodelista"/>
        <w:numPr>
          <w:ilvl w:val="0"/>
          <w:numId w:val="9"/>
        </w:numPr>
      </w:pPr>
      <w:r>
        <w:t>Baja: la frecuencia baja significa que se usa ese caso de uso menos de un 30% de las veces que se usa la aplicación.</w:t>
      </w:r>
    </w:p>
    <w:p w14:paraId="7BCBBFDD" w14:textId="77777777" w:rsidR="00E54175" w:rsidRDefault="00E54175" w:rsidP="0001124E">
      <w:pPr>
        <w:pStyle w:val="Prrafodelista"/>
        <w:numPr>
          <w:ilvl w:val="0"/>
          <w:numId w:val="9"/>
        </w:numPr>
      </w:pPr>
      <w:r>
        <w:t>Media: la frecuencia media significa que se usa ese caso de uso entre un 30-60% de las veces que se usa la aplicación.</w:t>
      </w:r>
    </w:p>
    <w:p w14:paraId="528C87C8" w14:textId="77777777" w:rsidR="00E54175" w:rsidRDefault="00E54175" w:rsidP="0001124E">
      <w:pPr>
        <w:pStyle w:val="Prrafodelista"/>
        <w:numPr>
          <w:ilvl w:val="0"/>
          <w:numId w:val="9"/>
        </w:numPr>
      </w:pPr>
      <w:r>
        <w:t>Alta: la frecuencia alta significa que se usa ese caso de uso entre un 60-90% de las veces que se usa la aplicación.</w:t>
      </w:r>
    </w:p>
    <w:p w14:paraId="7441DF4A" w14:textId="77777777" w:rsidR="00E54175" w:rsidRDefault="00E54175" w:rsidP="0001124E">
      <w:pPr>
        <w:pStyle w:val="Prrafodelista"/>
        <w:numPr>
          <w:ilvl w:val="0"/>
          <w:numId w:val="9"/>
        </w:numPr>
        <w:sectPr w:rsidR="00E54175" w:rsidSect="00681815">
          <w:headerReference w:type="default" r:id="rId104"/>
          <w:headerReference w:type="first" r:id="rId105"/>
          <w:pgSz w:w="11906" w:h="16838" w:code="9"/>
          <w:pgMar w:top="1418" w:right="1701" w:bottom="1418" w:left="1701" w:header="709" w:footer="709" w:gutter="0"/>
          <w:pgNumType w:start="1"/>
          <w:cols w:space="708"/>
          <w:titlePg/>
          <w:docGrid w:linePitch="360"/>
        </w:sectPr>
      </w:pPr>
      <w:r>
        <w:t>Muy alta: la frecuencia muy alta significa que se usa ese caso de uso más de un 90% de las veces.</w:t>
      </w:r>
    </w:p>
    <w:p w14:paraId="1E201FB5" w14:textId="77777777" w:rsidR="00681815" w:rsidRDefault="00681815" w:rsidP="00681815">
      <w:pPr>
        <w:pStyle w:val="Ttulo3"/>
      </w:pPr>
      <w:bookmarkStart w:id="62" w:name="_Toc32403695"/>
      <w:r>
        <w:rPr>
          <w:noProof/>
        </w:rPr>
        <w:lastRenderedPageBreak/>
        <mc:AlternateContent>
          <mc:Choice Requires="wps">
            <w:drawing>
              <wp:anchor distT="0" distB="0" distL="114300" distR="114300" simplePos="0" relativeHeight="251718656" behindDoc="0" locked="0" layoutInCell="1" allowOverlap="1" wp14:anchorId="5BD7FEB5" wp14:editId="085352B4">
                <wp:simplePos x="0" y="0"/>
                <wp:positionH relativeFrom="margin">
                  <wp:posOffset>3124863</wp:posOffset>
                </wp:positionH>
                <wp:positionV relativeFrom="paragraph">
                  <wp:posOffset>5423507</wp:posOffset>
                </wp:positionV>
                <wp:extent cx="2361538" cy="635"/>
                <wp:effectExtent l="0" t="0" r="1270" b="8255"/>
                <wp:wrapNone/>
                <wp:docPr id="3" name="Cuadro de texto 3"/>
                <wp:cNvGraphicFramePr/>
                <a:graphic xmlns:a="http://schemas.openxmlformats.org/drawingml/2006/main">
                  <a:graphicData uri="http://schemas.microsoft.com/office/word/2010/wordprocessingShape">
                    <wps:wsp>
                      <wps:cNvSpPr txBox="1"/>
                      <wps:spPr>
                        <a:xfrm>
                          <a:off x="0" y="0"/>
                          <a:ext cx="2361538" cy="635"/>
                        </a:xfrm>
                        <a:prstGeom prst="rect">
                          <a:avLst/>
                        </a:prstGeom>
                        <a:solidFill>
                          <a:prstClr val="white"/>
                        </a:solidFill>
                        <a:ln>
                          <a:noFill/>
                        </a:ln>
                      </wps:spPr>
                      <wps:txbx>
                        <w:txbxContent>
                          <w:p w14:paraId="6FA8D03C" w14:textId="094FE8BE" w:rsidR="00E37DB1" w:rsidRPr="00286B78" w:rsidRDefault="00E37DB1" w:rsidP="00681815">
                            <w:pPr>
                              <w:pStyle w:val="Descripcin"/>
                              <w:rPr>
                                <w:b/>
                                <w:noProof/>
                                <w:color w:val="000000" w:themeColor="text1"/>
                              </w:rPr>
                            </w:pPr>
                            <w:bookmarkStart w:id="63" w:name="_Toc32332764"/>
                            <w:r>
                              <w:t xml:space="preserve">Figura </w:t>
                            </w:r>
                            <w:r w:rsidR="00C55D23">
                              <w:fldChar w:fldCharType="begin"/>
                            </w:r>
                            <w:r w:rsidR="00C55D23">
                              <w:instrText xml:space="preserve"> SEQ Ilustración \* ARABIC </w:instrText>
                            </w:r>
                            <w:r w:rsidR="00C55D23">
                              <w:fldChar w:fldCharType="separate"/>
                            </w:r>
                            <w:r w:rsidR="002C5B9B">
                              <w:rPr>
                                <w:noProof/>
                              </w:rPr>
                              <w:t>11</w:t>
                            </w:r>
                            <w:r w:rsidR="00C55D23">
                              <w:rPr>
                                <w:noProof/>
                              </w:rPr>
                              <w:fldChar w:fldCharType="end"/>
                            </w:r>
                            <w:r>
                              <w:t xml:space="preserve"> Diagrama de casos de uso</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D7FEB5" id="Cuadro de texto 3" o:spid="_x0000_s1036" type="#_x0000_t202" style="position:absolute;left:0;text-align:left;margin-left:246.05pt;margin-top:427.05pt;width:185.95pt;height:.0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" stroked="f">
                <v:textbox style="mso-fit-shape-to-text:t" inset="0,0,0,0">
                  <w:txbxContent>
                    <w:p w14:paraId="6FA8D03C" w14:textId="094FE8BE" w:rsidR="00E37DB1" w:rsidRPr="00286B78" w:rsidRDefault="00E37DB1" w:rsidP="00681815">
                      <w:pPr>
                        <w:pStyle w:val="Descripcin"/>
                        <w:rPr>
                          <w:b/>
                          <w:noProof/>
                          <w:color w:val="000000" w:themeColor="text1"/>
                        </w:rPr>
                      </w:pPr>
                      <w:bookmarkStart w:id="64" w:name="_Toc32332764"/>
                      <w:r>
                        <w:t xml:space="preserve">Figura </w:t>
                      </w:r>
                      <w:r w:rsidR="00C55D23">
                        <w:fldChar w:fldCharType="begin"/>
                      </w:r>
                      <w:r w:rsidR="00C55D23">
                        <w:instrText xml:space="preserve"> SEQ Ilustración \* ARABIC </w:instrText>
                      </w:r>
                      <w:r w:rsidR="00C55D23">
                        <w:fldChar w:fldCharType="separate"/>
                      </w:r>
                      <w:r w:rsidR="002C5B9B">
                        <w:rPr>
                          <w:noProof/>
                        </w:rPr>
                        <w:t>11</w:t>
                      </w:r>
                      <w:r w:rsidR="00C55D23">
                        <w:rPr>
                          <w:noProof/>
                        </w:rPr>
                        <w:fldChar w:fldCharType="end"/>
                      </w:r>
                      <w:r>
                        <w:t xml:space="preserve"> Diagrama de casos de uso</w:t>
                      </w:r>
                      <w:bookmarkEnd w:id="64"/>
                    </w:p>
                  </w:txbxContent>
                </v:textbox>
                <w10:wrap anchorx="margin"/>
              </v:shape>
            </w:pict>
          </mc:Fallback>
        </mc:AlternateContent>
      </w:r>
      <w:r>
        <w:rPr>
          <w:noProof/>
        </w:rPr>
        <w:drawing>
          <wp:anchor distT="0" distB="0" distL="114300" distR="114300" simplePos="0" relativeHeight="251716608" behindDoc="0" locked="0" layoutInCell="1" allowOverlap="1" wp14:anchorId="7F987AE9" wp14:editId="17B02D57">
            <wp:simplePos x="0" y="0"/>
            <wp:positionH relativeFrom="margin">
              <wp:align>left</wp:align>
            </wp:positionH>
            <wp:positionV relativeFrom="paragraph">
              <wp:posOffset>294226</wp:posOffset>
            </wp:positionV>
            <wp:extent cx="8420432" cy="5091116"/>
            <wp:effectExtent l="0" t="0" r="0" b="0"/>
            <wp:wrapNone/>
            <wp:docPr id="2" name="Imagen 2"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 de uso.png"/>
                    <pic:cNvPicPr/>
                  </pic:nvPicPr>
                  <pic:blipFill>
                    <a:blip r:embed="rId106">
                      <a:extLst>
                        <a:ext uri="{28A0092B-C50C-407E-A947-70E740481C1C}">
                          <a14:useLocalDpi xmlns:a14="http://schemas.microsoft.com/office/drawing/2010/main" val="0"/>
                        </a:ext>
                      </a:extLst>
                    </a:blip>
                    <a:stretch>
                      <a:fillRect/>
                    </a:stretch>
                  </pic:blipFill>
                  <pic:spPr>
                    <a:xfrm>
                      <a:off x="0" y="0"/>
                      <a:ext cx="8420432" cy="5091116"/>
                    </a:xfrm>
                    <a:prstGeom prst="rect">
                      <a:avLst/>
                    </a:prstGeom>
                  </pic:spPr>
                </pic:pic>
              </a:graphicData>
            </a:graphic>
            <wp14:sizeRelH relativeFrom="margin">
              <wp14:pctWidth>0</wp14:pctWidth>
            </wp14:sizeRelH>
            <wp14:sizeRelV relativeFrom="margin">
              <wp14:pctHeight>0</wp14:pctHeight>
            </wp14:sizeRelV>
          </wp:anchor>
        </w:drawing>
      </w:r>
      <w:r>
        <w:t>Diagrama de casos de uso</w:t>
      </w:r>
      <w:bookmarkEnd w:id="62"/>
    </w:p>
    <w:p w14:paraId="516D261D" w14:textId="77777777" w:rsidR="00681815" w:rsidRDefault="00681815" w:rsidP="00681815">
      <w:pPr>
        <w:rPr>
          <w:rFonts w:eastAsiaTheme="majorEastAsia" w:cstheme="majorBidi"/>
          <w:color w:val="000000" w:themeColor="text1"/>
          <w:sz w:val="24"/>
          <w:szCs w:val="24"/>
        </w:rPr>
      </w:pPr>
      <w:r>
        <w:br w:type="page"/>
      </w:r>
    </w:p>
    <w:p w14:paraId="635C0BB0" w14:textId="77777777" w:rsidR="00681815" w:rsidRDefault="00681815" w:rsidP="00681815">
      <w:pPr>
        <w:pStyle w:val="Ttulo3"/>
        <w:sectPr w:rsidR="00681815" w:rsidSect="00681815">
          <w:pgSz w:w="16838" w:h="11906" w:orient="landscape" w:code="9"/>
          <w:pgMar w:top="1701" w:right="1418" w:bottom="1701" w:left="1418" w:header="709" w:footer="709" w:gutter="0"/>
          <w:cols w:space="708"/>
          <w:titlePg/>
          <w:docGrid w:linePitch="360"/>
        </w:sectPr>
      </w:pPr>
    </w:p>
    <w:p w14:paraId="5D394104" w14:textId="77777777" w:rsidR="00A94F3A" w:rsidRDefault="00681815" w:rsidP="00681815">
      <w:pPr>
        <w:pStyle w:val="Ttulo3"/>
      </w:pPr>
      <w:bookmarkStart w:id="65" w:name="_Toc32403696"/>
      <w:r>
        <w:lastRenderedPageBreak/>
        <w:t>Actores</w:t>
      </w:r>
      <w:bookmarkEnd w:id="65"/>
    </w:p>
    <w:p w14:paraId="78802DBC" w14:textId="77777777" w:rsidR="00681815" w:rsidRDefault="00681815" w:rsidP="00681815">
      <w:r>
        <w:t>En esta aplicación vamos a tener un único actor, la diferencia es que cuando el actor introduzca un ePub o un guion, la aplicación creará una sesión temporal para ese actor mientras está navegando por la aplicación, por tanto, un actor que ya haya introducido una novela o un guion tendrá acceso a zonas donde si no has introducido nada no podrías entrar.</w:t>
      </w:r>
    </w:p>
    <w:p w14:paraId="68678C17" w14:textId="77777777" w:rsidR="00681815" w:rsidRDefault="00681815" w:rsidP="00681815">
      <w:pPr>
        <w:pStyle w:val="Ttulo3"/>
      </w:pPr>
      <w:bookmarkStart w:id="66" w:name="_Toc32403697"/>
      <w:r>
        <w:t>Casos de uso</w:t>
      </w:r>
      <w:bookmarkEnd w:id="66"/>
    </w:p>
    <w:tbl>
      <w:tblPr>
        <w:tblStyle w:val="Tablaconcuadrcula"/>
        <w:tblpPr w:leftFromText="141" w:rightFromText="141" w:vertAnchor="text" w:tblpY="-23"/>
        <w:tblW w:w="0" w:type="auto"/>
        <w:tblLook w:val="04A0" w:firstRow="1" w:lastRow="0" w:firstColumn="1" w:lastColumn="0" w:noHBand="0" w:noVBand="1"/>
      </w:tblPr>
      <w:tblGrid>
        <w:gridCol w:w="2122"/>
        <w:gridCol w:w="992"/>
        <w:gridCol w:w="5380"/>
      </w:tblGrid>
      <w:tr w:rsidR="00E86282" w14:paraId="5980D2D5" w14:textId="77777777" w:rsidTr="00E86282">
        <w:tc>
          <w:tcPr>
            <w:tcW w:w="2122" w:type="dxa"/>
            <w:tcBorders>
              <w:bottom w:val="single" w:sz="4" w:space="0" w:color="auto"/>
            </w:tcBorders>
            <w:shd w:val="clear" w:color="auto" w:fill="F2F2F2" w:themeFill="background1" w:themeFillShade="F2"/>
          </w:tcPr>
          <w:p w14:paraId="677645DD" w14:textId="77777777" w:rsidR="00E86282" w:rsidRPr="00681815" w:rsidRDefault="00E86282" w:rsidP="00E86282">
            <w:pPr>
              <w:ind w:firstLine="0"/>
              <w:jc w:val="center"/>
              <w:rPr>
                <w:b/>
                <w:bCs/>
              </w:rPr>
            </w:pPr>
            <w:r>
              <w:rPr>
                <w:b/>
                <w:bCs/>
              </w:rPr>
              <w:t>Caso de uso 1</w:t>
            </w:r>
          </w:p>
        </w:tc>
        <w:tc>
          <w:tcPr>
            <w:tcW w:w="6372" w:type="dxa"/>
            <w:gridSpan w:val="2"/>
            <w:shd w:val="clear" w:color="auto" w:fill="F2F2F2" w:themeFill="background1" w:themeFillShade="F2"/>
          </w:tcPr>
          <w:p w14:paraId="3F6324A0" w14:textId="77777777" w:rsidR="00E86282" w:rsidRPr="00681815" w:rsidRDefault="00E86282" w:rsidP="00E86282">
            <w:pPr>
              <w:ind w:firstLine="0"/>
              <w:jc w:val="center"/>
              <w:rPr>
                <w:b/>
                <w:bCs/>
              </w:rPr>
            </w:pPr>
            <w:r>
              <w:rPr>
                <w:b/>
                <w:bCs/>
              </w:rPr>
              <w:t>Seleccionar ePub o Película</w:t>
            </w:r>
          </w:p>
        </w:tc>
      </w:tr>
      <w:tr w:rsidR="00E86282" w14:paraId="6D6F623E" w14:textId="77777777" w:rsidTr="00E86282">
        <w:tc>
          <w:tcPr>
            <w:tcW w:w="2122" w:type="dxa"/>
            <w:tcBorders>
              <w:bottom w:val="single" w:sz="4" w:space="0" w:color="auto"/>
              <w:right w:val="single" w:sz="4" w:space="0" w:color="auto"/>
            </w:tcBorders>
            <w:shd w:val="clear" w:color="auto" w:fill="F2F2F2" w:themeFill="background1" w:themeFillShade="F2"/>
          </w:tcPr>
          <w:p w14:paraId="3E2524DF" w14:textId="77777777" w:rsidR="00E86282" w:rsidRDefault="00E86282" w:rsidP="00E86282">
            <w:pPr>
              <w:ind w:firstLine="0"/>
              <w:jc w:val="left"/>
            </w:pPr>
            <w:r>
              <w:t>Requisitos asociados:</w:t>
            </w:r>
          </w:p>
        </w:tc>
        <w:tc>
          <w:tcPr>
            <w:tcW w:w="6372" w:type="dxa"/>
            <w:gridSpan w:val="2"/>
            <w:tcBorders>
              <w:left w:val="single" w:sz="4" w:space="0" w:color="auto"/>
            </w:tcBorders>
          </w:tcPr>
          <w:p w14:paraId="320463A4" w14:textId="77777777" w:rsidR="00E86282" w:rsidRDefault="00E86282" w:rsidP="00E86282">
            <w:pPr>
              <w:ind w:firstLine="0"/>
              <w:jc w:val="center"/>
            </w:pPr>
            <w:r>
              <w:t>R.F-1</w:t>
            </w:r>
          </w:p>
        </w:tc>
      </w:tr>
      <w:tr w:rsidR="00E86282" w14:paraId="685C93AE" w14:textId="77777777" w:rsidTr="00E86282">
        <w:tc>
          <w:tcPr>
            <w:tcW w:w="2122" w:type="dxa"/>
            <w:tcBorders>
              <w:right w:val="single" w:sz="4" w:space="0" w:color="auto"/>
            </w:tcBorders>
            <w:shd w:val="clear" w:color="auto" w:fill="F2F2F2" w:themeFill="background1" w:themeFillShade="F2"/>
          </w:tcPr>
          <w:p w14:paraId="6518D24B" w14:textId="77777777" w:rsidR="00E86282" w:rsidRDefault="00E86282" w:rsidP="00E86282">
            <w:pPr>
              <w:ind w:firstLine="0"/>
              <w:jc w:val="left"/>
            </w:pPr>
            <w:r>
              <w:t>Descripción:</w:t>
            </w:r>
          </w:p>
        </w:tc>
        <w:tc>
          <w:tcPr>
            <w:tcW w:w="6372" w:type="dxa"/>
            <w:gridSpan w:val="2"/>
            <w:tcBorders>
              <w:left w:val="single" w:sz="4" w:space="0" w:color="auto"/>
            </w:tcBorders>
            <w:shd w:val="clear" w:color="auto" w:fill="FFFFFF" w:themeFill="background1"/>
          </w:tcPr>
          <w:p w14:paraId="04486523" w14:textId="77777777" w:rsidR="00E86282" w:rsidRDefault="00E86282" w:rsidP="00E86282">
            <w:pPr>
              <w:ind w:firstLine="0"/>
              <w:jc w:val="left"/>
            </w:pPr>
            <w:r w:rsidRPr="00E86282">
              <w:rPr>
                <w:shd w:val="clear" w:color="auto" w:fill="FFFFFF" w:themeFill="background1"/>
              </w:rPr>
              <w:t>Permite al usuario, aún sin sesión creada, seleccionar qué va a introducir, ePub o guion de película.</w:t>
            </w:r>
          </w:p>
        </w:tc>
      </w:tr>
      <w:tr w:rsidR="00E86282" w14:paraId="6228D995" w14:textId="77777777" w:rsidTr="00E86282">
        <w:tc>
          <w:tcPr>
            <w:tcW w:w="2122" w:type="dxa"/>
            <w:tcBorders>
              <w:right w:val="single" w:sz="4" w:space="0" w:color="auto"/>
            </w:tcBorders>
            <w:shd w:val="clear" w:color="auto" w:fill="F2F2F2" w:themeFill="background1" w:themeFillShade="F2"/>
          </w:tcPr>
          <w:p w14:paraId="429A5B3E" w14:textId="77777777" w:rsidR="00E86282" w:rsidRDefault="00E86282" w:rsidP="00E86282">
            <w:pPr>
              <w:ind w:firstLine="0"/>
              <w:jc w:val="left"/>
            </w:pPr>
            <w:r>
              <w:t>Precondición:</w:t>
            </w:r>
          </w:p>
        </w:tc>
        <w:tc>
          <w:tcPr>
            <w:tcW w:w="6372" w:type="dxa"/>
            <w:gridSpan w:val="2"/>
            <w:tcBorders>
              <w:left w:val="single" w:sz="4" w:space="0" w:color="auto"/>
              <w:bottom w:val="single" w:sz="4" w:space="0" w:color="auto"/>
            </w:tcBorders>
          </w:tcPr>
          <w:p w14:paraId="36AB3BFB" w14:textId="77777777" w:rsidR="00E86282" w:rsidRDefault="00E86282" w:rsidP="00E86282">
            <w:pPr>
              <w:ind w:firstLine="0"/>
              <w:jc w:val="left"/>
            </w:pPr>
            <w:r>
              <w:t>Haber pulsado el botón de empezar en la pantalla principal.</w:t>
            </w:r>
          </w:p>
        </w:tc>
      </w:tr>
      <w:tr w:rsidR="00E86282" w14:paraId="3FB8DC58" w14:textId="77777777" w:rsidTr="00E86282">
        <w:tc>
          <w:tcPr>
            <w:tcW w:w="2122" w:type="dxa"/>
            <w:vMerge w:val="restart"/>
            <w:tcBorders>
              <w:right w:val="single" w:sz="4" w:space="0" w:color="auto"/>
            </w:tcBorders>
            <w:shd w:val="clear" w:color="auto" w:fill="F2F2F2" w:themeFill="background1" w:themeFillShade="F2"/>
          </w:tcPr>
          <w:p w14:paraId="54301B52" w14:textId="77777777" w:rsidR="00E86282" w:rsidRDefault="00E86282" w:rsidP="00E8628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494EBBC" w14:textId="77777777" w:rsidR="00E86282" w:rsidRDefault="00E86282" w:rsidP="00E8628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024680E" w14:textId="77777777" w:rsidR="00E86282" w:rsidRDefault="00E86282" w:rsidP="00E86282">
            <w:pPr>
              <w:ind w:firstLine="0"/>
              <w:jc w:val="left"/>
            </w:pPr>
            <w:r>
              <w:t>Acción</w:t>
            </w:r>
          </w:p>
        </w:tc>
      </w:tr>
      <w:tr w:rsidR="00E86282" w14:paraId="14FDCC0A" w14:textId="77777777" w:rsidTr="00E86282">
        <w:trPr>
          <w:trHeight w:val="213"/>
        </w:trPr>
        <w:tc>
          <w:tcPr>
            <w:tcW w:w="2122" w:type="dxa"/>
            <w:vMerge/>
            <w:tcBorders>
              <w:right w:val="single" w:sz="4" w:space="0" w:color="auto"/>
            </w:tcBorders>
            <w:shd w:val="clear" w:color="auto" w:fill="F2F2F2" w:themeFill="background1" w:themeFillShade="F2"/>
          </w:tcPr>
          <w:p w14:paraId="31E9EE2B" w14:textId="77777777" w:rsidR="00E86282" w:rsidRDefault="00E86282" w:rsidP="00E8628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662A50F" w14:textId="77777777" w:rsidR="00E86282" w:rsidRDefault="00E86282" w:rsidP="00E86282">
            <w:pPr>
              <w:ind w:firstLine="0"/>
              <w:jc w:val="center"/>
            </w:pPr>
            <w:r>
              <w:t>1-</w:t>
            </w:r>
          </w:p>
        </w:tc>
        <w:tc>
          <w:tcPr>
            <w:tcW w:w="5380" w:type="dxa"/>
            <w:tcBorders>
              <w:top w:val="single" w:sz="4" w:space="0" w:color="auto"/>
              <w:left w:val="single" w:sz="4" w:space="0" w:color="auto"/>
            </w:tcBorders>
            <w:shd w:val="clear" w:color="auto" w:fill="FFFFFF" w:themeFill="background1"/>
          </w:tcPr>
          <w:p w14:paraId="41632E8E" w14:textId="77777777" w:rsidR="00E86282" w:rsidRDefault="00E86282" w:rsidP="00E86282">
            <w:pPr>
              <w:ind w:firstLine="0"/>
              <w:jc w:val="left"/>
            </w:pPr>
            <w:r>
              <w:t xml:space="preserve">El usuario accede a la página de selección. </w:t>
            </w:r>
          </w:p>
        </w:tc>
      </w:tr>
      <w:tr w:rsidR="00E86282" w14:paraId="51DE2999" w14:textId="77777777" w:rsidTr="00E86282">
        <w:trPr>
          <w:trHeight w:val="213"/>
        </w:trPr>
        <w:tc>
          <w:tcPr>
            <w:tcW w:w="2122" w:type="dxa"/>
            <w:vMerge/>
            <w:tcBorders>
              <w:right w:val="single" w:sz="4" w:space="0" w:color="auto"/>
            </w:tcBorders>
            <w:shd w:val="clear" w:color="auto" w:fill="F2F2F2" w:themeFill="background1" w:themeFillShade="F2"/>
          </w:tcPr>
          <w:p w14:paraId="678955ED" w14:textId="77777777" w:rsidR="00E86282" w:rsidRDefault="00E86282" w:rsidP="00E8628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AB24B14" w14:textId="77777777" w:rsidR="00E86282" w:rsidRDefault="00E86282" w:rsidP="00E86282">
            <w:pPr>
              <w:ind w:firstLine="0"/>
              <w:jc w:val="center"/>
            </w:pPr>
            <w:r>
              <w:t>2-</w:t>
            </w:r>
          </w:p>
        </w:tc>
        <w:tc>
          <w:tcPr>
            <w:tcW w:w="5380" w:type="dxa"/>
            <w:tcBorders>
              <w:left w:val="single" w:sz="4" w:space="0" w:color="auto"/>
            </w:tcBorders>
            <w:shd w:val="clear" w:color="auto" w:fill="FFFFFF" w:themeFill="background1"/>
          </w:tcPr>
          <w:p w14:paraId="44F6F9E9" w14:textId="77777777" w:rsidR="00E86282" w:rsidRDefault="00E86282" w:rsidP="00E86282">
            <w:pPr>
              <w:ind w:firstLine="0"/>
              <w:jc w:val="left"/>
            </w:pPr>
            <w:r>
              <w:t>El usuario escoge una opción.</w:t>
            </w:r>
          </w:p>
        </w:tc>
      </w:tr>
      <w:tr w:rsidR="00E86282" w14:paraId="026ED00A" w14:textId="77777777" w:rsidTr="00E86282">
        <w:tc>
          <w:tcPr>
            <w:tcW w:w="2122" w:type="dxa"/>
            <w:tcBorders>
              <w:right w:val="single" w:sz="4" w:space="0" w:color="auto"/>
            </w:tcBorders>
            <w:shd w:val="clear" w:color="auto" w:fill="F2F2F2" w:themeFill="background1" w:themeFillShade="F2"/>
          </w:tcPr>
          <w:p w14:paraId="52EEB723" w14:textId="77777777" w:rsidR="00E86282" w:rsidRDefault="00E86282" w:rsidP="00E86282">
            <w:pPr>
              <w:ind w:firstLine="0"/>
              <w:jc w:val="left"/>
            </w:pPr>
            <w:r>
              <w:t>Postcondición:</w:t>
            </w:r>
          </w:p>
        </w:tc>
        <w:tc>
          <w:tcPr>
            <w:tcW w:w="6372" w:type="dxa"/>
            <w:gridSpan w:val="2"/>
            <w:tcBorders>
              <w:left w:val="single" w:sz="4" w:space="0" w:color="auto"/>
            </w:tcBorders>
          </w:tcPr>
          <w:p w14:paraId="2AF48A6A" w14:textId="77777777" w:rsidR="00E86282" w:rsidRDefault="00E86282" w:rsidP="00E86282">
            <w:pPr>
              <w:ind w:firstLine="0"/>
              <w:jc w:val="left"/>
            </w:pPr>
            <w:r>
              <w:t>Según la opción que se haya seleccionado, el usuario será dirigido al menú para introducir un ePub o un guion.</w:t>
            </w:r>
          </w:p>
        </w:tc>
      </w:tr>
      <w:tr w:rsidR="00E86282" w14:paraId="79785BAF" w14:textId="77777777" w:rsidTr="00E86282">
        <w:tc>
          <w:tcPr>
            <w:tcW w:w="2122" w:type="dxa"/>
            <w:tcBorders>
              <w:right w:val="single" w:sz="4" w:space="0" w:color="auto"/>
            </w:tcBorders>
            <w:shd w:val="clear" w:color="auto" w:fill="F2F2F2" w:themeFill="background1" w:themeFillShade="F2"/>
          </w:tcPr>
          <w:p w14:paraId="702FC6B4" w14:textId="77777777" w:rsidR="00E86282" w:rsidRDefault="00E86282" w:rsidP="00E86282">
            <w:pPr>
              <w:ind w:firstLine="0"/>
              <w:jc w:val="left"/>
            </w:pPr>
            <w:r>
              <w:t>Excepciones:</w:t>
            </w:r>
          </w:p>
        </w:tc>
        <w:tc>
          <w:tcPr>
            <w:tcW w:w="6372" w:type="dxa"/>
            <w:gridSpan w:val="2"/>
            <w:tcBorders>
              <w:left w:val="single" w:sz="4" w:space="0" w:color="auto"/>
            </w:tcBorders>
            <w:shd w:val="clear" w:color="auto" w:fill="FFFFFF" w:themeFill="background1"/>
          </w:tcPr>
          <w:p w14:paraId="73E6D4A3" w14:textId="77777777" w:rsidR="00E86282" w:rsidRDefault="00E86282" w:rsidP="00E86282">
            <w:pPr>
              <w:ind w:firstLine="0"/>
              <w:jc w:val="left"/>
            </w:pPr>
            <w:r>
              <w:t>Esta pantalla no tiene ninguna excepción.</w:t>
            </w:r>
          </w:p>
        </w:tc>
      </w:tr>
      <w:tr w:rsidR="00E86282" w14:paraId="7F2A79A5" w14:textId="77777777" w:rsidTr="00E86282">
        <w:tc>
          <w:tcPr>
            <w:tcW w:w="2122" w:type="dxa"/>
            <w:tcBorders>
              <w:right w:val="single" w:sz="4" w:space="0" w:color="auto"/>
            </w:tcBorders>
            <w:shd w:val="clear" w:color="auto" w:fill="F2F2F2" w:themeFill="background1" w:themeFillShade="F2"/>
          </w:tcPr>
          <w:p w14:paraId="19624D20" w14:textId="77777777" w:rsidR="00E86282" w:rsidRDefault="00E86282" w:rsidP="00E86282">
            <w:pPr>
              <w:ind w:firstLine="0"/>
              <w:jc w:val="left"/>
            </w:pPr>
            <w:r>
              <w:t>Importancia:</w:t>
            </w:r>
          </w:p>
        </w:tc>
        <w:tc>
          <w:tcPr>
            <w:tcW w:w="6372" w:type="dxa"/>
            <w:gridSpan w:val="2"/>
            <w:tcBorders>
              <w:left w:val="single" w:sz="4" w:space="0" w:color="auto"/>
            </w:tcBorders>
          </w:tcPr>
          <w:p w14:paraId="6B358489" w14:textId="77777777" w:rsidR="00E86282" w:rsidRDefault="00E86282" w:rsidP="00E86282">
            <w:pPr>
              <w:ind w:firstLine="0"/>
              <w:jc w:val="left"/>
            </w:pPr>
            <w:r>
              <w:t>Alta</w:t>
            </w:r>
          </w:p>
        </w:tc>
      </w:tr>
      <w:tr w:rsidR="00E86282" w14:paraId="76DC590C" w14:textId="77777777" w:rsidTr="00E86282">
        <w:tc>
          <w:tcPr>
            <w:tcW w:w="2122" w:type="dxa"/>
            <w:tcBorders>
              <w:right w:val="single" w:sz="4" w:space="0" w:color="auto"/>
            </w:tcBorders>
            <w:shd w:val="clear" w:color="auto" w:fill="F2F2F2" w:themeFill="background1" w:themeFillShade="F2"/>
          </w:tcPr>
          <w:p w14:paraId="1B89B524" w14:textId="77777777" w:rsidR="00E86282" w:rsidRDefault="00E86282" w:rsidP="00E86282">
            <w:pPr>
              <w:ind w:firstLine="0"/>
              <w:jc w:val="left"/>
            </w:pPr>
            <w:r>
              <w:t>Frecuencia:</w:t>
            </w:r>
          </w:p>
        </w:tc>
        <w:tc>
          <w:tcPr>
            <w:tcW w:w="6372" w:type="dxa"/>
            <w:gridSpan w:val="2"/>
            <w:tcBorders>
              <w:left w:val="single" w:sz="4" w:space="0" w:color="auto"/>
            </w:tcBorders>
          </w:tcPr>
          <w:p w14:paraId="0CF6E5D8" w14:textId="77777777" w:rsidR="00E86282" w:rsidRDefault="00E86282" w:rsidP="00E86282">
            <w:pPr>
              <w:ind w:firstLine="0"/>
              <w:jc w:val="left"/>
            </w:pPr>
            <w:r>
              <w:t>Muy alta</w:t>
            </w:r>
          </w:p>
        </w:tc>
      </w:tr>
    </w:tbl>
    <w:p w14:paraId="7E51096E" w14:textId="0894E82E" w:rsidR="00E86282" w:rsidRDefault="00E86282" w:rsidP="00E86282">
      <w:pPr>
        <w:pStyle w:val="Descripcin"/>
        <w:keepNext/>
        <w:jc w:val="center"/>
      </w:pPr>
      <w:bookmarkStart w:id="67" w:name="_Toc32403612"/>
      <w:r>
        <w:t xml:space="preserve">Tabla </w:t>
      </w:r>
      <w:r w:rsidR="00C55D23">
        <w:fldChar w:fldCharType="begin"/>
      </w:r>
      <w:r w:rsidR="00C55D23">
        <w:instrText xml:space="preserve"> SEQ Tabla \* ARABIC </w:instrText>
      </w:r>
      <w:r w:rsidR="00C55D23">
        <w:fldChar w:fldCharType="separate"/>
      </w:r>
      <w:r w:rsidR="002C5B9B">
        <w:rPr>
          <w:noProof/>
        </w:rPr>
        <w:t>13</w:t>
      </w:r>
      <w:r w:rsidR="00C55D23">
        <w:rPr>
          <w:noProof/>
        </w:rPr>
        <w:fldChar w:fldCharType="end"/>
      </w:r>
      <w:r>
        <w:t xml:space="preserve"> Caso de uso 1</w:t>
      </w:r>
      <w:bookmarkEnd w:id="67"/>
    </w:p>
    <w:tbl>
      <w:tblPr>
        <w:tblStyle w:val="Tablaconcuadrcula"/>
        <w:tblpPr w:leftFromText="141" w:rightFromText="141" w:vertAnchor="text" w:tblpY="-47"/>
        <w:tblW w:w="0" w:type="auto"/>
        <w:tblLook w:val="04A0" w:firstRow="1" w:lastRow="0" w:firstColumn="1" w:lastColumn="0" w:noHBand="0" w:noVBand="1"/>
      </w:tblPr>
      <w:tblGrid>
        <w:gridCol w:w="2122"/>
        <w:gridCol w:w="992"/>
        <w:gridCol w:w="5380"/>
      </w:tblGrid>
      <w:tr w:rsidR="00EE08BC" w:rsidRPr="00681815" w14:paraId="61F7CBE2" w14:textId="77777777" w:rsidTr="00EE08BC">
        <w:tc>
          <w:tcPr>
            <w:tcW w:w="2122" w:type="dxa"/>
            <w:tcBorders>
              <w:bottom w:val="single" w:sz="4" w:space="0" w:color="auto"/>
            </w:tcBorders>
            <w:shd w:val="clear" w:color="auto" w:fill="F2F2F2" w:themeFill="background1" w:themeFillShade="F2"/>
          </w:tcPr>
          <w:p w14:paraId="05E3CCB5" w14:textId="77777777" w:rsidR="00EE08BC" w:rsidRPr="00681815" w:rsidRDefault="00EE08BC" w:rsidP="00EE08BC">
            <w:pPr>
              <w:ind w:firstLine="0"/>
              <w:jc w:val="center"/>
              <w:rPr>
                <w:b/>
                <w:bCs/>
              </w:rPr>
            </w:pPr>
            <w:r>
              <w:rPr>
                <w:b/>
                <w:bCs/>
              </w:rPr>
              <w:t>Caso de uso 2</w:t>
            </w:r>
          </w:p>
        </w:tc>
        <w:tc>
          <w:tcPr>
            <w:tcW w:w="6372" w:type="dxa"/>
            <w:gridSpan w:val="2"/>
            <w:shd w:val="clear" w:color="auto" w:fill="F2F2F2" w:themeFill="background1" w:themeFillShade="F2"/>
          </w:tcPr>
          <w:p w14:paraId="0F30E617" w14:textId="77777777" w:rsidR="00EE08BC" w:rsidRPr="00681815" w:rsidRDefault="00EE08BC" w:rsidP="00EE08BC">
            <w:pPr>
              <w:ind w:firstLine="0"/>
              <w:jc w:val="center"/>
              <w:rPr>
                <w:b/>
                <w:bCs/>
              </w:rPr>
            </w:pPr>
            <w:r>
              <w:rPr>
                <w:b/>
                <w:bCs/>
              </w:rPr>
              <w:t>Introducción de ePub</w:t>
            </w:r>
          </w:p>
        </w:tc>
      </w:tr>
      <w:tr w:rsidR="00EE08BC" w14:paraId="1BC1B800" w14:textId="77777777" w:rsidTr="00EE08BC">
        <w:tc>
          <w:tcPr>
            <w:tcW w:w="2122" w:type="dxa"/>
            <w:tcBorders>
              <w:bottom w:val="single" w:sz="4" w:space="0" w:color="auto"/>
              <w:right w:val="single" w:sz="4" w:space="0" w:color="auto"/>
            </w:tcBorders>
            <w:shd w:val="clear" w:color="auto" w:fill="F2F2F2" w:themeFill="background1" w:themeFillShade="F2"/>
          </w:tcPr>
          <w:p w14:paraId="7A557A89" w14:textId="77777777" w:rsidR="00EE08BC" w:rsidRDefault="00EE08BC" w:rsidP="00EE08BC">
            <w:pPr>
              <w:ind w:firstLine="0"/>
              <w:jc w:val="left"/>
            </w:pPr>
            <w:r>
              <w:t>Requisitos asociados:</w:t>
            </w:r>
          </w:p>
        </w:tc>
        <w:tc>
          <w:tcPr>
            <w:tcW w:w="6372" w:type="dxa"/>
            <w:gridSpan w:val="2"/>
            <w:tcBorders>
              <w:left w:val="single" w:sz="4" w:space="0" w:color="auto"/>
            </w:tcBorders>
          </w:tcPr>
          <w:p w14:paraId="3C4AC704" w14:textId="77777777" w:rsidR="00EE08BC" w:rsidRDefault="00EE08BC" w:rsidP="00EE08BC">
            <w:pPr>
              <w:ind w:firstLine="0"/>
              <w:jc w:val="center"/>
            </w:pPr>
            <w:r>
              <w:t>R.F-2</w:t>
            </w:r>
          </w:p>
        </w:tc>
      </w:tr>
      <w:tr w:rsidR="00EE08BC" w14:paraId="04673A1D" w14:textId="77777777" w:rsidTr="00EE08BC">
        <w:tc>
          <w:tcPr>
            <w:tcW w:w="2122" w:type="dxa"/>
            <w:tcBorders>
              <w:right w:val="single" w:sz="4" w:space="0" w:color="auto"/>
            </w:tcBorders>
            <w:shd w:val="clear" w:color="auto" w:fill="F2F2F2" w:themeFill="background1" w:themeFillShade="F2"/>
          </w:tcPr>
          <w:p w14:paraId="71BC9FC7" w14:textId="77777777" w:rsidR="00EE08BC" w:rsidRDefault="00EE08BC" w:rsidP="00EE08BC">
            <w:pPr>
              <w:ind w:firstLine="0"/>
              <w:jc w:val="left"/>
            </w:pPr>
            <w:r>
              <w:t>Descripción:</w:t>
            </w:r>
          </w:p>
        </w:tc>
        <w:tc>
          <w:tcPr>
            <w:tcW w:w="6372" w:type="dxa"/>
            <w:gridSpan w:val="2"/>
            <w:tcBorders>
              <w:left w:val="single" w:sz="4" w:space="0" w:color="auto"/>
            </w:tcBorders>
            <w:shd w:val="clear" w:color="auto" w:fill="FFFFFF" w:themeFill="background1"/>
          </w:tcPr>
          <w:p w14:paraId="6C4A95F1" w14:textId="77777777" w:rsidR="00EE08BC" w:rsidRDefault="00EE08BC" w:rsidP="00EE08BC">
            <w:pPr>
              <w:ind w:firstLine="0"/>
              <w:jc w:val="left"/>
            </w:pPr>
            <w:r>
              <w:rPr>
                <w:shd w:val="clear" w:color="auto" w:fill="FFFFFF" w:themeFill="background1"/>
              </w:rPr>
              <w:t>Permite al usuario introducir un libro en formato ePub</w:t>
            </w:r>
            <w:r w:rsidR="00DC4496">
              <w:rPr>
                <w:shd w:val="clear" w:color="auto" w:fill="FFFFFF" w:themeFill="background1"/>
              </w:rPr>
              <w:t>.</w:t>
            </w:r>
          </w:p>
        </w:tc>
      </w:tr>
      <w:tr w:rsidR="00EE08BC" w14:paraId="7C163AAF" w14:textId="77777777" w:rsidTr="00EE08BC">
        <w:tc>
          <w:tcPr>
            <w:tcW w:w="2122" w:type="dxa"/>
            <w:tcBorders>
              <w:right w:val="single" w:sz="4" w:space="0" w:color="auto"/>
            </w:tcBorders>
            <w:shd w:val="clear" w:color="auto" w:fill="F2F2F2" w:themeFill="background1" w:themeFillShade="F2"/>
          </w:tcPr>
          <w:p w14:paraId="072D0BE2" w14:textId="77777777" w:rsidR="00EE08BC" w:rsidRDefault="00EE08BC" w:rsidP="00EE08BC">
            <w:pPr>
              <w:ind w:firstLine="0"/>
              <w:jc w:val="left"/>
            </w:pPr>
            <w:r>
              <w:t>Precondición:</w:t>
            </w:r>
          </w:p>
        </w:tc>
        <w:tc>
          <w:tcPr>
            <w:tcW w:w="6372" w:type="dxa"/>
            <w:gridSpan w:val="2"/>
            <w:tcBorders>
              <w:left w:val="single" w:sz="4" w:space="0" w:color="auto"/>
              <w:bottom w:val="single" w:sz="4" w:space="0" w:color="auto"/>
            </w:tcBorders>
          </w:tcPr>
          <w:p w14:paraId="662D8A0E" w14:textId="77777777" w:rsidR="00EE08BC" w:rsidRDefault="00EE08BC" w:rsidP="00EE08BC">
            <w:pPr>
              <w:ind w:firstLine="0"/>
              <w:jc w:val="left"/>
            </w:pPr>
            <w:r>
              <w:t>Haber seleccionado el botón de ePub de la pantalla anterior.</w:t>
            </w:r>
          </w:p>
        </w:tc>
      </w:tr>
      <w:tr w:rsidR="00EE08BC" w14:paraId="061E74D1" w14:textId="77777777" w:rsidTr="00EE08BC">
        <w:tc>
          <w:tcPr>
            <w:tcW w:w="2122" w:type="dxa"/>
            <w:vMerge w:val="restart"/>
            <w:tcBorders>
              <w:right w:val="single" w:sz="4" w:space="0" w:color="auto"/>
            </w:tcBorders>
            <w:shd w:val="clear" w:color="auto" w:fill="F2F2F2" w:themeFill="background1" w:themeFillShade="F2"/>
          </w:tcPr>
          <w:p w14:paraId="7BD65896" w14:textId="77777777" w:rsidR="00EE08BC" w:rsidRDefault="00EE08BC" w:rsidP="00EE08BC">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9116CFF" w14:textId="77777777" w:rsidR="00EE08BC" w:rsidRDefault="00EE08BC" w:rsidP="00EE08BC">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C8F723D" w14:textId="77777777" w:rsidR="00EE08BC" w:rsidRDefault="00EE08BC" w:rsidP="00EE08BC">
            <w:pPr>
              <w:ind w:firstLine="0"/>
              <w:jc w:val="left"/>
            </w:pPr>
            <w:r>
              <w:t>Acción</w:t>
            </w:r>
          </w:p>
        </w:tc>
      </w:tr>
      <w:tr w:rsidR="00EE08BC" w14:paraId="486F12CC" w14:textId="77777777" w:rsidTr="00EE08BC">
        <w:trPr>
          <w:trHeight w:val="213"/>
        </w:trPr>
        <w:tc>
          <w:tcPr>
            <w:tcW w:w="2122" w:type="dxa"/>
            <w:vMerge/>
            <w:tcBorders>
              <w:right w:val="single" w:sz="4" w:space="0" w:color="auto"/>
            </w:tcBorders>
            <w:shd w:val="clear" w:color="auto" w:fill="F2F2F2" w:themeFill="background1" w:themeFillShade="F2"/>
          </w:tcPr>
          <w:p w14:paraId="5974238E"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84F02D" w14:textId="77777777" w:rsidR="00EE08BC" w:rsidRDefault="00EE08BC" w:rsidP="00EE08BC">
            <w:pPr>
              <w:ind w:firstLine="0"/>
              <w:jc w:val="center"/>
            </w:pPr>
            <w:r>
              <w:t>1-</w:t>
            </w:r>
          </w:p>
        </w:tc>
        <w:tc>
          <w:tcPr>
            <w:tcW w:w="5380" w:type="dxa"/>
            <w:tcBorders>
              <w:top w:val="single" w:sz="4" w:space="0" w:color="auto"/>
              <w:left w:val="single" w:sz="4" w:space="0" w:color="auto"/>
            </w:tcBorders>
            <w:shd w:val="clear" w:color="auto" w:fill="FFFFFF" w:themeFill="background1"/>
          </w:tcPr>
          <w:p w14:paraId="21FED646" w14:textId="77777777" w:rsidR="00EE08BC" w:rsidRDefault="00EE08BC" w:rsidP="00EE08BC">
            <w:pPr>
              <w:ind w:firstLine="0"/>
              <w:jc w:val="left"/>
            </w:pPr>
            <w:r>
              <w:t>El usuario pulsa el botón de seleccionar archivo.</w:t>
            </w:r>
          </w:p>
        </w:tc>
      </w:tr>
      <w:tr w:rsidR="00EE08BC" w14:paraId="5CF7ABDA" w14:textId="77777777" w:rsidTr="00EE08BC">
        <w:trPr>
          <w:trHeight w:val="213"/>
        </w:trPr>
        <w:tc>
          <w:tcPr>
            <w:tcW w:w="2122" w:type="dxa"/>
            <w:vMerge/>
            <w:tcBorders>
              <w:right w:val="single" w:sz="4" w:space="0" w:color="auto"/>
            </w:tcBorders>
            <w:shd w:val="clear" w:color="auto" w:fill="F2F2F2" w:themeFill="background1" w:themeFillShade="F2"/>
          </w:tcPr>
          <w:p w14:paraId="6830EE01"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8278AA9" w14:textId="77777777" w:rsidR="00EE08BC" w:rsidRDefault="00EE08BC" w:rsidP="00EE08BC">
            <w:pPr>
              <w:ind w:firstLine="0"/>
              <w:jc w:val="center"/>
            </w:pPr>
            <w:r>
              <w:t>2-</w:t>
            </w:r>
          </w:p>
        </w:tc>
        <w:tc>
          <w:tcPr>
            <w:tcW w:w="5380" w:type="dxa"/>
            <w:tcBorders>
              <w:left w:val="single" w:sz="4" w:space="0" w:color="auto"/>
            </w:tcBorders>
            <w:shd w:val="clear" w:color="auto" w:fill="FFFFFF" w:themeFill="background1"/>
          </w:tcPr>
          <w:p w14:paraId="5FFF3741" w14:textId="77777777" w:rsidR="00EE08BC" w:rsidRDefault="00EE08BC" w:rsidP="00EE08BC">
            <w:pPr>
              <w:ind w:firstLine="0"/>
              <w:jc w:val="left"/>
            </w:pPr>
            <w:r>
              <w:t>El usuario escoge el archivo de su explorador de archivos.</w:t>
            </w:r>
          </w:p>
        </w:tc>
      </w:tr>
      <w:tr w:rsidR="00EE08BC" w14:paraId="51DCBD7D" w14:textId="77777777" w:rsidTr="00EE08BC">
        <w:trPr>
          <w:trHeight w:val="213"/>
        </w:trPr>
        <w:tc>
          <w:tcPr>
            <w:tcW w:w="2122" w:type="dxa"/>
            <w:vMerge/>
            <w:tcBorders>
              <w:right w:val="single" w:sz="4" w:space="0" w:color="auto"/>
            </w:tcBorders>
            <w:shd w:val="clear" w:color="auto" w:fill="F2F2F2" w:themeFill="background1" w:themeFillShade="F2"/>
          </w:tcPr>
          <w:p w14:paraId="2488B1F9" w14:textId="77777777" w:rsidR="00EE08BC" w:rsidRDefault="00EE08BC" w:rsidP="00EE08B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B2066E3" w14:textId="77777777" w:rsidR="00EE08BC" w:rsidRDefault="00EE08BC" w:rsidP="00EE08BC">
            <w:pPr>
              <w:ind w:firstLine="0"/>
              <w:jc w:val="center"/>
            </w:pPr>
            <w:r>
              <w:t>3-</w:t>
            </w:r>
          </w:p>
        </w:tc>
        <w:tc>
          <w:tcPr>
            <w:tcW w:w="5380" w:type="dxa"/>
            <w:tcBorders>
              <w:left w:val="single" w:sz="4" w:space="0" w:color="auto"/>
            </w:tcBorders>
            <w:shd w:val="clear" w:color="auto" w:fill="FFFFFF" w:themeFill="background1"/>
          </w:tcPr>
          <w:p w14:paraId="1517EC9B" w14:textId="77777777" w:rsidR="00EE08BC" w:rsidRDefault="00EE08BC" w:rsidP="00EE08BC">
            <w:pPr>
              <w:ind w:firstLine="0"/>
              <w:jc w:val="left"/>
            </w:pPr>
            <w:r>
              <w:t>El usuario pulsa el botón de “Cargar”.</w:t>
            </w:r>
          </w:p>
        </w:tc>
      </w:tr>
      <w:tr w:rsidR="00EE08BC" w14:paraId="1432F9DB" w14:textId="77777777" w:rsidTr="00EE08BC">
        <w:tc>
          <w:tcPr>
            <w:tcW w:w="2122" w:type="dxa"/>
            <w:tcBorders>
              <w:right w:val="single" w:sz="4" w:space="0" w:color="auto"/>
            </w:tcBorders>
            <w:shd w:val="clear" w:color="auto" w:fill="F2F2F2" w:themeFill="background1" w:themeFillShade="F2"/>
          </w:tcPr>
          <w:p w14:paraId="1C5E53AE" w14:textId="77777777" w:rsidR="00EE08BC" w:rsidRDefault="00EE08BC" w:rsidP="00EE08BC">
            <w:pPr>
              <w:ind w:firstLine="0"/>
              <w:jc w:val="left"/>
            </w:pPr>
            <w:r>
              <w:t>Postcondición:</w:t>
            </w:r>
          </w:p>
        </w:tc>
        <w:tc>
          <w:tcPr>
            <w:tcW w:w="6372" w:type="dxa"/>
            <w:gridSpan w:val="2"/>
            <w:tcBorders>
              <w:left w:val="single" w:sz="4" w:space="0" w:color="auto"/>
            </w:tcBorders>
          </w:tcPr>
          <w:p w14:paraId="69BD09EF" w14:textId="77777777" w:rsidR="00EE08BC" w:rsidRDefault="00EE08BC" w:rsidP="00EE08BC">
            <w:pPr>
              <w:ind w:firstLine="0"/>
              <w:jc w:val="left"/>
            </w:pPr>
            <w:r>
              <w:t>El usuario es redirigido a la pantalla de creación de diccionarios.</w:t>
            </w:r>
          </w:p>
        </w:tc>
      </w:tr>
      <w:tr w:rsidR="00EE08BC" w14:paraId="5C09DFAA" w14:textId="77777777" w:rsidTr="00EE08BC">
        <w:trPr>
          <w:trHeight w:val="107"/>
        </w:trPr>
        <w:tc>
          <w:tcPr>
            <w:tcW w:w="2122" w:type="dxa"/>
            <w:vMerge w:val="restart"/>
            <w:tcBorders>
              <w:right w:val="single" w:sz="4" w:space="0" w:color="auto"/>
            </w:tcBorders>
            <w:shd w:val="clear" w:color="auto" w:fill="F2F2F2" w:themeFill="background1" w:themeFillShade="F2"/>
          </w:tcPr>
          <w:p w14:paraId="02A80CD8" w14:textId="77777777" w:rsidR="00EE08BC" w:rsidRDefault="00EE08BC" w:rsidP="00EE08BC">
            <w:pPr>
              <w:ind w:firstLine="0"/>
              <w:jc w:val="left"/>
            </w:pPr>
            <w:r>
              <w:t>Excepciones:</w:t>
            </w:r>
          </w:p>
        </w:tc>
        <w:tc>
          <w:tcPr>
            <w:tcW w:w="992" w:type="dxa"/>
            <w:tcBorders>
              <w:left w:val="single" w:sz="4" w:space="0" w:color="auto"/>
            </w:tcBorders>
            <w:shd w:val="clear" w:color="auto" w:fill="F2F2F2" w:themeFill="background1" w:themeFillShade="F2"/>
          </w:tcPr>
          <w:p w14:paraId="04017C7C" w14:textId="77777777" w:rsidR="00EE08BC" w:rsidRDefault="00EE08BC" w:rsidP="00EE08BC">
            <w:pPr>
              <w:ind w:firstLine="0"/>
              <w:jc w:val="center"/>
            </w:pPr>
            <w:r>
              <w:t>Número</w:t>
            </w:r>
          </w:p>
        </w:tc>
        <w:tc>
          <w:tcPr>
            <w:tcW w:w="5380" w:type="dxa"/>
            <w:tcBorders>
              <w:left w:val="single" w:sz="4" w:space="0" w:color="auto"/>
            </w:tcBorders>
            <w:shd w:val="clear" w:color="auto" w:fill="F2F2F2" w:themeFill="background1" w:themeFillShade="F2"/>
          </w:tcPr>
          <w:p w14:paraId="48115580" w14:textId="77777777" w:rsidR="00EE08BC" w:rsidRDefault="00EE08BC" w:rsidP="00EE08BC">
            <w:pPr>
              <w:ind w:firstLine="0"/>
              <w:jc w:val="left"/>
            </w:pPr>
            <w:r>
              <w:t>Excepción</w:t>
            </w:r>
          </w:p>
        </w:tc>
      </w:tr>
      <w:tr w:rsidR="00EE08BC" w14:paraId="1690A722" w14:textId="77777777" w:rsidTr="00EE08BC">
        <w:trPr>
          <w:trHeight w:val="107"/>
        </w:trPr>
        <w:tc>
          <w:tcPr>
            <w:tcW w:w="2122" w:type="dxa"/>
            <w:vMerge/>
            <w:tcBorders>
              <w:right w:val="single" w:sz="4" w:space="0" w:color="auto"/>
            </w:tcBorders>
            <w:shd w:val="clear" w:color="auto" w:fill="F2F2F2" w:themeFill="background1" w:themeFillShade="F2"/>
          </w:tcPr>
          <w:p w14:paraId="01D654F4" w14:textId="77777777" w:rsidR="00EE08BC" w:rsidRDefault="00EE08BC" w:rsidP="00EE08BC">
            <w:pPr>
              <w:ind w:firstLine="0"/>
              <w:jc w:val="left"/>
            </w:pPr>
          </w:p>
        </w:tc>
        <w:tc>
          <w:tcPr>
            <w:tcW w:w="992" w:type="dxa"/>
            <w:tcBorders>
              <w:left w:val="single" w:sz="4" w:space="0" w:color="auto"/>
            </w:tcBorders>
            <w:shd w:val="clear" w:color="auto" w:fill="FFFFFF" w:themeFill="background1"/>
          </w:tcPr>
          <w:p w14:paraId="1685C01A" w14:textId="77777777" w:rsidR="00EE08BC" w:rsidRDefault="00FF7738" w:rsidP="00EE08BC">
            <w:pPr>
              <w:ind w:firstLine="0"/>
              <w:jc w:val="center"/>
            </w:pPr>
            <w:r>
              <w:t>2</w:t>
            </w:r>
            <w:r w:rsidR="00EE08BC">
              <w:t>-</w:t>
            </w:r>
          </w:p>
        </w:tc>
        <w:tc>
          <w:tcPr>
            <w:tcW w:w="5380" w:type="dxa"/>
            <w:tcBorders>
              <w:left w:val="single" w:sz="4" w:space="0" w:color="auto"/>
            </w:tcBorders>
            <w:shd w:val="clear" w:color="auto" w:fill="FFFFFF" w:themeFill="background1"/>
          </w:tcPr>
          <w:p w14:paraId="2427666A" w14:textId="77777777" w:rsidR="00EE08BC" w:rsidRDefault="00EE08BC" w:rsidP="00EE08BC">
            <w:pPr>
              <w:ind w:firstLine="0"/>
              <w:jc w:val="left"/>
            </w:pPr>
            <w:r>
              <w:t>El fichero introducido no se corresponde con un ePub.</w:t>
            </w:r>
          </w:p>
        </w:tc>
      </w:tr>
      <w:tr w:rsidR="00EE08BC" w14:paraId="7247E8ED" w14:textId="77777777" w:rsidTr="00EE08BC">
        <w:trPr>
          <w:trHeight w:val="106"/>
        </w:trPr>
        <w:tc>
          <w:tcPr>
            <w:tcW w:w="2122" w:type="dxa"/>
            <w:vMerge/>
            <w:tcBorders>
              <w:right w:val="single" w:sz="4" w:space="0" w:color="auto"/>
            </w:tcBorders>
            <w:shd w:val="clear" w:color="auto" w:fill="F2F2F2" w:themeFill="background1" w:themeFillShade="F2"/>
          </w:tcPr>
          <w:p w14:paraId="466886C9" w14:textId="77777777" w:rsidR="00EE08BC" w:rsidRDefault="00EE08BC" w:rsidP="00EE08BC">
            <w:pPr>
              <w:ind w:firstLine="0"/>
              <w:jc w:val="left"/>
            </w:pPr>
          </w:p>
        </w:tc>
        <w:tc>
          <w:tcPr>
            <w:tcW w:w="992" w:type="dxa"/>
            <w:tcBorders>
              <w:left w:val="single" w:sz="4" w:space="0" w:color="auto"/>
            </w:tcBorders>
            <w:shd w:val="clear" w:color="auto" w:fill="FFFFFF" w:themeFill="background1"/>
          </w:tcPr>
          <w:p w14:paraId="3307B924" w14:textId="77777777" w:rsidR="00EE08BC" w:rsidRDefault="00FF7738" w:rsidP="00EE08BC">
            <w:pPr>
              <w:ind w:firstLine="0"/>
              <w:jc w:val="center"/>
            </w:pPr>
            <w:r>
              <w:t>3</w:t>
            </w:r>
            <w:r w:rsidR="00EE08BC">
              <w:t>-</w:t>
            </w:r>
          </w:p>
        </w:tc>
        <w:tc>
          <w:tcPr>
            <w:tcW w:w="5380" w:type="dxa"/>
            <w:tcBorders>
              <w:left w:val="single" w:sz="4" w:space="0" w:color="auto"/>
            </w:tcBorders>
            <w:shd w:val="clear" w:color="auto" w:fill="FFFFFF" w:themeFill="background1"/>
          </w:tcPr>
          <w:p w14:paraId="4A56780A" w14:textId="77777777" w:rsidR="00EE08BC" w:rsidRDefault="00EE08BC" w:rsidP="00EE08BC">
            <w:pPr>
              <w:ind w:firstLine="0"/>
              <w:jc w:val="left"/>
            </w:pPr>
            <w:r>
              <w:t>El fichero introducido no tiene una estructura válida.</w:t>
            </w:r>
          </w:p>
        </w:tc>
      </w:tr>
      <w:tr w:rsidR="00EE08BC" w14:paraId="00FAC3DA" w14:textId="77777777" w:rsidTr="00EE08BC">
        <w:tc>
          <w:tcPr>
            <w:tcW w:w="2122" w:type="dxa"/>
            <w:tcBorders>
              <w:right w:val="single" w:sz="4" w:space="0" w:color="auto"/>
            </w:tcBorders>
            <w:shd w:val="clear" w:color="auto" w:fill="F2F2F2" w:themeFill="background1" w:themeFillShade="F2"/>
          </w:tcPr>
          <w:p w14:paraId="4BBFCF5F" w14:textId="77777777" w:rsidR="00EE08BC" w:rsidRDefault="00EE08BC" w:rsidP="00EE08BC">
            <w:pPr>
              <w:ind w:firstLine="0"/>
              <w:jc w:val="left"/>
            </w:pPr>
            <w:r>
              <w:t>Importancia:</w:t>
            </w:r>
          </w:p>
        </w:tc>
        <w:tc>
          <w:tcPr>
            <w:tcW w:w="6372" w:type="dxa"/>
            <w:gridSpan w:val="2"/>
            <w:tcBorders>
              <w:left w:val="single" w:sz="4" w:space="0" w:color="auto"/>
            </w:tcBorders>
          </w:tcPr>
          <w:p w14:paraId="18835258" w14:textId="77777777" w:rsidR="00EE08BC" w:rsidRDefault="00EE08BC" w:rsidP="00EE08BC">
            <w:pPr>
              <w:ind w:firstLine="0"/>
              <w:jc w:val="left"/>
            </w:pPr>
            <w:r>
              <w:t>Alta</w:t>
            </w:r>
          </w:p>
        </w:tc>
      </w:tr>
      <w:tr w:rsidR="00EE08BC" w14:paraId="59AB66F4" w14:textId="77777777" w:rsidTr="00EE08BC">
        <w:tc>
          <w:tcPr>
            <w:tcW w:w="2122" w:type="dxa"/>
            <w:tcBorders>
              <w:right w:val="single" w:sz="4" w:space="0" w:color="auto"/>
            </w:tcBorders>
            <w:shd w:val="clear" w:color="auto" w:fill="F2F2F2" w:themeFill="background1" w:themeFillShade="F2"/>
          </w:tcPr>
          <w:p w14:paraId="2F38396B" w14:textId="77777777" w:rsidR="00EE08BC" w:rsidRDefault="00EE08BC" w:rsidP="00EE08BC">
            <w:pPr>
              <w:ind w:firstLine="0"/>
              <w:jc w:val="left"/>
            </w:pPr>
            <w:r>
              <w:t>Frecuencia:</w:t>
            </w:r>
          </w:p>
        </w:tc>
        <w:tc>
          <w:tcPr>
            <w:tcW w:w="6372" w:type="dxa"/>
            <w:gridSpan w:val="2"/>
            <w:tcBorders>
              <w:left w:val="single" w:sz="4" w:space="0" w:color="auto"/>
            </w:tcBorders>
          </w:tcPr>
          <w:p w14:paraId="1AFF92B2" w14:textId="77777777" w:rsidR="00EE08BC" w:rsidRDefault="00E54175" w:rsidP="00EE08BC">
            <w:pPr>
              <w:keepNext/>
              <w:ind w:firstLine="0"/>
              <w:jc w:val="left"/>
            </w:pPr>
            <w:r>
              <w:t>Media</w:t>
            </w:r>
          </w:p>
        </w:tc>
      </w:tr>
    </w:tbl>
    <w:p w14:paraId="1F998E40" w14:textId="44861209" w:rsidR="00DC4496" w:rsidRDefault="00EE08BC" w:rsidP="00EE08BC">
      <w:pPr>
        <w:pStyle w:val="Descripcin"/>
        <w:keepNext/>
        <w:jc w:val="center"/>
      </w:pPr>
      <w:bookmarkStart w:id="68" w:name="_Toc32403613"/>
      <w:r>
        <w:t xml:space="preserve">Tabla </w:t>
      </w:r>
      <w:r w:rsidR="00C55D23">
        <w:fldChar w:fldCharType="begin"/>
      </w:r>
      <w:r w:rsidR="00C55D23">
        <w:instrText xml:space="preserve"> SEQ Tabla \* ARABIC </w:instrText>
      </w:r>
      <w:r w:rsidR="00C55D23">
        <w:fldChar w:fldCharType="separate"/>
      </w:r>
      <w:r w:rsidR="002C5B9B">
        <w:rPr>
          <w:noProof/>
        </w:rPr>
        <w:t>14</w:t>
      </w:r>
      <w:r w:rsidR="00C55D23">
        <w:rPr>
          <w:noProof/>
        </w:rPr>
        <w:fldChar w:fldCharType="end"/>
      </w:r>
      <w:r>
        <w:t xml:space="preserve"> Caso de uso 2</w:t>
      </w:r>
      <w:bookmarkEnd w:id="68"/>
    </w:p>
    <w:p w14:paraId="60F2E2BF" w14:textId="77777777" w:rsidR="00DC4496" w:rsidRDefault="00DC4496">
      <w:pPr>
        <w:ind w:firstLine="0"/>
        <w:jc w:val="left"/>
        <w:rPr>
          <w:i/>
          <w:iCs/>
          <w:color w:val="44546A" w:themeColor="text2"/>
          <w:sz w:val="18"/>
          <w:szCs w:val="18"/>
        </w:rPr>
      </w:pPr>
      <w:r>
        <w:br w:type="page"/>
      </w:r>
    </w:p>
    <w:tbl>
      <w:tblPr>
        <w:tblStyle w:val="Tablaconcuadrcula"/>
        <w:tblpPr w:leftFromText="141" w:rightFromText="141" w:vertAnchor="text" w:horzAnchor="margin" w:tblpY="-39"/>
        <w:tblW w:w="0" w:type="auto"/>
        <w:tblLook w:val="04A0" w:firstRow="1" w:lastRow="0" w:firstColumn="1" w:lastColumn="0" w:noHBand="0" w:noVBand="1"/>
      </w:tblPr>
      <w:tblGrid>
        <w:gridCol w:w="2122"/>
        <w:gridCol w:w="992"/>
        <w:gridCol w:w="5380"/>
      </w:tblGrid>
      <w:tr w:rsidR="00DC4496" w:rsidRPr="00681815" w14:paraId="44D764B5" w14:textId="77777777" w:rsidTr="00DC4496">
        <w:tc>
          <w:tcPr>
            <w:tcW w:w="2122" w:type="dxa"/>
            <w:tcBorders>
              <w:bottom w:val="single" w:sz="4" w:space="0" w:color="auto"/>
            </w:tcBorders>
            <w:shd w:val="clear" w:color="auto" w:fill="F2F2F2" w:themeFill="background1" w:themeFillShade="F2"/>
          </w:tcPr>
          <w:p w14:paraId="60F1ADC0" w14:textId="77777777" w:rsidR="00DC4496" w:rsidRPr="00681815" w:rsidRDefault="00DC4496" w:rsidP="00DC4496">
            <w:pPr>
              <w:ind w:firstLine="0"/>
              <w:jc w:val="center"/>
              <w:rPr>
                <w:b/>
                <w:bCs/>
              </w:rPr>
            </w:pPr>
            <w:r>
              <w:rPr>
                <w:b/>
                <w:bCs/>
              </w:rPr>
              <w:lastRenderedPageBreak/>
              <w:t>Caso de uso 3</w:t>
            </w:r>
          </w:p>
        </w:tc>
        <w:tc>
          <w:tcPr>
            <w:tcW w:w="6372" w:type="dxa"/>
            <w:gridSpan w:val="2"/>
            <w:shd w:val="clear" w:color="auto" w:fill="F2F2F2" w:themeFill="background1" w:themeFillShade="F2"/>
          </w:tcPr>
          <w:p w14:paraId="32A37BF6" w14:textId="77777777" w:rsidR="00DC4496" w:rsidRPr="00681815" w:rsidRDefault="00DC4496" w:rsidP="00DC4496">
            <w:pPr>
              <w:ind w:firstLine="0"/>
              <w:jc w:val="center"/>
              <w:rPr>
                <w:b/>
                <w:bCs/>
              </w:rPr>
            </w:pPr>
            <w:r>
              <w:rPr>
                <w:b/>
                <w:bCs/>
              </w:rPr>
              <w:t>Crear diccionario de forma automática</w:t>
            </w:r>
          </w:p>
        </w:tc>
      </w:tr>
      <w:tr w:rsidR="00DC4496" w14:paraId="6DF45E94" w14:textId="77777777" w:rsidTr="00DC4496">
        <w:tc>
          <w:tcPr>
            <w:tcW w:w="2122" w:type="dxa"/>
            <w:tcBorders>
              <w:bottom w:val="single" w:sz="4" w:space="0" w:color="auto"/>
              <w:right w:val="single" w:sz="4" w:space="0" w:color="auto"/>
            </w:tcBorders>
            <w:shd w:val="clear" w:color="auto" w:fill="F2F2F2" w:themeFill="background1" w:themeFillShade="F2"/>
          </w:tcPr>
          <w:p w14:paraId="163F5384" w14:textId="77777777" w:rsidR="00DC4496" w:rsidRDefault="00DC4496" w:rsidP="00DC4496">
            <w:pPr>
              <w:ind w:firstLine="0"/>
              <w:jc w:val="left"/>
            </w:pPr>
            <w:r>
              <w:t>Requisitos asociados:</w:t>
            </w:r>
          </w:p>
        </w:tc>
        <w:tc>
          <w:tcPr>
            <w:tcW w:w="6372" w:type="dxa"/>
            <w:gridSpan w:val="2"/>
            <w:tcBorders>
              <w:left w:val="single" w:sz="4" w:space="0" w:color="auto"/>
            </w:tcBorders>
          </w:tcPr>
          <w:p w14:paraId="1673A7AD" w14:textId="77777777" w:rsidR="00DC4496" w:rsidRDefault="00DC4496" w:rsidP="00DC4496">
            <w:pPr>
              <w:ind w:firstLine="0"/>
              <w:jc w:val="center"/>
            </w:pPr>
            <w:r>
              <w:t>R.F-3</w:t>
            </w:r>
          </w:p>
        </w:tc>
      </w:tr>
      <w:tr w:rsidR="00DC4496" w14:paraId="1FD3F035" w14:textId="77777777" w:rsidTr="00DC4496">
        <w:tc>
          <w:tcPr>
            <w:tcW w:w="2122" w:type="dxa"/>
            <w:tcBorders>
              <w:right w:val="single" w:sz="4" w:space="0" w:color="auto"/>
            </w:tcBorders>
            <w:shd w:val="clear" w:color="auto" w:fill="F2F2F2" w:themeFill="background1" w:themeFillShade="F2"/>
          </w:tcPr>
          <w:p w14:paraId="52DD3F96" w14:textId="77777777" w:rsidR="00DC4496" w:rsidRDefault="00DC4496" w:rsidP="00DC4496">
            <w:pPr>
              <w:ind w:firstLine="0"/>
              <w:jc w:val="left"/>
            </w:pPr>
            <w:r>
              <w:t>Descripción:</w:t>
            </w:r>
          </w:p>
        </w:tc>
        <w:tc>
          <w:tcPr>
            <w:tcW w:w="6372" w:type="dxa"/>
            <w:gridSpan w:val="2"/>
            <w:tcBorders>
              <w:left w:val="single" w:sz="4" w:space="0" w:color="auto"/>
            </w:tcBorders>
            <w:shd w:val="clear" w:color="auto" w:fill="FFFFFF" w:themeFill="background1"/>
          </w:tcPr>
          <w:p w14:paraId="0CDD4605" w14:textId="77777777" w:rsidR="00DC4496" w:rsidRDefault="00DC4496" w:rsidP="00DC4496">
            <w:pPr>
              <w:ind w:firstLine="0"/>
              <w:jc w:val="left"/>
            </w:pPr>
            <w:r>
              <w:rPr>
                <w:shd w:val="clear" w:color="auto" w:fill="FFFFFF" w:themeFill="background1"/>
              </w:rPr>
              <w:t>Permite al usuario crear un diccionario de forma automática.</w:t>
            </w:r>
          </w:p>
        </w:tc>
      </w:tr>
      <w:tr w:rsidR="00DC4496" w14:paraId="4276926A" w14:textId="77777777" w:rsidTr="00DC4496">
        <w:tc>
          <w:tcPr>
            <w:tcW w:w="2122" w:type="dxa"/>
            <w:tcBorders>
              <w:right w:val="single" w:sz="4" w:space="0" w:color="auto"/>
            </w:tcBorders>
            <w:shd w:val="clear" w:color="auto" w:fill="F2F2F2" w:themeFill="background1" w:themeFillShade="F2"/>
          </w:tcPr>
          <w:p w14:paraId="20B2D22F" w14:textId="77777777" w:rsidR="00DC4496" w:rsidRDefault="00DC4496" w:rsidP="00DC4496">
            <w:pPr>
              <w:ind w:firstLine="0"/>
              <w:jc w:val="left"/>
            </w:pPr>
            <w:r>
              <w:t>Precondición:</w:t>
            </w:r>
          </w:p>
        </w:tc>
        <w:tc>
          <w:tcPr>
            <w:tcW w:w="6372" w:type="dxa"/>
            <w:gridSpan w:val="2"/>
            <w:tcBorders>
              <w:left w:val="single" w:sz="4" w:space="0" w:color="auto"/>
              <w:bottom w:val="single" w:sz="4" w:space="0" w:color="auto"/>
            </w:tcBorders>
          </w:tcPr>
          <w:p w14:paraId="07362002" w14:textId="77777777" w:rsidR="00DC4496" w:rsidRDefault="00DC4496" w:rsidP="00DC4496">
            <w:pPr>
              <w:ind w:firstLine="0"/>
              <w:jc w:val="left"/>
            </w:pPr>
            <w:r>
              <w:t>Haber introducido un ePub de forma correcta.</w:t>
            </w:r>
          </w:p>
        </w:tc>
      </w:tr>
      <w:tr w:rsidR="00DC4496" w14:paraId="5A873941" w14:textId="77777777" w:rsidTr="00DC4496">
        <w:tc>
          <w:tcPr>
            <w:tcW w:w="2122" w:type="dxa"/>
            <w:vMerge w:val="restart"/>
            <w:tcBorders>
              <w:right w:val="single" w:sz="4" w:space="0" w:color="auto"/>
            </w:tcBorders>
            <w:shd w:val="clear" w:color="auto" w:fill="F2F2F2" w:themeFill="background1" w:themeFillShade="F2"/>
          </w:tcPr>
          <w:p w14:paraId="59DBD45B" w14:textId="77777777" w:rsidR="00DC4496" w:rsidRDefault="00DC4496" w:rsidP="00DC449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616E9DD1" w14:textId="77777777" w:rsidR="00DC4496" w:rsidRDefault="00DC4496" w:rsidP="00DC449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BA9574E" w14:textId="77777777" w:rsidR="00DC4496" w:rsidRDefault="00DC4496" w:rsidP="00DC4496">
            <w:pPr>
              <w:ind w:firstLine="0"/>
              <w:jc w:val="left"/>
            </w:pPr>
            <w:r>
              <w:t>Acción</w:t>
            </w:r>
          </w:p>
        </w:tc>
      </w:tr>
      <w:tr w:rsidR="00DC4496" w14:paraId="506C8A87" w14:textId="77777777" w:rsidTr="00DC4496">
        <w:trPr>
          <w:trHeight w:val="213"/>
        </w:trPr>
        <w:tc>
          <w:tcPr>
            <w:tcW w:w="2122" w:type="dxa"/>
            <w:vMerge/>
            <w:tcBorders>
              <w:right w:val="single" w:sz="4" w:space="0" w:color="auto"/>
            </w:tcBorders>
            <w:shd w:val="clear" w:color="auto" w:fill="F2F2F2" w:themeFill="background1" w:themeFillShade="F2"/>
          </w:tcPr>
          <w:p w14:paraId="10AC5E70"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FAFB0C6" w14:textId="77777777" w:rsidR="00DC4496" w:rsidRDefault="00DC4496" w:rsidP="00DC4496">
            <w:pPr>
              <w:ind w:firstLine="0"/>
              <w:jc w:val="center"/>
            </w:pPr>
            <w:r>
              <w:t>1-</w:t>
            </w:r>
          </w:p>
        </w:tc>
        <w:tc>
          <w:tcPr>
            <w:tcW w:w="5380" w:type="dxa"/>
            <w:tcBorders>
              <w:top w:val="single" w:sz="4" w:space="0" w:color="auto"/>
              <w:left w:val="single" w:sz="4" w:space="0" w:color="auto"/>
            </w:tcBorders>
            <w:shd w:val="clear" w:color="auto" w:fill="FFFFFF" w:themeFill="background1"/>
          </w:tcPr>
          <w:p w14:paraId="521D7DB6" w14:textId="77777777" w:rsidR="00DC4496" w:rsidRDefault="00DC4496" w:rsidP="00DC4496">
            <w:pPr>
              <w:ind w:firstLine="0"/>
              <w:jc w:val="left"/>
            </w:pPr>
            <w:r>
              <w:t>El usuario presiona el botón de “Crear diccionario”.</w:t>
            </w:r>
          </w:p>
        </w:tc>
      </w:tr>
      <w:tr w:rsidR="00DC4496" w14:paraId="10621C36" w14:textId="77777777" w:rsidTr="00DC4496">
        <w:trPr>
          <w:trHeight w:val="213"/>
        </w:trPr>
        <w:tc>
          <w:tcPr>
            <w:tcW w:w="2122" w:type="dxa"/>
            <w:vMerge/>
            <w:tcBorders>
              <w:right w:val="single" w:sz="4" w:space="0" w:color="auto"/>
            </w:tcBorders>
            <w:shd w:val="clear" w:color="auto" w:fill="F2F2F2" w:themeFill="background1" w:themeFillShade="F2"/>
          </w:tcPr>
          <w:p w14:paraId="6F0B4DF5"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FBAA5F1" w14:textId="77777777" w:rsidR="00DC4496" w:rsidRDefault="00DC4496" w:rsidP="00DC4496">
            <w:pPr>
              <w:ind w:firstLine="0"/>
              <w:jc w:val="center"/>
            </w:pPr>
            <w:r>
              <w:t>2-</w:t>
            </w:r>
          </w:p>
        </w:tc>
        <w:tc>
          <w:tcPr>
            <w:tcW w:w="5380" w:type="dxa"/>
            <w:tcBorders>
              <w:left w:val="single" w:sz="4" w:space="0" w:color="auto"/>
            </w:tcBorders>
            <w:shd w:val="clear" w:color="auto" w:fill="FFFFFF" w:themeFill="background1"/>
          </w:tcPr>
          <w:p w14:paraId="567CE4CB" w14:textId="77777777" w:rsidR="00DC4496" w:rsidRDefault="00DC4496" w:rsidP="00DC4496">
            <w:pPr>
              <w:ind w:firstLine="0"/>
              <w:jc w:val="left"/>
            </w:pPr>
            <w:r>
              <w:t>Se obtienen los personajes y se crea el diccionario.</w:t>
            </w:r>
          </w:p>
        </w:tc>
      </w:tr>
      <w:tr w:rsidR="00DC4496" w14:paraId="6E73FE12" w14:textId="77777777" w:rsidTr="00DC4496">
        <w:trPr>
          <w:trHeight w:val="213"/>
        </w:trPr>
        <w:tc>
          <w:tcPr>
            <w:tcW w:w="2122" w:type="dxa"/>
            <w:vMerge/>
            <w:tcBorders>
              <w:right w:val="single" w:sz="4" w:space="0" w:color="auto"/>
            </w:tcBorders>
            <w:shd w:val="clear" w:color="auto" w:fill="F2F2F2" w:themeFill="background1" w:themeFillShade="F2"/>
          </w:tcPr>
          <w:p w14:paraId="1EE0FCA4"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848DBD2" w14:textId="77777777" w:rsidR="00DC4496" w:rsidRDefault="00DC4496" w:rsidP="00DC4496">
            <w:pPr>
              <w:ind w:firstLine="0"/>
              <w:jc w:val="center"/>
            </w:pPr>
            <w:r>
              <w:t>3-</w:t>
            </w:r>
          </w:p>
        </w:tc>
        <w:tc>
          <w:tcPr>
            <w:tcW w:w="5380" w:type="dxa"/>
            <w:tcBorders>
              <w:left w:val="single" w:sz="4" w:space="0" w:color="auto"/>
            </w:tcBorders>
            <w:shd w:val="clear" w:color="auto" w:fill="FFFFFF" w:themeFill="background1"/>
          </w:tcPr>
          <w:p w14:paraId="5E25E2A0" w14:textId="77777777" w:rsidR="00DC4496" w:rsidRDefault="00DC4496" w:rsidP="00DC4496">
            <w:pPr>
              <w:ind w:firstLine="0"/>
              <w:jc w:val="left"/>
            </w:pPr>
            <w:r>
              <w:t>Se muestra una alerta diciendo que se ha creado.</w:t>
            </w:r>
          </w:p>
        </w:tc>
      </w:tr>
      <w:tr w:rsidR="00DC4496" w14:paraId="0C0914F8" w14:textId="77777777" w:rsidTr="00DC4496">
        <w:tc>
          <w:tcPr>
            <w:tcW w:w="2122" w:type="dxa"/>
            <w:tcBorders>
              <w:right w:val="single" w:sz="4" w:space="0" w:color="auto"/>
            </w:tcBorders>
            <w:shd w:val="clear" w:color="auto" w:fill="F2F2F2" w:themeFill="background1" w:themeFillShade="F2"/>
          </w:tcPr>
          <w:p w14:paraId="72E6F298" w14:textId="77777777" w:rsidR="00DC4496" w:rsidRDefault="00DC4496" w:rsidP="00DC4496">
            <w:pPr>
              <w:ind w:firstLine="0"/>
              <w:jc w:val="left"/>
            </w:pPr>
            <w:r>
              <w:t>Postcondición:</w:t>
            </w:r>
          </w:p>
        </w:tc>
        <w:tc>
          <w:tcPr>
            <w:tcW w:w="6372" w:type="dxa"/>
            <w:gridSpan w:val="2"/>
            <w:tcBorders>
              <w:left w:val="single" w:sz="4" w:space="0" w:color="auto"/>
            </w:tcBorders>
          </w:tcPr>
          <w:p w14:paraId="20F5AD61" w14:textId="77777777" w:rsidR="00DC4496" w:rsidRDefault="00DC4496" w:rsidP="00DC4496">
            <w:pPr>
              <w:ind w:firstLine="0"/>
              <w:jc w:val="left"/>
            </w:pPr>
            <w:r>
              <w:t>Se crea el diccionario con los personajes, en caso de existir uno, se añaden al diccionario.</w:t>
            </w:r>
          </w:p>
        </w:tc>
      </w:tr>
      <w:tr w:rsidR="00DC4496" w14:paraId="042B7E27" w14:textId="77777777" w:rsidTr="00DC4496">
        <w:trPr>
          <w:trHeight w:val="107"/>
        </w:trPr>
        <w:tc>
          <w:tcPr>
            <w:tcW w:w="2122" w:type="dxa"/>
            <w:tcBorders>
              <w:right w:val="single" w:sz="4" w:space="0" w:color="auto"/>
            </w:tcBorders>
            <w:shd w:val="clear" w:color="auto" w:fill="F2F2F2" w:themeFill="background1" w:themeFillShade="F2"/>
          </w:tcPr>
          <w:p w14:paraId="53762072" w14:textId="77777777" w:rsidR="00DC4496" w:rsidRDefault="00DC4496" w:rsidP="00DC4496">
            <w:pPr>
              <w:ind w:firstLine="0"/>
              <w:jc w:val="left"/>
            </w:pPr>
            <w:r>
              <w:t>Excepciones:</w:t>
            </w:r>
          </w:p>
        </w:tc>
        <w:tc>
          <w:tcPr>
            <w:tcW w:w="6372" w:type="dxa"/>
            <w:gridSpan w:val="2"/>
            <w:tcBorders>
              <w:left w:val="single" w:sz="4" w:space="0" w:color="auto"/>
            </w:tcBorders>
            <w:shd w:val="clear" w:color="auto" w:fill="FFFFFF" w:themeFill="background1"/>
          </w:tcPr>
          <w:p w14:paraId="75C791A6" w14:textId="77777777" w:rsidR="00DC4496" w:rsidRDefault="00DC4496" w:rsidP="00DC4496">
            <w:pPr>
              <w:ind w:firstLine="0"/>
              <w:jc w:val="left"/>
            </w:pPr>
            <w:r>
              <w:t>Este caso de uso no tiene excepción.</w:t>
            </w:r>
          </w:p>
        </w:tc>
      </w:tr>
      <w:tr w:rsidR="00DC4496" w14:paraId="642B295A" w14:textId="77777777" w:rsidTr="00DC4496">
        <w:tc>
          <w:tcPr>
            <w:tcW w:w="2122" w:type="dxa"/>
            <w:tcBorders>
              <w:right w:val="single" w:sz="4" w:space="0" w:color="auto"/>
            </w:tcBorders>
            <w:shd w:val="clear" w:color="auto" w:fill="F2F2F2" w:themeFill="background1" w:themeFillShade="F2"/>
          </w:tcPr>
          <w:p w14:paraId="13934090" w14:textId="77777777" w:rsidR="00DC4496" w:rsidRDefault="00DC4496" w:rsidP="00DC4496">
            <w:pPr>
              <w:ind w:firstLine="0"/>
              <w:jc w:val="left"/>
            </w:pPr>
            <w:r>
              <w:t>Importancia:</w:t>
            </w:r>
          </w:p>
        </w:tc>
        <w:tc>
          <w:tcPr>
            <w:tcW w:w="6372" w:type="dxa"/>
            <w:gridSpan w:val="2"/>
            <w:tcBorders>
              <w:left w:val="single" w:sz="4" w:space="0" w:color="auto"/>
            </w:tcBorders>
          </w:tcPr>
          <w:p w14:paraId="1320961A" w14:textId="77777777" w:rsidR="00DC4496" w:rsidRDefault="00DC4496" w:rsidP="00DC4496">
            <w:pPr>
              <w:ind w:firstLine="0"/>
              <w:jc w:val="left"/>
            </w:pPr>
            <w:r>
              <w:t>Media</w:t>
            </w:r>
          </w:p>
        </w:tc>
      </w:tr>
      <w:tr w:rsidR="00DC4496" w14:paraId="14C62018" w14:textId="77777777" w:rsidTr="00DC4496">
        <w:trPr>
          <w:trHeight w:val="60"/>
        </w:trPr>
        <w:tc>
          <w:tcPr>
            <w:tcW w:w="2122" w:type="dxa"/>
            <w:tcBorders>
              <w:right w:val="single" w:sz="4" w:space="0" w:color="auto"/>
            </w:tcBorders>
            <w:shd w:val="clear" w:color="auto" w:fill="F2F2F2" w:themeFill="background1" w:themeFillShade="F2"/>
          </w:tcPr>
          <w:p w14:paraId="66DE4D97" w14:textId="77777777" w:rsidR="00DC4496" w:rsidRDefault="00DC4496" w:rsidP="00DC4496">
            <w:pPr>
              <w:ind w:firstLine="0"/>
              <w:jc w:val="left"/>
            </w:pPr>
            <w:r>
              <w:t>Frecuencia:</w:t>
            </w:r>
          </w:p>
        </w:tc>
        <w:tc>
          <w:tcPr>
            <w:tcW w:w="6372" w:type="dxa"/>
            <w:gridSpan w:val="2"/>
            <w:tcBorders>
              <w:left w:val="single" w:sz="4" w:space="0" w:color="auto"/>
            </w:tcBorders>
          </w:tcPr>
          <w:p w14:paraId="79538945" w14:textId="77777777" w:rsidR="00DC4496" w:rsidRDefault="00DC4496" w:rsidP="00DC4496">
            <w:pPr>
              <w:keepNext/>
              <w:ind w:firstLine="0"/>
              <w:jc w:val="left"/>
            </w:pPr>
            <w:r>
              <w:t>Baja</w:t>
            </w:r>
          </w:p>
        </w:tc>
      </w:tr>
    </w:tbl>
    <w:p w14:paraId="0FC9EE4C" w14:textId="1C589E18" w:rsidR="00DC4496" w:rsidRDefault="00DC4496" w:rsidP="00DC4496">
      <w:pPr>
        <w:pStyle w:val="Descripcin"/>
        <w:keepNext/>
        <w:jc w:val="center"/>
      </w:pPr>
      <w:bookmarkStart w:id="69" w:name="_Toc32403614"/>
      <w:r>
        <w:t xml:space="preserve">Tabla </w:t>
      </w:r>
      <w:r w:rsidR="00C55D23">
        <w:fldChar w:fldCharType="begin"/>
      </w:r>
      <w:r w:rsidR="00C55D23">
        <w:instrText xml:space="preserve"> SEQ Tabla \* ARABIC </w:instrText>
      </w:r>
      <w:r w:rsidR="00C55D23">
        <w:fldChar w:fldCharType="separate"/>
      </w:r>
      <w:r w:rsidR="002C5B9B">
        <w:rPr>
          <w:noProof/>
        </w:rPr>
        <w:t>15</w:t>
      </w:r>
      <w:r w:rsidR="00C55D23">
        <w:rPr>
          <w:noProof/>
        </w:rPr>
        <w:fldChar w:fldCharType="end"/>
      </w:r>
      <w:r>
        <w:t xml:space="preserve"> Caso de uso 3</w:t>
      </w:r>
      <w:bookmarkEnd w:id="69"/>
    </w:p>
    <w:tbl>
      <w:tblPr>
        <w:tblStyle w:val="Tablaconcuadrcula"/>
        <w:tblpPr w:leftFromText="141" w:rightFromText="141" w:vertAnchor="text" w:horzAnchor="margin" w:tblpY="-45"/>
        <w:tblW w:w="0" w:type="auto"/>
        <w:tblLook w:val="04A0" w:firstRow="1" w:lastRow="0" w:firstColumn="1" w:lastColumn="0" w:noHBand="0" w:noVBand="1"/>
      </w:tblPr>
      <w:tblGrid>
        <w:gridCol w:w="2122"/>
        <w:gridCol w:w="992"/>
        <w:gridCol w:w="5380"/>
      </w:tblGrid>
      <w:tr w:rsidR="00DC4496" w:rsidRPr="00681815" w14:paraId="4734AE41" w14:textId="77777777" w:rsidTr="00DC4496">
        <w:tc>
          <w:tcPr>
            <w:tcW w:w="2122" w:type="dxa"/>
            <w:tcBorders>
              <w:bottom w:val="single" w:sz="4" w:space="0" w:color="auto"/>
            </w:tcBorders>
            <w:shd w:val="clear" w:color="auto" w:fill="F2F2F2" w:themeFill="background1" w:themeFillShade="F2"/>
          </w:tcPr>
          <w:p w14:paraId="50C78837" w14:textId="77777777" w:rsidR="00DC4496" w:rsidRPr="00681815" w:rsidRDefault="00DC4496" w:rsidP="00DC4496">
            <w:pPr>
              <w:ind w:firstLine="0"/>
              <w:jc w:val="center"/>
              <w:rPr>
                <w:b/>
                <w:bCs/>
              </w:rPr>
            </w:pPr>
            <w:r>
              <w:rPr>
                <w:b/>
                <w:bCs/>
              </w:rPr>
              <w:t>Caso de uso 4</w:t>
            </w:r>
          </w:p>
        </w:tc>
        <w:tc>
          <w:tcPr>
            <w:tcW w:w="6372" w:type="dxa"/>
            <w:gridSpan w:val="2"/>
            <w:shd w:val="clear" w:color="auto" w:fill="F2F2F2" w:themeFill="background1" w:themeFillShade="F2"/>
          </w:tcPr>
          <w:p w14:paraId="11C17F13" w14:textId="77777777" w:rsidR="00DC4496" w:rsidRPr="00681815" w:rsidRDefault="00DC4496" w:rsidP="00DC4496">
            <w:pPr>
              <w:ind w:firstLine="0"/>
              <w:jc w:val="center"/>
              <w:rPr>
                <w:b/>
                <w:bCs/>
              </w:rPr>
            </w:pPr>
            <w:r>
              <w:rPr>
                <w:b/>
                <w:bCs/>
              </w:rPr>
              <w:t>Vaciar diccionario</w:t>
            </w:r>
          </w:p>
        </w:tc>
      </w:tr>
      <w:tr w:rsidR="00DC4496" w14:paraId="4AB2BD74" w14:textId="77777777" w:rsidTr="00DC4496">
        <w:tc>
          <w:tcPr>
            <w:tcW w:w="2122" w:type="dxa"/>
            <w:tcBorders>
              <w:bottom w:val="single" w:sz="4" w:space="0" w:color="auto"/>
              <w:right w:val="single" w:sz="4" w:space="0" w:color="auto"/>
            </w:tcBorders>
            <w:shd w:val="clear" w:color="auto" w:fill="F2F2F2" w:themeFill="background1" w:themeFillShade="F2"/>
          </w:tcPr>
          <w:p w14:paraId="4B0DCFDA" w14:textId="77777777" w:rsidR="00DC4496" w:rsidRDefault="00DC4496" w:rsidP="00DC4496">
            <w:pPr>
              <w:ind w:firstLine="0"/>
              <w:jc w:val="left"/>
            </w:pPr>
            <w:r>
              <w:t>Requisitos asociados:</w:t>
            </w:r>
          </w:p>
        </w:tc>
        <w:tc>
          <w:tcPr>
            <w:tcW w:w="6372" w:type="dxa"/>
            <w:gridSpan w:val="2"/>
            <w:tcBorders>
              <w:left w:val="single" w:sz="4" w:space="0" w:color="auto"/>
            </w:tcBorders>
          </w:tcPr>
          <w:p w14:paraId="6BEBA8AC" w14:textId="77777777" w:rsidR="00DC4496" w:rsidRDefault="00DC4496" w:rsidP="00DC4496">
            <w:pPr>
              <w:ind w:firstLine="0"/>
              <w:jc w:val="center"/>
            </w:pPr>
            <w:r>
              <w:t>R.F-4</w:t>
            </w:r>
          </w:p>
        </w:tc>
      </w:tr>
      <w:tr w:rsidR="00DC4496" w14:paraId="0FEB204C" w14:textId="77777777" w:rsidTr="00DC4496">
        <w:tc>
          <w:tcPr>
            <w:tcW w:w="2122" w:type="dxa"/>
            <w:tcBorders>
              <w:right w:val="single" w:sz="4" w:space="0" w:color="auto"/>
            </w:tcBorders>
            <w:shd w:val="clear" w:color="auto" w:fill="F2F2F2" w:themeFill="background1" w:themeFillShade="F2"/>
          </w:tcPr>
          <w:p w14:paraId="461AE56E" w14:textId="77777777" w:rsidR="00DC4496" w:rsidRDefault="00DC4496" w:rsidP="00DC4496">
            <w:pPr>
              <w:ind w:firstLine="0"/>
              <w:jc w:val="left"/>
            </w:pPr>
            <w:r>
              <w:t>Descripción:</w:t>
            </w:r>
          </w:p>
        </w:tc>
        <w:tc>
          <w:tcPr>
            <w:tcW w:w="6372" w:type="dxa"/>
            <w:gridSpan w:val="2"/>
            <w:tcBorders>
              <w:left w:val="single" w:sz="4" w:space="0" w:color="auto"/>
            </w:tcBorders>
            <w:shd w:val="clear" w:color="auto" w:fill="FFFFFF" w:themeFill="background1"/>
          </w:tcPr>
          <w:p w14:paraId="10E08215" w14:textId="77777777" w:rsidR="00DC4496" w:rsidRDefault="00DC4496" w:rsidP="00DC4496">
            <w:pPr>
              <w:ind w:firstLine="0"/>
              <w:jc w:val="left"/>
            </w:pPr>
            <w:r>
              <w:rPr>
                <w:shd w:val="clear" w:color="auto" w:fill="FFFFFF" w:themeFill="background1"/>
              </w:rPr>
              <w:t>Permite al usuario vaciar un diccionario existente.</w:t>
            </w:r>
          </w:p>
        </w:tc>
      </w:tr>
      <w:tr w:rsidR="00DC4496" w14:paraId="1469D6D1" w14:textId="77777777" w:rsidTr="00DC4496">
        <w:tc>
          <w:tcPr>
            <w:tcW w:w="2122" w:type="dxa"/>
            <w:tcBorders>
              <w:right w:val="single" w:sz="4" w:space="0" w:color="auto"/>
            </w:tcBorders>
            <w:shd w:val="clear" w:color="auto" w:fill="F2F2F2" w:themeFill="background1" w:themeFillShade="F2"/>
          </w:tcPr>
          <w:p w14:paraId="4A42ADB8" w14:textId="77777777" w:rsidR="00DC4496" w:rsidRDefault="00DC4496" w:rsidP="00DC4496">
            <w:pPr>
              <w:ind w:firstLine="0"/>
              <w:jc w:val="left"/>
            </w:pPr>
            <w:r>
              <w:t>Precondición:</w:t>
            </w:r>
          </w:p>
        </w:tc>
        <w:tc>
          <w:tcPr>
            <w:tcW w:w="6372" w:type="dxa"/>
            <w:gridSpan w:val="2"/>
            <w:tcBorders>
              <w:left w:val="single" w:sz="4" w:space="0" w:color="auto"/>
              <w:bottom w:val="single" w:sz="4" w:space="0" w:color="auto"/>
            </w:tcBorders>
          </w:tcPr>
          <w:p w14:paraId="7B0F48D4" w14:textId="77777777" w:rsidR="00DC4496" w:rsidRDefault="00DC4496" w:rsidP="00DC4496">
            <w:pPr>
              <w:ind w:firstLine="0"/>
              <w:jc w:val="left"/>
            </w:pPr>
            <w:r>
              <w:t>Haber introducido un ePub de forma correcta.</w:t>
            </w:r>
          </w:p>
        </w:tc>
      </w:tr>
      <w:tr w:rsidR="00DC4496" w14:paraId="2E64F617" w14:textId="77777777" w:rsidTr="00DC4496">
        <w:tc>
          <w:tcPr>
            <w:tcW w:w="2122" w:type="dxa"/>
            <w:vMerge w:val="restart"/>
            <w:tcBorders>
              <w:right w:val="single" w:sz="4" w:space="0" w:color="auto"/>
            </w:tcBorders>
            <w:shd w:val="clear" w:color="auto" w:fill="F2F2F2" w:themeFill="background1" w:themeFillShade="F2"/>
          </w:tcPr>
          <w:p w14:paraId="3B62D5AF" w14:textId="77777777" w:rsidR="00DC4496" w:rsidRDefault="00DC4496" w:rsidP="00DC449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59AC7888" w14:textId="77777777" w:rsidR="00DC4496" w:rsidRDefault="00DC4496" w:rsidP="00DC449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898F111" w14:textId="77777777" w:rsidR="00DC4496" w:rsidRDefault="00DC4496" w:rsidP="00DC4496">
            <w:pPr>
              <w:ind w:firstLine="0"/>
              <w:jc w:val="left"/>
            </w:pPr>
            <w:r>
              <w:t>Acción</w:t>
            </w:r>
          </w:p>
        </w:tc>
      </w:tr>
      <w:tr w:rsidR="00DC4496" w14:paraId="70CD8ED5" w14:textId="77777777" w:rsidTr="00DC4496">
        <w:trPr>
          <w:trHeight w:val="213"/>
        </w:trPr>
        <w:tc>
          <w:tcPr>
            <w:tcW w:w="2122" w:type="dxa"/>
            <w:vMerge/>
            <w:tcBorders>
              <w:right w:val="single" w:sz="4" w:space="0" w:color="auto"/>
            </w:tcBorders>
            <w:shd w:val="clear" w:color="auto" w:fill="F2F2F2" w:themeFill="background1" w:themeFillShade="F2"/>
          </w:tcPr>
          <w:p w14:paraId="72418CD2"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7C44488" w14:textId="77777777" w:rsidR="00DC4496" w:rsidRDefault="00DC4496" w:rsidP="00DC4496">
            <w:pPr>
              <w:ind w:firstLine="0"/>
              <w:jc w:val="center"/>
            </w:pPr>
            <w:r>
              <w:t>1-</w:t>
            </w:r>
          </w:p>
        </w:tc>
        <w:tc>
          <w:tcPr>
            <w:tcW w:w="5380" w:type="dxa"/>
            <w:tcBorders>
              <w:top w:val="single" w:sz="4" w:space="0" w:color="auto"/>
              <w:left w:val="single" w:sz="4" w:space="0" w:color="auto"/>
            </w:tcBorders>
            <w:shd w:val="clear" w:color="auto" w:fill="FFFFFF" w:themeFill="background1"/>
          </w:tcPr>
          <w:p w14:paraId="1F85F325" w14:textId="77777777" w:rsidR="00DC4496" w:rsidRDefault="00DC4496" w:rsidP="00DC4496">
            <w:pPr>
              <w:ind w:firstLine="0"/>
              <w:jc w:val="left"/>
            </w:pPr>
            <w:r>
              <w:t>El usuario presiona el botón de “Vaciar diccionario”.</w:t>
            </w:r>
          </w:p>
        </w:tc>
      </w:tr>
      <w:tr w:rsidR="00DC4496" w14:paraId="26EAB75B" w14:textId="77777777" w:rsidTr="00DC4496">
        <w:trPr>
          <w:trHeight w:val="213"/>
        </w:trPr>
        <w:tc>
          <w:tcPr>
            <w:tcW w:w="2122" w:type="dxa"/>
            <w:vMerge/>
            <w:tcBorders>
              <w:right w:val="single" w:sz="4" w:space="0" w:color="auto"/>
            </w:tcBorders>
            <w:shd w:val="clear" w:color="auto" w:fill="F2F2F2" w:themeFill="background1" w:themeFillShade="F2"/>
          </w:tcPr>
          <w:p w14:paraId="18ED6AA8"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7216A73" w14:textId="77777777" w:rsidR="00DC4496" w:rsidRDefault="00DC4496" w:rsidP="00DC4496">
            <w:pPr>
              <w:ind w:firstLine="0"/>
              <w:jc w:val="center"/>
            </w:pPr>
            <w:r>
              <w:t>2-</w:t>
            </w:r>
          </w:p>
        </w:tc>
        <w:tc>
          <w:tcPr>
            <w:tcW w:w="5380" w:type="dxa"/>
            <w:tcBorders>
              <w:left w:val="single" w:sz="4" w:space="0" w:color="auto"/>
            </w:tcBorders>
            <w:shd w:val="clear" w:color="auto" w:fill="FFFFFF" w:themeFill="background1"/>
          </w:tcPr>
          <w:p w14:paraId="07FD9932" w14:textId="77777777" w:rsidR="00DC4496" w:rsidRDefault="00DC4496" w:rsidP="00DC4496">
            <w:pPr>
              <w:ind w:firstLine="0"/>
              <w:jc w:val="left"/>
            </w:pPr>
            <w:r>
              <w:t>Se vacía el diccionario.</w:t>
            </w:r>
          </w:p>
        </w:tc>
      </w:tr>
      <w:tr w:rsidR="00DC4496" w14:paraId="1A40D751" w14:textId="77777777" w:rsidTr="00DC4496">
        <w:trPr>
          <w:trHeight w:val="213"/>
        </w:trPr>
        <w:tc>
          <w:tcPr>
            <w:tcW w:w="2122" w:type="dxa"/>
            <w:vMerge/>
            <w:tcBorders>
              <w:right w:val="single" w:sz="4" w:space="0" w:color="auto"/>
            </w:tcBorders>
            <w:shd w:val="clear" w:color="auto" w:fill="F2F2F2" w:themeFill="background1" w:themeFillShade="F2"/>
          </w:tcPr>
          <w:p w14:paraId="1588EDA3" w14:textId="77777777" w:rsidR="00DC4496" w:rsidRDefault="00DC4496" w:rsidP="00DC449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11135F2" w14:textId="77777777" w:rsidR="00DC4496" w:rsidRDefault="00DC4496" w:rsidP="00DC4496">
            <w:pPr>
              <w:ind w:firstLine="0"/>
              <w:jc w:val="center"/>
            </w:pPr>
            <w:r>
              <w:t>3-</w:t>
            </w:r>
          </w:p>
        </w:tc>
        <w:tc>
          <w:tcPr>
            <w:tcW w:w="5380" w:type="dxa"/>
            <w:tcBorders>
              <w:left w:val="single" w:sz="4" w:space="0" w:color="auto"/>
            </w:tcBorders>
            <w:shd w:val="clear" w:color="auto" w:fill="FFFFFF" w:themeFill="background1"/>
          </w:tcPr>
          <w:p w14:paraId="4C4F5370" w14:textId="77777777" w:rsidR="00DC4496" w:rsidRDefault="00DC4496" w:rsidP="00DC4496">
            <w:pPr>
              <w:ind w:firstLine="0"/>
              <w:jc w:val="left"/>
            </w:pPr>
            <w:r>
              <w:t>Se muestra una alerta diciendo que se ha vaciado.</w:t>
            </w:r>
          </w:p>
        </w:tc>
      </w:tr>
      <w:tr w:rsidR="00DC4496" w14:paraId="4401488C" w14:textId="77777777" w:rsidTr="00DC4496">
        <w:tc>
          <w:tcPr>
            <w:tcW w:w="2122" w:type="dxa"/>
            <w:tcBorders>
              <w:right w:val="single" w:sz="4" w:space="0" w:color="auto"/>
            </w:tcBorders>
            <w:shd w:val="clear" w:color="auto" w:fill="F2F2F2" w:themeFill="background1" w:themeFillShade="F2"/>
          </w:tcPr>
          <w:p w14:paraId="4490F9EB" w14:textId="77777777" w:rsidR="00DC4496" w:rsidRDefault="00DC4496" w:rsidP="00DC4496">
            <w:pPr>
              <w:ind w:firstLine="0"/>
              <w:jc w:val="left"/>
            </w:pPr>
            <w:r>
              <w:t>Postcondición:</w:t>
            </w:r>
          </w:p>
        </w:tc>
        <w:tc>
          <w:tcPr>
            <w:tcW w:w="6372" w:type="dxa"/>
            <w:gridSpan w:val="2"/>
            <w:tcBorders>
              <w:left w:val="single" w:sz="4" w:space="0" w:color="auto"/>
            </w:tcBorders>
          </w:tcPr>
          <w:p w14:paraId="08D08EC1" w14:textId="77777777" w:rsidR="00DC4496" w:rsidRDefault="00DC4496" w:rsidP="00DC4496">
            <w:pPr>
              <w:ind w:firstLine="0"/>
              <w:jc w:val="left"/>
            </w:pPr>
            <w:r>
              <w:t>Vacía el diccionario de personajes actual.</w:t>
            </w:r>
          </w:p>
        </w:tc>
      </w:tr>
      <w:tr w:rsidR="00DC4496" w14:paraId="1DF182DA" w14:textId="77777777" w:rsidTr="00DC4496">
        <w:trPr>
          <w:trHeight w:val="107"/>
        </w:trPr>
        <w:tc>
          <w:tcPr>
            <w:tcW w:w="2122" w:type="dxa"/>
            <w:tcBorders>
              <w:right w:val="single" w:sz="4" w:space="0" w:color="auto"/>
            </w:tcBorders>
            <w:shd w:val="clear" w:color="auto" w:fill="F2F2F2" w:themeFill="background1" w:themeFillShade="F2"/>
          </w:tcPr>
          <w:p w14:paraId="0048F2D0" w14:textId="77777777" w:rsidR="00DC4496" w:rsidRDefault="00DC4496" w:rsidP="00DC4496">
            <w:pPr>
              <w:ind w:firstLine="0"/>
              <w:jc w:val="left"/>
            </w:pPr>
            <w:r>
              <w:t>Excepciones:</w:t>
            </w:r>
          </w:p>
        </w:tc>
        <w:tc>
          <w:tcPr>
            <w:tcW w:w="6372" w:type="dxa"/>
            <w:gridSpan w:val="2"/>
            <w:tcBorders>
              <w:left w:val="single" w:sz="4" w:space="0" w:color="auto"/>
            </w:tcBorders>
            <w:shd w:val="clear" w:color="auto" w:fill="FFFFFF" w:themeFill="background1"/>
          </w:tcPr>
          <w:p w14:paraId="0997C1C6" w14:textId="77777777" w:rsidR="00DC4496" w:rsidRDefault="00DC4496" w:rsidP="00DC4496">
            <w:pPr>
              <w:ind w:firstLine="0"/>
              <w:jc w:val="left"/>
            </w:pPr>
            <w:r>
              <w:t>Este caso de uso no tiene excepción.</w:t>
            </w:r>
          </w:p>
        </w:tc>
      </w:tr>
      <w:tr w:rsidR="00DC4496" w14:paraId="4177D4C9" w14:textId="77777777" w:rsidTr="00DC4496">
        <w:tc>
          <w:tcPr>
            <w:tcW w:w="2122" w:type="dxa"/>
            <w:tcBorders>
              <w:right w:val="single" w:sz="4" w:space="0" w:color="auto"/>
            </w:tcBorders>
            <w:shd w:val="clear" w:color="auto" w:fill="F2F2F2" w:themeFill="background1" w:themeFillShade="F2"/>
          </w:tcPr>
          <w:p w14:paraId="5535B6B5" w14:textId="77777777" w:rsidR="00DC4496" w:rsidRDefault="00DC4496" w:rsidP="00DC4496">
            <w:pPr>
              <w:ind w:firstLine="0"/>
              <w:jc w:val="left"/>
            </w:pPr>
            <w:r>
              <w:t>Importancia:</w:t>
            </w:r>
          </w:p>
        </w:tc>
        <w:tc>
          <w:tcPr>
            <w:tcW w:w="6372" w:type="dxa"/>
            <w:gridSpan w:val="2"/>
            <w:tcBorders>
              <w:left w:val="single" w:sz="4" w:space="0" w:color="auto"/>
            </w:tcBorders>
          </w:tcPr>
          <w:p w14:paraId="08AF2053" w14:textId="77777777" w:rsidR="00DC4496" w:rsidRDefault="00DC4496" w:rsidP="00DC4496">
            <w:pPr>
              <w:ind w:firstLine="0"/>
              <w:jc w:val="left"/>
            </w:pPr>
            <w:r>
              <w:t>Media</w:t>
            </w:r>
          </w:p>
        </w:tc>
      </w:tr>
      <w:tr w:rsidR="00DC4496" w14:paraId="6B50942D" w14:textId="77777777" w:rsidTr="00DC4496">
        <w:trPr>
          <w:trHeight w:val="60"/>
        </w:trPr>
        <w:tc>
          <w:tcPr>
            <w:tcW w:w="2122" w:type="dxa"/>
            <w:tcBorders>
              <w:right w:val="single" w:sz="4" w:space="0" w:color="auto"/>
            </w:tcBorders>
            <w:shd w:val="clear" w:color="auto" w:fill="F2F2F2" w:themeFill="background1" w:themeFillShade="F2"/>
          </w:tcPr>
          <w:p w14:paraId="2D2B0B8C" w14:textId="77777777" w:rsidR="00DC4496" w:rsidRDefault="00DC4496" w:rsidP="00DC4496">
            <w:pPr>
              <w:ind w:firstLine="0"/>
              <w:jc w:val="left"/>
            </w:pPr>
            <w:r>
              <w:t>Frecuencia:</w:t>
            </w:r>
          </w:p>
        </w:tc>
        <w:tc>
          <w:tcPr>
            <w:tcW w:w="6372" w:type="dxa"/>
            <w:gridSpan w:val="2"/>
            <w:tcBorders>
              <w:left w:val="single" w:sz="4" w:space="0" w:color="auto"/>
            </w:tcBorders>
          </w:tcPr>
          <w:p w14:paraId="6766BC3E" w14:textId="77777777" w:rsidR="00DC4496" w:rsidRDefault="00DC4496" w:rsidP="00DC4496">
            <w:pPr>
              <w:keepNext/>
              <w:ind w:firstLine="0"/>
              <w:jc w:val="left"/>
            </w:pPr>
            <w:r>
              <w:t>Baja</w:t>
            </w:r>
          </w:p>
        </w:tc>
      </w:tr>
    </w:tbl>
    <w:p w14:paraId="0D5173A5" w14:textId="29E36FB1" w:rsidR="00DC4496" w:rsidRDefault="00DC4496" w:rsidP="00DC4496">
      <w:pPr>
        <w:pStyle w:val="Descripcin"/>
        <w:keepNext/>
        <w:jc w:val="center"/>
      </w:pPr>
      <w:bookmarkStart w:id="70" w:name="_Toc32403615"/>
      <w:r>
        <w:t xml:space="preserve">Tabla </w:t>
      </w:r>
      <w:r w:rsidR="00C55D23">
        <w:fldChar w:fldCharType="begin"/>
      </w:r>
      <w:r w:rsidR="00C55D23">
        <w:instrText xml:space="preserve"> SEQ Tabla \* ARABIC </w:instrText>
      </w:r>
      <w:r w:rsidR="00C55D23">
        <w:fldChar w:fldCharType="separate"/>
      </w:r>
      <w:r w:rsidR="002C5B9B">
        <w:rPr>
          <w:noProof/>
        </w:rPr>
        <w:t>16</w:t>
      </w:r>
      <w:r w:rsidR="00C55D23">
        <w:rPr>
          <w:noProof/>
        </w:rPr>
        <w:fldChar w:fldCharType="end"/>
      </w:r>
      <w:r>
        <w:t xml:space="preserve"> Caso de uso 4</w:t>
      </w:r>
      <w:bookmarkEnd w:id="70"/>
    </w:p>
    <w:tbl>
      <w:tblPr>
        <w:tblStyle w:val="Tablaconcuadrcula"/>
        <w:tblpPr w:leftFromText="141" w:rightFromText="141" w:vertAnchor="text" w:tblpY="-3"/>
        <w:tblW w:w="0" w:type="auto"/>
        <w:tblLook w:val="04A0" w:firstRow="1" w:lastRow="0" w:firstColumn="1" w:lastColumn="0" w:noHBand="0" w:noVBand="1"/>
      </w:tblPr>
      <w:tblGrid>
        <w:gridCol w:w="2122"/>
        <w:gridCol w:w="992"/>
        <w:gridCol w:w="5380"/>
      </w:tblGrid>
      <w:tr w:rsidR="00744F0E" w:rsidRPr="00681815" w14:paraId="6CA79800" w14:textId="77777777" w:rsidTr="00744F0E">
        <w:tc>
          <w:tcPr>
            <w:tcW w:w="2122" w:type="dxa"/>
            <w:tcBorders>
              <w:bottom w:val="single" w:sz="4" w:space="0" w:color="auto"/>
            </w:tcBorders>
            <w:shd w:val="clear" w:color="auto" w:fill="F2F2F2" w:themeFill="background1" w:themeFillShade="F2"/>
          </w:tcPr>
          <w:p w14:paraId="08CE26A2" w14:textId="77777777" w:rsidR="00744F0E" w:rsidRPr="00681815" w:rsidRDefault="00744F0E" w:rsidP="00744F0E">
            <w:pPr>
              <w:ind w:firstLine="0"/>
              <w:jc w:val="center"/>
              <w:rPr>
                <w:b/>
                <w:bCs/>
              </w:rPr>
            </w:pPr>
            <w:r>
              <w:rPr>
                <w:b/>
                <w:bCs/>
              </w:rPr>
              <w:t>Caso de uso 5</w:t>
            </w:r>
          </w:p>
        </w:tc>
        <w:tc>
          <w:tcPr>
            <w:tcW w:w="6372" w:type="dxa"/>
            <w:gridSpan w:val="2"/>
            <w:shd w:val="clear" w:color="auto" w:fill="F2F2F2" w:themeFill="background1" w:themeFillShade="F2"/>
          </w:tcPr>
          <w:p w14:paraId="67ACD656" w14:textId="77777777" w:rsidR="00744F0E" w:rsidRPr="00681815" w:rsidRDefault="00744F0E" w:rsidP="00744F0E">
            <w:pPr>
              <w:ind w:firstLine="0"/>
              <w:jc w:val="center"/>
              <w:rPr>
                <w:b/>
                <w:bCs/>
              </w:rPr>
            </w:pPr>
            <w:r>
              <w:rPr>
                <w:b/>
                <w:bCs/>
              </w:rPr>
              <w:t>Importación de diccionario</w:t>
            </w:r>
          </w:p>
        </w:tc>
      </w:tr>
      <w:tr w:rsidR="00744F0E" w14:paraId="34FAF95B" w14:textId="77777777" w:rsidTr="00744F0E">
        <w:tc>
          <w:tcPr>
            <w:tcW w:w="2122" w:type="dxa"/>
            <w:tcBorders>
              <w:bottom w:val="single" w:sz="4" w:space="0" w:color="auto"/>
              <w:right w:val="single" w:sz="4" w:space="0" w:color="auto"/>
            </w:tcBorders>
            <w:shd w:val="clear" w:color="auto" w:fill="F2F2F2" w:themeFill="background1" w:themeFillShade="F2"/>
          </w:tcPr>
          <w:p w14:paraId="747F3461" w14:textId="77777777" w:rsidR="00744F0E" w:rsidRDefault="00744F0E" w:rsidP="00744F0E">
            <w:pPr>
              <w:ind w:firstLine="0"/>
              <w:jc w:val="left"/>
            </w:pPr>
            <w:r>
              <w:t>Requisitos asociados:</w:t>
            </w:r>
          </w:p>
        </w:tc>
        <w:tc>
          <w:tcPr>
            <w:tcW w:w="6372" w:type="dxa"/>
            <w:gridSpan w:val="2"/>
            <w:tcBorders>
              <w:left w:val="single" w:sz="4" w:space="0" w:color="auto"/>
            </w:tcBorders>
          </w:tcPr>
          <w:p w14:paraId="4F095B28" w14:textId="77777777" w:rsidR="00744F0E" w:rsidRDefault="00744F0E" w:rsidP="00744F0E">
            <w:pPr>
              <w:ind w:firstLine="0"/>
              <w:jc w:val="center"/>
            </w:pPr>
            <w:r>
              <w:t>R.F-5</w:t>
            </w:r>
          </w:p>
        </w:tc>
      </w:tr>
      <w:tr w:rsidR="00744F0E" w14:paraId="22AE291F" w14:textId="77777777" w:rsidTr="00744F0E">
        <w:tc>
          <w:tcPr>
            <w:tcW w:w="2122" w:type="dxa"/>
            <w:tcBorders>
              <w:right w:val="single" w:sz="4" w:space="0" w:color="auto"/>
            </w:tcBorders>
            <w:shd w:val="clear" w:color="auto" w:fill="F2F2F2" w:themeFill="background1" w:themeFillShade="F2"/>
          </w:tcPr>
          <w:p w14:paraId="1B3CDA26" w14:textId="77777777" w:rsidR="00744F0E" w:rsidRDefault="00744F0E" w:rsidP="00744F0E">
            <w:pPr>
              <w:ind w:firstLine="0"/>
              <w:jc w:val="left"/>
            </w:pPr>
            <w:r>
              <w:t>Descripción:</w:t>
            </w:r>
          </w:p>
        </w:tc>
        <w:tc>
          <w:tcPr>
            <w:tcW w:w="6372" w:type="dxa"/>
            <w:gridSpan w:val="2"/>
            <w:tcBorders>
              <w:left w:val="single" w:sz="4" w:space="0" w:color="auto"/>
            </w:tcBorders>
            <w:shd w:val="clear" w:color="auto" w:fill="FFFFFF" w:themeFill="background1"/>
          </w:tcPr>
          <w:p w14:paraId="08899F3A" w14:textId="77777777" w:rsidR="00744F0E" w:rsidRDefault="00744F0E" w:rsidP="00744F0E">
            <w:pPr>
              <w:ind w:firstLine="0"/>
              <w:jc w:val="left"/>
            </w:pPr>
            <w:r>
              <w:rPr>
                <w:shd w:val="clear" w:color="auto" w:fill="FFFFFF" w:themeFill="background1"/>
              </w:rPr>
              <w:t>Permite al usuario importar un diccionario de personajes.</w:t>
            </w:r>
          </w:p>
        </w:tc>
      </w:tr>
      <w:tr w:rsidR="00744F0E" w14:paraId="001FF599" w14:textId="77777777" w:rsidTr="00744F0E">
        <w:tc>
          <w:tcPr>
            <w:tcW w:w="2122" w:type="dxa"/>
            <w:tcBorders>
              <w:right w:val="single" w:sz="4" w:space="0" w:color="auto"/>
            </w:tcBorders>
            <w:shd w:val="clear" w:color="auto" w:fill="F2F2F2" w:themeFill="background1" w:themeFillShade="F2"/>
          </w:tcPr>
          <w:p w14:paraId="0E6C54D2" w14:textId="77777777" w:rsidR="00744F0E" w:rsidRDefault="00744F0E" w:rsidP="00744F0E">
            <w:pPr>
              <w:ind w:firstLine="0"/>
              <w:jc w:val="left"/>
            </w:pPr>
            <w:r>
              <w:t>Precondición:</w:t>
            </w:r>
          </w:p>
        </w:tc>
        <w:tc>
          <w:tcPr>
            <w:tcW w:w="6372" w:type="dxa"/>
            <w:gridSpan w:val="2"/>
            <w:tcBorders>
              <w:left w:val="single" w:sz="4" w:space="0" w:color="auto"/>
              <w:bottom w:val="single" w:sz="4" w:space="0" w:color="auto"/>
            </w:tcBorders>
          </w:tcPr>
          <w:p w14:paraId="6CFEA57F" w14:textId="77777777" w:rsidR="00744F0E" w:rsidRDefault="00744F0E" w:rsidP="00744F0E">
            <w:pPr>
              <w:ind w:firstLine="0"/>
              <w:jc w:val="left"/>
            </w:pPr>
            <w:r>
              <w:t>Haber introducido un ePub de manera correcta.</w:t>
            </w:r>
          </w:p>
        </w:tc>
      </w:tr>
      <w:tr w:rsidR="00744F0E" w14:paraId="502B06A6" w14:textId="77777777" w:rsidTr="00744F0E">
        <w:tc>
          <w:tcPr>
            <w:tcW w:w="2122" w:type="dxa"/>
            <w:vMerge w:val="restart"/>
            <w:tcBorders>
              <w:right w:val="single" w:sz="4" w:space="0" w:color="auto"/>
            </w:tcBorders>
            <w:shd w:val="clear" w:color="auto" w:fill="F2F2F2" w:themeFill="background1" w:themeFillShade="F2"/>
          </w:tcPr>
          <w:p w14:paraId="651D96D1" w14:textId="77777777" w:rsidR="00744F0E" w:rsidRDefault="00744F0E" w:rsidP="00744F0E">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B2FBE86" w14:textId="77777777" w:rsidR="00744F0E" w:rsidRDefault="00744F0E" w:rsidP="00744F0E">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1ACE070" w14:textId="77777777" w:rsidR="00744F0E" w:rsidRDefault="00744F0E" w:rsidP="00744F0E">
            <w:pPr>
              <w:ind w:firstLine="0"/>
              <w:jc w:val="left"/>
            </w:pPr>
            <w:r>
              <w:t>Acción</w:t>
            </w:r>
          </w:p>
        </w:tc>
      </w:tr>
      <w:tr w:rsidR="00744F0E" w14:paraId="0A63F536" w14:textId="77777777" w:rsidTr="00744F0E">
        <w:trPr>
          <w:trHeight w:val="213"/>
        </w:trPr>
        <w:tc>
          <w:tcPr>
            <w:tcW w:w="2122" w:type="dxa"/>
            <w:vMerge/>
            <w:tcBorders>
              <w:right w:val="single" w:sz="4" w:space="0" w:color="auto"/>
            </w:tcBorders>
            <w:shd w:val="clear" w:color="auto" w:fill="F2F2F2" w:themeFill="background1" w:themeFillShade="F2"/>
          </w:tcPr>
          <w:p w14:paraId="1DAADF9B"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F50F3DB" w14:textId="77777777" w:rsidR="00744F0E" w:rsidRDefault="00744F0E" w:rsidP="00744F0E">
            <w:pPr>
              <w:ind w:firstLine="0"/>
              <w:jc w:val="center"/>
            </w:pPr>
            <w:r>
              <w:t>1-</w:t>
            </w:r>
          </w:p>
        </w:tc>
        <w:tc>
          <w:tcPr>
            <w:tcW w:w="5380" w:type="dxa"/>
            <w:tcBorders>
              <w:top w:val="single" w:sz="4" w:space="0" w:color="auto"/>
              <w:left w:val="single" w:sz="4" w:space="0" w:color="auto"/>
            </w:tcBorders>
            <w:shd w:val="clear" w:color="auto" w:fill="FFFFFF" w:themeFill="background1"/>
          </w:tcPr>
          <w:p w14:paraId="1FA7FB64" w14:textId="77777777" w:rsidR="00744F0E" w:rsidRDefault="00744F0E" w:rsidP="00744F0E">
            <w:pPr>
              <w:ind w:firstLine="0"/>
              <w:jc w:val="left"/>
            </w:pPr>
            <w:r>
              <w:t>El usuario pulsa el botón de “Importar diccionario”.</w:t>
            </w:r>
          </w:p>
        </w:tc>
      </w:tr>
      <w:tr w:rsidR="00744F0E" w14:paraId="191DA236" w14:textId="77777777" w:rsidTr="00744F0E">
        <w:trPr>
          <w:trHeight w:val="213"/>
        </w:trPr>
        <w:tc>
          <w:tcPr>
            <w:tcW w:w="2122" w:type="dxa"/>
            <w:vMerge/>
            <w:tcBorders>
              <w:right w:val="single" w:sz="4" w:space="0" w:color="auto"/>
            </w:tcBorders>
            <w:shd w:val="clear" w:color="auto" w:fill="F2F2F2" w:themeFill="background1" w:themeFillShade="F2"/>
          </w:tcPr>
          <w:p w14:paraId="37C2CFD7"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7AC3FED" w14:textId="77777777" w:rsidR="00744F0E" w:rsidRDefault="00744F0E" w:rsidP="00744F0E">
            <w:pPr>
              <w:ind w:firstLine="0"/>
              <w:jc w:val="center"/>
            </w:pPr>
            <w:r>
              <w:t>2-</w:t>
            </w:r>
          </w:p>
        </w:tc>
        <w:tc>
          <w:tcPr>
            <w:tcW w:w="5380" w:type="dxa"/>
            <w:tcBorders>
              <w:left w:val="single" w:sz="4" w:space="0" w:color="auto"/>
            </w:tcBorders>
            <w:shd w:val="clear" w:color="auto" w:fill="FFFFFF" w:themeFill="background1"/>
          </w:tcPr>
          <w:p w14:paraId="361D3240" w14:textId="77777777" w:rsidR="00744F0E" w:rsidRDefault="00744F0E" w:rsidP="00744F0E">
            <w:pPr>
              <w:ind w:firstLine="0"/>
              <w:jc w:val="left"/>
            </w:pPr>
            <w:r>
              <w:t>El usuario pulsa el botón de seleccionar archivo.</w:t>
            </w:r>
          </w:p>
        </w:tc>
      </w:tr>
      <w:tr w:rsidR="00744F0E" w14:paraId="16F6199C" w14:textId="77777777" w:rsidTr="00744F0E">
        <w:trPr>
          <w:trHeight w:val="107"/>
        </w:trPr>
        <w:tc>
          <w:tcPr>
            <w:tcW w:w="2122" w:type="dxa"/>
            <w:vMerge/>
            <w:tcBorders>
              <w:right w:val="single" w:sz="4" w:space="0" w:color="auto"/>
            </w:tcBorders>
            <w:shd w:val="clear" w:color="auto" w:fill="F2F2F2" w:themeFill="background1" w:themeFillShade="F2"/>
          </w:tcPr>
          <w:p w14:paraId="20E4A6BE"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EDD988B" w14:textId="77777777" w:rsidR="00744F0E" w:rsidRDefault="00744F0E" w:rsidP="00744F0E">
            <w:pPr>
              <w:ind w:firstLine="0"/>
              <w:jc w:val="center"/>
            </w:pPr>
            <w:r>
              <w:t>3-</w:t>
            </w:r>
          </w:p>
        </w:tc>
        <w:tc>
          <w:tcPr>
            <w:tcW w:w="5380" w:type="dxa"/>
            <w:tcBorders>
              <w:left w:val="single" w:sz="4" w:space="0" w:color="auto"/>
            </w:tcBorders>
            <w:shd w:val="clear" w:color="auto" w:fill="FFFFFF" w:themeFill="background1"/>
          </w:tcPr>
          <w:p w14:paraId="1631FE51" w14:textId="77777777" w:rsidR="00744F0E" w:rsidRDefault="00744F0E" w:rsidP="00744F0E">
            <w:pPr>
              <w:ind w:firstLine="0"/>
              <w:jc w:val="left"/>
            </w:pPr>
            <w:r>
              <w:t>El usuario escoge el archivo desde su pc.</w:t>
            </w:r>
          </w:p>
        </w:tc>
      </w:tr>
      <w:tr w:rsidR="00744F0E" w14:paraId="79A0B3EB" w14:textId="77777777" w:rsidTr="00744F0E">
        <w:trPr>
          <w:trHeight w:val="107"/>
        </w:trPr>
        <w:tc>
          <w:tcPr>
            <w:tcW w:w="2122" w:type="dxa"/>
            <w:vMerge/>
            <w:tcBorders>
              <w:right w:val="single" w:sz="4" w:space="0" w:color="auto"/>
            </w:tcBorders>
            <w:shd w:val="clear" w:color="auto" w:fill="F2F2F2" w:themeFill="background1" w:themeFillShade="F2"/>
          </w:tcPr>
          <w:p w14:paraId="7A412147"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FA6960F" w14:textId="77777777" w:rsidR="00744F0E" w:rsidRDefault="00744F0E" w:rsidP="00744F0E">
            <w:pPr>
              <w:ind w:firstLine="0"/>
              <w:jc w:val="center"/>
            </w:pPr>
            <w:r>
              <w:t>4-</w:t>
            </w:r>
          </w:p>
        </w:tc>
        <w:tc>
          <w:tcPr>
            <w:tcW w:w="5380" w:type="dxa"/>
            <w:tcBorders>
              <w:left w:val="single" w:sz="4" w:space="0" w:color="auto"/>
            </w:tcBorders>
            <w:shd w:val="clear" w:color="auto" w:fill="FFFFFF" w:themeFill="background1"/>
          </w:tcPr>
          <w:p w14:paraId="24D77B44" w14:textId="77777777" w:rsidR="00744F0E" w:rsidRDefault="00744F0E" w:rsidP="00744F0E">
            <w:pPr>
              <w:ind w:firstLine="0"/>
              <w:jc w:val="left"/>
            </w:pPr>
            <w:r>
              <w:t>El usuario pulsa el botón “Cargar”.</w:t>
            </w:r>
          </w:p>
        </w:tc>
      </w:tr>
      <w:tr w:rsidR="00744F0E" w14:paraId="133A0766" w14:textId="77777777" w:rsidTr="00744F0E">
        <w:trPr>
          <w:trHeight w:val="106"/>
        </w:trPr>
        <w:tc>
          <w:tcPr>
            <w:tcW w:w="2122" w:type="dxa"/>
            <w:vMerge/>
            <w:tcBorders>
              <w:right w:val="single" w:sz="4" w:space="0" w:color="auto"/>
            </w:tcBorders>
            <w:shd w:val="clear" w:color="auto" w:fill="F2F2F2" w:themeFill="background1" w:themeFillShade="F2"/>
          </w:tcPr>
          <w:p w14:paraId="252344DF"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515D449" w14:textId="77777777" w:rsidR="00744F0E" w:rsidRDefault="00744F0E" w:rsidP="00744F0E">
            <w:pPr>
              <w:ind w:firstLine="0"/>
              <w:jc w:val="center"/>
            </w:pPr>
            <w:r>
              <w:t>5-</w:t>
            </w:r>
          </w:p>
        </w:tc>
        <w:tc>
          <w:tcPr>
            <w:tcW w:w="5380" w:type="dxa"/>
            <w:tcBorders>
              <w:left w:val="single" w:sz="4" w:space="0" w:color="auto"/>
            </w:tcBorders>
            <w:shd w:val="clear" w:color="auto" w:fill="FFFFFF" w:themeFill="background1"/>
          </w:tcPr>
          <w:p w14:paraId="417DD3FA" w14:textId="77777777" w:rsidR="00744F0E" w:rsidRDefault="00744F0E" w:rsidP="00744F0E">
            <w:pPr>
              <w:ind w:firstLine="0"/>
              <w:jc w:val="left"/>
            </w:pPr>
            <w:r>
              <w:t>Se muestra una alerta diciendo que se ha importado.</w:t>
            </w:r>
          </w:p>
        </w:tc>
      </w:tr>
      <w:tr w:rsidR="00744F0E" w14:paraId="40AFE47B" w14:textId="77777777" w:rsidTr="00744F0E">
        <w:tc>
          <w:tcPr>
            <w:tcW w:w="2122" w:type="dxa"/>
            <w:tcBorders>
              <w:right w:val="single" w:sz="4" w:space="0" w:color="auto"/>
            </w:tcBorders>
            <w:shd w:val="clear" w:color="auto" w:fill="F2F2F2" w:themeFill="background1" w:themeFillShade="F2"/>
          </w:tcPr>
          <w:p w14:paraId="343A84E9" w14:textId="77777777" w:rsidR="00744F0E" w:rsidRDefault="00744F0E" w:rsidP="00744F0E">
            <w:pPr>
              <w:ind w:firstLine="0"/>
              <w:jc w:val="left"/>
            </w:pPr>
            <w:r>
              <w:t>Postcondición:</w:t>
            </w:r>
          </w:p>
        </w:tc>
        <w:tc>
          <w:tcPr>
            <w:tcW w:w="6372" w:type="dxa"/>
            <w:gridSpan w:val="2"/>
            <w:tcBorders>
              <w:left w:val="single" w:sz="4" w:space="0" w:color="auto"/>
            </w:tcBorders>
          </w:tcPr>
          <w:p w14:paraId="4409A29B" w14:textId="77777777" w:rsidR="00744F0E" w:rsidRDefault="008B2CA7" w:rsidP="00744F0E">
            <w:pPr>
              <w:ind w:firstLine="0"/>
              <w:jc w:val="left"/>
            </w:pPr>
            <w:r>
              <w:t>Se rellena el diccionario con los personajes importados.</w:t>
            </w:r>
          </w:p>
        </w:tc>
      </w:tr>
      <w:tr w:rsidR="00744F0E" w14:paraId="497A7F1F" w14:textId="77777777" w:rsidTr="00744F0E">
        <w:trPr>
          <w:trHeight w:val="107"/>
        </w:trPr>
        <w:tc>
          <w:tcPr>
            <w:tcW w:w="2122" w:type="dxa"/>
            <w:vMerge w:val="restart"/>
            <w:tcBorders>
              <w:right w:val="single" w:sz="4" w:space="0" w:color="auto"/>
            </w:tcBorders>
            <w:shd w:val="clear" w:color="auto" w:fill="F2F2F2" w:themeFill="background1" w:themeFillShade="F2"/>
          </w:tcPr>
          <w:p w14:paraId="36DD2A29" w14:textId="77777777" w:rsidR="00744F0E" w:rsidRDefault="00744F0E" w:rsidP="00744F0E">
            <w:pPr>
              <w:ind w:firstLine="0"/>
              <w:jc w:val="left"/>
            </w:pPr>
            <w:r>
              <w:t>Excepciones:</w:t>
            </w:r>
          </w:p>
        </w:tc>
        <w:tc>
          <w:tcPr>
            <w:tcW w:w="992" w:type="dxa"/>
            <w:tcBorders>
              <w:left w:val="single" w:sz="4" w:space="0" w:color="auto"/>
            </w:tcBorders>
            <w:shd w:val="clear" w:color="auto" w:fill="F2F2F2" w:themeFill="background1" w:themeFillShade="F2"/>
          </w:tcPr>
          <w:p w14:paraId="5DA73AD0" w14:textId="77777777" w:rsidR="00744F0E" w:rsidRDefault="00744F0E" w:rsidP="00744F0E">
            <w:pPr>
              <w:ind w:firstLine="0"/>
              <w:jc w:val="center"/>
            </w:pPr>
            <w:r>
              <w:t>Número</w:t>
            </w:r>
          </w:p>
        </w:tc>
        <w:tc>
          <w:tcPr>
            <w:tcW w:w="5380" w:type="dxa"/>
            <w:tcBorders>
              <w:left w:val="single" w:sz="4" w:space="0" w:color="auto"/>
            </w:tcBorders>
            <w:shd w:val="clear" w:color="auto" w:fill="F2F2F2" w:themeFill="background1" w:themeFillShade="F2"/>
          </w:tcPr>
          <w:p w14:paraId="7388282F" w14:textId="77777777" w:rsidR="00744F0E" w:rsidRDefault="00744F0E" w:rsidP="00744F0E">
            <w:pPr>
              <w:ind w:firstLine="0"/>
              <w:jc w:val="left"/>
            </w:pPr>
            <w:r>
              <w:t>Excepción</w:t>
            </w:r>
          </w:p>
        </w:tc>
      </w:tr>
      <w:tr w:rsidR="00744F0E" w14:paraId="32A42EA0" w14:textId="77777777" w:rsidTr="00744F0E">
        <w:trPr>
          <w:trHeight w:val="107"/>
        </w:trPr>
        <w:tc>
          <w:tcPr>
            <w:tcW w:w="2122" w:type="dxa"/>
            <w:vMerge/>
            <w:tcBorders>
              <w:right w:val="single" w:sz="4" w:space="0" w:color="auto"/>
            </w:tcBorders>
            <w:shd w:val="clear" w:color="auto" w:fill="F2F2F2" w:themeFill="background1" w:themeFillShade="F2"/>
          </w:tcPr>
          <w:p w14:paraId="7B6B9F66" w14:textId="77777777" w:rsidR="00744F0E" w:rsidRDefault="00744F0E" w:rsidP="00744F0E">
            <w:pPr>
              <w:ind w:firstLine="0"/>
              <w:jc w:val="left"/>
            </w:pPr>
          </w:p>
        </w:tc>
        <w:tc>
          <w:tcPr>
            <w:tcW w:w="992" w:type="dxa"/>
            <w:tcBorders>
              <w:left w:val="single" w:sz="4" w:space="0" w:color="auto"/>
            </w:tcBorders>
            <w:shd w:val="clear" w:color="auto" w:fill="FFFFFF" w:themeFill="background1"/>
          </w:tcPr>
          <w:p w14:paraId="6ACF15C5" w14:textId="77777777" w:rsidR="00744F0E" w:rsidRDefault="00FF7738" w:rsidP="00744F0E">
            <w:pPr>
              <w:ind w:firstLine="0"/>
              <w:jc w:val="center"/>
            </w:pPr>
            <w:r>
              <w:t>4</w:t>
            </w:r>
            <w:r w:rsidR="00744F0E">
              <w:t>-</w:t>
            </w:r>
          </w:p>
        </w:tc>
        <w:tc>
          <w:tcPr>
            <w:tcW w:w="5380" w:type="dxa"/>
            <w:tcBorders>
              <w:left w:val="single" w:sz="4" w:space="0" w:color="auto"/>
            </w:tcBorders>
            <w:shd w:val="clear" w:color="auto" w:fill="FFFFFF" w:themeFill="background1"/>
          </w:tcPr>
          <w:p w14:paraId="25832160" w14:textId="77777777" w:rsidR="00744F0E" w:rsidRDefault="00744F0E" w:rsidP="00744F0E">
            <w:pPr>
              <w:ind w:firstLine="0"/>
              <w:jc w:val="left"/>
            </w:pPr>
            <w:r>
              <w:t>El fichero introducido no tiene formato “.csv”</w:t>
            </w:r>
          </w:p>
        </w:tc>
      </w:tr>
      <w:tr w:rsidR="00744F0E" w14:paraId="5E2FF62A" w14:textId="77777777" w:rsidTr="00744F0E">
        <w:tc>
          <w:tcPr>
            <w:tcW w:w="2122" w:type="dxa"/>
            <w:tcBorders>
              <w:right w:val="single" w:sz="4" w:space="0" w:color="auto"/>
            </w:tcBorders>
            <w:shd w:val="clear" w:color="auto" w:fill="F2F2F2" w:themeFill="background1" w:themeFillShade="F2"/>
          </w:tcPr>
          <w:p w14:paraId="5F9D864A" w14:textId="77777777" w:rsidR="00744F0E" w:rsidRDefault="00744F0E" w:rsidP="00744F0E">
            <w:pPr>
              <w:ind w:firstLine="0"/>
              <w:jc w:val="left"/>
            </w:pPr>
            <w:r>
              <w:t>Importancia:</w:t>
            </w:r>
          </w:p>
        </w:tc>
        <w:tc>
          <w:tcPr>
            <w:tcW w:w="6372" w:type="dxa"/>
            <w:gridSpan w:val="2"/>
            <w:tcBorders>
              <w:left w:val="single" w:sz="4" w:space="0" w:color="auto"/>
            </w:tcBorders>
          </w:tcPr>
          <w:p w14:paraId="3935C0BD" w14:textId="77777777" w:rsidR="00744F0E" w:rsidRDefault="00744F0E" w:rsidP="00744F0E">
            <w:pPr>
              <w:ind w:firstLine="0"/>
              <w:jc w:val="left"/>
            </w:pPr>
            <w:r>
              <w:t>Alta</w:t>
            </w:r>
          </w:p>
        </w:tc>
      </w:tr>
      <w:tr w:rsidR="00744F0E" w14:paraId="34D54468" w14:textId="77777777" w:rsidTr="00744F0E">
        <w:tc>
          <w:tcPr>
            <w:tcW w:w="2122" w:type="dxa"/>
            <w:tcBorders>
              <w:right w:val="single" w:sz="4" w:space="0" w:color="auto"/>
            </w:tcBorders>
            <w:shd w:val="clear" w:color="auto" w:fill="F2F2F2" w:themeFill="background1" w:themeFillShade="F2"/>
          </w:tcPr>
          <w:p w14:paraId="71038B7C" w14:textId="77777777" w:rsidR="00744F0E" w:rsidRDefault="00744F0E" w:rsidP="00744F0E">
            <w:pPr>
              <w:ind w:firstLine="0"/>
              <w:jc w:val="left"/>
            </w:pPr>
            <w:r>
              <w:t>Frecuencia:</w:t>
            </w:r>
          </w:p>
        </w:tc>
        <w:tc>
          <w:tcPr>
            <w:tcW w:w="6372" w:type="dxa"/>
            <w:gridSpan w:val="2"/>
            <w:tcBorders>
              <w:left w:val="single" w:sz="4" w:space="0" w:color="auto"/>
            </w:tcBorders>
          </w:tcPr>
          <w:p w14:paraId="300B1945" w14:textId="77777777" w:rsidR="00744F0E" w:rsidRDefault="00744F0E" w:rsidP="00744F0E">
            <w:pPr>
              <w:keepNext/>
              <w:ind w:firstLine="0"/>
              <w:jc w:val="left"/>
            </w:pPr>
            <w:r>
              <w:t>Media</w:t>
            </w:r>
          </w:p>
        </w:tc>
      </w:tr>
    </w:tbl>
    <w:p w14:paraId="74AE2989" w14:textId="006655C8" w:rsidR="00744F0E" w:rsidRDefault="00744F0E" w:rsidP="00744F0E">
      <w:pPr>
        <w:pStyle w:val="Descripcin"/>
        <w:keepNext/>
        <w:jc w:val="center"/>
      </w:pPr>
      <w:bookmarkStart w:id="71" w:name="_Toc32403616"/>
      <w:r>
        <w:t xml:space="preserve">Tabla </w:t>
      </w:r>
      <w:r w:rsidR="00C55D23">
        <w:fldChar w:fldCharType="begin"/>
      </w:r>
      <w:r w:rsidR="00C55D23">
        <w:instrText xml:space="preserve"> SEQ Tabla \* ARABIC </w:instrText>
      </w:r>
      <w:r w:rsidR="00C55D23">
        <w:fldChar w:fldCharType="separate"/>
      </w:r>
      <w:r w:rsidR="002C5B9B">
        <w:rPr>
          <w:noProof/>
        </w:rPr>
        <w:t>17</w:t>
      </w:r>
      <w:r w:rsidR="00C55D23">
        <w:rPr>
          <w:noProof/>
        </w:rPr>
        <w:fldChar w:fldCharType="end"/>
      </w:r>
      <w:r>
        <w:t xml:space="preserve"> Caso de uso 5</w:t>
      </w:r>
      <w:bookmarkEnd w:id="71"/>
    </w:p>
    <w:p w14:paraId="587C7237" w14:textId="77777777" w:rsidR="00744F0E" w:rsidRDefault="00744F0E">
      <w:pPr>
        <w:ind w:firstLine="0"/>
        <w:jc w:val="left"/>
      </w:pPr>
      <w:r>
        <w:br w:type="page"/>
      </w:r>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744F0E" w:rsidRPr="00681815" w14:paraId="181D3C8D" w14:textId="77777777" w:rsidTr="00744F0E">
        <w:tc>
          <w:tcPr>
            <w:tcW w:w="2122" w:type="dxa"/>
            <w:tcBorders>
              <w:bottom w:val="single" w:sz="4" w:space="0" w:color="auto"/>
            </w:tcBorders>
            <w:shd w:val="clear" w:color="auto" w:fill="F2F2F2" w:themeFill="background1" w:themeFillShade="F2"/>
          </w:tcPr>
          <w:p w14:paraId="39369527" w14:textId="77777777" w:rsidR="00744F0E" w:rsidRPr="00681815" w:rsidRDefault="00744F0E" w:rsidP="00744F0E">
            <w:pPr>
              <w:ind w:firstLine="0"/>
              <w:jc w:val="center"/>
              <w:rPr>
                <w:b/>
                <w:bCs/>
              </w:rPr>
            </w:pPr>
            <w:r>
              <w:rPr>
                <w:b/>
                <w:bCs/>
              </w:rPr>
              <w:lastRenderedPageBreak/>
              <w:t>Caso de uso 6</w:t>
            </w:r>
          </w:p>
        </w:tc>
        <w:tc>
          <w:tcPr>
            <w:tcW w:w="6372" w:type="dxa"/>
            <w:gridSpan w:val="2"/>
            <w:shd w:val="clear" w:color="auto" w:fill="F2F2F2" w:themeFill="background1" w:themeFillShade="F2"/>
          </w:tcPr>
          <w:p w14:paraId="7E04C597" w14:textId="77777777" w:rsidR="00744F0E" w:rsidRPr="00681815" w:rsidRDefault="00744F0E" w:rsidP="00744F0E">
            <w:pPr>
              <w:ind w:firstLine="0"/>
              <w:jc w:val="center"/>
              <w:rPr>
                <w:b/>
                <w:bCs/>
              </w:rPr>
            </w:pPr>
            <w:r>
              <w:rPr>
                <w:b/>
                <w:bCs/>
              </w:rPr>
              <w:t>Obtención de diccionario</w:t>
            </w:r>
          </w:p>
        </w:tc>
      </w:tr>
      <w:tr w:rsidR="00744F0E" w14:paraId="503A342C" w14:textId="77777777" w:rsidTr="00744F0E">
        <w:tc>
          <w:tcPr>
            <w:tcW w:w="2122" w:type="dxa"/>
            <w:tcBorders>
              <w:bottom w:val="single" w:sz="4" w:space="0" w:color="auto"/>
              <w:right w:val="single" w:sz="4" w:space="0" w:color="auto"/>
            </w:tcBorders>
            <w:shd w:val="clear" w:color="auto" w:fill="F2F2F2" w:themeFill="background1" w:themeFillShade="F2"/>
          </w:tcPr>
          <w:p w14:paraId="34A8A917" w14:textId="77777777" w:rsidR="00744F0E" w:rsidRDefault="00744F0E" w:rsidP="00744F0E">
            <w:pPr>
              <w:ind w:firstLine="0"/>
              <w:jc w:val="left"/>
            </w:pPr>
            <w:r>
              <w:t>Requisitos asociados:</w:t>
            </w:r>
          </w:p>
        </w:tc>
        <w:tc>
          <w:tcPr>
            <w:tcW w:w="6372" w:type="dxa"/>
            <w:gridSpan w:val="2"/>
            <w:tcBorders>
              <w:left w:val="single" w:sz="4" w:space="0" w:color="auto"/>
            </w:tcBorders>
          </w:tcPr>
          <w:p w14:paraId="456BB637" w14:textId="77777777" w:rsidR="00744F0E" w:rsidRDefault="00744F0E" w:rsidP="00744F0E">
            <w:pPr>
              <w:ind w:firstLine="0"/>
              <w:jc w:val="center"/>
            </w:pPr>
            <w:r>
              <w:t>R.F-6</w:t>
            </w:r>
          </w:p>
        </w:tc>
      </w:tr>
      <w:tr w:rsidR="00744F0E" w14:paraId="4CE3743E" w14:textId="77777777" w:rsidTr="00744F0E">
        <w:tc>
          <w:tcPr>
            <w:tcW w:w="2122" w:type="dxa"/>
            <w:tcBorders>
              <w:right w:val="single" w:sz="4" w:space="0" w:color="auto"/>
            </w:tcBorders>
            <w:shd w:val="clear" w:color="auto" w:fill="F2F2F2" w:themeFill="background1" w:themeFillShade="F2"/>
          </w:tcPr>
          <w:p w14:paraId="63F04DCE" w14:textId="77777777" w:rsidR="00744F0E" w:rsidRDefault="00744F0E" w:rsidP="00744F0E">
            <w:pPr>
              <w:ind w:firstLine="0"/>
              <w:jc w:val="left"/>
            </w:pPr>
            <w:r>
              <w:t>Descripción:</w:t>
            </w:r>
          </w:p>
        </w:tc>
        <w:tc>
          <w:tcPr>
            <w:tcW w:w="6372" w:type="dxa"/>
            <w:gridSpan w:val="2"/>
            <w:tcBorders>
              <w:left w:val="single" w:sz="4" w:space="0" w:color="auto"/>
            </w:tcBorders>
            <w:shd w:val="clear" w:color="auto" w:fill="FFFFFF" w:themeFill="background1"/>
          </w:tcPr>
          <w:p w14:paraId="14E5BF2A" w14:textId="77777777" w:rsidR="00744F0E" w:rsidRDefault="00744F0E" w:rsidP="00744F0E">
            <w:pPr>
              <w:ind w:firstLine="0"/>
              <w:jc w:val="left"/>
            </w:pPr>
            <w:r>
              <w:rPr>
                <w:shd w:val="clear" w:color="auto" w:fill="FFFFFF" w:themeFill="background1"/>
              </w:rPr>
              <w:t>Permite al usuario obtener un diccionario sacado de una wiki en concreto.</w:t>
            </w:r>
          </w:p>
        </w:tc>
      </w:tr>
      <w:tr w:rsidR="00744F0E" w14:paraId="078E665C" w14:textId="77777777" w:rsidTr="00744F0E">
        <w:tc>
          <w:tcPr>
            <w:tcW w:w="2122" w:type="dxa"/>
            <w:tcBorders>
              <w:right w:val="single" w:sz="4" w:space="0" w:color="auto"/>
            </w:tcBorders>
            <w:shd w:val="clear" w:color="auto" w:fill="F2F2F2" w:themeFill="background1" w:themeFillShade="F2"/>
          </w:tcPr>
          <w:p w14:paraId="4CEF3B06" w14:textId="77777777" w:rsidR="00744F0E" w:rsidRDefault="00744F0E" w:rsidP="00744F0E">
            <w:pPr>
              <w:ind w:firstLine="0"/>
              <w:jc w:val="left"/>
            </w:pPr>
            <w:r>
              <w:t>Precondición:</w:t>
            </w:r>
          </w:p>
        </w:tc>
        <w:tc>
          <w:tcPr>
            <w:tcW w:w="6372" w:type="dxa"/>
            <w:gridSpan w:val="2"/>
            <w:tcBorders>
              <w:left w:val="single" w:sz="4" w:space="0" w:color="auto"/>
              <w:bottom w:val="single" w:sz="4" w:space="0" w:color="auto"/>
            </w:tcBorders>
          </w:tcPr>
          <w:p w14:paraId="10B8407B" w14:textId="77777777" w:rsidR="00744F0E" w:rsidRDefault="00744F0E" w:rsidP="00744F0E">
            <w:pPr>
              <w:ind w:firstLine="0"/>
              <w:jc w:val="left"/>
            </w:pPr>
            <w:r>
              <w:t>Haber introducido un ePub de manera correcta.</w:t>
            </w:r>
          </w:p>
        </w:tc>
      </w:tr>
      <w:tr w:rsidR="00744F0E" w14:paraId="39E2EDB5" w14:textId="77777777" w:rsidTr="00744F0E">
        <w:tc>
          <w:tcPr>
            <w:tcW w:w="2122" w:type="dxa"/>
            <w:vMerge w:val="restart"/>
            <w:tcBorders>
              <w:right w:val="single" w:sz="4" w:space="0" w:color="auto"/>
            </w:tcBorders>
            <w:shd w:val="clear" w:color="auto" w:fill="F2F2F2" w:themeFill="background1" w:themeFillShade="F2"/>
          </w:tcPr>
          <w:p w14:paraId="7CF98952" w14:textId="77777777" w:rsidR="00744F0E" w:rsidRDefault="00744F0E" w:rsidP="00744F0E">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C160DF2" w14:textId="77777777" w:rsidR="00744F0E" w:rsidRDefault="00744F0E" w:rsidP="00744F0E">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521B9D5" w14:textId="77777777" w:rsidR="00744F0E" w:rsidRDefault="00744F0E" w:rsidP="00744F0E">
            <w:pPr>
              <w:ind w:firstLine="0"/>
              <w:jc w:val="left"/>
            </w:pPr>
            <w:r>
              <w:t>Acción</w:t>
            </w:r>
          </w:p>
        </w:tc>
      </w:tr>
      <w:tr w:rsidR="00744F0E" w14:paraId="05629FCC" w14:textId="77777777" w:rsidTr="00744F0E">
        <w:trPr>
          <w:trHeight w:val="213"/>
        </w:trPr>
        <w:tc>
          <w:tcPr>
            <w:tcW w:w="2122" w:type="dxa"/>
            <w:vMerge/>
            <w:tcBorders>
              <w:right w:val="single" w:sz="4" w:space="0" w:color="auto"/>
            </w:tcBorders>
            <w:shd w:val="clear" w:color="auto" w:fill="F2F2F2" w:themeFill="background1" w:themeFillShade="F2"/>
          </w:tcPr>
          <w:p w14:paraId="51C5FD9D"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39F471A" w14:textId="77777777" w:rsidR="00744F0E" w:rsidRDefault="00744F0E" w:rsidP="00744F0E">
            <w:pPr>
              <w:ind w:firstLine="0"/>
              <w:jc w:val="center"/>
            </w:pPr>
            <w:r>
              <w:t>1-</w:t>
            </w:r>
          </w:p>
        </w:tc>
        <w:tc>
          <w:tcPr>
            <w:tcW w:w="5380" w:type="dxa"/>
            <w:tcBorders>
              <w:top w:val="single" w:sz="4" w:space="0" w:color="auto"/>
              <w:left w:val="single" w:sz="4" w:space="0" w:color="auto"/>
            </w:tcBorders>
            <w:shd w:val="clear" w:color="auto" w:fill="FFFFFF" w:themeFill="background1"/>
          </w:tcPr>
          <w:p w14:paraId="00778CD6" w14:textId="77777777" w:rsidR="00744F0E" w:rsidRDefault="00744F0E" w:rsidP="00744F0E">
            <w:pPr>
              <w:ind w:firstLine="0"/>
              <w:jc w:val="left"/>
            </w:pPr>
            <w:r>
              <w:t>El usuario introduce el link de la web correcta.</w:t>
            </w:r>
          </w:p>
        </w:tc>
      </w:tr>
      <w:tr w:rsidR="00744F0E" w14:paraId="521B0707" w14:textId="77777777" w:rsidTr="00744F0E">
        <w:trPr>
          <w:trHeight w:val="213"/>
        </w:trPr>
        <w:tc>
          <w:tcPr>
            <w:tcW w:w="2122" w:type="dxa"/>
            <w:vMerge/>
            <w:tcBorders>
              <w:right w:val="single" w:sz="4" w:space="0" w:color="auto"/>
            </w:tcBorders>
            <w:shd w:val="clear" w:color="auto" w:fill="F2F2F2" w:themeFill="background1" w:themeFillShade="F2"/>
          </w:tcPr>
          <w:p w14:paraId="3399157A"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2D9A96B" w14:textId="77777777" w:rsidR="00744F0E" w:rsidRDefault="00744F0E" w:rsidP="00744F0E">
            <w:pPr>
              <w:ind w:firstLine="0"/>
              <w:jc w:val="center"/>
            </w:pPr>
            <w:r>
              <w:t>2-</w:t>
            </w:r>
          </w:p>
        </w:tc>
        <w:tc>
          <w:tcPr>
            <w:tcW w:w="5380" w:type="dxa"/>
            <w:tcBorders>
              <w:left w:val="single" w:sz="4" w:space="0" w:color="auto"/>
            </w:tcBorders>
            <w:shd w:val="clear" w:color="auto" w:fill="FFFFFF" w:themeFill="background1"/>
          </w:tcPr>
          <w:p w14:paraId="43453BFC" w14:textId="77777777" w:rsidR="00744F0E" w:rsidRDefault="00744F0E" w:rsidP="00744F0E">
            <w:pPr>
              <w:ind w:firstLine="0"/>
              <w:jc w:val="left"/>
            </w:pPr>
            <w:r>
              <w:t>El usuario pulsa el botón “Obtener”.</w:t>
            </w:r>
          </w:p>
        </w:tc>
      </w:tr>
      <w:tr w:rsidR="00744F0E" w14:paraId="74B5D168" w14:textId="77777777" w:rsidTr="00744F0E">
        <w:trPr>
          <w:trHeight w:val="213"/>
        </w:trPr>
        <w:tc>
          <w:tcPr>
            <w:tcW w:w="2122" w:type="dxa"/>
            <w:vMerge/>
            <w:tcBorders>
              <w:right w:val="single" w:sz="4" w:space="0" w:color="auto"/>
            </w:tcBorders>
            <w:shd w:val="clear" w:color="auto" w:fill="F2F2F2" w:themeFill="background1" w:themeFillShade="F2"/>
          </w:tcPr>
          <w:p w14:paraId="71E97CD8" w14:textId="77777777" w:rsidR="00744F0E" w:rsidRDefault="00744F0E" w:rsidP="00744F0E">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5675A7D" w14:textId="77777777" w:rsidR="00744F0E" w:rsidRDefault="00744F0E" w:rsidP="00744F0E">
            <w:pPr>
              <w:ind w:firstLine="0"/>
              <w:jc w:val="center"/>
            </w:pPr>
            <w:r>
              <w:t>3-</w:t>
            </w:r>
          </w:p>
        </w:tc>
        <w:tc>
          <w:tcPr>
            <w:tcW w:w="5380" w:type="dxa"/>
            <w:tcBorders>
              <w:left w:val="single" w:sz="4" w:space="0" w:color="auto"/>
            </w:tcBorders>
            <w:shd w:val="clear" w:color="auto" w:fill="FFFFFF" w:themeFill="background1"/>
          </w:tcPr>
          <w:p w14:paraId="0907362B" w14:textId="77777777" w:rsidR="00744F0E" w:rsidRDefault="00744F0E" w:rsidP="00744F0E">
            <w:pPr>
              <w:ind w:firstLine="0"/>
              <w:jc w:val="left"/>
            </w:pPr>
            <w:r>
              <w:t>Se notifica mediante una alerta el éxito en la obtención.</w:t>
            </w:r>
          </w:p>
        </w:tc>
      </w:tr>
      <w:tr w:rsidR="00744F0E" w14:paraId="0DB349C4" w14:textId="77777777" w:rsidTr="00744F0E">
        <w:tc>
          <w:tcPr>
            <w:tcW w:w="2122" w:type="dxa"/>
            <w:tcBorders>
              <w:right w:val="single" w:sz="4" w:space="0" w:color="auto"/>
            </w:tcBorders>
            <w:shd w:val="clear" w:color="auto" w:fill="F2F2F2" w:themeFill="background1" w:themeFillShade="F2"/>
          </w:tcPr>
          <w:p w14:paraId="7E2F6F0D" w14:textId="77777777" w:rsidR="00744F0E" w:rsidRDefault="00744F0E" w:rsidP="00744F0E">
            <w:pPr>
              <w:ind w:firstLine="0"/>
              <w:jc w:val="left"/>
            </w:pPr>
            <w:r>
              <w:t>Postcondición:</w:t>
            </w:r>
          </w:p>
        </w:tc>
        <w:tc>
          <w:tcPr>
            <w:tcW w:w="6372" w:type="dxa"/>
            <w:gridSpan w:val="2"/>
            <w:tcBorders>
              <w:left w:val="single" w:sz="4" w:space="0" w:color="auto"/>
            </w:tcBorders>
          </w:tcPr>
          <w:p w14:paraId="7CC431B1" w14:textId="77777777" w:rsidR="00744F0E" w:rsidRDefault="008B2CA7" w:rsidP="00744F0E">
            <w:pPr>
              <w:ind w:firstLine="0"/>
              <w:jc w:val="left"/>
            </w:pPr>
            <w:r>
              <w:t>Se rellena el diccionario con los personajes obtenidos.</w:t>
            </w:r>
          </w:p>
        </w:tc>
      </w:tr>
      <w:tr w:rsidR="00744F0E" w14:paraId="6493543F" w14:textId="77777777" w:rsidTr="00744F0E">
        <w:trPr>
          <w:trHeight w:val="107"/>
        </w:trPr>
        <w:tc>
          <w:tcPr>
            <w:tcW w:w="2122" w:type="dxa"/>
            <w:vMerge w:val="restart"/>
            <w:tcBorders>
              <w:right w:val="single" w:sz="4" w:space="0" w:color="auto"/>
            </w:tcBorders>
            <w:shd w:val="clear" w:color="auto" w:fill="F2F2F2" w:themeFill="background1" w:themeFillShade="F2"/>
          </w:tcPr>
          <w:p w14:paraId="32219E6C" w14:textId="77777777" w:rsidR="00744F0E" w:rsidRDefault="00744F0E" w:rsidP="00744F0E">
            <w:pPr>
              <w:ind w:firstLine="0"/>
              <w:jc w:val="left"/>
            </w:pPr>
            <w:r>
              <w:t>Excepciones:</w:t>
            </w:r>
          </w:p>
        </w:tc>
        <w:tc>
          <w:tcPr>
            <w:tcW w:w="992" w:type="dxa"/>
            <w:tcBorders>
              <w:left w:val="single" w:sz="4" w:space="0" w:color="auto"/>
            </w:tcBorders>
            <w:shd w:val="clear" w:color="auto" w:fill="F2F2F2" w:themeFill="background1" w:themeFillShade="F2"/>
          </w:tcPr>
          <w:p w14:paraId="4EC7743E" w14:textId="77777777" w:rsidR="00744F0E" w:rsidRDefault="00744F0E" w:rsidP="00744F0E">
            <w:pPr>
              <w:ind w:firstLine="0"/>
              <w:jc w:val="center"/>
            </w:pPr>
            <w:r>
              <w:t>Número</w:t>
            </w:r>
          </w:p>
        </w:tc>
        <w:tc>
          <w:tcPr>
            <w:tcW w:w="5380" w:type="dxa"/>
            <w:tcBorders>
              <w:left w:val="single" w:sz="4" w:space="0" w:color="auto"/>
            </w:tcBorders>
            <w:shd w:val="clear" w:color="auto" w:fill="F2F2F2" w:themeFill="background1" w:themeFillShade="F2"/>
          </w:tcPr>
          <w:p w14:paraId="54C354A6" w14:textId="77777777" w:rsidR="00744F0E" w:rsidRDefault="00744F0E" w:rsidP="00744F0E">
            <w:pPr>
              <w:ind w:firstLine="0"/>
              <w:jc w:val="left"/>
            </w:pPr>
            <w:r>
              <w:t>Excepción</w:t>
            </w:r>
          </w:p>
        </w:tc>
      </w:tr>
      <w:tr w:rsidR="00744F0E" w14:paraId="6D0332C2" w14:textId="77777777" w:rsidTr="00744F0E">
        <w:trPr>
          <w:trHeight w:val="107"/>
        </w:trPr>
        <w:tc>
          <w:tcPr>
            <w:tcW w:w="2122" w:type="dxa"/>
            <w:vMerge/>
            <w:tcBorders>
              <w:right w:val="single" w:sz="4" w:space="0" w:color="auto"/>
            </w:tcBorders>
            <w:shd w:val="clear" w:color="auto" w:fill="F2F2F2" w:themeFill="background1" w:themeFillShade="F2"/>
          </w:tcPr>
          <w:p w14:paraId="0313DCF7" w14:textId="77777777" w:rsidR="00744F0E" w:rsidRDefault="00744F0E" w:rsidP="00744F0E">
            <w:pPr>
              <w:ind w:firstLine="0"/>
              <w:jc w:val="left"/>
            </w:pPr>
          </w:p>
        </w:tc>
        <w:tc>
          <w:tcPr>
            <w:tcW w:w="992" w:type="dxa"/>
            <w:tcBorders>
              <w:left w:val="single" w:sz="4" w:space="0" w:color="auto"/>
            </w:tcBorders>
            <w:shd w:val="clear" w:color="auto" w:fill="FFFFFF" w:themeFill="background1"/>
          </w:tcPr>
          <w:p w14:paraId="2C10AEAC" w14:textId="77777777" w:rsidR="00744F0E" w:rsidRDefault="00FF7738" w:rsidP="00744F0E">
            <w:pPr>
              <w:ind w:firstLine="0"/>
              <w:jc w:val="center"/>
            </w:pPr>
            <w:r>
              <w:t>2</w:t>
            </w:r>
            <w:r w:rsidR="00744F0E">
              <w:t>-</w:t>
            </w:r>
          </w:p>
        </w:tc>
        <w:tc>
          <w:tcPr>
            <w:tcW w:w="5380" w:type="dxa"/>
            <w:tcBorders>
              <w:left w:val="single" w:sz="4" w:space="0" w:color="auto"/>
            </w:tcBorders>
            <w:shd w:val="clear" w:color="auto" w:fill="FFFFFF" w:themeFill="background1"/>
          </w:tcPr>
          <w:p w14:paraId="1709C625" w14:textId="77777777" w:rsidR="00744F0E" w:rsidRDefault="00744F0E" w:rsidP="00744F0E">
            <w:pPr>
              <w:ind w:firstLine="0"/>
              <w:jc w:val="left"/>
            </w:pPr>
            <w:r>
              <w:t>El usuario no ha introducido la url correcta.</w:t>
            </w:r>
          </w:p>
        </w:tc>
      </w:tr>
      <w:tr w:rsidR="00744F0E" w14:paraId="7D462401" w14:textId="77777777" w:rsidTr="00744F0E">
        <w:tc>
          <w:tcPr>
            <w:tcW w:w="2122" w:type="dxa"/>
            <w:tcBorders>
              <w:right w:val="single" w:sz="4" w:space="0" w:color="auto"/>
            </w:tcBorders>
            <w:shd w:val="clear" w:color="auto" w:fill="F2F2F2" w:themeFill="background1" w:themeFillShade="F2"/>
          </w:tcPr>
          <w:p w14:paraId="2EBF3AF5" w14:textId="77777777" w:rsidR="00744F0E" w:rsidRDefault="00744F0E" w:rsidP="00744F0E">
            <w:pPr>
              <w:ind w:firstLine="0"/>
              <w:jc w:val="left"/>
            </w:pPr>
            <w:r>
              <w:t>Importancia:</w:t>
            </w:r>
          </w:p>
        </w:tc>
        <w:tc>
          <w:tcPr>
            <w:tcW w:w="6372" w:type="dxa"/>
            <w:gridSpan w:val="2"/>
            <w:tcBorders>
              <w:left w:val="single" w:sz="4" w:space="0" w:color="auto"/>
            </w:tcBorders>
          </w:tcPr>
          <w:p w14:paraId="794593DB" w14:textId="77777777" w:rsidR="00744F0E" w:rsidRDefault="00744F0E" w:rsidP="00744F0E">
            <w:pPr>
              <w:ind w:firstLine="0"/>
              <w:jc w:val="left"/>
            </w:pPr>
            <w:r>
              <w:t>Baja</w:t>
            </w:r>
          </w:p>
        </w:tc>
      </w:tr>
      <w:tr w:rsidR="00744F0E" w14:paraId="5C9A9AE5" w14:textId="77777777" w:rsidTr="00744F0E">
        <w:tc>
          <w:tcPr>
            <w:tcW w:w="2122" w:type="dxa"/>
            <w:tcBorders>
              <w:right w:val="single" w:sz="4" w:space="0" w:color="auto"/>
            </w:tcBorders>
            <w:shd w:val="clear" w:color="auto" w:fill="F2F2F2" w:themeFill="background1" w:themeFillShade="F2"/>
          </w:tcPr>
          <w:p w14:paraId="06E0267D" w14:textId="77777777" w:rsidR="00744F0E" w:rsidRDefault="00744F0E" w:rsidP="00744F0E">
            <w:pPr>
              <w:ind w:firstLine="0"/>
              <w:jc w:val="left"/>
            </w:pPr>
            <w:r>
              <w:t>Frecuencia:</w:t>
            </w:r>
          </w:p>
        </w:tc>
        <w:tc>
          <w:tcPr>
            <w:tcW w:w="6372" w:type="dxa"/>
            <w:gridSpan w:val="2"/>
            <w:tcBorders>
              <w:left w:val="single" w:sz="4" w:space="0" w:color="auto"/>
            </w:tcBorders>
          </w:tcPr>
          <w:p w14:paraId="60314115" w14:textId="77777777" w:rsidR="00744F0E" w:rsidRDefault="00744F0E" w:rsidP="00744F0E">
            <w:pPr>
              <w:keepNext/>
              <w:ind w:firstLine="0"/>
              <w:jc w:val="left"/>
            </w:pPr>
            <w:r>
              <w:t>Baja</w:t>
            </w:r>
          </w:p>
        </w:tc>
      </w:tr>
    </w:tbl>
    <w:p w14:paraId="32351BFC" w14:textId="0D3845BD" w:rsidR="00744F0E" w:rsidRDefault="00744F0E" w:rsidP="00744F0E">
      <w:pPr>
        <w:pStyle w:val="Descripcin"/>
        <w:keepNext/>
        <w:jc w:val="center"/>
      </w:pPr>
      <w:bookmarkStart w:id="72" w:name="_Toc32403617"/>
      <w:r>
        <w:t xml:space="preserve">Tabla </w:t>
      </w:r>
      <w:r w:rsidR="00C55D23">
        <w:fldChar w:fldCharType="begin"/>
      </w:r>
      <w:r w:rsidR="00C55D23">
        <w:instrText xml:space="preserve"> SEQ Tabla \* ARABIC </w:instrText>
      </w:r>
      <w:r w:rsidR="00C55D23">
        <w:fldChar w:fldCharType="separate"/>
      </w:r>
      <w:r w:rsidR="002C5B9B">
        <w:rPr>
          <w:noProof/>
        </w:rPr>
        <w:t>18</w:t>
      </w:r>
      <w:r w:rsidR="00C55D23">
        <w:rPr>
          <w:noProof/>
        </w:rPr>
        <w:fldChar w:fldCharType="end"/>
      </w:r>
      <w:r>
        <w:t xml:space="preserve"> Caso de uso 6</w:t>
      </w:r>
      <w:bookmarkEnd w:id="72"/>
    </w:p>
    <w:tbl>
      <w:tblPr>
        <w:tblStyle w:val="Tablaconcuadrcula"/>
        <w:tblpPr w:leftFromText="141" w:rightFromText="141" w:vertAnchor="text" w:horzAnchor="margin" w:tblpY="13"/>
        <w:tblW w:w="0" w:type="auto"/>
        <w:tblLook w:val="04A0" w:firstRow="1" w:lastRow="0" w:firstColumn="1" w:lastColumn="0" w:noHBand="0" w:noVBand="1"/>
      </w:tblPr>
      <w:tblGrid>
        <w:gridCol w:w="2122"/>
        <w:gridCol w:w="992"/>
        <w:gridCol w:w="5380"/>
      </w:tblGrid>
      <w:tr w:rsidR="00E32456" w:rsidRPr="00681815" w14:paraId="6F50A9EA" w14:textId="77777777" w:rsidTr="00E32456">
        <w:tc>
          <w:tcPr>
            <w:tcW w:w="2122" w:type="dxa"/>
            <w:tcBorders>
              <w:bottom w:val="single" w:sz="4" w:space="0" w:color="auto"/>
            </w:tcBorders>
            <w:shd w:val="clear" w:color="auto" w:fill="F2F2F2" w:themeFill="background1" w:themeFillShade="F2"/>
          </w:tcPr>
          <w:p w14:paraId="3A7F4F64" w14:textId="77777777" w:rsidR="00E32456" w:rsidRPr="00681815" w:rsidRDefault="00E32456" w:rsidP="00E32456">
            <w:pPr>
              <w:ind w:firstLine="0"/>
              <w:jc w:val="center"/>
              <w:rPr>
                <w:b/>
                <w:bCs/>
              </w:rPr>
            </w:pPr>
            <w:r>
              <w:rPr>
                <w:b/>
                <w:bCs/>
              </w:rPr>
              <w:t>Caso de uso 7</w:t>
            </w:r>
          </w:p>
        </w:tc>
        <w:tc>
          <w:tcPr>
            <w:tcW w:w="6372" w:type="dxa"/>
            <w:gridSpan w:val="2"/>
            <w:shd w:val="clear" w:color="auto" w:fill="F2F2F2" w:themeFill="background1" w:themeFillShade="F2"/>
          </w:tcPr>
          <w:p w14:paraId="411575B0" w14:textId="77777777" w:rsidR="00E32456" w:rsidRPr="00681815" w:rsidRDefault="00E32456" w:rsidP="00E32456">
            <w:pPr>
              <w:ind w:firstLine="0"/>
              <w:jc w:val="center"/>
              <w:rPr>
                <w:b/>
                <w:bCs/>
              </w:rPr>
            </w:pPr>
            <w:r>
              <w:rPr>
                <w:b/>
                <w:bCs/>
              </w:rPr>
              <w:t>Introducción del guion</w:t>
            </w:r>
          </w:p>
        </w:tc>
      </w:tr>
      <w:tr w:rsidR="00E32456" w14:paraId="74A1BBBB" w14:textId="77777777" w:rsidTr="00E32456">
        <w:tc>
          <w:tcPr>
            <w:tcW w:w="2122" w:type="dxa"/>
            <w:tcBorders>
              <w:bottom w:val="single" w:sz="4" w:space="0" w:color="auto"/>
              <w:right w:val="single" w:sz="4" w:space="0" w:color="auto"/>
            </w:tcBorders>
            <w:shd w:val="clear" w:color="auto" w:fill="F2F2F2" w:themeFill="background1" w:themeFillShade="F2"/>
          </w:tcPr>
          <w:p w14:paraId="04937311" w14:textId="77777777" w:rsidR="00E32456" w:rsidRDefault="00E32456" w:rsidP="00E32456">
            <w:pPr>
              <w:ind w:firstLine="0"/>
              <w:jc w:val="left"/>
            </w:pPr>
            <w:r>
              <w:t>Requisitos asociados:</w:t>
            </w:r>
          </w:p>
        </w:tc>
        <w:tc>
          <w:tcPr>
            <w:tcW w:w="6372" w:type="dxa"/>
            <w:gridSpan w:val="2"/>
            <w:tcBorders>
              <w:left w:val="single" w:sz="4" w:space="0" w:color="auto"/>
            </w:tcBorders>
          </w:tcPr>
          <w:p w14:paraId="27B20CCC" w14:textId="77777777" w:rsidR="00E32456" w:rsidRDefault="00E32456" w:rsidP="00E32456">
            <w:pPr>
              <w:ind w:firstLine="0"/>
              <w:jc w:val="center"/>
            </w:pPr>
            <w:r>
              <w:t>R.F-7</w:t>
            </w:r>
          </w:p>
        </w:tc>
      </w:tr>
      <w:tr w:rsidR="00E32456" w14:paraId="1940CA3E" w14:textId="77777777" w:rsidTr="00E32456">
        <w:tc>
          <w:tcPr>
            <w:tcW w:w="2122" w:type="dxa"/>
            <w:tcBorders>
              <w:right w:val="single" w:sz="4" w:space="0" w:color="auto"/>
            </w:tcBorders>
            <w:shd w:val="clear" w:color="auto" w:fill="F2F2F2" w:themeFill="background1" w:themeFillShade="F2"/>
          </w:tcPr>
          <w:p w14:paraId="7BABFC07" w14:textId="77777777" w:rsidR="00E32456" w:rsidRDefault="00E32456" w:rsidP="00E32456">
            <w:pPr>
              <w:ind w:firstLine="0"/>
              <w:jc w:val="left"/>
            </w:pPr>
            <w:r>
              <w:t>Descripción:</w:t>
            </w:r>
          </w:p>
        </w:tc>
        <w:tc>
          <w:tcPr>
            <w:tcW w:w="6372" w:type="dxa"/>
            <w:gridSpan w:val="2"/>
            <w:tcBorders>
              <w:left w:val="single" w:sz="4" w:space="0" w:color="auto"/>
            </w:tcBorders>
            <w:shd w:val="clear" w:color="auto" w:fill="FFFFFF" w:themeFill="background1"/>
          </w:tcPr>
          <w:p w14:paraId="0FF08591" w14:textId="77777777" w:rsidR="00E32456" w:rsidRDefault="00E32456" w:rsidP="00E32456">
            <w:pPr>
              <w:ind w:firstLine="0"/>
              <w:jc w:val="left"/>
            </w:pPr>
            <w:r>
              <w:rPr>
                <w:shd w:val="clear" w:color="auto" w:fill="FFFFFF" w:themeFill="background1"/>
              </w:rPr>
              <w:t>Permite al usuario crear el diccionario a partir del guion obtenido de una página concreta.</w:t>
            </w:r>
          </w:p>
        </w:tc>
      </w:tr>
      <w:tr w:rsidR="00E32456" w14:paraId="330ACD5F" w14:textId="77777777" w:rsidTr="00E32456">
        <w:tc>
          <w:tcPr>
            <w:tcW w:w="2122" w:type="dxa"/>
            <w:tcBorders>
              <w:right w:val="single" w:sz="4" w:space="0" w:color="auto"/>
            </w:tcBorders>
            <w:shd w:val="clear" w:color="auto" w:fill="F2F2F2" w:themeFill="background1" w:themeFillShade="F2"/>
          </w:tcPr>
          <w:p w14:paraId="659B79B3" w14:textId="77777777" w:rsidR="00E32456" w:rsidRDefault="00E32456" w:rsidP="00E32456">
            <w:pPr>
              <w:ind w:firstLine="0"/>
              <w:jc w:val="left"/>
            </w:pPr>
            <w:r>
              <w:t>Precondición:</w:t>
            </w:r>
          </w:p>
        </w:tc>
        <w:tc>
          <w:tcPr>
            <w:tcW w:w="6372" w:type="dxa"/>
            <w:gridSpan w:val="2"/>
            <w:tcBorders>
              <w:left w:val="single" w:sz="4" w:space="0" w:color="auto"/>
              <w:bottom w:val="single" w:sz="4" w:space="0" w:color="auto"/>
            </w:tcBorders>
          </w:tcPr>
          <w:p w14:paraId="1898A551" w14:textId="77777777" w:rsidR="00E32456" w:rsidRDefault="00E32456" w:rsidP="00E32456">
            <w:pPr>
              <w:ind w:firstLine="0"/>
              <w:jc w:val="left"/>
            </w:pPr>
            <w:r>
              <w:t>Haber seleccionado el botón “Película”.</w:t>
            </w:r>
          </w:p>
        </w:tc>
      </w:tr>
      <w:tr w:rsidR="00E32456" w14:paraId="1ECCDD4D" w14:textId="77777777" w:rsidTr="00E32456">
        <w:tc>
          <w:tcPr>
            <w:tcW w:w="2122" w:type="dxa"/>
            <w:vMerge w:val="restart"/>
            <w:tcBorders>
              <w:right w:val="single" w:sz="4" w:space="0" w:color="auto"/>
            </w:tcBorders>
            <w:shd w:val="clear" w:color="auto" w:fill="F2F2F2" w:themeFill="background1" w:themeFillShade="F2"/>
          </w:tcPr>
          <w:p w14:paraId="40759126" w14:textId="77777777" w:rsidR="00E32456" w:rsidRDefault="00E32456" w:rsidP="00E32456">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94E3E43" w14:textId="77777777" w:rsidR="00E32456" w:rsidRDefault="00E32456" w:rsidP="00E32456">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9B779EA" w14:textId="77777777" w:rsidR="00E32456" w:rsidRDefault="00E32456" w:rsidP="00E32456">
            <w:pPr>
              <w:ind w:firstLine="0"/>
              <w:jc w:val="left"/>
            </w:pPr>
            <w:r>
              <w:t>Acción</w:t>
            </w:r>
          </w:p>
        </w:tc>
      </w:tr>
      <w:tr w:rsidR="00E32456" w14:paraId="11EAC351" w14:textId="77777777" w:rsidTr="00E32456">
        <w:trPr>
          <w:trHeight w:val="213"/>
        </w:trPr>
        <w:tc>
          <w:tcPr>
            <w:tcW w:w="2122" w:type="dxa"/>
            <w:vMerge/>
            <w:tcBorders>
              <w:right w:val="single" w:sz="4" w:space="0" w:color="auto"/>
            </w:tcBorders>
            <w:shd w:val="clear" w:color="auto" w:fill="F2F2F2" w:themeFill="background1" w:themeFillShade="F2"/>
          </w:tcPr>
          <w:p w14:paraId="34529DE7"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8072F8" w14:textId="77777777" w:rsidR="00E32456" w:rsidRDefault="00E32456" w:rsidP="00E32456">
            <w:pPr>
              <w:ind w:firstLine="0"/>
              <w:jc w:val="center"/>
            </w:pPr>
            <w:r>
              <w:t>1-</w:t>
            </w:r>
          </w:p>
        </w:tc>
        <w:tc>
          <w:tcPr>
            <w:tcW w:w="5380" w:type="dxa"/>
            <w:tcBorders>
              <w:top w:val="single" w:sz="4" w:space="0" w:color="auto"/>
              <w:left w:val="single" w:sz="4" w:space="0" w:color="auto"/>
            </w:tcBorders>
            <w:shd w:val="clear" w:color="auto" w:fill="FFFFFF" w:themeFill="background1"/>
          </w:tcPr>
          <w:p w14:paraId="3AC77BF2" w14:textId="77777777" w:rsidR="00E32456" w:rsidRDefault="00E32456" w:rsidP="00E32456">
            <w:pPr>
              <w:ind w:firstLine="0"/>
              <w:jc w:val="left"/>
            </w:pPr>
            <w:r>
              <w:t>El usuario introduce el link de la web correcta.</w:t>
            </w:r>
          </w:p>
        </w:tc>
      </w:tr>
      <w:tr w:rsidR="00E32456" w14:paraId="06DFFEA6" w14:textId="77777777" w:rsidTr="00E32456">
        <w:trPr>
          <w:trHeight w:val="213"/>
        </w:trPr>
        <w:tc>
          <w:tcPr>
            <w:tcW w:w="2122" w:type="dxa"/>
            <w:vMerge/>
            <w:tcBorders>
              <w:right w:val="single" w:sz="4" w:space="0" w:color="auto"/>
            </w:tcBorders>
            <w:shd w:val="clear" w:color="auto" w:fill="F2F2F2" w:themeFill="background1" w:themeFillShade="F2"/>
          </w:tcPr>
          <w:p w14:paraId="7653AA14"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2B0AF31" w14:textId="77777777" w:rsidR="00E32456" w:rsidRDefault="00E32456" w:rsidP="00E32456">
            <w:pPr>
              <w:ind w:firstLine="0"/>
              <w:jc w:val="center"/>
            </w:pPr>
            <w:r>
              <w:t>2-</w:t>
            </w:r>
          </w:p>
        </w:tc>
        <w:tc>
          <w:tcPr>
            <w:tcW w:w="5380" w:type="dxa"/>
            <w:tcBorders>
              <w:left w:val="single" w:sz="4" w:space="0" w:color="auto"/>
            </w:tcBorders>
            <w:shd w:val="clear" w:color="auto" w:fill="FFFFFF" w:themeFill="background1"/>
          </w:tcPr>
          <w:p w14:paraId="4F3D89E5" w14:textId="77777777" w:rsidR="00E32456" w:rsidRDefault="00E32456" w:rsidP="00E32456">
            <w:pPr>
              <w:ind w:firstLine="0"/>
              <w:jc w:val="left"/>
            </w:pPr>
            <w:r>
              <w:t>El usuario pulsa el botón “Obtener”.</w:t>
            </w:r>
          </w:p>
        </w:tc>
      </w:tr>
      <w:tr w:rsidR="00E32456" w14:paraId="1CC2B86F" w14:textId="77777777" w:rsidTr="00E32456">
        <w:trPr>
          <w:trHeight w:val="213"/>
        </w:trPr>
        <w:tc>
          <w:tcPr>
            <w:tcW w:w="2122" w:type="dxa"/>
            <w:vMerge/>
            <w:tcBorders>
              <w:right w:val="single" w:sz="4" w:space="0" w:color="auto"/>
            </w:tcBorders>
            <w:shd w:val="clear" w:color="auto" w:fill="F2F2F2" w:themeFill="background1" w:themeFillShade="F2"/>
          </w:tcPr>
          <w:p w14:paraId="5A38D25C" w14:textId="77777777" w:rsidR="00E32456" w:rsidRDefault="00E32456" w:rsidP="00E32456">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0EB0C21" w14:textId="77777777" w:rsidR="00E32456" w:rsidRDefault="00E32456" w:rsidP="00E32456">
            <w:pPr>
              <w:ind w:firstLine="0"/>
              <w:jc w:val="center"/>
            </w:pPr>
            <w:r>
              <w:t>3-</w:t>
            </w:r>
          </w:p>
        </w:tc>
        <w:tc>
          <w:tcPr>
            <w:tcW w:w="5380" w:type="dxa"/>
            <w:tcBorders>
              <w:left w:val="single" w:sz="4" w:space="0" w:color="auto"/>
            </w:tcBorders>
            <w:shd w:val="clear" w:color="auto" w:fill="FFFFFF" w:themeFill="background1"/>
          </w:tcPr>
          <w:p w14:paraId="643D3FBA" w14:textId="163CC040" w:rsidR="00E32456" w:rsidRDefault="00E32456" w:rsidP="00E32456">
            <w:pPr>
              <w:ind w:firstLine="0"/>
              <w:jc w:val="left"/>
            </w:pPr>
            <w:r>
              <w:t xml:space="preserve">Se </w:t>
            </w:r>
            <w:r w:rsidR="00D820EB">
              <w:t>pasa a la siguiente pantalla de modificar personajes si ha tenido éxito.</w:t>
            </w:r>
          </w:p>
        </w:tc>
      </w:tr>
      <w:tr w:rsidR="00E32456" w14:paraId="18347D90" w14:textId="77777777" w:rsidTr="00E32456">
        <w:tc>
          <w:tcPr>
            <w:tcW w:w="2122" w:type="dxa"/>
            <w:tcBorders>
              <w:right w:val="single" w:sz="4" w:space="0" w:color="auto"/>
            </w:tcBorders>
            <w:shd w:val="clear" w:color="auto" w:fill="F2F2F2" w:themeFill="background1" w:themeFillShade="F2"/>
          </w:tcPr>
          <w:p w14:paraId="752A4972" w14:textId="77777777" w:rsidR="00E32456" w:rsidRDefault="00E32456" w:rsidP="00E32456">
            <w:pPr>
              <w:ind w:firstLine="0"/>
              <w:jc w:val="left"/>
            </w:pPr>
            <w:r>
              <w:t>Postcondición:</w:t>
            </w:r>
          </w:p>
        </w:tc>
        <w:tc>
          <w:tcPr>
            <w:tcW w:w="6372" w:type="dxa"/>
            <w:gridSpan w:val="2"/>
            <w:tcBorders>
              <w:left w:val="single" w:sz="4" w:space="0" w:color="auto"/>
            </w:tcBorders>
          </w:tcPr>
          <w:p w14:paraId="7250936C" w14:textId="77777777" w:rsidR="00E32456" w:rsidRDefault="008B2CA7" w:rsidP="00E32456">
            <w:pPr>
              <w:ind w:firstLine="0"/>
              <w:jc w:val="left"/>
            </w:pPr>
            <w:r>
              <w:t>Se crea el diccionario con los personajes obtenidos.</w:t>
            </w:r>
          </w:p>
        </w:tc>
      </w:tr>
      <w:tr w:rsidR="00D820EB" w14:paraId="7C7F31D4" w14:textId="77777777" w:rsidTr="00E32456">
        <w:trPr>
          <w:trHeight w:val="107"/>
        </w:trPr>
        <w:tc>
          <w:tcPr>
            <w:tcW w:w="2122" w:type="dxa"/>
            <w:vMerge w:val="restart"/>
            <w:tcBorders>
              <w:right w:val="single" w:sz="4" w:space="0" w:color="auto"/>
            </w:tcBorders>
            <w:shd w:val="clear" w:color="auto" w:fill="F2F2F2" w:themeFill="background1" w:themeFillShade="F2"/>
          </w:tcPr>
          <w:p w14:paraId="30C1C35F" w14:textId="77777777" w:rsidR="00D820EB" w:rsidRDefault="00D820EB" w:rsidP="00E32456">
            <w:pPr>
              <w:ind w:firstLine="0"/>
              <w:jc w:val="left"/>
            </w:pPr>
            <w:r>
              <w:t>Excepciones:</w:t>
            </w:r>
          </w:p>
        </w:tc>
        <w:tc>
          <w:tcPr>
            <w:tcW w:w="992" w:type="dxa"/>
            <w:tcBorders>
              <w:left w:val="single" w:sz="4" w:space="0" w:color="auto"/>
            </w:tcBorders>
            <w:shd w:val="clear" w:color="auto" w:fill="F2F2F2" w:themeFill="background1" w:themeFillShade="F2"/>
          </w:tcPr>
          <w:p w14:paraId="1470E6FC" w14:textId="77777777" w:rsidR="00D820EB" w:rsidRDefault="00D820EB" w:rsidP="00E32456">
            <w:pPr>
              <w:ind w:firstLine="0"/>
              <w:jc w:val="center"/>
            </w:pPr>
            <w:r>
              <w:t>Número</w:t>
            </w:r>
          </w:p>
        </w:tc>
        <w:tc>
          <w:tcPr>
            <w:tcW w:w="5380" w:type="dxa"/>
            <w:tcBorders>
              <w:left w:val="single" w:sz="4" w:space="0" w:color="auto"/>
            </w:tcBorders>
            <w:shd w:val="clear" w:color="auto" w:fill="F2F2F2" w:themeFill="background1" w:themeFillShade="F2"/>
          </w:tcPr>
          <w:p w14:paraId="4A5A125C" w14:textId="77777777" w:rsidR="00D820EB" w:rsidRDefault="00D820EB" w:rsidP="00E32456">
            <w:pPr>
              <w:ind w:firstLine="0"/>
              <w:jc w:val="left"/>
            </w:pPr>
            <w:r>
              <w:t>Excepción</w:t>
            </w:r>
          </w:p>
        </w:tc>
      </w:tr>
      <w:tr w:rsidR="00D820EB" w14:paraId="03D7F2CD" w14:textId="77777777" w:rsidTr="00E32456">
        <w:trPr>
          <w:trHeight w:val="107"/>
        </w:trPr>
        <w:tc>
          <w:tcPr>
            <w:tcW w:w="2122" w:type="dxa"/>
            <w:vMerge/>
            <w:tcBorders>
              <w:right w:val="single" w:sz="4" w:space="0" w:color="auto"/>
            </w:tcBorders>
            <w:shd w:val="clear" w:color="auto" w:fill="F2F2F2" w:themeFill="background1" w:themeFillShade="F2"/>
          </w:tcPr>
          <w:p w14:paraId="36A78D20"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54DDC8E2" w14:textId="77777777"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5B707226" w14:textId="77777777" w:rsidR="00D820EB" w:rsidRDefault="00D820EB" w:rsidP="00E32456">
            <w:pPr>
              <w:ind w:firstLine="0"/>
              <w:jc w:val="left"/>
            </w:pPr>
            <w:r>
              <w:t>El usuario no ha introducido la url correcta.</w:t>
            </w:r>
          </w:p>
        </w:tc>
      </w:tr>
      <w:tr w:rsidR="00D820EB" w14:paraId="3391DBDD" w14:textId="77777777" w:rsidTr="00E32456">
        <w:trPr>
          <w:trHeight w:val="107"/>
        </w:trPr>
        <w:tc>
          <w:tcPr>
            <w:tcW w:w="2122" w:type="dxa"/>
            <w:vMerge/>
            <w:tcBorders>
              <w:right w:val="single" w:sz="4" w:space="0" w:color="auto"/>
            </w:tcBorders>
            <w:shd w:val="clear" w:color="auto" w:fill="F2F2F2" w:themeFill="background1" w:themeFillShade="F2"/>
          </w:tcPr>
          <w:p w14:paraId="409E30D9"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0FC4D591" w14:textId="65ABA518"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0D41E243" w14:textId="379E4E8C" w:rsidR="00D820EB" w:rsidRDefault="00D820EB" w:rsidP="00E32456">
            <w:pPr>
              <w:ind w:firstLine="0"/>
              <w:jc w:val="left"/>
            </w:pPr>
            <w:r>
              <w:t>El usuario no ha introducido ninguna url.</w:t>
            </w:r>
          </w:p>
        </w:tc>
      </w:tr>
      <w:tr w:rsidR="00D820EB" w14:paraId="17BCA28C" w14:textId="77777777" w:rsidTr="00E32456">
        <w:trPr>
          <w:trHeight w:val="107"/>
        </w:trPr>
        <w:tc>
          <w:tcPr>
            <w:tcW w:w="2122" w:type="dxa"/>
            <w:vMerge/>
            <w:tcBorders>
              <w:right w:val="single" w:sz="4" w:space="0" w:color="auto"/>
            </w:tcBorders>
            <w:shd w:val="clear" w:color="auto" w:fill="F2F2F2" w:themeFill="background1" w:themeFillShade="F2"/>
          </w:tcPr>
          <w:p w14:paraId="33FE1BBE" w14:textId="77777777" w:rsidR="00D820EB" w:rsidRDefault="00D820EB" w:rsidP="00E32456">
            <w:pPr>
              <w:ind w:firstLine="0"/>
              <w:jc w:val="left"/>
            </w:pPr>
          </w:p>
        </w:tc>
        <w:tc>
          <w:tcPr>
            <w:tcW w:w="992" w:type="dxa"/>
            <w:tcBorders>
              <w:left w:val="single" w:sz="4" w:space="0" w:color="auto"/>
            </w:tcBorders>
            <w:shd w:val="clear" w:color="auto" w:fill="FFFFFF" w:themeFill="background1"/>
          </w:tcPr>
          <w:p w14:paraId="367B156D" w14:textId="45830EFA" w:rsidR="00D820EB" w:rsidRDefault="00D820EB" w:rsidP="00E32456">
            <w:pPr>
              <w:ind w:firstLine="0"/>
              <w:jc w:val="center"/>
            </w:pPr>
            <w:r>
              <w:t>2-</w:t>
            </w:r>
          </w:p>
        </w:tc>
        <w:tc>
          <w:tcPr>
            <w:tcW w:w="5380" w:type="dxa"/>
            <w:tcBorders>
              <w:left w:val="single" w:sz="4" w:space="0" w:color="auto"/>
            </w:tcBorders>
            <w:shd w:val="clear" w:color="auto" w:fill="FFFFFF" w:themeFill="background1"/>
          </w:tcPr>
          <w:p w14:paraId="2AF1C26D" w14:textId="6E651F76" w:rsidR="00D820EB" w:rsidRDefault="00D820EB" w:rsidP="00E32456">
            <w:pPr>
              <w:ind w:firstLine="0"/>
              <w:jc w:val="left"/>
            </w:pPr>
            <w:r>
              <w:t>El guion no sigue el formato, se redirige a una página de alerta.</w:t>
            </w:r>
          </w:p>
        </w:tc>
      </w:tr>
      <w:tr w:rsidR="00E32456" w14:paraId="56F9081E" w14:textId="77777777" w:rsidTr="00E32456">
        <w:tc>
          <w:tcPr>
            <w:tcW w:w="2122" w:type="dxa"/>
            <w:tcBorders>
              <w:right w:val="single" w:sz="4" w:space="0" w:color="auto"/>
            </w:tcBorders>
            <w:shd w:val="clear" w:color="auto" w:fill="F2F2F2" w:themeFill="background1" w:themeFillShade="F2"/>
          </w:tcPr>
          <w:p w14:paraId="0E8A5188" w14:textId="77777777" w:rsidR="00E32456" w:rsidRDefault="00E32456" w:rsidP="00E32456">
            <w:pPr>
              <w:ind w:firstLine="0"/>
              <w:jc w:val="left"/>
            </w:pPr>
            <w:r>
              <w:t>Importancia:</w:t>
            </w:r>
          </w:p>
        </w:tc>
        <w:tc>
          <w:tcPr>
            <w:tcW w:w="6372" w:type="dxa"/>
            <w:gridSpan w:val="2"/>
            <w:tcBorders>
              <w:left w:val="single" w:sz="4" w:space="0" w:color="auto"/>
            </w:tcBorders>
          </w:tcPr>
          <w:p w14:paraId="6B668494" w14:textId="77777777" w:rsidR="00E32456" w:rsidRDefault="00E32456" w:rsidP="00E32456">
            <w:pPr>
              <w:ind w:firstLine="0"/>
              <w:jc w:val="left"/>
            </w:pPr>
            <w:r>
              <w:t>Alta</w:t>
            </w:r>
          </w:p>
        </w:tc>
      </w:tr>
      <w:tr w:rsidR="00E32456" w14:paraId="35B16346" w14:textId="77777777" w:rsidTr="00E32456">
        <w:tc>
          <w:tcPr>
            <w:tcW w:w="2122" w:type="dxa"/>
            <w:tcBorders>
              <w:right w:val="single" w:sz="4" w:space="0" w:color="auto"/>
            </w:tcBorders>
            <w:shd w:val="clear" w:color="auto" w:fill="F2F2F2" w:themeFill="background1" w:themeFillShade="F2"/>
          </w:tcPr>
          <w:p w14:paraId="2AB94589" w14:textId="77777777" w:rsidR="00E32456" w:rsidRDefault="00E32456" w:rsidP="00E32456">
            <w:pPr>
              <w:ind w:firstLine="0"/>
              <w:jc w:val="left"/>
            </w:pPr>
            <w:r>
              <w:t>Frecuencia:</w:t>
            </w:r>
          </w:p>
        </w:tc>
        <w:tc>
          <w:tcPr>
            <w:tcW w:w="6372" w:type="dxa"/>
            <w:gridSpan w:val="2"/>
            <w:tcBorders>
              <w:left w:val="single" w:sz="4" w:space="0" w:color="auto"/>
            </w:tcBorders>
          </w:tcPr>
          <w:p w14:paraId="20AD5C0F" w14:textId="77777777" w:rsidR="00E32456" w:rsidRDefault="00E54175" w:rsidP="00E32456">
            <w:pPr>
              <w:keepNext/>
              <w:ind w:firstLine="0"/>
              <w:jc w:val="left"/>
            </w:pPr>
            <w:r>
              <w:t>Media</w:t>
            </w:r>
          </w:p>
        </w:tc>
      </w:tr>
    </w:tbl>
    <w:p w14:paraId="713A3444" w14:textId="517D5CBC" w:rsidR="00E32456" w:rsidRDefault="00E32456" w:rsidP="00E32456">
      <w:pPr>
        <w:pStyle w:val="Descripcin"/>
        <w:keepNext/>
        <w:jc w:val="center"/>
      </w:pPr>
      <w:bookmarkStart w:id="73" w:name="_Toc32403618"/>
      <w:r>
        <w:t xml:space="preserve">Tabla </w:t>
      </w:r>
      <w:r w:rsidR="00C55D23">
        <w:fldChar w:fldCharType="begin"/>
      </w:r>
      <w:r w:rsidR="00C55D23">
        <w:instrText xml:space="preserve"> SEQ Tabla \* ARABIC </w:instrText>
      </w:r>
      <w:r w:rsidR="00C55D23">
        <w:fldChar w:fldCharType="separate"/>
      </w:r>
      <w:r w:rsidR="002C5B9B">
        <w:rPr>
          <w:noProof/>
        </w:rPr>
        <w:t>19</w:t>
      </w:r>
      <w:r w:rsidR="00C55D23">
        <w:rPr>
          <w:noProof/>
        </w:rPr>
        <w:fldChar w:fldCharType="end"/>
      </w:r>
      <w:r>
        <w:t xml:space="preserve"> Caso de uso 7</w:t>
      </w:r>
      <w:bookmarkEnd w:id="73"/>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4E67D4" w:rsidRPr="00681815" w14:paraId="5FE7D475" w14:textId="77777777" w:rsidTr="004E67D4">
        <w:tc>
          <w:tcPr>
            <w:tcW w:w="2122" w:type="dxa"/>
            <w:tcBorders>
              <w:bottom w:val="single" w:sz="4" w:space="0" w:color="auto"/>
            </w:tcBorders>
            <w:shd w:val="clear" w:color="auto" w:fill="F2F2F2" w:themeFill="background1" w:themeFillShade="F2"/>
          </w:tcPr>
          <w:p w14:paraId="60F40B9D" w14:textId="77777777" w:rsidR="004E67D4" w:rsidRPr="00681815" w:rsidRDefault="004E67D4" w:rsidP="004E67D4">
            <w:pPr>
              <w:ind w:firstLine="0"/>
              <w:jc w:val="center"/>
              <w:rPr>
                <w:b/>
                <w:bCs/>
              </w:rPr>
            </w:pPr>
            <w:r>
              <w:rPr>
                <w:b/>
                <w:bCs/>
              </w:rPr>
              <w:t>Caso de uso 8</w:t>
            </w:r>
          </w:p>
        </w:tc>
        <w:tc>
          <w:tcPr>
            <w:tcW w:w="6372" w:type="dxa"/>
            <w:gridSpan w:val="2"/>
            <w:shd w:val="clear" w:color="auto" w:fill="F2F2F2" w:themeFill="background1" w:themeFillShade="F2"/>
          </w:tcPr>
          <w:p w14:paraId="0D6E6A11" w14:textId="77777777" w:rsidR="004E67D4" w:rsidRPr="00681815" w:rsidRDefault="004E67D4" w:rsidP="004E67D4">
            <w:pPr>
              <w:ind w:firstLine="0"/>
              <w:jc w:val="center"/>
              <w:rPr>
                <w:b/>
                <w:bCs/>
              </w:rPr>
            </w:pPr>
            <w:r>
              <w:rPr>
                <w:b/>
                <w:bCs/>
              </w:rPr>
              <w:t>Modificar personajes</w:t>
            </w:r>
          </w:p>
        </w:tc>
      </w:tr>
      <w:tr w:rsidR="004E67D4" w14:paraId="71761EC1" w14:textId="77777777" w:rsidTr="004E67D4">
        <w:tc>
          <w:tcPr>
            <w:tcW w:w="2122" w:type="dxa"/>
            <w:tcBorders>
              <w:bottom w:val="single" w:sz="4" w:space="0" w:color="auto"/>
              <w:right w:val="single" w:sz="4" w:space="0" w:color="auto"/>
            </w:tcBorders>
            <w:shd w:val="clear" w:color="auto" w:fill="F2F2F2" w:themeFill="background1" w:themeFillShade="F2"/>
          </w:tcPr>
          <w:p w14:paraId="5BCE74E1" w14:textId="77777777" w:rsidR="004E67D4" w:rsidRDefault="004E67D4" w:rsidP="004E67D4">
            <w:pPr>
              <w:ind w:firstLine="0"/>
              <w:jc w:val="left"/>
            </w:pPr>
            <w:r>
              <w:t>Requisitos asociados:</w:t>
            </w:r>
          </w:p>
        </w:tc>
        <w:tc>
          <w:tcPr>
            <w:tcW w:w="6372" w:type="dxa"/>
            <w:gridSpan w:val="2"/>
            <w:tcBorders>
              <w:left w:val="single" w:sz="4" w:space="0" w:color="auto"/>
            </w:tcBorders>
          </w:tcPr>
          <w:p w14:paraId="1A66B68E" w14:textId="77777777" w:rsidR="004E67D4" w:rsidRDefault="004E67D4" w:rsidP="004E67D4">
            <w:pPr>
              <w:ind w:firstLine="0"/>
              <w:jc w:val="center"/>
            </w:pPr>
            <w:r>
              <w:t>R.F-8, R.F-8.1,  R.F-8.2,  R.F-8.3,  R.F-8.4,  R.F-8.5,  R.F-8.6,  R.F-8.7,  R.F-8.8,  R.F-8.9,  R.F-8.10,  R.F-8.11</w:t>
            </w:r>
          </w:p>
        </w:tc>
      </w:tr>
      <w:tr w:rsidR="004E67D4" w14:paraId="33EDC811" w14:textId="77777777" w:rsidTr="004E67D4">
        <w:tc>
          <w:tcPr>
            <w:tcW w:w="2122" w:type="dxa"/>
            <w:tcBorders>
              <w:right w:val="single" w:sz="4" w:space="0" w:color="auto"/>
            </w:tcBorders>
            <w:shd w:val="clear" w:color="auto" w:fill="F2F2F2" w:themeFill="background1" w:themeFillShade="F2"/>
          </w:tcPr>
          <w:p w14:paraId="5B86C2A7"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5BE67A46" w14:textId="77777777" w:rsidR="004E67D4" w:rsidRDefault="00D7051C" w:rsidP="004E67D4">
            <w:pPr>
              <w:ind w:firstLine="0"/>
              <w:jc w:val="left"/>
            </w:pPr>
            <w:r>
              <w:t>Tener un diccionario cargado, es decir, haber introducido un ePub o un guion en la app y estar en la ventana de modificar personajes.</w:t>
            </w:r>
          </w:p>
        </w:tc>
      </w:tr>
      <w:tr w:rsidR="004E67D4" w14:paraId="1173354A" w14:textId="77777777" w:rsidTr="004E67D4">
        <w:tc>
          <w:tcPr>
            <w:tcW w:w="2122" w:type="dxa"/>
            <w:tcBorders>
              <w:right w:val="single" w:sz="4" w:space="0" w:color="auto"/>
            </w:tcBorders>
            <w:shd w:val="clear" w:color="auto" w:fill="F2F2F2" w:themeFill="background1" w:themeFillShade="F2"/>
          </w:tcPr>
          <w:p w14:paraId="4420F896"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3FED661D" w14:textId="77777777" w:rsidR="004E67D4" w:rsidRDefault="004E67D4" w:rsidP="004E67D4">
            <w:pPr>
              <w:ind w:firstLine="0"/>
              <w:jc w:val="left"/>
            </w:pPr>
            <w:r>
              <w:t>Haber creado los diccionarios tanto de ePub como de película de forma correcta.</w:t>
            </w:r>
          </w:p>
        </w:tc>
      </w:tr>
      <w:tr w:rsidR="004E67D4" w14:paraId="2555FA77" w14:textId="77777777" w:rsidTr="004E67D4">
        <w:tc>
          <w:tcPr>
            <w:tcW w:w="2122" w:type="dxa"/>
            <w:vMerge w:val="restart"/>
            <w:tcBorders>
              <w:right w:val="single" w:sz="4" w:space="0" w:color="auto"/>
            </w:tcBorders>
            <w:shd w:val="clear" w:color="auto" w:fill="F2F2F2" w:themeFill="background1" w:themeFillShade="F2"/>
          </w:tcPr>
          <w:p w14:paraId="0BD007B1"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C3C06E"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EBA1F77" w14:textId="77777777" w:rsidR="004E67D4" w:rsidRDefault="004E67D4" w:rsidP="004E67D4">
            <w:pPr>
              <w:ind w:firstLine="0"/>
              <w:jc w:val="left"/>
            </w:pPr>
            <w:r>
              <w:t>Acción</w:t>
            </w:r>
          </w:p>
        </w:tc>
      </w:tr>
      <w:tr w:rsidR="004E67D4" w14:paraId="11854698" w14:textId="77777777" w:rsidTr="004E67D4">
        <w:trPr>
          <w:trHeight w:val="213"/>
        </w:trPr>
        <w:tc>
          <w:tcPr>
            <w:tcW w:w="2122" w:type="dxa"/>
            <w:vMerge/>
            <w:tcBorders>
              <w:right w:val="single" w:sz="4" w:space="0" w:color="auto"/>
            </w:tcBorders>
            <w:shd w:val="clear" w:color="auto" w:fill="F2F2F2" w:themeFill="background1" w:themeFillShade="F2"/>
          </w:tcPr>
          <w:p w14:paraId="6E765FB9"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E433AC3"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04321CBE" w14:textId="77777777" w:rsidR="004E67D4" w:rsidRDefault="004E67D4" w:rsidP="004E67D4">
            <w:pPr>
              <w:ind w:firstLine="0"/>
              <w:jc w:val="left"/>
            </w:pPr>
            <w:r>
              <w:t>Se cargan los personajes en una tabla.</w:t>
            </w:r>
          </w:p>
        </w:tc>
      </w:tr>
      <w:tr w:rsidR="004E67D4" w14:paraId="34A3FE02" w14:textId="77777777" w:rsidTr="004E67D4">
        <w:trPr>
          <w:trHeight w:val="213"/>
        </w:trPr>
        <w:tc>
          <w:tcPr>
            <w:tcW w:w="2122" w:type="dxa"/>
            <w:vMerge/>
            <w:tcBorders>
              <w:right w:val="single" w:sz="4" w:space="0" w:color="auto"/>
            </w:tcBorders>
            <w:shd w:val="clear" w:color="auto" w:fill="F2F2F2" w:themeFill="background1" w:themeFillShade="F2"/>
          </w:tcPr>
          <w:p w14:paraId="40F1F715"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DA0AD82"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382D15A4" w14:textId="77777777" w:rsidR="004E67D4" w:rsidRDefault="004E67D4" w:rsidP="004E67D4">
            <w:pPr>
              <w:ind w:firstLine="0"/>
              <w:jc w:val="left"/>
            </w:pPr>
            <w:r>
              <w:t>Se muestran los personajes al usuario.</w:t>
            </w:r>
          </w:p>
        </w:tc>
      </w:tr>
      <w:tr w:rsidR="004E67D4" w14:paraId="7B58E33D" w14:textId="77777777" w:rsidTr="004E67D4">
        <w:trPr>
          <w:trHeight w:val="213"/>
        </w:trPr>
        <w:tc>
          <w:tcPr>
            <w:tcW w:w="2122" w:type="dxa"/>
            <w:vMerge/>
            <w:tcBorders>
              <w:right w:val="single" w:sz="4" w:space="0" w:color="auto"/>
            </w:tcBorders>
            <w:shd w:val="clear" w:color="auto" w:fill="F2F2F2" w:themeFill="background1" w:themeFillShade="F2"/>
          </w:tcPr>
          <w:p w14:paraId="12546CDE"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BE147D4"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1C8D7F49" w14:textId="77777777" w:rsidR="004E67D4" w:rsidRDefault="004E67D4" w:rsidP="004E67D4">
            <w:pPr>
              <w:ind w:firstLine="0"/>
              <w:jc w:val="left"/>
            </w:pPr>
            <w:r>
              <w:t>El usuario podrá elegir distintas opciones de modificación.</w:t>
            </w:r>
          </w:p>
        </w:tc>
      </w:tr>
      <w:tr w:rsidR="004E67D4" w14:paraId="6DF252E4" w14:textId="77777777" w:rsidTr="004E67D4">
        <w:tc>
          <w:tcPr>
            <w:tcW w:w="2122" w:type="dxa"/>
            <w:tcBorders>
              <w:right w:val="single" w:sz="4" w:space="0" w:color="auto"/>
            </w:tcBorders>
            <w:shd w:val="clear" w:color="auto" w:fill="F2F2F2" w:themeFill="background1" w:themeFillShade="F2"/>
          </w:tcPr>
          <w:p w14:paraId="1C12A58E" w14:textId="77777777" w:rsidR="004E67D4" w:rsidRDefault="004E67D4" w:rsidP="004E67D4">
            <w:pPr>
              <w:ind w:firstLine="0"/>
              <w:jc w:val="left"/>
            </w:pPr>
            <w:r>
              <w:t>Postcondición:</w:t>
            </w:r>
          </w:p>
        </w:tc>
        <w:tc>
          <w:tcPr>
            <w:tcW w:w="6372" w:type="dxa"/>
            <w:gridSpan w:val="2"/>
            <w:tcBorders>
              <w:left w:val="single" w:sz="4" w:space="0" w:color="auto"/>
            </w:tcBorders>
          </w:tcPr>
          <w:p w14:paraId="1265FEF2" w14:textId="77777777" w:rsidR="004E67D4" w:rsidRDefault="00CD4804" w:rsidP="004E67D4">
            <w:pPr>
              <w:ind w:firstLine="0"/>
              <w:jc w:val="left"/>
            </w:pPr>
            <w:r>
              <w:t>El usuario visualiza los personajes.</w:t>
            </w:r>
          </w:p>
        </w:tc>
      </w:tr>
      <w:tr w:rsidR="004E67D4" w14:paraId="37DB589E" w14:textId="77777777" w:rsidTr="004E67D4">
        <w:trPr>
          <w:trHeight w:val="213"/>
        </w:trPr>
        <w:tc>
          <w:tcPr>
            <w:tcW w:w="2122" w:type="dxa"/>
            <w:tcBorders>
              <w:right w:val="single" w:sz="4" w:space="0" w:color="auto"/>
            </w:tcBorders>
            <w:shd w:val="clear" w:color="auto" w:fill="F2F2F2" w:themeFill="background1" w:themeFillShade="F2"/>
          </w:tcPr>
          <w:p w14:paraId="0462F1E3" w14:textId="77777777" w:rsidR="004E67D4" w:rsidRDefault="004E67D4" w:rsidP="004E67D4">
            <w:pPr>
              <w:ind w:firstLine="0"/>
              <w:jc w:val="left"/>
            </w:pPr>
            <w:r>
              <w:t>Excepciones:</w:t>
            </w:r>
          </w:p>
        </w:tc>
        <w:tc>
          <w:tcPr>
            <w:tcW w:w="6372" w:type="dxa"/>
            <w:gridSpan w:val="2"/>
            <w:tcBorders>
              <w:left w:val="single" w:sz="4" w:space="0" w:color="auto"/>
            </w:tcBorders>
            <w:shd w:val="clear" w:color="auto" w:fill="FFFFFF" w:themeFill="background1"/>
          </w:tcPr>
          <w:p w14:paraId="62E64B15" w14:textId="77777777" w:rsidR="004E67D4" w:rsidRDefault="004E67D4" w:rsidP="004E67D4">
            <w:pPr>
              <w:ind w:firstLine="0"/>
              <w:jc w:val="left"/>
            </w:pPr>
            <w:r>
              <w:t>En este caso de uso no hay excepciones.</w:t>
            </w:r>
          </w:p>
        </w:tc>
      </w:tr>
      <w:tr w:rsidR="004E67D4" w14:paraId="52348ADC" w14:textId="77777777" w:rsidTr="004E67D4">
        <w:tc>
          <w:tcPr>
            <w:tcW w:w="2122" w:type="dxa"/>
            <w:tcBorders>
              <w:right w:val="single" w:sz="4" w:space="0" w:color="auto"/>
            </w:tcBorders>
            <w:shd w:val="clear" w:color="auto" w:fill="F2F2F2" w:themeFill="background1" w:themeFillShade="F2"/>
          </w:tcPr>
          <w:p w14:paraId="74E38621" w14:textId="77777777" w:rsidR="004E67D4" w:rsidRDefault="004E67D4" w:rsidP="004E67D4">
            <w:pPr>
              <w:ind w:firstLine="0"/>
              <w:jc w:val="left"/>
            </w:pPr>
            <w:r>
              <w:t>Importancia:</w:t>
            </w:r>
          </w:p>
        </w:tc>
        <w:tc>
          <w:tcPr>
            <w:tcW w:w="6372" w:type="dxa"/>
            <w:gridSpan w:val="2"/>
            <w:tcBorders>
              <w:left w:val="single" w:sz="4" w:space="0" w:color="auto"/>
            </w:tcBorders>
          </w:tcPr>
          <w:p w14:paraId="579D8CEF" w14:textId="77777777" w:rsidR="004E67D4" w:rsidRDefault="004E67D4" w:rsidP="004E67D4">
            <w:pPr>
              <w:ind w:firstLine="0"/>
              <w:jc w:val="left"/>
            </w:pPr>
            <w:r>
              <w:t>Alta</w:t>
            </w:r>
          </w:p>
        </w:tc>
      </w:tr>
      <w:tr w:rsidR="004E67D4" w14:paraId="29383847" w14:textId="77777777" w:rsidTr="004E67D4">
        <w:tc>
          <w:tcPr>
            <w:tcW w:w="2122" w:type="dxa"/>
            <w:tcBorders>
              <w:right w:val="single" w:sz="4" w:space="0" w:color="auto"/>
            </w:tcBorders>
            <w:shd w:val="clear" w:color="auto" w:fill="F2F2F2" w:themeFill="background1" w:themeFillShade="F2"/>
          </w:tcPr>
          <w:p w14:paraId="44BFF230" w14:textId="77777777" w:rsidR="004E67D4" w:rsidRDefault="004E67D4" w:rsidP="004E67D4">
            <w:pPr>
              <w:ind w:firstLine="0"/>
              <w:jc w:val="left"/>
            </w:pPr>
            <w:r>
              <w:t>Frecuencia:</w:t>
            </w:r>
          </w:p>
        </w:tc>
        <w:tc>
          <w:tcPr>
            <w:tcW w:w="6372" w:type="dxa"/>
            <w:gridSpan w:val="2"/>
            <w:tcBorders>
              <w:left w:val="single" w:sz="4" w:space="0" w:color="auto"/>
            </w:tcBorders>
          </w:tcPr>
          <w:p w14:paraId="12BAF43B" w14:textId="77777777" w:rsidR="004E67D4" w:rsidRDefault="004E67D4" w:rsidP="004E67D4">
            <w:pPr>
              <w:keepNext/>
              <w:ind w:firstLine="0"/>
              <w:jc w:val="left"/>
            </w:pPr>
            <w:r>
              <w:t>Alta</w:t>
            </w:r>
          </w:p>
        </w:tc>
      </w:tr>
    </w:tbl>
    <w:p w14:paraId="6CD3C226" w14:textId="2EC233E9" w:rsidR="004E67D4" w:rsidRDefault="004E67D4" w:rsidP="00FF7738">
      <w:pPr>
        <w:pStyle w:val="Descripcin"/>
        <w:keepNext/>
        <w:jc w:val="center"/>
      </w:pPr>
      <w:bookmarkStart w:id="74" w:name="_Toc32403619"/>
      <w:r>
        <w:lastRenderedPageBreak/>
        <w:t xml:space="preserve">Tabla </w:t>
      </w:r>
      <w:r w:rsidR="00C55D23">
        <w:fldChar w:fldCharType="begin"/>
      </w:r>
      <w:r w:rsidR="00C55D23">
        <w:instrText xml:space="preserve"> SEQ Tabla \* ARABIC </w:instrText>
      </w:r>
      <w:r w:rsidR="00C55D23">
        <w:fldChar w:fldCharType="separate"/>
      </w:r>
      <w:r w:rsidR="002C5B9B">
        <w:rPr>
          <w:noProof/>
        </w:rPr>
        <w:t>20</w:t>
      </w:r>
      <w:r w:rsidR="00C55D23">
        <w:rPr>
          <w:noProof/>
        </w:rPr>
        <w:fldChar w:fldCharType="end"/>
      </w:r>
      <w:r>
        <w:t xml:space="preserve"> Caso de uso 8</w:t>
      </w:r>
      <w:bookmarkEnd w:id="74"/>
    </w:p>
    <w:tbl>
      <w:tblPr>
        <w:tblStyle w:val="Tablaconcuadrcula"/>
        <w:tblpPr w:leftFromText="141" w:rightFromText="141" w:vertAnchor="text" w:horzAnchor="margin" w:tblpY="70"/>
        <w:tblW w:w="0" w:type="auto"/>
        <w:tblLook w:val="04A0" w:firstRow="1" w:lastRow="0" w:firstColumn="1" w:lastColumn="0" w:noHBand="0" w:noVBand="1"/>
      </w:tblPr>
      <w:tblGrid>
        <w:gridCol w:w="2122"/>
        <w:gridCol w:w="992"/>
        <w:gridCol w:w="5380"/>
      </w:tblGrid>
      <w:tr w:rsidR="004E67D4" w:rsidRPr="00681815" w14:paraId="484142C9" w14:textId="77777777" w:rsidTr="004E67D4">
        <w:tc>
          <w:tcPr>
            <w:tcW w:w="2122" w:type="dxa"/>
            <w:tcBorders>
              <w:bottom w:val="single" w:sz="4" w:space="0" w:color="auto"/>
            </w:tcBorders>
            <w:shd w:val="clear" w:color="auto" w:fill="F2F2F2" w:themeFill="background1" w:themeFillShade="F2"/>
          </w:tcPr>
          <w:p w14:paraId="12CC1B27" w14:textId="77777777" w:rsidR="004E67D4" w:rsidRPr="00681815" w:rsidRDefault="004E67D4" w:rsidP="004E67D4">
            <w:pPr>
              <w:ind w:firstLine="0"/>
              <w:jc w:val="center"/>
              <w:rPr>
                <w:b/>
                <w:bCs/>
              </w:rPr>
            </w:pPr>
            <w:r>
              <w:rPr>
                <w:b/>
                <w:bCs/>
              </w:rPr>
              <w:t>Caso de uso 9</w:t>
            </w:r>
          </w:p>
        </w:tc>
        <w:tc>
          <w:tcPr>
            <w:tcW w:w="6372" w:type="dxa"/>
            <w:gridSpan w:val="2"/>
            <w:shd w:val="clear" w:color="auto" w:fill="F2F2F2" w:themeFill="background1" w:themeFillShade="F2"/>
          </w:tcPr>
          <w:p w14:paraId="3B3A57A6" w14:textId="77777777" w:rsidR="004E67D4" w:rsidRPr="00681815" w:rsidRDefault="004E67D4" w:rsidP="004E67D4">
            <w:pPr>
              <w:ind w:firstLine="0"/>
              <w:jc w:val="center"/>
              <w:rPr>
                <w:b/>
                <w:bCs/>
              </w:rPr>
            </w:pPr>
            <w:r>
              <w:rPr>
                <w:b/>
                <w:bCs/>
              </w:rPr>
              <w:t>Añadir personaje</w:t>
            </w:r>
          </w:p>
        </w:tc>
      </w:tr>
      <w:tr w:rsidR="004E67D4" w14:paraId="0B6F0BA6" w14:textId="77777777" w:rsidTr="004E67D4">
        <w:tc>
          <w:tcPr>
            <w:tcW w:w="2122" w:type="dxa"/>
            <w:tcBorders>
              <w:bottom w:val="single" w:sz="4" w:space="0" w:color="auto"/>
              <w:right w:val="single" w:sz="4" w:space="0" w:color="auto"/>
            </w:tcBorders>
            <w:shd w:val="clear" w:color="auto" w:fill="F2F2F2" w:themeFill="background1" w:themeFillShade="F2"/>
          </w:tcPr>
          <w:p w14:paraId="0AABFDCD" w14:textId="77777777" w:rsidR="004E67D4" w:rsidRDefault="004E67D4" w:rsidP="004E67D4">
            <w:pPr>
              <w:ind w:firstLine="0"/>
              <w:jc w:val="left"/>
            </w:pPr>
            <w:r>
              <w:t>Requisitos asociados:</w:t>
            </w:r>
          </w:p>
        </w:tc>
        <w:tc>
          <w:tcPr>
            <w:tcW w:w="6372" w:type="dxa"/>
            <w:gridSpan w:val="2"/>
            <w:tcBorders>
              <w:left w:val="single" w:sz="4" w:space="0" w:color="auto"/>
            </w:tcBorders>
          </w:tcPr>
          <w:p w14:paraId="033460B7" w14:textId="77777777" w:rsidR="004E67D4" w:rsidRDefault="004E67D4" w:rsidP="004E67D4">
            <w:pPr>
              <w:ind w:firstLine="0"/>
              <w:jc w:val="center"/>
            </w:pPr>
            <w:r>
              <w:t>R.F-8.1</w:t>
            </w:r>
            <w:r w:rsidR="008B2CA7">
              <w:t>,</w:t>
            </w:r>
            <w:del w:id="75" w:author="Josema Galán" w:date="2020-02-04T09:44:00Z">
              <w:r w:rsidR="008B2CA7" w:rsidDel="00E437D9">
                <w:delText xml:space="preserve"> </w:delText>
              </w:r>
            </w:del>
            <w:r w:rsidR="008B2CA7">
              <w:t xml:space="preserve"> R.F-14</w:t>
            </w:r>
          </w:p>
        </w:tc>
      </w:tr>
      <w:tr w:rsidR="004E67D4" w14:paraId="40319F4D" w14:textId="77777777" w:rsidTr="004E67D4">
        <w:tc>
          <w:tcPr>
            <w:tcW w:w="2122" w:type="dxa"/>
            <w:tcBorders>
              <w:right w:val="single" w:sz="4" w:space="0" w:color="auto"/>
            </w:tcBorders>
            <w:shd w:val="clear" w:color="auto" w:fill="F2F2F2" w:themeFill="background1" w:themeFillShade="F2"/>
          </w:tcPr>
          <w:p w14:paraId="3E1E9781"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36A7032D" w14:textId="77777777" w:rsidR="004E67D4" w:rsidRDefault="004E67D4" w:rsidP="004E67D4">
            <w:pPr>
              <w:ind w:firstLine="0"/>
              <w:jc w:val="left"/>
            </w:pPr>
            <w:r>
              <w:rPr>
                <w:shd w:val="clear" w:color="auto" w:fill="FFFFFF" w:themeFill="background1"/>
              </w:rPr>
              <w:t>Permite al usuario añadir un nuevo personaje al diccionario.</w:t>
            </w:r>
          </w:p>
        </w:tc>
      </w:tr>
      <w:tr w:rsidR="004E67D4" w14:paraId="5160BC8D" w14:textId="77777777" w:rsidTr="004E67D4">
        <w:tc>
          <w:tcPr>
            <w:tcW w:w="2122" w:type="dxa"/>
            <w:tcBorders>
              <w:right w:val="single" w:sz="4" w:space="0" w:color="auto"/>
            </w:tcBorders>
            <w:shd w:val="clear" w:color="auto" w:fill="F2F2F2" w:themeFill="background1" w:themeFillShade="F2"/>
          </w:tcPr>
          <w:p w14:paraId="4AB93187"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3DADD8BE" w14:textId="77777777" w:rsidR="004E67D4" w:rsidRDefault="00D7051C" w:rsidP="004E67D4">
            <w:pPr>
              <w:ind w:firstLine="0"/>
              <w:jc w:val="left"/>
            </w:pPr>
            <w:r>
              <w:t>Tener un diccionario cargado, es decir, haber introducido un ePub o un guion en la app y estar en la ventana de añadir personajes.</w:t>
            </w:r>
          </w:p>
        </w:tc>
      </w:tr>
      <w:tr w:rsidR="004E67D4" w14:paraId="121828A6" w14:textId="77777777" w:rsidTr="004E67D4">
        <w:tc>
          <w:tcPr>
            <w:tcW w:w="2122" w:type="dxa"/>
            <w:vMerge w:val="restart"/>
            <w:tcBorders>
              <w:right w:val="single" w:sz="4" w:space="0" w:color="auto"/>
            </w:tcBorders>
            <w:shd w:val="clear" w:color="auto" w:fill="F2F2F2" w:themeFill="background1" w:themeFillShade="F2"/>
          </w:tcPr>
          <w:p w14:paraId="072E4AA9"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5F2FC48"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25C50331" w14:textId="77777777" w:rsidR="004E67D4" w:rsidRDefault="004E67D4" w:rsidP="004E67D4">
            <w:pPr>
              <w:ind w:firstLine="0"/>
              <w:jc w:val="left"/>
            </w:pPr>
            <w:r>
              <w:t>Acción</w:t>
            </w:r>
          </w:p>
        </w:tc>
      </w:tr>
      <w:tr w:rsidR="004E67D4" w14:paraId="639A5E1A" w14:textId="77777777" w:rsidTr="004E67D4">
        <w:trPr>
          <w:trHeight w:val="213"/>
        </w:trPr>
        <w:tc>
          <w:tcPr>
            <w:tcW w:w="2122" w:type="dxa"/>
            <w:vMerge/>
            <w:tcBorders>
              <w:right w:val="single" w:sz="4" w:space="0" w:color="auto"/>
            </w:tcBorders>
            <w:shd w:val="clear" w:color="auto" w:fill="F2F2F2" w:themeFill="background1" w:themeFillShade="F2"/>
          </w:tcPr>
          <w:p w14:paraId="43DC2479"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F700A53"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38490039" w14:textId="77777777" w:rsidR="004E67D4" w:rsidRDefault="004E67D4" w:rsidP="004E67D4">
            <w:pPr>
              <w:ind w:firstLine="0"/>
              <w:jc w:val="left"/>
            </w:pPr>
            <w:r>
              <w:t>El usuario introduce la id del personaje a introducir.</w:t>
            </w:r>
          </w:p>
        </w:tc>
      </w:tr>
      <w:tr w:rsidR="004E67D4" w14:paraId="4D4C5F43" w14:textId="77777777" w:rsidTr="004E67D4">
        <w:trPr>
          <w:trHeight w:val="213"/>
        </w:trPr>
        <w:tc>
          <w:tcPr>
            <w:tcW w:w="2122" w:type="dxa"/>
            <w:vMerge/>
            <w:tcBorders>
              <w:right w:val="single" w:sz="4" w:space="0" w:color="auto"/>
            </w:tcBorders>
            <w:shd w:val="clear" w:color="auto" w:fill="F2F2F2" w:themeFill="background1" w:themeFillShade="F2"/>
          </w:tcPr>
          <w:p w14:paraId="3418EBA7"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B154833"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3A7FA0E6" w14:textId="77777777" w:rsidR="004E67D4" w:rsidRDefault="004E67D4" w:rsidP="004E67D4">
            <w:pPr>
              <w:ind w:firstLine="0"/>
              <w:jc w:val="left"/>
            </w:pPr>
            <w:r>
              <w:t>El usuario introduce el nombre del personaje.</w:t>
            </w:r>
          </w:p>
        </w:tc>
      </w:tr>
      <w:tr w:rsidR="004E67D4" w14:paraId="1070EDDC" w14:textId="77777777" w:rsidTr="004E67D4">
        <w:trPr>
          <w:trHeight w:val="107"/>
        </w:trPr>
        <w:tc>
          <w:tcPr>
            <w:tcW w:w="2122" w:type="dxa"/>
            <w:vMerge/>
            <w:tcBorders>
              <w:right w:val="single" w:sz="4" w:space="0" w:color="auto"/>
            </w:tcBorders>
            <w:shd w:val="clear" w:color="auto" w:fill="F2F2F2" w:themeFill="background1" w:themeFillShade="F2"/>
          </w:tcPr>
          <w:p w14:paraId="05EF60AA"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B5C0CA2"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255D8981" w14:textId="77777777" w:rsidR="004E67D4" w:rsidRDefault="004E67D4" w:rsidP="004E67D4">
            <w:pPr>
              <w:ind w:firstLine="0"/>
              <w:jc w:val="left"/>
            </w:pPr>
            <w:r>
              <w:t>El usuario pulsa “Añadir”.</w:t>
            </w:r>
          </w:p>
        </w:tc>
      </w:tr>
      <w:tr w:rsidR="004E67D4" w14:paraId="2A1711DF" w14:textId="77777777" w:rsidTr="004E67D4">
        <w:trPr>
          <w:trHeight w:val="106"/>
        </w:trPr>
        <w:tc>
          <w:tcPr>
            <w:tcW w:w="2122" w:type="dxa"/>
            <w:vMerge/>
            <w:tcBorders>
              <w:right w:val="single" w:sz="4" w:space="0" w:color="auto"/>
            </w:tcBorders>
            <w:shd w:val="clear" w:color="auto" w:fill="F2F2F2" w:themeFill="background1" w:themeFillShade="F2"/>
          </w:tcPr>
          <w:p w14:paraId="5761DC26"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4785BB" w14:textId="77777777" w:rsidR="004E67D4" w:rsidRDefault="004E67D4" w:rsidP="004E67D4">
            <w:pPr>
              <w:ind w:firstLine="0"/>
              <w:jc w:val="center"/>
            </w:pPr>
            <w:r>
              <w:t>4-</w:t>
            </w:r>
          </w:p>
        </w:tc>
        <w:tc>
          <w:tcPr>
            <w:tcW w:w="5380" w:type="dxa"/>
            <w:tcBorders>
              <w:left w:val="single" w:sz="4" w:space="0" w:color="auto"/>
            </w:tcBorders>
            <w:shd w:val="clear" w:color="auto" w:fill="FFFFFF" w:themeFill="background1"/>
          </w:tcPr>
          <w:p w14:paraId="32E22E4D" w14:textId="77777777" w:rsidR="004E67D4" w:rsidRDefault="004E67D4" w:rsidP="004E67D4">
            <w:pPr>
              <w:ind w:firstLine="0"/>
              <w:jc w:val="left"/>
            </w:pPr>
            <w:r>
              <w:t>Se notifica al usuario con una alerta que el personaje se añadió.</w:t>
            </w:r>
          </w:p>
        </w:tc>
      </w:tr>
      <w:tr w:rsidR="004E67D4" w14:paraId="5DA2072B" w14:textId="77777777" w:rsidTr="004E67D4">
        <w:tc>
          <w:tcPr>
            <w:tcW w:w="2122" w:type="dxa"/>
            <w:tcBorders>
              <w:right w:val="single" w:sz="4" w:space="0" w:color="auto"/>
            </w:tcBorders>
            <w:shd w:val="clear" w:color="auto" w:fill="F2F2F2" w:themeFill="background1" w:themeFillShade="F2"/>
          </w:tcPr>
          <w:p w14:paraId="52155FF1" w14:textId="77777777" w:rsidR="004E67D4" w:rsidRDefault="004E67D4" w:rsidP="004E67D4">
            <w:pPr>
              <w:ind w:firstLine="0"/>
              <w:jc w:val="left"/>
            </w:pPr>
            <w:r>
              <w:t>Postcondición:</w:t>
            </w:r>
          </w:p>
        </w:tc>
        <w:tc>
          <w:tcPr>
            <w:tcW w:w="6372" w:type="dxa"/>
            <w:gridSpan w:val="2"/>
            <w:tcBorders>
              <w:left w:val="single" w:sz="4" w:space="0" w:color="auto"/>
            </w:tcBorders>
          </w:tcPr>
          <w:p w14:paraId="190E88C7" w14:textId="77777777" w:rsidR="004E67D4" w:rsidRDefault="00CD4804" w:rsidP="004E67D4">
            <w:pPr>
              <w:ind w:firstLine="0"/>
              <w:jc w:val="left"/>
            </w:pPr>
            <w:r>
              <w:t>Se añade un nuevo personaje en el diccionario.</w:t>
            </w:r>
          </w:p>
        </w:tc>
      </w:tr>
      <w:tr w:rsidR="004E67D4" w14:paraId="124EE19F" w14:textId="77777777" w:rsidTr="004E67D4">
        <w:trPr>
          <w:trHeight w:val="107"/>
        </w:trPr>
        <w:tc>
          <w:tcPr>
            <w:tcW w:w="2122" w:type="dxa"/>
            <w:vMerge w:val="restart"/>
            <w:tcBorders>
              <w:right w:val="single" w:sz="4" w:space="0" w:color="auto"/>
            </w:tcBorders>
            <w:shd w:val="clear" w:color="auto" w:fill="F2F2F2" w:themeFill="background1" w:themeFillShade="F2"/>
          </w:tcPr>
          <w:p w14:paraId="2BF9E466" w14:textId="77777777" w:rsidR="004E67D4" w:rsidRDefault="004E67D4" w:rsidP="004E67D4">
            <w:pPr>
              <w:ind w:firstLine="0"/>
              <w:jc w:val="left"/>
            </w:pPr>
            <w:r>
              <w:t>Excepciones:</w:t>
            </w:r>
          </w:p>
        </w:tc>
        <w:tc>
          <w:tcPr>
            <w:tcW w:w="992" w:type="dxa"/>
            <w:tcBorders>
              <w:left w:val="single" w:sz="4" w:space="0" w:color="auto"/>
            </w:tcBorders>
            <w:shd w:val="clear" w:color="auto" w:fill="F2F2F2" w:themeFill="background1" w:themeFillShade="F2"/>
          </w:tcPr>
          <w:p w14:paraId="2CBBE67C" w14:textId="77777777" w:rsidR="004E67D4" w:rsidRDefault="00FF7738" w:rsidP="00FF7738">
            <w:pPr>
              <w:ind w:firstLine="0"/>
              <w:jc w:val="center"/>
            </w:pPr>
            <w:r>
              <w:t>Paso</w:t>
            </w:r>
          </w:p>
        </w:tc>
        <w:tc>
          <w:tcPr>
            <w:tcW w:w="5380" w:type="dxa"/>
            <w:tcBorders>
              <w:left w:val="single" w:sz="4" w:space="0" w:color="auto"/>
            </w:tcBorders>
            <w:shd w:val="clear" w:color="auto" w:fill="F2F2F2" w:themeFill="background1" w:themeFillShade="F2"/>
          </w:tcPr>
          <w:p w14:paraId="3F85FD30" w14:textId="77777777" w:rsidR="004E67D4" w:rsidRDefault="004E67D4" w:rsidP="004E67D4">
            <w:pPr>
              <w:ind w:firstLine="0"/>
              <w:jc w:val="left"/>
            </w:pPr>
            <w:r>
              <w:t>Excepción</w:t>
            </w:r>
          </w:p>
        </w:tc>
      </w:tr>
      <w:tr w:rsidR="004E67D4" w14:paraId="3900D2C9" w14:textId="77777777" w:rsidTr="004E67D4">
        <w:trPr>
          <w:trHeight w:val="107"/>
        </w:trPr>
        <w:tc>
          <w:tcPr>
            <w:tcW w:w="2122" w:type="dxa"/>
            <w:vMerge/>
            <w:tcBorders>
              <w:right w:val="single" w:sz="4" w:space="0" w:color="auto"/>
            </w:tcBorders>
            <w:shd w:val="clear" w:color="auto" w:fill="F2F2F2" w:themeFill="background1" w:themeFillShade="F2"/>
          </w:tcPr>
          <w:p w14:paraId="773259AA" w14:textId="77777777" w:rsidR="004E67D4" w:rsidRDefault="004E67D4" w:rsidP="004E67D4">
            <w:pPr>
              <w:ind w:firstLine="0"/>
              <w:jc w:val="left"/>
            </w:pPr>
          </w:p>
        </w:tc>
        <w:tc>
          <w:tcPr>
            <w:tcW w:w="992" w:type="dxa"/>
            <w:tcBorders>
              <w:left w:val="single" w:sz="4" w:space="0" w:color="auto"/>
            </w:tcBorders>
            <w:shd w:val="clear" w:color="auto" w:fill="FFFFFF" w:themeFill="background1"/>
          </w:tcPr>
          <w:p w14:paraId="61A6C4D8" w14:textId="77777777" w:rsidR="004E67D4" w:rsidRDefault="004E67D4" w:rsidP="004E67D4">
            <w:pPr>
              <w:ind w:firstLine="0"/>
              <w:jc w:val="center"/>
            </w:pPr>
            <w:r>
              <w:t>1-</w:t>
            </w:r>
            <w:r w:rsidR="00FF7738">
              <w:t>, 2-</w:t>
            </w:r>
          </w:p>
        </w:tc>
        <w:tc>
          <w:tcPr>
            <w:tcW w:w="5380" w:type="dxa"/>
            <w:tcBorders>
              <w:left w:val="single" w:sz="4" w:space="0" w:color="auto"/>
            </w:tcBorders>
            <w:shd w:val="clear" w:color="auto" w:fill="FFFFFF" w:themeFill="background1"/>
          </w:tcPr>
          <w:p w14:paraId="55DA767F" w14:textId="77777777" w:rsidR="004E67D4" w:rsidRDefault="004E67D4" w:rsidP="004E67D4">
            <w:pPr>
              <w:ind w:firstLine="0"/>
              <w:jc w:val="left"/>
            </w:pPr>
            <w:r>
              <w:t>El usuario no introduce alguno de los campos.</w:t>
            </w:r>
          </w:p>
        </w:tc>
      </w:tr>
      <w:tr w:rsidR="004E67D4" w14:paraId="6321C96A" w14:textId="77777777" w:rsidTr="004E67D4">
        <w:trPr>
          <w:trHeight w:val="106"/>
        </w:trPr>
        <w:tc>
          <w:tcPr>
            <w:tcW w:w="2122" w:type="dxa"/>
            <w:vMerge/>
            <w:tcBorders>
              <w:right w:val="single" w:sz="4" w:space="0" w:color="auto"/>
            </w:tcBorders>
            <w:shd w:val="clear" w:color="auto" w:fill="F2F2F2" w:themeFill="background1" w:themeFillShade="F2"/>
          </w:tcPr>
          <w:p w14:paraId="6FA32B07" w14:textId="77777777" w:rsidR="004E67D4" w:rsidRDefault="004E67D4" w:rsidP="004E67D4">
            <w:pPr>
              <w:ind w:firstLine="0"/>
              <w:jc w:val="left"/>
            </w:pPr>
          </w:p>
        </w:tc>
        <w:tc>
          <w:tcPr>
            <w:tcW w:w="992" w:type="dxa"/>
            <w:tcBorders>
              <w:left w:val="single" w:sz="4" w:space="0" w:color="auto"/>
            </w:tcBorders>
            <w:shd w:val="clear" w:color="auto" w:fill="FFFFFF" w:themeFill="background1"/>
          </w:tcPr>
          <w:p w14:paraId="61B6ACB8" w14:textId="77777777" w:rsidR="004E67D4" w:rsidRDefault="00FF7738" w:rsidP="004E67D4">
            <w:pPr>
              <w:ind w:firstLine="0"/>
              <w:jc w:val="center"/>
            </w:pPr>
            <w:r>
              <w:t>2</w:t>
            </w:r>
            <w:r w:rsidR="004E67D4">
              <w:t>-</w:t>
            </w:r>
          </w:p>
        </w:tc>
        <w:tc>
          <w:tcPr>
            <w:tcW w:w="5380" w:type="dxa"/>
            <w:tcBorders>
              <w:left w:val="single" w:sz="4" w:space="0" w:color="auto"/>
            </w:tcBorders>
            <w:shd w:val="clear" w:color="auto" w:fill="FFFFFF" w:themeFill="background1"/>
          </w:tcPr>
          <w:p w14:paraId="380CEE61" w14:textId="77777777" w:rsidR="004E67D4" w:rsidRDefault="004E67D4" w:rsidP="004E67D4">
            <w:pPr>
              <w:ind w:firstLine="0"/>
              <w:jc w:val="left"/>
            </w:pPr>
            <w:r>
              <w:t>El usuario introduce una id ya existente.</w:t>
            </w:r>
          </w:p>
        </w:tc>
      </w:tr>
      <w:tr w:rsidR="004E67D4" w14:paraId="619C9E9C" w14:textId="77777777" w:rsidTr="004E67D4">
        <w:tc>
          <w:tcPr>
            <w:tcW w:w="2122" w:type="dxa"/>
            <w:tcBorders>
              <w:right w:val="single" w:sz="4" w:space="0" w:color="auto"/>
            </w:tcBorders>
            <w:shd w:val="clear" w:color="auto" w:fill="F2F2F2" w:themeFill="background1" w:themeFillShade="F2"/>
          </w:tcPr>
          <w:p w14:paraId="2238E0F8" w14:textId="77777777" w:rsidR="004E67D4" w:rsidRDefault="004E67D4" w:rsidP="004E67D4">
            <w:pPr>
              <w:ind w:firstLine="0"/>
              <w:jc w:val="left"/>
            </w:pPr>
            <w:r>
              <w:t>Importancia:</w:t>
            </w:r>
          </w:p>
        </w:tc>
        <w:tc>
          <w:tcPr>
            <w:tcW w:w="6372" w:type="dxa"/>
            <w:gridSpan w:val="2"/>
            <w:tcBorders>
              <w:left w:val="single" w:sz="4" w:space="0" w:color="auto"/>
            </w:tcBorders>
          </w:tcPr>
          <w:p w14:paraId="7B1B4E6D" w14:textId="77777777" w:rsidR="004E67D4" w:rsidRDefault="004E67D4" w:rsidP="004E67D4">
            <w:pPr>
              <w:ind w:firstLine="0"/>
              <w:jc w:val="left"/>
            </w:pPr>
            <w:r>
              <w:t>Media</w:t>
            </w:r>
          </w:p>
        </w:tc>
      </w:tr>
      <w:tr w:rsidR="004E67D4" w14:paraId="043B04D0" w14:textId="77777777" w:rsidTr="004E67D4">
        <w:tc>
          <w:tcPr>
            <w:tcW w:w="2122" w:type="dxa"/>
            <w:tcBorders>
              <w:right w:val="single" w:sz="4" w:space="0" w:color="auto"/>
            </w:tcBorders>
            <w:shd w:val="clear" w:color="auto" w:fill="F2F2F2" w:themeFill="background1" w:themeFillShade="F2"/>
          </w:tcPr>
          <w:p w14:paraId="507DBFFB" w14:textId="77777777" w:rsidR="004E67D4" w:rsidRDefault="004E67D4" w:rsidP="004E67D4">
            <w:pPr>
              <w:ind w:firstLine="0"/>
              <w:jc w:val="left"/>
            </w:pPr>
            <w:r>
              <w:t>Frecuencia:</w:t>
            </w:r>
          </w:p>
        </w:tc>
        <w:tc>
          <w:tcPr>
            <w:tcW w:w="6372" w:type="dxa"/>
            <w:gridSpan w:val="2"/>
            <w:tcBorders>
              <w:left w:val="single" w:sz="4" w:space="0" w:color="auto"/>
            </w:tcBorders>
          </w:tcPr>
          <w:p w14:paraId="033ADCF3" w14:textId="77777777" w:rsidR="004E67D4" w:rsidRDefault="004E67D4" w:rsidP="004E67D4">
            <w:pPr>
              <w:keepNext/>
              <w:ind w:firstLine="0"/>
              <w:jc w:val="left"/>
            </w:pPr>
            <w:r>
              <w:t>Baja</w:t>
            </w:r>
          </w:p>
        </w:tc>
      </w:tr>
    </w:tbl>
    <w:p w14:paraId="67344B52" w14:textId="77EAC3B6" w:rsidR="004E67D4" w:rsidRDefault="004E67D4" w:rsidP="004E67D4">
      <w:pPr>
        <w:pStyle w:val="Descripcin"/>
        <w:keepNext/>
        <w:jc w:val="center"/>
      </w:pPr>
      <w:bookmarkStart w:id="76" w:name="_Toc32403620"/>
      <w:r>
        <w:t xml:space="preserve">Tabla </w:t>
      </w:r>
      <w:r w:rsidR="00C55D23">
        <w:fldChar w:fldCharType="begin"/>
      </w:r>
      <w:r w:rsidR="00C55D23">
        <w:instrText xml:space="preserve"> SEQ Tabla \* ARABIC </w:instrText>
      </w:r>
      <w:r w:rsidR="00C55D23">
        <w:fldChar w:fldCharType="separate"/>
      </w:r>
      <w:r w:rsidR="002C5B9B">
        <w:rPr>
          <w:noProof/>
        </w:rPr>
        <w:t>21</w:t>
      </w:r>
      <w:r w:rsidR="00C55D23">
        <w:rPr>
          <w:noProof/>
        </w:rPr>
        <w:fldChar w:fldCharType="end"/>
      </w:r>
      <w:r>
        <w:t xml:space="preserve"> Caso de uso 9</w:t>
      </w:r>
      <w:bookmarkEnd w:id="76"/>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4E67D4" w:rsidRPr="00681815" w14:paraId="01438129" w14:textId="77777777" w:rsidTr="004E67D4">
        <w:tc>
          <w:tcPr>
            <w:tcW w:w="2122" w:type="dxa"/>
            <w:tcBorders>
              <w:bottom w:val="single" w:sz="4" w:space="0" w:color="auto"/>
            </w:tcBorders>
            <w:shd w:val="clear" w:color="auto" w:fill="F2F2F2" w:themeFill="background1" w:themeFillShade="F2"/>
          </w:tcPr>
          <w:p w14:paraId="5C3A7C9E" w14:textId="77777777" w:rsidR="004E67D4" w:rsidRPr="00681815" w:rsidRDefault="004E67D4" w:rsidP="004E67D4">
            <w:pPr>
              <w:ind w:firstLine="0"/>
              <w:jc w:val="center"/>
              <w:rPr>
                <w:b/>
                <w:bCs/>
              </w:rPr>
            </w:pPr>
            <w:r>
              <w:rPr>
                <w:b/>
                <w:bCs/>
              </w:rPr>
              <w:t>Caso de uso 10</w:t>
            </w:r>
          </w:p>
        </w:tc>
        <w:tc>
          <w:tcPr>
            <w:tcW w:w="6372" w:type="dxa"/>
            <w:gridSpan w:val="2"/>
            <w:shd w:val="clear" w:color="auto" w:fill="F2F2F2" w:themeFill="background1" w:themeFillShade="F2"/>
          </w:tcPr>
          <w:p w14:paraId="4ACBA346" w14:textId="77777777" w:rsidR="004E67D4" w:rsidRPr="00681815" w:rsidRDefault="004E67D4" w:rsidP="004E67D4">
            <w:pPr>
              <w:ind w:firstLine="0"/>
              <w:jc w:val="center"/>
              <w:rPr>
                <w:b/>
                <w:bCs/>
              </w:rPr>
            </w:pPr>
            <w:r>
              <w:rPr>
                <w:b/>
                <w:bCs/>
              </w:rPr>
              <w:t>Borrar personaje</w:t>
            </w:r>
          </w:p>
        </w:tc>
      </w:tr>
      <w:tr w:rsidR="004E67D4" w14:paraId="615922F7" w14:textId="77777777" w:rsidTr="004E67D4">
        <w:tc>
          <w:tcPr>
            <w:tcW w:w="2122" w:type="dxa"/>
            <w:tcBorders>
              <w:bottom w:val="single" w:sz="4" w:space="0" w:color="auto"/>
              <w:right w:val="single" w:sz="4" w:space="0" w:color="auto"/>
            </w:tcBorders>
            <w:shd w:val="clear" w:color="auto" w:fill="F2F2F2" w:themeFill="background1" w:themeFillShade="F2"/>
          </w:tcPr>
          <w:p w14:paraId="15BEB560" w14:textId="77777777" w:rsidR="004E67D4" w:rsidRDefault="004E67D4" w:rsidP="004E67D4">
            <w:pPr>
              <w:ind w:firstLine="0"/>
              <w:jc w:val="left"/>
            </w:pPr>
            <w:r>
              <w:t>Requisitos asociados:</w:t>
            </w:r>
          </w:p>
        </w:tc>
        <w:tc>
          <w:tcPr>
            <w:tcW w:w="6372" w:type="dxa"/>
            <w:gridSpan w:val="2"/>
            <w:tcBorders>
              <w:left w:val="single" w:sz="4" w:space="0" w:color="auto"/>
            </w:tcBorders>
          </w:tcPr>
          <w:p w14:paraId="5040CF2F" w14:textId="77777777" w:rsidR="004E67D4" w:rsidRDefault="004E67D4" w:rsidP="004E67D4">
            <w:pPr>
              <w:ind w:firstLine="0"/>
              <w:jc w:val="center"/>
            </w:pPr>
            <w:r>
              <w:t>R.F-8.2</w:t>
            </w:r>
          </w:p>
        </w:tc>
      </w:tr>
      <w:tr w:rsidR="004E67D4" w14:paraId="6312EE06" w14:textId="77777777" w:rsidTr="004E67D4">
        <w:tc>
          <w:tcPr>
            <w:tcW w:w="2122" w:type="dxa"/>
            <w:tcBorders>
              <w:right w:val="single" w:sz="4" w:space="0" w:color="auto"/>
            </w:tcBorders>
            <w:shd w:val="clear" w:color="auto" w:fill="F2F2F2" w:themeFill="background1" w:themeFillShade="F2"/>
          </w:tcPr>
          <w:p w14:paraId="339F3AA5" w14:textId="77777777" w:rsidR="004E67D4" w:rsidRDefault="004E67D4" w:rsidP="004E67D4">
            <w:pPr>
              <w:ind w:firstLine="0"/>
              <w:jc w:val="left"/>
            </w:pPr>
            <w:r>
              <w:t>Descripción:</w:t>
            </w:r>
          </w:p>
        </w:tc>
        <w:tc>
          <w:tcPr>
            <w:tcW w:w="6372" w:type="dxa"/>
            <w:gridSpan w:val="2"/>
            <w:tcBorders>
              <w:left w:val="single" w:sz="4" w:space="0" w:color="auto"/>
            </w:tcBorders>
            <w:shd w:val="clear" w:color="auto" w:fill="FFFFFF" w:themeFill="background1"/>
          </w:tcPr>
          <w:p w14:paraId="7E998868" w14:textId="77777777" w:rsidR="004E67D4" w:rsidRDefault="004E67D4" w:rsidP="004E67D4">
            <w:pPr>
              <w:ind w:firstLine="0"/>
              <w:jc w:val="left"/>
            </w:pPr>
            <w:r>
              <w:rPr>
                <w:shd w:val="clear" w:color="auto" w:fill="FFFFFF" w:themeFill="background1"/>
              </w:rPr>
              <w:t xml:space="preserve">Permite al usuario borrar un personaje </w:t>
            </w:r>
            <w:r w:rsidR="00AC60D3">
              <w:rPr>
                <w:shd w:val="clear" w:color="auto" w:fill="FFFFFF" w:themeFill="background1"/>
              </w:rPr>
              <w:t>del</w:t>
            </w:r>
            <w:r>
              <w:rPr>
                <w:shd w:val="clear" w:color="auto" w:fill="FFFFFF" w:themeFill="background1"/>
              </w:rPr>
              <w:t xml:space="preserve"> diccionario.</w:t>
            </w:r>
          </w:p>
        </w:tc>
      </w:tr>
      <w:tr w:rsidR="004E67D4" w14:paraId="60BB2A1D" w14:textId="77777777" w:rsidTr="004E67D4">
        <w:tc>
          <w:tcPr>
            <w:tcW w:w="2122" w:type="dxa"/>
            <w:tcBorders>
              <w:right w:val="single" w:sz="4" w:space="0" w:color="auto"/>
            </w:tcBorders>
            <w:shd w:val="clear" w:color="auto" w:fill="F2F2F2" w:themeFill="background1" w:themeFillShade="F2"/>
          </w:tcPr>
          <w:p w14:paraId="684239EA" w14:textId="77777777" w:rsidR="004E67D4" w:rsidRDefault="004E67D4" w:rsidP="004E67D4">
            <w:pPr>
              <w:ind w:firstLine="0"/>
              <w:jc w:val="left"/>
            </w:pPr>
            <w:r>
              <w:t>Precondición:</w:t>
            </w:r>
          </w:p>
        </w:tc>
        <w:tc>
          <w:tcPr>
            <w:tcW w:w="6372" w:type="dxa"/>
            <w:gridSpan w:val="2"/>
            <w:tcBorders>
              <w:left w:val="single" w:sz="4" w:space="0" w:color="auto"/>
              <w:bottom w:val="single" w:sz="4" w:space="0" w:color="auto"/>
            </w:tcBorders>
          </w:tcPr>
          <w:p w14:paraId="4FB4A8C3" w14:textId="77777777" w:rsidR="004E67D4" w:rsidRDefault="00D7051C" w:rsidP="004E67D4">
            <w:pPr>
              <w:ind w:firstLine="0"/>
              <w:jc w:val="left"/>
            </w:pPr>
            <w:r>
              <w:t>Tener un diccionario cargado, es decir, haber introducido un ePub o un guion en la app y estar en la ventana de borrar personajes.</w:t>
            </w:r>
          </w:p>
        </w:tc>
      </w:tr>
      <w:tr w:rsidR="004E67D4" w14:paraId="32FE66EB" w14:textId="77777777" w:rsidTr="004E67D4">
        <w:tc>
          <w:tcPr>
            <w:tcW w:w="2122" w:type="dxa"/>
            <w:vMerge w:val="restart"/>
            <w:tcBorders>
              <w:right w:val="single" w:sz="4" w:space="0" w:color="auto"/>
            </w:tcBorders>
            <w:shd w:val="clear" w:color="auto" w:fill="F2F2F2" w:themeFill="background1" w:themeFillShade="F2"/>
          </w:tcPr>
          <w:p w14:paraId="074B7C3F" w14:textId="77777777" w:rsidR="004E67D4" w:rsidRDefault="004E67D4" w:rsidP="004E67D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5EA2AF7" w14:textId="77777777" w:rsidR="004E67D4" w:rsidRDefault="004E67D4" w:rsidP="004E67D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37F3AC5" w14:textId="77777777" w:rsidR="004E67D4" w:rsidRDefault="004E67D4" w:rsidP="004E67D4">
            <w:pPr>
              <w:ind w:firstLine="0"/>
              <w:jc w:val="left"/>
            </w:pPr>
            <w:r>
              <w:t>Acción</w:t>
            </w:r>
          </w:p>
        </w:tc>
      </w:tr>
      <w:tr w:rsidR="004E67D4" w14:paraId="22B9F4F2" w14:textId="77777777" w:rsidTr="004E67D4">
        <w:trPr>
          <w:trHeight w:val="213"/>
        </w:trPr>
        <w:tc>
          <w:tcPr>
            <w:tcW w:w="2122" w:type="dxa"/>
            <w:vMerge/>
            <w:tcBorders>
              <w:right w:val="single" w:sz="4" w:space="0" w:color="auto"/>
            </w:tcBorders>
            <w:shd w:val="clear" w:color="auto" w:fill="F2F2F2" w:themeFill="background1" w:themeFillShade="F2"/>
          </w:tcPr>
          <w:p w14:paraId="64BF068F"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F6B76D7" w14:textId="77777777" w:rsidR="004E67D4" w:rsidRDefault="004E67D4" w:rsidP="004E67D4">
            <w:pPr>
              <w:ind w:firstLine="0"/>
              <w:jc w:val="center"/>
            </w:pPr>
            <w:r>
              <w:t>1-</w:t>
            </w:r>
          </w:p>
        </w:tc>
        <w:tc>
          <w:tcPr>
            <w:tcW w:w="5380" w:type="dxa"/>
            <w:tcBorders>
              <w:top w:val="single" w:sz="4" w:space="0" w:color="auto"/>
              <w:left w:val="single" w:sz="4" w:space="0" w:color="auto"/>
            </w:tcBorders>
            <w:shd w:val="clear" w:color="auto" w:fill="FFFFFF" w:themeFill="background1"/>
          </w:tcPr>
          <w:p w14:paraId="28BAD63F" w14:textId="77777777" w:rsidR="004E67D4" w:rsidRDefault="004E67D4" w:rsidP="004E67D4">
            <w:pPr>
              <w:ind w:firstLine="0"/>
              <w:jc w:val="left"/>
            </w:pPr>
            <w:r>
              <w:t>El usuario marca el/los personajes que desea eliminar.</w:t>
            </w:r>
          </w:p>
        </w:tc>
      </w:tr>
      <w:tr w:rsidR="004E67D4" w14:paraId="621A2B22" w14:textId="77777777" w:rsidTr="004E67D4">
        <w:trPr>
          <w:trHeight w:val="213"/>
        </w:trPr>
        <w:tc>
          <w:tcPr>
            <w:tcW w:w="2122" w:type="dxa"/>
            <w:vMerge/>
            <w:tcBorders>
              <w:right w:val="single" w:sz="4" w:space="0" w:color="auto"/>
            </w:tcBorders>
            <w:shd w:val="clear" w:color="auto" w:fill="F2F2F2" w:themeFill="background1" w:themeFillShade="F2"/>
          </w:tcPr>
          <w:p w14:paraId="52F6BB62"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E7F85C7" w14:textId="77777777" w:rsidR="004E67D4" w:rsidRDefault="004E67D4" w:rsidP="004E67D4">
            <w:pPr>
              <w:ind w:firstLine="0"/>
              <w:jc w:val="center"/>
            </w:pPr>
            <w:r>
              <w:t>2-</w:t>
            </w:r>
          </w:p>
        </w:tc>
        <w:tc>
          <w:tcPr>
            <w:tcW w:w="5380" w:type="dxa"/>
            <w:tcBorders>
              <w:left w:val="single" w:sz="4" w:space="0" w:color="auto"/>
            </w:tcBorders>
            <w:shd w:val="clear" w:color="auto" w:fill="FFFFFF" w:themeFill="background1"/>
          </w:tcPr>
          <w:p w14:paraId="5D3C01B3" w14:textId="77777777" w:rsidR="004E67D4" w:rsidRDefault="004E67D4" w:rsidP="004E67D4">
            <w:pPr>
              <w:ind w:firstLine="0"/>
              <w:jc w:val="left"/>
            </w:pPr>
            <w:r>
              <w:t>El usuario presiona el botón de “Eliminar”</w:t>
            </w:r>
          </w:p>
        </w:tc>
      </w:tr>
      <w:tr w:rsidR="004E67D4" w14:paraId="2B4436C7" w14:textId="77777777" w:rsidTr="004E67D4">
        <w:trPr>
          <w:trHeight w:val="107"/>
        </w:trPr>
        <w:tc>
          <w:tcPr>
            <w:tcW w:w="2122" w:type="dxa"/>
            <w:vMerge/>
            <w:tcBorders>
              <w:right w:val="single" w:sz="4" w:space="0" w:color="auto"/>
            </w:tcBorders>
            <w:shd w:val="clear" w:color="auto" w:fill="F2F2F2" w:themeFill="background1" w:themeFillShade="F2"/>
          </w:tcPr>
          <w:p w14:paraId="20F5A1E7" w14:textId="77777777" w:rsidR="004E67D4" w:rsidRDefault="004E67D4" w:rsidP="004E67D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A50D9A3" w14:textId="77777777" w:rsidR="004E67D4" w:rsidRDefault="004E67D4" w:rsidP="004E67D4">
            <w:pPr>
              <w:ind w:firstLine="0"/>
              <w:jc w:val="center"/>
            </w:pPr>
            <w:r>
              <w:t>3-</w:t>
            </w:r>
          </w:p>
        </w:tc>
        <w:tc>
          <w:tcPr>
            <w:tcW w:w="5380" w:type="dxa"/>
            <w:tcBorders>
              <w:left w:val="single" w:sz="4" w:space="0" w:color="auto"/>
            </w:tcBorders>
            <w:shd w:val="clear" w:color="auto" w:fill="FFFFFF" w:themeFill="background1"/>
          </w:tcPr>
          <w:p w14:paraId="5AB9F6F7" w14:textId="77777777" w:rsidR="004E67D4" w:rsidRDefault="004E67D4" w:rsidP="004E67D4">
            <w:pPr>
              <w:ind w:firstLine="0"/>
              <w:jc w:val="left"/>
            </w:pPr>
            <w:r>
              <w:t>Se notifica al usuario con una alerta que el personaje ha sido eliminado.</w:t>
            </w:r>
          </w:p>
        </w:tc>
      </w:tr>
      <w:tr w:rsidR="004E67D4" w14:paraId="1B4E688D" w14:textId="77777777" w:rsidTr="004E67D4">
        <w:tc>
          <w:tcPr>
            <w:tcW w:w="2122" w:type="dxa"/>
            <w:tcBorders>
              <w:right w:val="single" w:sz="4" w:space="0" w:color="auto"/>
            </w:tcBorders>
            <w:shd w:val="clear" w:color="auto" w:fill="F2F2F2" w:themeFill="background1" w:themeFillShade="F2"/>
          </w:tcPr>
          <w:p w14:paraId="72F629FC" w14:textId="77777777" w:rsidR="004E67D4" w:rsidRDefault="004E67D4" w:rsidP="004E67D4">
            <w:pPr>
              <w:ind w:firstLine="0"/>
              <w:jc w:val="left"/>
            </w:pPr>
            <w:r>
              <w:t>Postcondición:</w:t>
            </w:r>
          </w:p>
        </w:tc>
        <w:tc>
          <w:tcPr>
            <w:tcW w:w="6372" w:type="dxa"/>
            <w:gridSpan w:val="2"/>
            <w:tcBorders>
              <w:left w:val="single" w:sz="4" w:space="0" w:color="auto"/>
            </w:tcBorders>
          </w:tcPr>
          <w:p w14:paraId="68B5A381" w14:textId="77777777" w:rsidR="004E67D4" w:rsidRDefault="00CD4804" w:rsidP="004E67D4">
            <w:pPr>
              <w:ind w:firstLine="0"/>
              <w:jc w:val="left"/>
            </w:pPr>
            <w:r>
              <w:t>Se borra el personaje del diccionario.</w:t>
            </w:r>
          </w:p>
        </w:tc>
      </w:tr>
      <w:tr w:rsidR="004E67D4" w14:paraId="5ED9BFD2" w14:textId="77777777" w:rsidTr="004E67D4">
        <w:trPr>
          <w:trHeight w:val="326"/>
        </w:trPr>
        <w:tc>
          <w:tcPr>
            <w:tcW w:w="2122" w:type="dxa"/>
            <w:tcBorders>
              <w:right w:val="single" w:sz="4" w:space="0" w:color="auto"/>
            </w:tcBorders>
            <w:shd w:val="clear" w:color="auto" w:fill="F2F2F2" w:themeFill="background1" w:themeFillShade="F2"/>
          </w:tcPr>
          <w:p w14:paraId="2A0DB726" w14:textId="77777777" w:rsidR="004E67D4" w:rsidRDefault="004E67D4" w:rsidP="004E67D4">
            <w:pPr>
              <w:ind w:firstLine="0"/>
              <w:jc w:val="left"/>
            </w:pPr>
            <w:r>
              <w:t>Excepciones:</w:t>
            </w:r>
          </w:p>
        </w:tc>
        <w:tc>
          <w:tcPr>
            <w:tcW w:w="6372" w:type="dxa"/>
            <w:gridSpan w:val="2"/>
            <w:tcBorders>
              <w:left w:val="single" w:sz="4" w:space="0" w:color="auto"/>
            </w:tcBorders>
            <w:shd w:val="clear" w:color="auto" w:fill="FFFFFF" w:themeFill="background1"/>
          </w:tcPr>
          <w:p w14:paraId="6B38030B" w14:textId="77777777" w:rsidR="004E67D4" w:rsidRDefault="004E67D4" w:rsidP="004E67D4">
            <w:pPr>
              <w:ind w:firstLine="0"/>
              <w:jc w:val="left"/>
            </w:pPr>
            <w:r>
              <w:t>En este caso de uso no hay excepciones.</w:t>
            </w:r>
          </w:p>
        </w:tc>
      </w:tr>
      <w:tr w:rsidR="004E67D4" w14:paraId="71429079" w14:textId="77777777" w:rsidTr="004E67D4">
        <w:tc>
          <w:tcPr>
            <w:tcW w:w="2122" w:type="dxa"/>
            <w:tcBorders>
              <w:right w:val="single" w:sz="4" w:space="0" w:color="auto"/>
            </w:tcBorders>
            <w:shd w:val="clear" w:color="auto" w:fill="F2F2F2" w:themeFill="background1" w:themeFillShade="F2"/>
          </w:tcPr>
          <w:p w14:paraId="62A0BAD2" w14:textId="77777777" w:rsidR="004E67D4" w:rsidRDefault="004E67D4" w:rsidP="004E67D4">
            <w:pPr>
              <w:ind w:firstLine="0"/>
              <w:jc w:val="left"/>
            </w:pPr>
            <w:r>
              <w:t>Importancia:</w:t>
            </w:r>
          </w:p>
        </w:tc>
        <w:tc>
          <w:tcPr>
            <w:tcW w:w="6372" w:type="dxa"/>
            <w:gridSpan w:val="2"/>
            <w:tcBorders>
              <w:left w:val="single" w:sz="4" w:space="0" w:color="auto"/>
            </w:tcBorders>
          </w:tcPr>
          <w:p w14:paraId="4B2BFAD5" w14:textId="77777777" w:rsidR="004E67D4" w:rsidRDefault="004E67D4" w:rsidP="004E67D4">
            <w:pPr>
              <w:ind w:firstLine="0"/>
              <w:jc w:val="left"/>
            </w:pPr>
            <w:r>
              <w:t>Media</w:t>
            </w:r>
          </w:p>
        </w:tc>
      </w:tr>
      <w:tr w:rsidR="004E67D4" w14:paraId="2CF1BD72" w14:textId="77777777" w:rsidTr="004E67D4">
        <w:tc>
          <w:tcPr>
            <w:tcW w:w="2122" w:type="dxa"/>
            <w:tcBorders>
              <w:right w:val="single" w:sz="4" w:space="0" w:color="auto"/>
            </w:tcBorders>
            <w:shd w:val="clear" w:color="auto" w:fill="F2F2F2" w:themeFill="background1" w:themeFillShade="F2"/>
          </w:tcPr>
          <w:p w14:paraId="21AD5CA8" w14:textId="77777777" w:rsidR="004E67D4" w:rsidRDefault="004E67D4" w:rsidP="004E67D4">
            <w:pPr>
              <w:ind w:firstLine="0"/>
              <w:jc w:val="left"/>
            </w:pPr>
            <w:r>
              <w:t>Frecuencia:</w:t>
            </w:r>
          </w:p>
        </w:tc>
        <w:tc>
          <w:tcPr>
            <w:tcW w:w="6372" w:type="dxa"/>
            <w:gridSpan w:val="2"/>
            <w:tcBorders>
              <w:left w:val="single" w:sz="4" w:space="0" w:color="auto"/>
            </w:tcBorders>
          </w:tcPr>
          <w:p w14:paraId="12C865B0" w14:textId="77777777" w:rsidR="004E67D4" w:rsidRDefault="00AC60D3" w:rsidP="004E67D4">
            <w:pPr>
              <w:keepNext/>
              <w:ind w:firstLine="0"/>
              <w:jc w:val="left"/>
            </w:pPr>
            <w:r>
              <w:t>Media</w:t>
            </w:r>
          </w:p>
        </w:tc>
      </w:tr>
    </w:tbl>
    <w:p w14:paraId="50FD9435" w14:textId="11F9443C" w:rsidR="00AC60D3" w:rsidRDefault="004E67D4" w:rsidP="004E67D4">
      <w:pPr>
        <w:pStyle w:val="Descripcin"/>
        <w:keepNext/>
        <w:jc w:val="center"/>
      </w:pPr>
      <w:bookmarkStart w:id="77" w:name="_Toc32403621"/>
      <w:r>
        <w:t xml:space="preserve">Tabla </w:t>
      </w:r>
      <w:r w:rsidR="00C55D23">
        <w:fldChar w:fldCharType="begin"/>
      </w:r>
      <w:r w:rsidR="00C55D23">
        <w:instrText xml:space="preserve"> SEQ Tabla \* ARABIC </w:instrText>
      </w:r>
      <w:r w:rsidR="00C55D23">
        <w:fldChar w:fldCharType="separate"/>
      </w:r>
      <w:r w:rsidR="002C5B9B">
        <w:rPr>
          <w:noProof/>
        </w:rPr>
        <w:t>22</w:t>
      </w:r>
      <w:r w:rsidR="00C55D23">
        <w:rPr>
          <w:noProof/>
        </w:rPr>
        <w:fldChar w:fldCharType="end"/>
      </w:r>
      <w:r>
        <w:t xml:space="preserve"> Caso de uso 10</w:t>
      </w:r>
      <w:bookmarkEnd w:id="77"/>
    </w:p>
    <w:p w14:paraId="2B2B8E45" w14:textId="77777777" w:rsidR="004E67D4" w:rsidRPr="00AC60D3" w:rsidRDefault="00AC60D3" w:rsidP="00AC60D3">
      <w:pPr>
        <w:ind w:firstLine="0"/>
        <w:jc w:val="left"/>
        <w:rPr>
          <w:i/>
          <w:iCs/>
          <w:color w:val="44546A" w:themeColor="text2"/>
          <w:sz w:val="18"/>
          <w:szCs w:val="18"/>
        </w:rPr>
      </w:pPr>
      <w:r>
        <w:br w:type="page"/>
      </w:r>
    </w:p>
    <w:tbl>
      <w:tblPr>
        <w:tblStyle w:val="Tablaconcuadrcula"/>
        <w:tblpPr w:leftFromText="141" w:rightFromText="141" w:vertAnchor="text" w:horzAnchor="margin" w:tblpY="-52"/>
        <w:tblW w:w="0" w:type="auto"/>
        <w:tblLook w:val="04A0" w:firstRow="1" w:lastRow="0" w:firstColumn="1" w:lastColumn="0" w:noHBand="0" w:noVBand="1"/>
      </w:tblPr>
      <w:tblGrid>
        <w:gridCol w:w="2122"/>
        <w:gridCol w:w="992"/>
        <w:gridCol w:w="5380"/>
      </w:tblGrid>
      <w:tr w:rsidR="00AC60D3" w:rsidRPr="00681815" w14:paraId="225254D7" w14:textId="77777777" w:rsidTr="00AC60D3">
        <w:tc>
          <w:tcPr>
            <w:tcW w:w="2122" w:type="dxa"/>
            <w:tcBorders>
              <w:bottom w:val="single" w:sz="4" w:space="0" w:color="auto"/>
            </w:tcBorders>
            <w:shd w:val="clear" w:color="auto" w:fill="F2F2F2" w:themeFill="background1" w:themeFillShade="F2"/>
          </w:tcPr>
          <w:p w14:paraId="40FDBED0" w14:textId="77777777" w:rsidR="00AC60D3" w:rsidRPr="00681815" w:rsidRDefault="00AC60D3" w:rsidP="00AC60D3">
            <w:pPr>
              <w:ind w:firstLine="0"/>
              <w:jc w:val="center"/>
              <w:rPr>
                <w:b/>
                <w:bCs/>
              </w:rPr>
            </w:pPr>
            <w:r>
              <w:rPr>
                <w:b/>
                <w:bCs/>
              </w:rPr>
              <w:lastRenderedPageBreak/>
              <w:t>Caso de uso 11</w:t>
            </w:r>
          </w:p>
        </w:tc>
        <w:tc>
          <w:tcPr>
            <w:tcW w:w="6372" w:type="dxa"/>
            <w:gridSpan w:val="2"/>
            <w:shd w:val="clear" w:color="auto" w:fill="F2F2F2" w:themeFill="background1" w:themeFillShade="F2"/>
          </w:tcPr>
          <w:p w14:paraId="618E11EB" w14:textId="77777777" w:rsidR="00AC60D3" w:rsidRPr="00681815" w:rsidRDefault="00AC60D3" w:rsidP="00AC60D3">
            <w:pPr>
              <w:ind w:firstLine="0"/>
              <w:jc w:val="center"/>
              <w:rPr>
                <w:b/>
                <w:bCs/>
              </w:rPr>
            </w:pPr>
            <w:r>
              <w:rPr>
                <w:b/>
                <w:bCs/>
              </w:rPr>
              <w:t>Juntar personajes</w:t>
            </w:r>
          </w:p>
        </w:tc>
      </w:tr>
      <w:tr w:rsidR="00AC60D3" w14:paraId="74EB3FE3" w14:textId="77777777" w:rsidTr="00AC60D3">
        <w:tc>
          <w:tcPr>
            <w:tcW w:w="2122" w:type="dxa"/>
            <w:tcBorders>
              <w:bottom w:val="single" w:sz="4" w:space="0" w:color="auto"/>
              <w:right w:val="single" w:sz="4" w:space="0" w:color="auto"/>
            </w:tcBorders>
            <w:shd w:val="clear" w:color="auto" w:fill="F2F2F2" w:themeFill="background1" w:themeFillShade="F2"/>
          </w:tcPr>
          <w:p w14:paraId="4B8D883B" w14:textId="77777777" w:rsidR="00AC60D3" w:rsidRDefault="00AC60D3" w:rsidP="00AC60D3">
            <w:pPr>
              <w:ind w:firstLine="0"/>
              <w:jc w:val="left"/>
            </w:pPr>
            <w:r>
              <w:t>Requisitos asociados:</w:t>
            </w:r>
          </w:p>
        </w:tc>
        <w:tc>
          <w:tcPr>
            <w:tcW w:w="6372" w:type="dxa"/>
            <w:gridSpan w:val="2"/>
            <w:tcBorders>
              <w:left w:val="single" w:sz="4" w:space="0" w:color="auto"/>
            </w:tcBorders>
          </w:tcPr>
          <w:p w14:paraId="0FB02E41" w14:textId="77777777" w:rsidR="00AC60D3" w:rsidRDefault="00AC60D3" w:rsidP="00AC60D3">
            <w:pPr>
              <w:ind w:firstLine="0"/>
              <w:jc w:val="center"/>
            </w:pPr>
            <w:r>
              <w:t>R.F-8.3</w:t>
            </w:r>
          </w:p>
        </w:tc>
      </w:tr>
      <w:tr w:rsidR="00AC60D3" w14:paraId="64F28A1C" w14:textId="77777777" w:rsidTr="00AC60D3">
        <w:tc>
          <w:tcPr>
            <w:tcW w:w="2122" w:type="dxa"/>
            <w:tcBorders>
              <w:right w:val="single" w:sz="4" w:space="0" w:color="auto"/>
            </w:tcBorders>
            <w:shd w:val="clear" w:color="auto" w:fill="F2F2F2" w:themeFill="background1" w:themeFillShade="F2"/>
          </w:tcPr>
          <w:p w14:paraId="7FFEE438"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708622D0" w14:textId="77777777" w:rsidR="00AC60D3" w:rsidRDefault="00AC60D3" w:rsidP="00AC60D3">
            <w:pPr>
              <w:ind w:firstLine="0"/>
              <w:jc w:val="left"/>
            </w:pPr>
            <w:r>
              <w:rPr>
                <w:shd w:val="clear" w:color="auto" w:fill="FFFFFF" w:themeFill="background1"/>
              </w:rPr>
              <w:t>Permite al usuario juntar un personaje con otro.</w:t>
            </w:r>
          </w:p>
        </w:tc>
      </w:tr>
      <w:tr w:rsidR="00AC60D3" w14:paraId="65878E14" w14:textId="77777777" w:rsidTr="00AC60D3">
        <w:tc>
          <w:tcPr>
            <w:tcW w:w="2122" w:type="dxa"/>
            <w:tcBorders>
              <w:right w:val="single" w:sz="4" w:space="0" w:color="auto"/>
            </w:tcBorders>
            <w:shd w:val="clear" w:color="auto" w:fill="F2F2F2" w:themeFill="background1" w:themeFillShade="F2"/>
          </w:tcPr>
          <w:p w14:paraId="47A93A73"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4234254B" w14:textId="77777777" w:rsidR="00AC60D3" w:rsidRDefault="00D7051C" w:rsidP="00AC60D3">
            <w:pPr>
              <w:ind w:firstLine="0"/>
              <w:jc w:val="left"/>
            </w:pPr>
            <w:r>
              <w:t>Tener un diccionario cargado, es decir, haber introducido un ePub o un guion en la app y estar en la ventana de juntar personajes.</w:t>
            </w:r>
          </w:p>
        </w:tc>
      </w:tr>
      <w:tr w:rsidR="00AC60D3" w14:paraId="3BBE902E" w14:textId="77777777" w:rsidTr="00AC60D3">
        <w:tc>
          <w:tcPr>
            <w:tcW w:w="2122" w:type="dxa"/>
            <w:vMerge w:val="restart"/>
            <w:tcBorders>
              <w:right w:val="single" w:sz="4" w:space="0" w:color="auto"/>
            </w:tcBorders>
            <w:shd w:val="clear" w:color="auto" w:fill="F2F2F2" w:themeFill="background1" w:themeFillShade="F2"/>
          </w:tcPr>
          <w:p w14:paraId="1C627B52"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921BB67"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E1F2440" w14:textId="77777777" w:rsidR="00AC60D3" w:rsidRDefault="00AC60D3" w:rsidP="00AC60D3">
            <w:pPr>
              <w:ind w:firstLine="0"/>
              <w:jc w:val="left"/>
            </w:pPr>
            <w:r>
              <w:t>Acción</w:t>
            </w:r>
          </w:p>
        </w:tc>
      </w:tr>
      <w:tr w:rsidR="00AC60D3" w14:paraId="3D140A4A" w14:textId="77777777" w:rsidTr="00AC60D3">
        <w:trPr>
          <w:trHeight w:val="213"/>
        </w:trPr>
        <w:tc>
          <w:tcPr>
            <w:tcW w:w="2122" w:type="dxa"/>
            <w:vMerge/>
            <w:tcBorders>
              <w:right w:val="single" w:sz="4" w:space="0" w:color="auto"/>
            </w:tcBorders>
            <w:shd w:val="clear" w:color="auto" w:fill="F2F2F2" w:themeFill="background1" w:themeFillShade="F2"/>
          </w:tcPr>
          <w:p w14:paraId="18AE01F7"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68E1E9F"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753994F2" w14:textId="77777777" w:rsidR="00AC60D3" w:rsidRDefault="00AC60D3" w:rsidP="00AC60D3">
            <w:pPr>
              <w:ind w:firstLine="0"/>
              <w:jc w:val="left"/>
            </w:pPr>
            <w:r>
              <w:t>El usuario marca los personajes que desea juntar.</w:t>
            </w:r>
          </w:p>
        </w:tc>
      </w:tr>
      <w:tr w:rsidR="00AC60D3" w14:paraId="2FEB66E4" w14:textId="77777777" w:rsidTr="00AC60D3">
        <w:trPr>
          <w:trHeight w:val="213"/>
        </w:trPr>
        <w:tc>
          <w:tcPr>
            <w:tcW w:w="2122" w:type="dxa"/>
            <w:vMerge/>
            <w:tcBorders>
              <w:right w:val="single" w:sz="4" w:space="0" w:color="auto"/>
            </w:tcBorders>
            <w:shd w:val="clear" w:color="auto" w:fill="F2F2F2" w:themeFill="background1" w:themeFillShade="F2"/>
          </w:tcPr>
          <w:p w14:paraId="44DB94D2"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6E91142"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2647EA11" w14:textId="77777777" w:rsidR="00AC60D3" w:rsidRDefault="00AC60D3" w:rsidP="00AC60D3">
            <w:pPr>
              <w:ind w:firstLine="0"/>
              <w:jc w:val="left"/>
            </w:pPr>
            <w:r>
              <w:t>El usuario presiona el botón de “Juntar”</w:t>
            </w:r>
          </w:p>
        </w:tc>
      </w:tr>
      <w:tr w:rsidR="00AC60D3" w14:paraId="7576F73E" w14:textId="77777777" w:rsidTr="00AC60D3">
        <w:trPr>
          <w:trHeight w:val="107"/>
        </w:trPr>
        <w:tc>
          <w:tcPr>
            <w:tcW w:w="2122" w:type="dxa"/>
            <w:vMerge/>
            <w:tcBorders>
              <w:right w:val="single" w:sz="4" w:space="0" w:color="auto"/>
            </w:tcBorders>
            <w:shd w:val="clear" w:color="auto" w:fill="F2F2F2" w:themeFill="background1" w:themeFillShade="F2"/>
          </w:tcPr>
          <w:p w14:paraId="74D7151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A4FF7A7"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68DCB0C9" w14:textId="77777777" w:rsidR="00AC60D3" w:rsidRDefault="00AC60D3" w:rsidP="00AC60D3">
            <w:pPr>
              <w:ind w:firstLine="0"/>
              <w:jc w:val="left"/>
            </w:pPr>
            <w:r>
              <w:t>Se notifica al usuario con una alerta que los personajes se han juntado.</w:t>
            </w:r>
          </w:p>
        </w:tc>
      </w:tr>
      <w:tr w:rsidR="00AC60D3" w14:paraId="3E018EA5" w14:textId="77777777" w:rsidTr="00AC60D3">
        <w:tc>
          <w:tcPr>
            <w:tcW w:w="2122" w:type="dxa"/>
            <w:tcBorders>
              <w:right w:val="single" w:sz="4" w:space="0" w:color="auto"/>
            </w:tcBorders>
            <w:shd w:val="clear" w:color="auto" w:fill="F2F2F2" w:themeFill="background1" w:themeFillShade="F2"/>
          </w:tcPr>
          <w:p w14:paraId="6FF7F8C3" w14:textId="77777777" w:rsidR="00AC60D3" w:rsidRDefault="00AC60D3" w:rsidP="00AC60D3">
            <w:pPr>
              <w:ind w:firstLine="0"/>
              <w:jc w:val="left"/>
            </w:pPr>
            <w:r>
              <w:t>Postcondición:</w:t>
            </w:r>
          </w:p>
        </w:tc>
        <w:tc>
          <w:tcPr>
            <w:tcW w:w="6372" w:type="dxa"/>
            <w:gridSpan w:val="2"/>
            <w:tcBorders>
              <w:left w:val="single" w:sz="4" w:space="0" w:color="auto"/>
            </w:tcBorders>
          </w:tcPr>
          <w:p w14:paraId="170F38C5" w14:textId="77777777" w:rsidR="00AC60D3" w:rsidRDefault="00CD4804" w:rsidP="00AC60D3">
            <w:pPr>
              <w:ind w:firstLine="0"/>
              <w:jc w:val="left"/>
            </w:pPr>
            <w:r>
              <w:t>Se juntan los personajes en el diccionario de personajes.</w:t>
            </w:r>
          </w:p>
        </w:tc>
      </w:tr>
      <w:tr w:rsidR="00AC60D3" w14:paraId="6C0CA253" w14:textId="77777777" w:rsidTr="00AC60D3">
        <w:trPr>
          <w:trHeight w:val="326"/>
        </w:trPr>
        <w:tc>
          <w:tcPr>
            <w:tcW w:w="2122" w:type="dxa"/>
            <w:tcBorders>
              <w:right w:val="single" w:sz="4" w:space="0" w:color="auto"/>
            </w:tcBorders>
            <w:shd w:val="clear" w:color="auto" w:fill="F2F2F2" w:themeFill="background1" w:themeFillShade="F2"/>
          </w:tcPr>
          <w:p w14:paraId="5CCA28CE" w14:textId="77777777" w:rsidR="00AC60D3" w:rsidRDefault="00AC60D3" w:rsidP="00AC60D3">
            <w:pPr>
              <w:ind w:firstLine="0"/>
              <w:jc w:val="left"/>
            </w:pPr>
            <w:r>
              <w:t>Excepciones:</w:t>
            </w:r>
          </w:p>
        </w:tc>
        <w:tc>
          <w:tcPr>
            <w:tcW w:w="6372" w:type="dxa"/>
            <w:gridSpan w:val="2"/>
            <w:tcBorders>
              <w:left w:val="single" w:sz="4" w:space="0" w:color="auto"/>
            </w:tcBorders>
            <w:shd w:val="clear" w:color="auto" w:fill="FFFFFF" w:themeFill="background1"/>
          </w:tcPr>
          <w:p w14:paraId="528C5102" w14:textId="77777777" w:rsidR="00AC60D3" w:rsidRDefault="00AC60D3" w:rsidP="00AC60D3">
            <w:pPr>
              <w:ind w:firstLine="0"/>
              <w:jc w:val="left"/>
            </w:pPr>
            <w:r>
              <w:t>En este caso de uso no hay excepciones.</w:t>
            </w:r>
          </w:p>
        </w:tc>
      </w:tr>
      <w:tr w:rsidR="00AC60D3" w14:paraId="3BF4FD40" w14:textId="77777777" w:rsidTr="00AC60D3">
        <w:tc>
          <w:tcPr>
            <w:tcW w:w="2122" w:type="dxa"/>
            <w:tcBorders>
              <w:right w:val="single" w:sz="4" w:space="0" w:color="auto"/>
            </w:tcBorders>
            <w:shd w:val="clear" w:color="auto" w:fill="F2F2F2" w:themeFill="background1" w:themeFillShade="F2"/>
          </w:tcPr>
          <w:p w14:paraId="3BBC39DF" w14:textId="77777777" w:rsidR="00AC60D3" w:rsidRDefault="00AC60D3" w:rsidP="00AC60D3">
            <w:pPr>
              <w:ind w:firstLine="0"/>
              <w:jc w:val="left"/>
            </w:pPr>
            <w:r>
              <w:t>Importancia:</w:t>
            </w:r>
          </w:p>
        </w:tc>
        <w:tc>
          <w:tcPr>
            <w:tcW w:w="6372" w:type="dxa"/>
            <w:gridSpan w:val="2"/>
            <w:tcBorders>
              <w:left w:val="single" w:sz="4" w:space="0" w:color="auto"/>
            </w:tcBorders>
          </w:tcPr>
          <w:p w14:paraId="3F04F342" w14:textId="77777777" w:rsidR="00AC60D3" w:rsidRDefault="00AC60D3" w:rsidP="00AC60D3">
            <w:pPr>
              <w:ind w:firstLine="0"/>
              <w:jc w:val="left"/>
            </w:pPr>
            <w:r>
              <w:t>Media</w:t>
            </w:r>
          </w:p>
        </w:tc>
      </w:tr>
      <w:tr w:rsidR="00AC60D3" w14:paraId="64E0F733" w14:textId="77777777" w:rsidTr="00AC60D3">
        <w:tc>
          <w:tcPr>
            <w:tcW w:w="2122" w:type="dxa"/>
            <w:tcBorders>
              <w:right w:val="single" w:sz="4" w:space="0" w:color="auto"/>
            </w:tcBorders>
            <w:shd w:val="clear" w:color="auto" w:fill="F2F2F2" w:themeFill="background1" w:themeFillShade="F2"/>
          </w:tcPr>
          <w:p w14:paraId="40A444A9" w14:textId="77777777" w:rsidR="00AC60D3" w:rsidRDefault="00AC60D3" w:rsidP="00AC60D3">
            <w:pPr>
              <w:ind w:firstLine="0"/>
              <w:jc w:val="left"/>
            </w:pPr>
            <w:r>
              <w:t>Frecuencia:</w:t>
            </w:r>
          </w:p>
        </w:tc>
        <w:tc>
          <w:tcPr>
            <w:tcW w:w="6372" w:type="dxa"/>
            <w:gridSpan w:val="2"/>
            <w:tcBorders>
              <w:left w:val="single" w:sz="4" w:space="0" w:color="auto"/>
            </w:tcBorders>
          </w:tcPr>
          <w:p w14:paraId="78EADB03" w14:textId="77777777" w:rsidR="00AC60D3" w:rsidRDefault="00AC60D3" w:rsidP="00AC60D3">
            <w:pPr>
              <w:keepNext/>
              <w:ind w:firstLine="0"/>
              <w:jc w:val="left"/>
            </w:pPr>
            <w:r>
              <w:t>Media</w:t>
            </w:r>
          </w:p>
        </w:tc>
      </w:tr>
    </w:tbl>
    <w:p w14:paraId="25785C23" w14:textId="1F893D88" w:rsidR="00AC60D3" w:rsidRDefault="00AC60D3" w:rsidP="00AC60D3">
      <w:pPr>
        <w:pStyle w:val="Descripcin"/>
        <w:keepNext/>
        <w:jc w:val="center"/>
      </w:pPr>
      <w:bookmarkStart w:id="78" w:name="_Toc32403622"/>
      <w:r>
        <w:t xml:space="preserve">Tabla </w:t>
      </w:r>
      <w:r w:rsidR="00C55D23">
        <w:fldChar w:fldCharType="begin"/>
      </w:r>
      <w:r w:rsidR="00C55D23">
        <w:instrText xml:space="preserve"> SEQ Tabla \* ARABIC </w:instrText>
      </w:r>
      <w:r w:rsidR="00C55D23">
        <w:fldChar w:fldCharType="separate"/>
      </w:r>
      <w:r w:rsidR="002C5B9B">
        <w:rPr>
          <w:noProof/>
        </w:rPr>
        <w:t>23</w:t>
      </w:r>
      <w:r w:rsidR="00C55D23">
        <w:rPr>
          <w:noProof/>
        </w:rPr>
        <w:fldChar w:fldCharType="end"/>
      </w:r>
      <w:r>
        <w:t xml:space="preserve"> Caso de uso 11</w:t>
      </w:r>
      <w:bookmarkEnd w:id="78"/>
    </w:p>
    <w:tbl>
      <w:tblPr>
        <w:tblStyle w:val="Tablaconcuadrcula"/>
        <w:tblpPr w:leftFromText="141" w:rightFromText="141" w:vertAnchor="text" w:horzAnchor="margin" w:tblpY="-24"/>
        <w:tblW w:w="0" w:type="auto"/>
        <w:tblLook w:val="04A0" w:firstRow="1" w:lastRow="0" w:firstColumn="1" w:lastColumn="0" w:noHBand="0" w:noVBand="1"/>
      </w:tblPr>
      <w:tblGrid>
        <w:gridCol w:w="2122"/>
        <w:gridCol w:w="992"/>
        <w:gridCol w:w="5380"/>
      </w:tblGrid>
      <w:tr w:rsidR="00AC60D3" w:rsidRPr="00681815" w14:paraId="29232885" w14:textId="77777777" w:rsidTr="00AC60D3">
        <w:tc>
          <w:tcPr>
            <w:tcW w:w="2122" w:type="dxa"/>
            <w:tcBorders>
              <w:bottom w:val="single" w:sz="4" w:space="0" w:color="auto"/>
            </w:tcBorders>
            <w:shd w:val="clear" w:color="auto" w:fill="F2F2F2" w:themeFill="background1" w:themeFillShade="F2"/>
          </w:tcPr>
          <w:p w14:paraId="157360D1" w14:textId="77777777" w:rsidR="00AC60D3" w:rsidRPr="00681815" w:rsidRDefault="00AC60D3" w:rsidP="00AC60D3">
            <w:pPr>
              <w:ind w:firstLine="0"/>
              <w:jc w:val="center"/>
              <w:rPr>
                <w:b/>
                <w:bCs/>
              </w:rPr>
            </w:pPr>
            <w:r>
              <w:rPr>
                <w:b/>
                <w:bCs/>
              </w:rPr>
              <w:t>Caso de uso 12</w:t>
            </w:r>
          </w:p>
        </w:tc>
        <w:tc>
          <w:tcPr>
            <w:tcW w:w="6372" w:type="dxa"/>
            <w:gridSpan w:val="2"/>
            <w:shd w:val="clear" w:color="auto" w:fill="F2F2F2" w:themeFill="background1" w:themeFillShade="F2"/>
          </w:tcPr>
          <w:p w14:paraId="0655EAF3" w14:textId="77777777" w:rsidR="00AC60D3" w:rsidRPr="00681815" w:rsidRDefault="00AC60D3" w:rsidP="00AC60D3">
            <w:pPr>
              <w:ind w:firstLine="0"/>
              <w:jc w:val="center"/>
              <w:rPr>
                <w:b/>
                <w:bCs/>
              </w:rPr>
            </w:pPr>
            <w:r>
              <w:rPr>
                <w:b/>
                <w:bCs/>
              </w:rPr>
              <w:t>Añadir referencia a un personaje</w:t>
            </w:r>
          </w:p>
        </w:tc>
      </w:tr>
      <w:tr w:rsidR="00AC60D3" w14:paraId="4E9F4A18" w14:textId="77777777" w:rsidTr="00AC60D3">
        <w:tc>
          <w:tcPr>
            <w:tcW w:w="2122" w:type="dxa"/>
            <w:tcBorders>
              <w:bottom w:val="single" w:sz="4" w:space="0" w:color="auto"/>
              <w:right w:val="single" w:sz="4" w:space="0" w:color="auto"/>
            </w:tcBorders>
            <w:shd w:val="clear" w:color="auto" w:fill="F2F2F2" w:themeFill="background1" w:themeFillShade="F2"/>
          </w:tcPr>
          <w:p w14:paraId="44D651A7" w14:textId="77777777" w:rsidR="00AC60D3" w:rsidRDefault="00AC60D3" w:rsidP="00AC60D3">
            <w:pPr>
              <w:ind w:firstLine="0"/>
              <w:jc w:val="left"/>
            </w:pPr>
            <w:r>
              <w:t>Requisitos asociados:</w:t>
            </w:r>
          </w:p>
        </w:tc>
        <w:tc>
          <w:tcPr>
            <w:tcW w:w="6372" w:type="dxa"/>
            <w:gridSpan w:val="2"/>
            <w:tcBorders>
              <w:left w:val="single" w:sz="4" w:space="0" w:color="auto"/>
            </w:tcBorders>
          </w:tcPr>
          <w:p w14:paraId="6D075D9D" w14:textId="77777777" w:rsidR="00AC60D3" w:rsidRDefault="00AC60D3" w:rsidP="00AC60D3">
            <w:pPr>
              <w:ind w:firstLine="0"/>
              <w:jc w:val="center"/>
            </w:pPr>
            <w:r>
              <w:t>R.F-8.4</w:t>
            </w:r>
          </w:p>
        </w:tc>
      </w:tr>
      <w:tr w:rsidR="00AC60D3" w14:paraId="34152E0E" w14:textId="77777777" w:rsidTr="00AC60D3">
        <w:tc>
          <w:tcPr>
            <w:tcW w:w="2122" w:type="dxa"/>
            <w:tcBorders>
              <w:right w:val="single" w:sz="4" w:space="0" w:color="auto"/>
            </w:tcBorders>
            <w:shd w:val="clear" w:color="auto" w:fill="F2F2F2" w:themeFill="background1" w:themeFillShade="F2"/>
          </w:tcPr>
          <w:p w14:paraId="4FEA5083"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6B1F8A9A" w14:textId="77777777" w:rsidR="00AC60D3" w:rsidRDefault="00AC60D3" w:rsidP="00AC60D3">
            <w:pPr>
              <w:ind w:firstLine="0"/>
              <w:jc w:val="left"/>
            </w:pPr>
            <w:r>
              <w:rPr>
                <w:shd w:val="clear" w:color="auto" w:fill="FFFFFF" w:themeFill="background1"/>
              </w:rPr>
              <w:t>Permite al usuario añadir una nueva referencia a un personaje.</w:t>
            </w:r>
          </w:p>
        </w:tc>
      </w:tr>
      <w:tr w:rsidR="00AC60D3" w14:paraId="604B8E55" w14:textId="77777777" w:rsidTr="00AC60D3">
        <w:tc>
          <w:tcPr>
            <w:tcW w:w="2122" w:type="dxa"/>
            <w:tcBorders>
              <w:right w:val="single" w:sz="4" w:space="0" w:color="auto"/>
            </w:tcBorders>
            <w:shd w:val="clear" w:color="auto" w:fill="F2F2F2" w:themeFill="background1" w:themeFillShade="F2"/>
          </w:tcPr>
          <w:p w14:paraId="2B94AF85"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021E5265" w14:textId="77777777" w:rsidR="00AC60D3" w:rsidRDefault="00D7051C" w:rsidP="00AC60D3">
            <w:pPr>
              <w:ind w:firstLine="0"/>
              <w:jc w:val="left"/>
            </w:pPr>
            <w:r>
              <w:t>Tener un diccionario cargado, es decir, haber introducido un ePub o un guion en la app y estar en la ventana de añadir referencias de personajes.</w:t>
            </w:r>
          </w:p>
        </w:tc>
      </w:tr>
      <w:tr w:rsidR="00AC60D3" w14:paraId="634C216A" w14:textId="77777777" w:rsidTr="00AC60D3">
        <w:tc>
          <w:tcPr>
            <w:tcW w:w="2122" w:type="dxa"/>
            <w:vMerge w:val="restart"/>
            <w:tcBorders>
              <w:right w:val="single" w:sz="4" w:space="0" w:color="auto"/>
            </w:tcBorders>
            <w:shd w:val="clear" w:color="auto" w:fill="F2F2F2" w:themeFill="background1" w:themeFillShade="F2"/>
          </w:tcPr>
          <w:p w14:paraId="4DA04213"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813B2AA"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46B9DC7A" w14:textId="77777777" w:rsidR="00AC60D3" w:rsidRDefault="00AC60D3" w:rsidP="00AC60D3">
            <w:pPr>
              <w:ind w:firstLine="0"/>
              <w:jc w:val="left"/>
            </w:pPr>
            <w:r>
              <w:t>Acción</w:t>
            </w:r>
          </w:p>
        </w:tc>
      </w:tr>
      <w:tr w:rsidR="00AC60D3" w14:paraId="243C52BF" w14:textId="77777777" w:rsidTr="00AC60D3">
        <w:trPr>
          <w:trHeight w:val="213"/>
        </w:trPr>
        <w:tc>
          <w:tcPr>
            <w:tcW w:w="2122" w:type="dxa"/>
            <w:vMerge/>
            <w:tcBorders>
              <w:right w:val="single" w:sz="4" w:space="0" w:color="auto"/>
            </w:tcBorders>
            <w:shd w:val="clear" w:color="auto" w:fill="F2F2F2" w:themeFill="background1" w:themeFillShade="F2"/>
          </w:tcPr>
          <w:p w14:paraId="7AAACB54"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5473DF8"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19210EAA" w14:textId="77777777" w:rsidR="00AC60D3" w:rsidRDefault="00AC60D3" w:rsidP="00AC60D3">
            <w:pPr>
              <w:ind w:firstLine="0"/>
              <w:jc w:val="left"/>
            </w:pPr>
            <w:r>
              <w:t>El usuario introduce la id del personaje al que añadir referencia.</w:t>
            </w:r>
          </w:p>
        </w:tc>
      </w:tr>
      <w:tr w:rsidR="00AC60D3" w14:paraId="76227C10" w14:textId="77777777" w:rsidTr="00AC60D3">
        <w:trPr>
          <w:trHeight w:val="213"/>
        </w:trPr>
        <w:tc>
          <w:tcPr>
            <w:tcW w:w="2122" w:type="dxa"/>
            <w:vMerge/>
            <w:tcBorders>
              <w:right w:val="single" w:sz="4" w:space="0" w:color="auto"/>
            </w:tcBorders>
            <w:shd w:val="clear" w:color="auto" w:fill="F2F2F2" w:themeFill="background1" w:themeFillShade="F2"/>
          </w:tcPr>
          <w:p w14:paraId="393F2BB3"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77C425A"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050A45C0" w14:textId="77777777" w:rsidR="00AC60D3" w:rsidRDefault="00AC60D3" w:rsidP="00AC60D3">
            <w:pPr>
              <w:ind w:firstLine="0"/>
              <w:jc w:val="left"/>
            </w:pPr>
            <w:r>
              <w:t>El usuario introduce el nombre de la referencia a añadir.</w:t>
            </w:r>
          </w:p>
        </w:tc>
      </w:tr>
      <w:tr w:rsidR="00AC60D3" w14:paraId="55EBE733" w14:textId="77777777" w:rsidTr="00AC60D3">
        <w:trPr>
          <w:trHeight w:val="107"/>
        </w:trPr>
        <w:tc>
          <w:tcPr>
            <w:tcW w:w="2122" w:type="dxa"/>
            <w:vMerge/>
            <w:tcBorders>
              <w:right w:val="single" w:sz="4" w:space="0" w:color="auto"/>
            </w:tcBorders>
            <w:shd w:val="clear" w:color="auto" w:fill="F2F2F2" w:themeFill="background1" w:themeFillShade="F2"/>
          </w:tcPr>
          <w:p w14:paraId="23FE5D3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049B926"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5750E848" w14:textId="77777777" w:rsidR="00AC60D3" w:rsidRDefault="00AC60D3" w:rsidP="00AC60D3">
            <w:pPr>
              <w:ind w:firstLine="0"/>
              <w:jc w:val="left"/>
            </w:pPr>
            <w:r>
              <w:t>El usuario pulsa “Añadir”.</w:t>
            </w:r>
          </w:p>
        </w:tc>
      </w:tr>
      <w:tr w:rsidR="00AC60D3" w14:paraId="710DBB43" w14:textId="77777777" w:rsidTr="00AC60D3">
        <w:trPr>
          <w:trHeight w:val="106"/>
        </w:trPr>
        <w:tc>
          <w:tcPr>
            <w:tcW w:w="2122" w:type="dxa"/>
            <w:vMerge/>
            <w:tcBorders>
              <w:right w:val="single" w:sz="4" w:space="0" w:color="auto"/>
            </w:tcBorders>
            <w:shd w:val="clear" w:color="auto" w:fill="F2F2F2" w:themeFill="background1" w:themeFillShade="F2"/>
          </w:tcPr>
          <w:p w14:paraId="56116F96"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F2A215" w14:textId="77777777" w:rsidR="00AC60D3" w:rsidRDefault="00AC60D3" w:rsidP="00AC60D3">
            <w:pPr>
              <w:ind w:firstLine="0"/>
              <w:jc w:val="center"/>
            </w:pPr>
            <w:r>
              <w:t>4-</w:t>
            </w:r>
          </w:p>
        </w:tc>
        <w:tc>
          <w:tcPr>
            <w:tcW w:w="5380" w:type="dxa"/>
            <w:tcBorders>
              <w:left w:val="single" w:sz="4" w:space="0" w:color="auto"/>
            </w:tcBorders>
            <w:shd w:val="clear" w:color="auto" w:fill="FFFFFF" w:themeFill="background1"/>
          </w:tcPr>
          <w:p w14:paraId="7841029A" w14:textId="77777777" w:rsidR="00AC60D3" w:rsidRDefault="00AC60D3" w:rsidP="00AC60D3">
            <w:pPr>
              <w:ind w:firstLine="0"/>
              <w:jc w:val="left"/>
            </w:pPr>
            <w:r>
              <w:t>Se notifica al usuario con una alerta que la referencia del personaje se añadió.</w:t>
            </w:r>
          </w:p>
        </w:tc>
      </w:tr>
      <w:tr w:rsidR="00AC60D3" w14:paraId="34FC4902" w14:textId="77777777" w:rsidTr="00AC60D3">
        <w:tc>
          <w:tcPr>
            <w:tcW w:w="2122" w:type="dxa"/>
            <w:tcBorders>
              <w:right w:val="single" w:sz="4" w:space="0" w:color="auto"/>
            </w:tcBorders>
            <w:shd w:val="clear" w:color="auto" w:fill="F2F2F2" w:themeFill="background1" w:themeFillShade="F2"/>
          </w:tcPr>
          <w:p w14:paraId="36D5FA24" w14:textId="77777777" w:rsidR="00AC60D3" w:rsidRDefault="00AC60D3" w:rsidP="00AC60D3">
            <w:pPr>
              <w:ind w:firstLine="0"/>
              <w:jc w:val="left"/>
            </w:pPr>
            <w:r>
              <w:t>Postcondición:</w:t>
            </w:r>
          </w:p>
        </w:tc>
        <w:tc>
          <w:tcPr>
            <w:tcW w:w="6372" w:type="dxa"/>
            <w:gridSpan w:val="2"/>
            <w:tcBorders>
              <w:left w:val="single" w:sz="4" w:space="0" w:color="auto"/>
            </w:tcBorders>
          </w:tcPr>
          <w:p w14:paraId="49EA1A35" w14:textId="77777777" w:rsidR="00AC60D3" w:rsidRDefault="00CD4804" w:rsidP="00AC60D3">
            <w:pPr>
              <w:ind w:firstLine="0"/>
              <w:jc w:val="left"/>
            </w:pPr>
            <w:r>
              <w:t>Se añade una referencia al personaje en el diccionario.</w:t>
            </w:r>
          </w:p>
        </w:tc>
      </w:tr>
      <w:tr w:rsidR="00AC60D3" w14:paraId="6BBC9AF6" w14:textId="77777777" w:rsidTr="00AC60D3">
        <w:trPr>
          <w:trHeight w:val="107"/>
        </w:trPr>
        <w:tc>
          <w:tcPr>
            <w:tcW w:w="2122" w:type="dxa"/>
            <w:vMerge w:val="restart"/>
            <w:tcBorders>
              <w:right w:val="single" w:sz="4" w:space="0" w:color="auto"/>
            </w:tcBorders>
            <w:shd w:val="clear" w:color="auto" w:fill="F2F2F2" w:themeFill="background1" w:themeFillShade="F2"/>
          </w:tcPr>
          <w:p w14:paraId="4D899ED4" w14:textId="77777777" w:rsidR="00AC60D3" w:rsidRDefault="00AC60D3" w:rsidP="00AC60D3">
            <w:pPr>
              <w:ind w:firstLine="0"/>
              <w:jc w:val="left"/>
            </w:pPr>
            <w:r>
              <w:t>Excepciones:</w:t>
            </w:r>
          </w:p>
        </w:tc>
        <w:tc>
          <w:tcPr>
            <w:tcW w:w="992" w:type="dxa"/>
            <w:tcBorders>
              <w:left w:val="single" w:sz="4" w:space="0" w:color="auto"/>
            </w:tcBorders>
            <w:shd w:val="clear" w:color="auto" w:fill="F2F2F2" w:themeFill="background1" w:themeFillShade="F2"/>
          </w:tcPr>
          <w:p w14:paraId="339F0156" w14:textId="77777777" w:rsidR="00AC60D3" w:rsidRDefault="00FF7738" w:rsidP="00AC60D3">
            <w:pPr>
              <w:ind w:firstLine="0"/>
              <w:jc w:val="center"/>
            </w:pPr>
            <w:r>
              <w:t>Paso</w:t>
            </w:r>
          </w:p>
        </w:tc>
        <w:tc>
          <w:tcPr>
            <w:tcW w:w="5380" w:type="dxa"/>
            <w:tcBorders>
              <w:left w:val="single" w:sz="4" w:space="0" w:color="auto"/>
            </w:tcBorders>
            <w:shd w:val="clear" w:color="auto" w:fill="F2F2F2" w:themeFill="background1" w:themeFillShade="F2"/>
          </w:tcPr>
          <w:p w14:paraId="7602FD4E" w14:textId="77777777" w:rsidR="00AC60D3" w:rsidRDefault="00AC60D3" w:rsidP="00AC60D3">
            <w:pPr>
              <w:ind w:firstLine="0"/>
              <w:jc w:val="left"/>
            </w:pPr>
            <w:r>
              <w:t>Excepción</w:t>
            </w:r>
          </w:p>
        </w:tc>
      </w:tr>
      <w:tr w:rsidR="00AC60D3" w14:paraId="502334AB" w14:textId="77777777" w:rsidTr="00AC60D3">
        <w:trPr>
          <w:trHeight w:val="107"/>
        </w:trPr>
        <w:tc>
          <w:tcPr>
            <w:tcW w:w="2122" w:type="dxa"/>
            <w:vMerge/>
            <w:tcBorders>
              <w:right w:val="single" w:sz="4" w:space="0" w:color="auto"/>
            </w:tcBorders>
            <w:shd w:val="clear" w:color="auto" w:fill="F2F2F2" w:themeFill="background1" w:themeFillShade="F2"/>
          </w:tcPr>
          <w:p w14:paraId="3D91B27F" w14:textId="77777777" w:rsidR="00AC60D3" w:rsidRDefault="00AC60D3" w:rsidP="00AC60D3">
            <w:pPr>
              <w:ind w:firstLine="0"/>
              <w:jc w:val="left"/>
            </w:pPr>
          </w:p>
        </w:tc>
        <w:tc>
          <w:tcPr>
            <w:tcW w:w="992" w:type="dxa"/>
            <w:tcBorders>
              <w:left w:val="single" w:sz="4" w:space="0" w:color="auto"/>
            </w:tcBorders>
            <w:shd w:val="clear" w:color="auto" w:fill="FFFFFF" w:themeFill="background1"/>
          </w:tcPr>
          <w:p w14:paraId="197997F8" w14:textId="77777777" w:rsidR="00AC60D3" w:rsidRDefault="00AC60D3" w:rsidP="00AC60D3">
            <w:pPr>
              <w:ind w:firstLine="0"/>
              <w:jc w:val="center"/>
            </w:pPr>
            <w:r>
              <w:t>1-</w:t>
            </w:r>
          </w:p>
        </w:tc>
        <w:tc>
          <w:tcPr>
            <w:tcW w:w="5380" w:type="dxa"/>
            <w:tcBorders>
              <w:left w:val="single" w:sz="4" w:space="0" w:color="auto"/>
            </w:tcBorders>
            <w:shd w:val="clear" w:color="auto" w:fill="FFFFFF" w:themeFill="background1"/>
          </w:tcPr>
          <w:p w14:paraId="68C7B2CC" w14:textId="77777777" w:rsidR="00AC60D3" w:rsidRDefault="00AC60D3" w:rsidP="00AC60D3">
            <w:pPr>
              <w:ind w:firstLine="0"/>
              <w:jc w:val="left"/>
            </w:pPr>
            <w:r>
              <w:t>El usuario introduce una id inexistente</w:t>
            </w:r>
          </w:p>
        </w:tc>
      </w:tr>
      <w:tr w:rsidR="00AC60D3" w14:paraId="4849CC3E" w14:textId="77777777" w:rsidTr="00AC60D3">
        <w:trPr>
          <w:trHeight w:val="106"/>
        </w:trPr>
        <w:tc>
          <w:tcPr>
            <w:tcW w:w="2122" w:type="dxa"/>
            <w:vMerge/>
            <w:tcBorders>
              <w:right w:val="single" w:sz="4" w:space="0" w:color="auto"/>
            </w:tcBorders>
            <w:shd w:val="clear" w:color="auto" w:fill="F2F2F2" w:themeFill="background1" w:themeFillShade="F2"/>
          </w:tcPr>
          <w:p w14:paraId="71A867EC" w14:textId="77777777" w:rsidR="00AC60D3" w:rsidRDefault="00AC60D3" w:rsidP="00AC60D3">
            <w:pPr>
              <w:ind w:firstLine="0"/>
              <w:jc w:val="left"/>
            </w:pPr>
          </w:p>
        </w:tc>
        <w:tc>
          <w:tcPr>
            <w:tcW w:w="992" w:type="dxa"/>
            <w:tcBorders>
              <w:left w:val="single" w:sz="4" w:space="0" w:color="auto"/>
            </w:tcBorders>
            <w:shd w:val="clear" w:color="auto" w:fill="FFFFFF" w:themeFill="background1"/>
          </w:tcPr>
          <w:p w14:paraId="64A7C6D6"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1383F48F" w14:textId="77777777" w:rsidR="00AC60D3" w:rsidRDefault="00AC60D3" w:rsidP="00AC60D3">
            <w:pPr>
              <w:ind w:firstLine="0"/>
              <w:jc w:val="left"/>
            </w:pPr>
            <w:r>
              <w:t>El usuario introduce un nombre que ya existe para esa id, en cuyo caso simplemente dejará ese personaje como estaba.</w:t>
            </w:r>
          </w:p>
        </w:tc>
      </w:tr>
      <w:tr w:rsidR="00AC60D3" w14:paraId="62D2C12E" w14:textId="77777777" w:rsidTr="00AC60D3">
        <w:tc>
          <w:tcPr>
            <w:tcW w:w="2122" w:type="dxa"/>
            <w:tcBorders>
              <w:right w:val="single" w:sz="4" w:space="0" w:color="auto"/>
            </w:tcBorders>
            <w:shd w:val="clear" w:color="auto" w:fill="F2F2F2" w:themeFill="background1" w:themeFillShade="F2"/>
          </w:tcPr>
          <w:p w14:paraId="522D4C80" w14:textId="77777777" w:rsidR="00AC60D3" w:rsidRDefault="00AC60D3" w:rsidP="00AC60D3">
            <w:pPr>
              <w:ind w:firstLine="0"/>
              <w:jc w:val="left"/>
            </w:pPr>
            <w:r>
              <w:t>Importancia:</w:t>
            </w:r>
          </w:p>
        </w:tc>
        <w:tc>
          <w:tcPr>
            <w:tcW w:w="6372" w:type="dxa"/>
            <w:gridSpan w:val="2"/>
            <w:tcBorders>
              <w:left w:val="single" w:sz="4" w:space="0" w:color="auto"/>
            </w:tcBorders>
          </w:tcPr>
          <w:p w14:paraId="2EDCAC82" w14:textId="77777777" w:rsidR="00AC60D3" w:rsidRDefault="00AC60D3" w:rsidP="00AC60D3">
            <w:pPr>
              <w:ind w:firstLine="0"/>
              <w:jc w:val="left"/>
            </w:pPr>
            <w:r>
              <w:t>Alta</w:t>
            </w:r>
          </w:p>
        </w:tc>
      </w:tr>
      <w:tr w:rsidR="00AC60D3" w14:paraId="59712DF2" w14:textId="77777777" w:rsidTr="00AC60D3">
        <w:tc>
          <w:tcPr>
            <w:tcW w:w="2122" w:type="dxa"/>
            <w:tcBorders>
              <w:right w:val="single" w:sz="4" w:space="0" w:color="auto"/>
            </w:tcBorders>
            <w:shd w:val="clear" w:color="auto" w:fill="F2F2F2" w:themeFill="background1" w:themeFillShade="F2"/>
          </w:tcPr>
          <w:p w14:paraId="4A49E644" w14:textId="77777777" w:rsidR="00AC60D3" w:rsidRDefault="00AC60D3" w:rsidP="00AC60D3">
            <w:pPr>
              <w:ind w:firstLine="0"/>
              <w:jc w:val="left"/>
            </w:pPr>
            <w:r>
              <w:t>Frecuencia:</w:t>
            </w:r>
          </w:p>
        </w:tc>
        <w:tc>
          <w:tcPr>
            <w:tcW w:w="6372" w:type="dxa"/>
            <w:gridSpan w:val="2"/>
            <w:tcBorders>
              <w:left w:val="single" w:sz="4" w:space="0" w:color="auto"/>
            </w:tcBorders>
          </w:tcPr>
          <w:p w14:paraId="10138F67" w14:textId="77777777" w:rsidR="00AC60D3" w:rsidRDefault="00AC60D3" w:rsidP="00AC60D3">
            <w:pPr>
              <w:keepNext/>
              <w:ind w:firstLine="0"/>
              <w:jc w:val="left"/>
            </w:pPr>
            <w:r>
              <w:t>Media</w:t>
            </w:r>
          </w:p>
        </w:tc>
      </w:tr>
    </w:tbl>
    <w:p w14:paraId="65FC7A59" w14:textId="7AB67A1D" w:rsidR="00AC60D3" w:rsidRDefault="00AC60D3" w:rsidP="00AC60D3">
      <w:pPr>
        <w:pStyle w:val="Descripcin"/>
        <w:keepNext/>
        <w:jc w:val="center"/>
      </w:pPr>
      <w:bookmarkStart w:id="79" w:name="_Toc32403623"/>
      <w:r>
        <w:t xml:space="preserve">Tabla </w:t>
      </w:r>
      <w:r w:rsidR="00C55D23">
        <w:fldChar w:fldCharType="begin"/>
      </w:r>
      <w:r w:rsidR="00C55D23">
        <w:instrText xml:space="preserve"> SEQ Tabla \* ARABIC </w:instrText>
      </w:r>
      <w:r w:rsidR="00C55D23">
        <w:fldChar w:fldCharType="separate"/>
      </w:r>
      <w:r w:rsidR="002C5B9B">
        <w:rPr>
          <w:noProof/>
        </w:rPr>
        <w:t>24</w:t>
      </w:r>
      <w:r w:rsidR="00C55D23">
        <w:rPr>
          <w:noProof/>
        </w:rPr>
        <w:fldChar w:fldCharType="end"/>
      </w:r>
      <w:r>
        <w:t xml:space="preserve"> Caso de uso 12</w:t>
      </w:r>
      <w:bookmarkEnd w:id="79"/>
    </w:p>
    <w:p w14:paraId="21EE9594" w14:textId="77777777" w:rsidR="00AC60D3" w:rsidRDefault="00AC60D3">
      <w:pPr>
        <w:ind w:firstLine="0"/>
        <w:jc w:val="left"/>
        <w:rPr>
          <w:i/>
          <w:iCs/>
          <w:color w:val="44546A" w:themeColor="text2"/>
          <w:sz w:val="18"/>
          <w:szCs w:val="18"/>
        </w:rPr>
      </w:pPr>
      <w:r>
        <w:br w:type="page"/>
      </w:r>
    </w:p>
    <w:tbl>
      <w:tblPr>
        <w:tblStyle w:val="Tablaconcuadrcula"/>
        <w:tblpPr w:leftFromText="141" w:rightFromText="141" w:vertAnchor="text" w:horzAnchor="margin" w:tblpY="-64"/>
        <w:tblW w:w="0" w:type="auto"/>
        <w:tblLook w:val="04A0" w:firstRow="1" w:lastRow="0" w:firstColumn="1" w:lastColumn="0" w:noHBand="0" w:noVBand="1"/>
      </w:tblPr>
      <w:tblGrid>
        <w:gridCol w:w="2122"/>
        <w:gridCol w:w="992"/>
        <w:gridCol w:w="5380"/>
      </w:tblGrid>
      <w:tr w:rsidR="00AC60D3" w:rsidRPr="00681815" w14:paraId="06014AFB" w14:textId="77777777" w:rsidTr="00AC60D3">
        <w:tc>
          <w:tcPr>
            <w:tcW w:w="2122" w:type="dxa"/>
            <w:tcBorders>
              <w:bottom w:val="single" w:sz="4" w:space="0" w:color="auto"/>
            </w:tcBorders>
            <w:shd w:val="clear" w:color="auto" w:fill="F2F2F2" w:themeFill="background1" w:themeFillShade="F2"/>
          </w:tcPr>
          <w:p w14:paraId="58ED2229" w14:textId="77777777" w:rsidR="00AC60D3" w:rsidRPr="00681815" w:rsidRDefault="00AC60D3" w:rsidP="00AC60D3">
            <w:pPr>
              <w:ind w:firstLine="0"/>
              <w:jc w:val="center"/>
              <w:rPr>
                <w:b/>
                <w:bCs/>
              </w:rPr>
            </w:pPr>
            <w:r>
              <w:rPr>
                <w:b/>
                <w:bCs/>
              </w:rPr>
              <w:lastRenderedPageBreak/>
              <w:t>Caso de uso 13</w:t>
            </w:r>
          </w:p>
        </w:tc>
        <w:tc>
          <w:tcPr>
            <w:tcW w:w="6372" w:type="dxa"/>
            <w:gridSpan w:val="2"/>
            <w:shd w:val="clear" w:color="auto" w:fill="F2F2F2" w:themeFill="background1" w:themeFillShade="F2"/>
          </w:tcPr>
          <w:p w14:paraId="1C445F1B" w14:textId="77777777" w:rsidR="00AC60D3" w:rsidRPr="00681815" w:rsidRDefault="00AC60D3" w:rsidP="00AC60D3">
            <w:pPr>
              <w:ind w:firstLine="0"/>
              <w:jc w:val="center"/>
              <w:rPr>
                <w:b/>
                <w:bCs/>
              </w:rPr>
            </w:pPr>
            <w:r>
              <w:rPr>
                <w:b/>
                <w:bCs/>
              </w:rPr>
              <w:t>Eliminar referencia a un personaje</w:t>
            </w:r>
          </w:p>
        </w:tc>
      </w:tr>
      <w:tr w:rsidR="00AC60D3" w14:paraId="7CBBE69E" w14:textId="77777777" w:rsidTr="00AC60D3">
        <w:tc>
          <w:tcPr>
            <w:tcW w:w="2122" w:type="dxa"/>
            <w:tcBorders>
              <w:bottom w:val="single" w:sz="4" w:space="0" w:color="auto"/>
              <w:right w:val="single" w:sz="4" w:space="0" w:color="auto"/>
            </w:tcBorders>
            <w:shd w:val="clear" w:color="auto" w:fill="F2F2F2" w:themeFill="background1" w:themeFillShade="F2"/>
          </w:tcPr>
          <w:p w14:paraId="7AA62D30" w14:textId="77777777" w:rsidR="00AC60D3" w:rsidRDefault="00AC60D3" w:rsidP="00AC60D3">
            <w:pPr>
              <w:ind w:firstLine="0"/>
              <w:jc w:val="left"/>
            </w:pPr>
            <w:r>
              <w:t>Requisitos asociados:</w:t>
            </w:r>
          </w:p>
        </w:tc>
        <w:tc>
          <w:tcPr>
            <w:tcW w:w="6372" w:type="dxa"/>
            <w:gridSpan w:val="2"/>
            <w:tcBorders>
              <w:left w:val="single" w:sz="4" w:space="0" w:color="auto"/>
            </w:tcBorders>
          </w:tcPr>
          <w:p w14:paraId="54207882" w14:textId="77777777" w:rsidR="00AC60D3" w:rsidRDefault="00AC60D3" w:rsidP="00AC60D3">
            <w:pPr>
              <w:ind w:firstLine="0"/>
              <w:jc w:val="center"/>
            </w:pPr>
            <w:r>
              <w:t>R.F-8.</w:t>
            </w:r>
            <w:r w:rsidR="00AD7C74">
              <w:t>5</w:t>
            </w:r>
          </w:p>
        </w:tc>
      </w:tr>
      <w:tr w:rsidR="00AC60D3" w14:paraId="2C6E337F" w14:textId="77777777" w:rsidTr="00AC60D3">
        <w:tc>
          <w:tcPr>
            <w:tcW w:w="2122" w:type="dxa"/>
            <w:tcBorders>
              <w:right w:val="single" w:sz="4" w:space="0" w:color="auto"/>
            </w:tcBorders>
            <w:shd w:val="clear" w:color="auto" w:fill="F2F2F2" w:themeFill="background1" w:themeFillShade="F2"/>
          </w:tcPr>
          <w:p w14:paraId="4F8B41F8" w14:textId="77777777" w:rsidR="00AC60D3" w:rsidRDefault="00AC60D3" w:rsidP="00AC60D3">
            <w:pPr>
              <w:ind w:firstLine="0"/>
              <w:jc w:val="left"/>
            </w:pPr>
            <w:r>
              <w:t>Descripción:</w:t>
            </w:r>
          </w:p>
        </w:tc>
        <w:tc>
          <w:tcPr>
            <w:tcW w:w="6372" w:type="dxa"/>
            <w:gridSpan w:val="2"/>
            <w:tcBorders>
              <w:left w:val="single" w:sz="4" w:space="0" w:color="auto"/>
            </w:tcBorders>
            <w:shd w:val="clear" w:color="auto" w:fill="FFFFFF" w:themeFill="background1"/>
          </w:tcPr>
          <w:p w14:paraId="2C6EA9A0" w14:textId="77777777" w:rsidR="00AC60D3" w:rsidRDefault="00AC60D3" w:rsidP="00AC60D3">
            <w:pPr>
              <w:ind w:firstLine="0"/>
              <w:jc w:val="left"/>
            </w:pPr>
            <w:r>
              <w:rPr>
                <w:shd w:val="clear" w:color="auto" w:fill="FFFFFF" w:themeFill="background1"/>
              </w:rPr>
              <w:t>Permite al usuario eliminar una referencia a un personaje.</w:t>
            </w:r>
          </w:p>
        </w:tc>
      </w:tr>
      <w:tr w:rsidR="00AC60D3" w14:paraId="67A7719F" w14:textId="77777777" w:rsidTr="00AC60D3">
        <w:tc>
          <w:tcPr>
            <w:tcW w:w="2122" w:type="dxa"/>
            <w:tcBorders>
              <w:right w:val="single" w:sz="4" w:space="0" w:color="auto"/>
            </w:tcBorders>
            <w:shd w:val="clear" w:color="auto" w:fill="F2F2F2" w:themeFill="background1" w:themeFillShade="F2"/>
          </w:tcPr>
          <w:p w14:paraId="1ABA56D8" w14:textId="77777777" w:rsidR="00AC60D3" w:rsidRDefault="00AC60D3" w:rsidP="00AC60D3">
            <w:pPr>
              <w:ind w:firstLine="0"/>
              <w:jc w:val="left"/>
            </w:pPr>
            <w:r>
              <w:t>Precondición:</w:t>
            </w:r>
          </w:p>
        </w:tc>
        <w:tc>
          <w:tcPr>
            <w:tcW w:w="6372" w:type="dxa"/>
            <w:gridSpan w:val="2"/>
            <w:tcBorders>
              <w:left w:val="single" w:sz="4" w:space="0" w:color="auto"/>
              <w:bottom w:val="single" w:sz="4" w:space="0" w:color="auto"/>
            </w:tcBorders>
          </w:tcPr>
          <w:p w14:paraId="79A26FC9" w14:textId="77777777" w:rsidR="00AC60D3" w:rsidRDefault="00D7051C" w:rsidP="00AC60D3">
            <w:pPr>
              <w:ind w:firstLine="0"/>
              <w:jc w:val="left"/>
            </w:pPr>
            <w:r>
              <w:t>Tener un diccionario cargado, es decir, haber introducido un ePub o un guion en la app y estar en la ventana de eliminar referencias de personajes.</w:t>
            </w:r>
          </w:p>
        </w:tc>
      </w:tr>
      <w:tr w:rsidR="00AC60D3" w14:paraId="28E3137C" w14:textId="77777777" w:rsidTr="00AC60D3">
        <w:tc>
          <w:tcPr>
            <w:tcW w:w="2122" w:type="dxa"/>
            <w:vMerge w:val="restart"/>
            <w:tcBorders>
              <w:right w:val="single" w:sz="4" w:space="0" w:color="auto"/>
            </w:tcBorders>
            <w:shd w:val="clear" w:color="auto" w:fill="F2F2F2" w:themeFill="background1" w:themeFillShade="F2"/>
          </w:tcPr>
          <w:p w14:paraId="1DBEC77E" w14:textId="77777777" w:rsidR="00AC60D3" w:rsidRDefault="00AC60D3" w:rsidP="00AC60D3">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AF7E160" w14:textId="77777777" w:rsidR="00AC60D3" w:rsidRDefault="00AC60D3" w:rsidP="00AC60D3">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28DE6FB" w14:textId="77777777" w:rsidR="00AC60D3" w:rsidRDefault="00AC60D3" w:rsidP="00AC60D3">
            <w:pPr>
              <w:ind w:firstLine="0"/>
              <w:jc w:val="left"/>
            </w:pPr>
            <w:r>
              <w:t>Acción</w:t>
            </w:r>
          </w:p>
        </w:tc>
      </w:tr>
      <w:tr w:rsidR="00AC60D3" w14:paraId="0BB330D1" w14:textId="77777777" w:rsidTr="00AC60D3">
        <w:trPr>
          <w:trHeight w:val="213"/>
        </w:trPr>
        <w:tc>
          <w:tcPr>
            <w:tcW w:w="2122" w:type="dxa"/>
            <w:vMerge/>
            <w:tcBorders>
              <w:right w:val="single" w:sz="4" w:space="0" w:color="auto"/>
            </w:tcBorders>
            <w:shd w:val="clear" w:color="auto" w:fill="F2F2F2" w:themeFill="background1" w:themeFillShade="F2"/>
          </w:tcPr>
          <w:p w14:paraId="2A6F4FE5"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B58C17C" w14:textId="77777777" w:rsidR="00AC60D3" w:rsidRDefault="00AC60D3" w:rsidP="00AC60D3">
            <w:pPr>
              <w:ind w:firstLine="0"/>
              <w:jc w:val="center"/>
            </w:pPr>
            <w:r>
              <w:t>1-</w:t>
            </w:r>
          </w:p>
        </w:tc>
        <w:tc>
          <w:tcPr>
            <w:tcW w:w="5380" w:type="dxa"/>
            <w:tcBorders>
              <w:top w:val="single" w:sz="4" w:space="0" w:color="auto"/>
              <w:left w:val="single" w:sz="4" w:space="0" w:color="auto"/>
            </w:tcBorders>
            <w:shd w:val="clear" w:color="auto" w:fill="FFFFFF" w:themeFill="background1"/>
          </w:tcPr>
          <w:p w14:paraId="67037BD9" w14:textId="77777777" w:rsidR="00AC60D3" w:rsidRDefault="00AC60D3" w:rsidP="00AC60D3">
            <w:pPr>
              <w:ind w:firstLine="0"/>
              <w:jc w:val="left"/>
            </w:pPr>
            <w:r>
              <w:t>El usuario marca la referencia a eliminar.</w:t>
            </w:r>
          </w:p>
        </w:tc>
      </w:tr>
      <w:tr w:rsidR="00AC60D3" w14:paraId="0832FBEC" w14:textId="77777777" w:rsidTr="00AC60D3">
        <w:trPr>
          <w:trHeight w:val="213"/>
        </w:trPr>
        <w:tc>
          <w:tcPr>
            <w:tcW w:w="2122" w:type="dxa"/>
            <w:vMerge/>
            <w:tcBorders>
              <w:right w:val="single" w:sz="4" w:space="0" w:color="auto"/>
            </w:tcBorders>
            <w:shd w:val="clear" w:color="auto" w:fill="F2F2F2" w:themeFill="background1" w:themeFillShade="F2"/>
          </w:tcPr>
          <w:p w14:paraId="74647480"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CD643A4" w14:textId="77777777" w:rsidR="00AC60D3" w:rsidRDefault="00AC60D3" w:rsidP="00AC60D3">
            <w:pPr>
              <w:ind w:firstLine="0"/>
              <w:jc w:val="center"/>
            </w:pPr>
            <w:r>
              <w:t>2-</w:t>
            </w:r>
          </w:p>
        </w:tc>
        <w:tc>
          <w:tcPr>
            <w:tcW w:w="5380" w:type="dxa"/>
            <w:tcBorders>
              <w:left w:val="single" w:sz="4" w:space="0" w:color="auto"/>
            </w:tcBorders>
            <w:shd w:val="clear" w:color="auto" w:fill="FFFFFF" w:themeFill="background1"/>
          </w:tcPr>
          <w:p w14:paraId="52EDCF35" w14:textId="77777777" w:rsidR="00AC60D3" w:rsidRDefault="00AC60D3" w:rsidP="00AC60D3">
            <w:pPr>
              <w:ind w:firstLine="0"/>
              <w:jc w:val="left"/>
            </w:pPr>
            <w:r>
              <w:t>El usuario pulsa el botón eliminar.</w:t>
            </w:r>
          </w:p>
        </w:tc>
      </w:tr>
      <w:tr w:rsidR="00AC60D3" w14:paraId="24F902AB" w14:textId="77777777" w:rsidTr="00AC60D3">
        <w:trPr>
          <w:trHeight w:val="107"/>
        </w:trPr>
        <w:tc>
          <w:tcPr>
            <w:tcW w:w="2122" w:type="dxa"/>
            <w:vMerge/>
            <w:tcBorders>
              <w:right w:val="single" w:sz="4" w:space="0" w:color="auto"/>
            </w:tcBorders>
            <w:shd w:val="clear" w:color="auto" w:fill="F2F2F2" w:themeFill="background1" w:themeFillShade="F2"/>
          </w:tcPr>
          <w:p w14:paraId="26F75425" w14:textId="77777777" w:rsidR="00AC60D3" w:rsidRDefault="00AC60D3" w:rsidP="00AC60D3">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963C6E3" w14:textId="77777777" w:rsidR="00AC60D3" w:rsidRDefault="00AC60D3" w:rsidP="00AC60D3">
            <w:pPr>
              <w:ind w:firstLine="0"/>
              <w:jc w:val="center"/>
            </w:pPr>
            <w:r>
              <w:t>3-</w:t>
            </w:r>
          </w:p>
        </w:tc>
        <w:tc>
          <w:tcPr>
            <w:tcW w:w="5380" w:type="dxa"/>
            <w:tcBorders>
              <w:left w:val="single" w:sz="4" w:space="0" w:color="auto"/>
            </w:tcBorders>
            <w:shd w:val="clear" w:color="auto" w:fill="FFFFFF" w:themeFill="background1"/>
          </w:tcPr>
          <w:p w14:paraId="03D1DC31" w14:textId="77777777" w:rsidR="00AC60D3" w:rsidRDefault="00AC60D3" w:rsidP="00AC60D3">
            <w:pPr>
              <w:ind w:firstLine="0"/>
              <w:jc w:val="left"/>
            </w:pPr>
            <w:r>
              <w:t>Se notifica al usuario que la referencia fue eliminada.</w:t>
            </w:r>
          </w:p>
        </w:tc>
      </w:tr>
      <w:tr w:rsidR="00AC60D3" w14:paraId="290E26E2" w14:textId="77777777" w:rsidTr="00AC60D3">
        <w:tc>
          <w:tcPr>
            <w:tcW w:w="2122" w:type="dxa"/>
            <w:tcBorders>
              <w:right w:val="single" w:sz="4" w:space="0" w:color="auto"/>
            </w:tcBorders>
            <w:shd w:val="clear" w:color="auto" w:fill="F2F2F2" w:themeFill="background1" w:themeFillShade="F2"/>
          </w:tcPr>
          <w:p w14:paraId="7FE81CCE" w14:textId="77777777" w:rsidR="00AC60D3" w:rsidRDefault="00AC60D3" w:rsidP="00AC60D3">
            <w:pPr>
              <w:ind w:firstLine="0"/>
              <w:jc w:val="left"/>
            </w:pPr>
            <w:r>
              <w:t>Postcondición:</w:t>
            </w:r>
          </w:p>
        </w:tc>
        <w:tc>
          <w:tcPr>
            <w:tcW w:w="6372" w:type="dxa"/>
            <w:gridSpan w:val="2"/>
            <w:tcBorders>
              <w:left w:val="single" w:sz="4" w:space="0" w:color="auto"/>
            </w:tcBorders>
          </w:tcPr>
          <w:p w14:paraId="06A5FE01" w14:textId="77777777" w:rsidR="00AC60D3" w:rsidRDefault="00CD4804" w:rsidP="00AC60D3">
            <w:pPr>
              <w:ind w:firstLine="0"/>
              <w:jc w:val="left"/>
            </w:pPr>
            <w:r>
              <w:t>Se elimina la referencia del diccionario.</w:t>
            </w:r>
          </w:p>
        </w:tc>
      </w:tr>
      <w:tr w:rsidR="00AD7C74" w14:paraId="348E45DC" w14:textId="77777777" w:rsidTr="00AD7C74">
        <w:trPr>
          <w:trHeight w:val="107"/>
        </w:trPr>
        <w:tc>
          <w:tcPr>
            <w:tcW w:w="2122" w:type="dxa"/>
            <w:tcBorders>
              <w:right w:val="single" w:sz="4" w:space="0" w:color="auto"/>
            </w:tcBorders>
            <w:shd w:val="clear" w:color="auto" w:fill="F2F2F2" w:themeFill="background1" w:themeFillShade="F2"/>
          </w:tcPr>
          <w:p w14:paraId="1EF6809F" w14:textId="77777777" w:rsidR="00AD7C74" w:rsidRDefault="00AD7C74" w:rsidP="00AC60D3">
            <w:pPr>
              <w:ind w:firstLine="0"/>
              <w:jc w:val="left"/>
            </w:pPr>
            <w:r>
              <w:t>Excepciones:</w:t>
            </w:r>
          </w:p>
        </w:tc>
        <w:tc>
          <w:tcPr>
            <w:tcW w:w="6372" w:type="dxa"/>
            <w:gridSpan w:val="2"/>
            <w:tcBorders>
              <w:left w:val="single" w:sz="4" w:space="0" w:color="auto"/>
            </w:tcBorders>
            <w:shd w:val="clear" w:color="auto" w:fill="FFFFFF" w:themeFill="background1"/>
          </w:tcPr>
          <w:p w14:paraId="71B12967" w14:textId="77777777" w:rsidR="00AD7C74" w:rsidRDefault="00AD7C74" w:rsidP="00AC60D3">
            <w:pPr>
              <w:ind w:firstLine="0"/>
              <w:jc w:val="left"/>
            </w:pPr>
            <w:r>
              <w:t>No hay excepciones en este caso de uso.</w:t>
            </w:r>
          </w:p>
        </w:tc>
      </w:tr>
      <w:tr w:rsidR="00AC60D3" w14:paraId="14F1368B" w14:textId="77777777" w:rsidTr="00AC60D3">
        <w:tc>
          <w:tcPr>
            <w:tcW w:w="2122" w:type="dxa"/>
            <w:tcBorders>
              <w:right w:val="single" w:sz="4" w:space="0" w:color="auto"/>
            </w:tcBorders>
            <w:shd w:val="clear" w:color="auto" w:fill="F2F2F2" w:themeFill="background1" w:themeFillShade="F2"/>
          </w:tcPr>
          <w:p w14:paraId="511AE30F" w14:textId="77777777" w:rsidR="00AC60D3" w:rsidRDefault="00AC60D3" w:rsidP="00AC60D3">
            <w:pPr>
              <w:ind w:firstLine="0"/>
              <w:jc w:val="left"/>
            </w:pPr>
            <w:r>
              <w:t>Importancia:</w:t>
            </w:r>
          </w:p>
        </w:tc>
        <w:tc>
          <w:tcPr>
            <w:tcW w:w="6372" w:type="dxa"/>
            <w:gridSpan w:val="2"/>
            <w:tcBorders>
              <w:left w:val="single" w:sz="4" w:space="0" w:color="auto"/>
            </w:tcBorders>
          </w:tcPr>
          <w:p w14:paraId="0F85A3FF" w14:textId="77777777" w:rsidR="00AC60D3" w:rsidRDefault="00AD7C74" w:rsidP="00AC60D3">
            <w:pPr>
              <w:ind w:firstLine="0"/>
              <w:jc w:val="left"/>
            </w:pPr>
            <w:r>
              <w:t>Baja</w:t>
            </w:r>
          </w:p>
        </w:tc>
      </w:tr>
      <w:tr w:rsidR="00AC60D3" w14:paraId="76EA2328" w14:textId="77777777" w:rsidTr="00AC60D3">
        <w:tc>
          <w:tcPr>
            <w:tcW w:w="2122" w:type="dxa"/>
            <w:tcBorders>
              <w:right w:val="single" w:sz="4" w:space="0" w:color="auto"/>
            </w:tcBorders>
            <w:shd w:val="clear" w:color="auto" w:fill="F2F2F2" w:themeFill="background1" w:themeFillShade="F2"/>
          </w:tcPr>
          <w:p w14:paraId="04C64239" w14:textId="77777777" w:rsidR="00AC60D3" w:rsidRDefault="00AC60D3" w:rsidP="00AC60D3">
            <w:pPr>
              <w:ind w:firstLine="0"/>
              <w:jc w:val="left"/>
            </w:pPr>
            <w:r>
              <w:t>Frecuencia:</w:t>
            </w:r>
          </w:p>
        </w:tc>
        <w:tc>
          <w:tcPr>
            <w:tcW w:w="6372" w:type="dxa"/>
            <w:gridSpan w:val="2"/>
            <w:tcBorders>
              <w:left w:val="single" w:sz="4" w:space="0" w:color="auto"/>
            </w:tcBorders>
          </w:tcPr>
          <w:p w14:paraId="44E7425F" w14:textId="77777777" w:rsidR="00AC60D3" w:rsidRDefault="00AD7C74" w:rsidP="00AC60D3">
            <w:pPr>
              <w:keepNext/>
              <w:ind w:firstLine="0"/>
              <w:jc w:val="left"/>
            </w:pPr>
            <w:r>
              <w:t>Baja</w:t>
            </w:r>
          </w:p>
        </w:tc>
      </w:tr>
    </w:tbl>
    <w:p w14:paraId="0F539DE9" w14:textId="0ED17167" w:rsidR="00AC60D3" w:rsidRDefault="00AC60D3" w:rsidP="00AC60D3">
      <w:pPr>
        <w:pStyle w:val="Descripcin"/>
        <w:keepNext/>
        <w:jc w:val="center"/>
      </w:pPr>
      <w:bookmarkStart w:id="80" w:name="_Toc32403624"/>
      <w:r>
        <w:t xml:space="preserve">Tabla </w:t>
      </w:r>
      <w:r w:rsidR="00C55D23">
        <w:fldChar w:fldCharType="begin"/>
      </w:r>
      <w:r w:rsidR="00C55D23">
        <w:instrText xml:space="preserve"> SEQ Tabla \* ARABIC </w:instrText>
      </w:r>
      <w:r w:rsidR="00C55D23">
        <w:fldChar w:fldCharType="separate"/>
      </w:r>
      <w:r w:rsidR="002C5B9B">
        <w:rPr>
          <w:noProof/>
        </w:rPr>
        <w:t>25</w:t>
      </w:r>
      <w:r w:rsidR="00C55D23">
        <w:rPr>
          <w:noProof/>
        </w:rPr>
        <w:fldChar w:fldCharType="end"/>
      </w:r>
      <w:r>
        <w:t xml:space="preserve"> Caso de uso 13</w:t>
      </w:r>
      <w:bookmarkEnd w:id="80"/>
    </w:p>
    <w:tbl>
      <w:tblPr>
        <w:tblStyle w:val="Tablaconcuadrcula"/>
        <w:tblpPr w:leftFromText="141" w:rightFromText="141" w:vertAnchor="text" w:horzAnchor="margin" w:tblpY="-49"/>
        <w:tblW w:w="0" w:type="auto"/>
        <w:tblLook w:val="04A0" w:firstRow="1" w:lastRow="0" w:firstColumn="1" w:lastColumn="0" w:noHBand="0" w:noVBand="1"/>
      </w:tblPr>
      <w:tblGrid>
        <w:gridCol w:w="2122"/>
        <w:gridCol w:w="992"/>
        <w:gridCol w:w="5380"/>
      </w:tblGrid>
      <w:tr w:rsidR="00AD7C74" w:rsidRPr="00681815" w14:paraId="783971AE" w14:textId="77777777" w:rsidTr="00AD7C74">
        <w:tc>
          <w:tcPr>
            <w:tcW w:w="2122" w:type="dxa"/>
            <w:tcBorders>
              <w:bottom w:val="single" w:sz="4" w:space="0" w:color="auto"/>
            </w:tcBorders>
            <w:shd w:val="clear" w:color="auto" w:fill="F2F2F2" w:themeFill="background1" w:themeFillShade="F2"/>
          </w:tcPr>
          <w:p w14:paraId="15DDA82C" w14:textId="77777777" w:rsidR="00AD7C74" w:rsidRPr="00681815" w:rsidRDefault="00AD7C74" w:rsidP="00AD7C74">
            <w:pPr>
              <w:ind w:firstLine="0"/>
              <w:jc w:val="center"/>
              <w:rPr>
                <w:b/>
                <w:bCs/>
              </w:rPr>
            </w:pPr>
            <w:r>
              <w:rPr>
                <w:b/>
                <w:bCs/>
              </w:rPr>
              <w:t>Caso de uso 14</w:t>
            </w:r>
          </w:p>
        </w:tc>
        <w:tc>
          <w:tcPr>
            <w:tcW w:w="6372" w:type="dxa"/>
            <w:gridSpan w:val="2"/>
            <w:shd w:val="clear" w:color="auto" w:fill="F2F2F2" w:themeFill="background1" w:themeFillShade="F2"/>
          </w:tcPr>
          <w:p w14:paraId="7389601F" w14:textId="77777777" w:rsidR="00AD7C74" w:rsidRPr="00681815" w:rsidRDefault="00AD7C74" w:rsidP="00AD7C74">
            <w:pPr>
              <w:ind w:firstLine="0"/>
              <w:jc w:val="center"/>
              <w:rPr>
                <w:b/>
                <w:bCs/>
              </w:rPr>
            </w:pPr>
            <w:r>
              <w:rPr>
                <w:b/>
                <w:bCs/>
              </w:rPr>
              <w:t>Modificar id personaje</w:t>
            </w:r>
          </w:p>
        </w:tc>
      </w:tr>
      <w:tr w:rsidR="00AD7C74" w14:paraId="3C3D6328" w14:textId="77777777" w:rsidTr="00AD7C74">
        <w:tc>
          <w:tcPr>
            <w:tcW w:w="2122" w:type="dxa"/>
            <w:tcBorders>
              <w:bottom w:val="single" w:sz="4" w:space="0" w:color="auto"/>
              <w:right w:val="single" w:sz="4" w:space="0" w:color="auto"/>
            </w:tcBorders>
            <w:shd w:val="clear" w:color="auto" w:fill="F2F2F2" w:themeFill="background1" w:themeFillShade="F2"/>
          </w:tcPr>
          <w:p w14:paraId="4ECB1A1E" w14:textId="77777777" w:rsidR="00AD7C74" w:rsidRDefault="00AD7C74" w:rsidP="00AD7C74">
            <w:pPr>
              <w:ind w:firstLine="0"/>
              <w:jc w:val="left"/>
            </w:pPr>
            <w:r>
              <w:t>Requisitos asociados:</w:t>
            </w:r>
          </w:p>
        </w:tc>
        <w:tc>
          <w:tcPr>
            <w:tcW w:w="6372" w:type="dxa"/>
            <w:gridSpan w:val="2"/>
            <w:tcBorders>
              <w:left w:val="single" w:sz="4" w:space="0" w:color="auto"/>
            </w:tcBorders>
          </w:tcPr>
          <w:p w14:paraId="60B5DF1E" w14:textId="77777777" w:rsidR="00AD7C74" w:rsidRDefault="00AD7C74" w:rsidP="00AD7C74">
            <w:pPr>
              <w:ind w:firstLine="0"/>
              <w:jc w:val="center"/>
            </w:pPr>
            <w:r>
              <w:t>R.F-8.6</w:t>
            </w:r>
          </w:p>
        </w:tc>
      </w:tr>
      <w:tr w:rsidR="00AD7C74" w14:paraId="3255B25E" w14:textId="77777777" w:rsidTr="00AD7C74">
        <w:tc>
          <w:tcPr>
            <w:tcW w:w="2122" w:type="dxa"/>
            <w:tcBorders>
              <w:right w:val="single" w:sz="4" w:space="0" w:color="auto"/>
            </w:tcBorders>
            <w:shd w:val="clear" w:color="auto" w:fill="F2F2F2" w:themeFill="background1" w:themeFillShade="F2"/>
          </w:tcPr>
          <w:p w14:paraId="1A11C688" w14:textId="77777777" w:rsidR="00AD7C74" w:rsidRDefault="00AD7C74" w:rsidP="00AD7C74">
            <w:pPr>
              <w:ind w:firstLine="0"/>
              <w:jc w:val="left"/>
            </w:pPr>
            <w:r>
              <w:t>Descripción:</w:t>
            </w:r>
          </w:p>
        </w:tc>
        <w:tc>
          <w:tcPr>
            <w:tcW w:w="6372" w:type="dxa"/>
            <w:gridSpan w:val="2"/>
            <w:tcBorders>
              <w:left w:val="single" w:sz="4" w:space="0" w:color="auto"/>
            </w:tcBorders>
            <w:shd w:val="clear" w:color="auto" w:fill="FFFFFF" w:themeFill="background1"/>
          </w:tcPr>
          <w:p w14:paraId="36FA1072" w14:textId="77777777" w:rsidR="00AD7C74" w:rsidRDefault="00AD7C74" w:rsidP="00AD7C74">
            <w:pPr>
              <w:ind w:firstLine="0"/>
              <w:jc w:val="left"/>
            </w:pPr>
            <w:r>
              <w:rPr>
                <w:shd w:val="clear" w:color="auto" w:fill="FFFFFF" w:themeFill="background1"/>
              </w:rPr>
              <w:t>Permite al usuario modificar la id de un personaje.</w:t>
            </w:r>
          </w:p>
        </w:tc>
      </w:tr>
      <w:tr w:rsidR="00AD7C74" w14:paraId="4691DCFE" w14:textId="77777777" w:rsidTr="00AD7C74">
        <w:tc>
          <w:tcPr>
            <w:tcW w:w="2122" w:type="dxa"/>
            <w:tcBorders>
              <w:right w:val="single" w:sz="4" w:space="0" w:color="auto"/>
            </w:tcBorders>
            <w:shd w:val="clear" w:color="auto" w:fill="F2F2F2" w:themeFill="background1" w:themeFillShade="F2"/>
          </w:tcPr>
          <w:p w14:paraId="1CA88888" w14:textId="77777777" w:rsidR="00AD7C74" w:rsidRDefault="00AD7C74" w:rsidP="00AD7C74">
            <w:pPr>
              <w:ind w:firstLine="0"/>
              <w:jc w:val="left"/>
            </w:pPr>
            <w:r>
              <w:t>Precondición:</w:t>
            </w:r>
          </w:p>
        </w:tc>
        <w:tc>
          <w:tcPr>
            <w:tcW w:w="6372" w:type="dxa"/>
            <w:gridSpan w:val="2"/>
            <w:tcBorders>
              <w:left w:val="single" w:sz="4" w:space="0" w:color="auto"/>
              <w:bottom w:val="single" w:sz="4" w:space="0" w:color="auto"/>
            </w:tcBorders>
          </w:tcPr>
          <w:p w14:paraId="088A8EB8" w14:textId="77777777" w:rsidR="00AD7C74" w:rsidRDefault="00D7051C" w:rsidP="00AD7C74">
            <w:pPr>
              <w:ind w:firstLine="0"/>
              <w:jc w:val="left"/>
            </w:pPr>
            <w:r>
              <w:t>Tener un diccionario cargado, es decir, haber introducido un ePub o un guion en la app y estar en la ventana de modificar id de personajes.</w:t>
            </w:r>
          </w:p>
        </w:tc>
      </w:tr>
      <w:tr w:rsidR="00AD7C74" w14:paraId="0BF5BDF8" w14:textId="77777777" w:rsidTr="00AD7C74">
        <w:tc>
          <w:tcPr>
            <w:tcW w:w="2122" w:type="dxa"/>
            <w:vMerge w:val="restart"/>
            <w:tcBorders>
              <w:right w:val="single" w:sz="4" w:space="0" w:color="auto"/>
            </w:tcBorders>
            <w:shd w:val="clear" w:color="auto" w:fill="F2F2F2" w:themeFill="background1" w:themeFillShade="F2"/>
          </w:tcPr>
          <w:p w14:paraId="64D7E64C" w14:textId="77777777" w:rsidR="00AD7C74" w:rsidRDefault="00AD7C74" w:rsidP="00AD7C7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9AACC46" w14:textId="77777777" w:rsidR="00AD7C74" w:rsidRDefault="00AD7C74" w:rsidP="00AD7C7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386B6B07" w14:textId="77777777" w:rsidR="00AD7C74" w:rsidRDefault="00AD7C74" w:rsidP="00AD7C74">
            <w:pPr>
              <w:ind w:firstLine="0"/>
              <w:jc w:val="left"/>
            </w:pPr>
            <w:r>
              <w:t>Acción</w:t>
            </w:r>
          </w:p>
        </w:tc>
      </w:tr>
      <w:tr w:rsidR="00AD7C74" w14:paraId="437757EB" w14:textId="77777777" w:rsidTr="00AD7C74">
        <w:trPr>
          <w:trHeight w:val="213"/>
        </w:trPr>
        <w:tc>
          <w:tcPr>
            <w:tcW w:w="2122" w:type="dxa"/>
            <w:vMerge/>
            <w:tcBorders>
              <w:right w:val="single" w:sz="4" w:space="0" w:color="auto"/>
            </w:tcBorders>
            <w:shd w:val="clear" w:color="auto" w:fill="F2F2F2" w:themeFill="background1" w:themeFillShade="F2"/>
          </w:tcPr>
          <w:p w14:paraId="6D857F13"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568EDA5" w14:textId="77777777" w:rsidR="00AD7C74" w:rsidRDefault="00AD7C74" w:rsidP="00AD7C74">
            <w:pPr>
              <w:ind w:firstLine="0"/>
              <w:jc w:val="center"/>
            </w:pPr>
            <w:r>
              <w:t>1-</w:t>
            </w:r>
          </w:p>
        </w:tc>
        <w:tc>
          <w:tcPr>
            <w:tcW w:w="5380" w:type="dxa"/>
            <w:tcBorders>
              <w:top w:val="single" w:sz="4" w:space="0" w:color="auto"/>
              <w:left w:val="single" w:sz="4" w:space="0" w:color="auto"/>
            </w:tcBorders>
            <w:shd w:val="clear" w:color="auto" w:fill="FFFFFF" w:themeFill="background1"/>
          </w:tcPr>
          <w:p w14:paraId="1571A298" w14:textId="77777777" w:rsidR="00AD7C74" w:rsidRDefault="00AD7C74" w:rsidP="00AD7C74">
            <w:pPr>
              <w:ind w:firstLine="0"/>
              <w:jc w:val="left"/>
            </w:pPr>
            <w:r>
              <w:t>El usuario introduce la id del personaje actual.</w:t>
            </w:r>
          </w:p>
        </w:tc>
      </w:tr>
      <w:tr w:rsidR="00AD7C74" w14:paraId="74183EE2" w14:textId="77777777" w:rsidTr="00AD7C74">
        <w:trPr>
          <w:trHeight w:val="213"/>
        </w:trPr>
        <w:tc>
          <w:tcPr>
            <w:tcW w:w="2122" w:type="dxa"/>
            <w:vMerge/>
            <w:tcBorders>
              <w:right w:val="single" w:sz="4" w:space="0" w:color="auto"/>
            </w:tcBorders>
            <w:shd w:val="clear" w:color="auto" w:fill="F2F2F2" w:themeFill="background1" w:themeFillShade="F2"/>
          </w:tcPr>
          <w:p w14:paraId="54749CC6"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8AF3FEF" w14:textId="77777777" w:rsidR="00AD7C74" w:rsidRDefault="00AD7C74" w:rsidP="00AD7C74">
            <w:pPr>
              <w:ind w:firstLine="0"/>
              <w:jc w:val="center"/>
            </w:pPr>
            <w:r>
              <w:t>2-</w:t>
            </w:r>
          </w:p>
        </w:tc>
        <w:tc>
          <w:tcPr>
            <w:tcW w:w="5380" w:type="dxa"/>
            <w:tcBorders>
              <w:left w:val="single" w:sz="4" w:space="0" w:color="auto"/>
            </w:tcBorders>
            <w:shd w:val="clear" w:color="auto" w:fill="FFFFFF" w:themeFill="background1"/>
          </w:tcPr>
          <w:p w14:paraId="16346BCC" w14:textId="77777777" w:rsidR="00AD7C74" w:rsidRDefault="00AD7C74" w:rsidP="00AD7C74">
            <w:pPr>
              <w:ind w:firstLine="0"/>
              <w:jc w:val="left"/>
            </w:pPr>
            <w:r>
              <w:t>El usuario introduce la nueva id que quiere.</w:t>
            </w:r>
          </w:p>
        </w:tc>
      </w:tr>
      <w:tr w:rsidR="00AD7C74" w14:paraId="11503B92" w14:textId="77777777" w:rsidTr="00AD7C74">
        <w:trPr>
          <w:trHeight w:val="107"/>
        </w:trPr>
        <w:tc>
          <w:tcPr>
            <w:tcW w:w="2122" w:type="dxa"/>
            <w:vMerge/>
            <w:tcBorders>
              <w:right w:val="single" w:sz="4" w:space="0" w:color="auto"/>
            </w:tcBorders>
            <w:shd w:val="clear" w:color="auto" w:fill="F2F2F2" w:themeFill="background1" w:themeFillShade="F2"/>
          </w:tcPr>
          <w:p w14:paraId="613152C5"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C413458" w14:textId="77777777" w:rsidR="00AD7C74" w:rsidRDefault="00AD7C74" w:rsidP="00AD7C74">
            <w:pPr>
              <w:ind w:firstLine="0"/>
              <w:jc w:val="center"/>
            </w:pPr>
            <w:r>
              <w:t>3-</w:t>
            </w:r>
          </w:p>
        </w:tc>
        <w:tc>
          <w:tcPr>
            <w:tcW w:w="5380" w:type="dxa"/>
            <w:tcBorders>
              <w:left w:val="single" w:sz="4" w:space="0" w:color="auto"/>
            </w:tcBorders>
            <w:shd w:val="clear" w:color="auto" w:fill="FFFFFF" w:themeFill="background1"/>
          </w:tcPr>
          <w:p w14:paraId="2C81F993" w14:textId="77777777" w:rsidR="00AD7C74" w:rsidRDefault="00AD7C74" w:rsidP="00AD7C74">
            <w:pPr>
              <w:ind w:firstLine="0"/>
              <w:jc w:val="left"/>
            </w:pPr>
            <w:r>
              <w:t>El usuario pulsa “Cambiar”.</w:t>
            </w:r>
          </w:p>
        </w:tc>
      </w:tr>
      <w:tr w:rsidR="00AD7C74" w14:paraId="14B229F5" w14:textId="77777777" w:rsidTr="00AD7C74">
        <w:trPr>
          <w:trHeight w:val="106"/>
        </w:trPr>
        <w:tc>
          <w:tcPr>
            <w:tcW w:w="2122" w:type="dxa"/>
            <w:vMerge/>
            <w:tcBorders>
              <w:right w:val="single" w:sz="4" w:space="0" w:color="auto"/>
            </w:tcBorders>
            <w:shd w:val="clear" w:color="auto" w:fill="F2F2F2" w:themeFill="background1" w:themeFillShade="F2"/>
          </w:tcPr>
          <w:p w14:paraId="4E0A083C" w14:textId="77777777" w:rsidR="00AD7C74" w:rsidRDefault="00AD7C74" w:rsidP="00AD7C7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1EAC87A" w14:textId="77777777" w:rsidR="00AD7C74" w:rsidRDefault="00AD7C74" w:rsidP="00AD7C74">
            <w:pPr>
              <w:ind w:firstLine="0"/>
              <w:jc w:val="center"/>
            </w:pPr>
            <w:r>
              <w:t>4-</w:t>
            </w:r>
          </w:p>
        </w:tc>
        <w:tc>
          <w:tcPr>
            <w:tcW w:w="5380" w:type="dxa"/>
            <w:tcBorders>
              <w:left w:val="single" w:sz="4" w:space="0" w:color="auto"/>
            </w:tcBorders>
            <w:shd w:val="clear" w:color="auto" w:fill="FFFFFF" w:themeFill="background1"/>
          </w:tcPr>
          <w:p w14:paraId="5719D2A0" w14:textId="77777777" w:rsidR="00AD7C74" w:rsidRDefault="00AD7C74" w:rsidP="00AD7C74">
            <w:pPr>
              <w:ind w:firstLine="0"/>
              <w:jc w:val="left"/>
            </w:pPr>
            <w:r>
              <w:t>Se notifica al usuario con una alerta que la id ha sido modificada.</w:t>
            </w:r>
          </w:p>
        </w:tc>
      </w:tr>
      <w:tr w:rsidR="00AD7C74" w14:paraId="3B57E9DE" w14:textId="77777777" w:rsidTr="00AD7C74">
        <w:tc>
          <w:tcPr>
            <w:tcW w:w="2122" w:type="dxa"/>
            <w:tcBorders>
              <w:right w:val="single" w:sz="4" w:space="0" w:color="auto"/>
            </w:tcBorders>
            <w:shd w:val="clear" w:color="auto" w:fill="F2F2F2" w:themeFill="background1" w:themeFillShade="F2"/>
          </w:tcPr>
          <w:p w14:paraId="120049B7" w14:textId="77777777" w:rsidR="00AD7C74" w:rsidRDefault="00AD7C74" w:rsidP="00AD7C74">
            <w:pPr>
              <w:ind w:firstLine="0"/>
              <w:jc w:val="left"/>
            </w:pPr>
            <w:r>
              <w:t>Postcondición:</w:t>
            </w:r>
          </w:p>
        </w:tc>
        <w:tc>
          <w:tcPr>
            <w:tcW w:w="6372" w:type="dxa"/>
            <w:gridSpan w:val="2"/>
            <w:tcBorders>
              <w:left w:val="single" w:sz="4" w:space="0" w:color="auto"/>
            </w:tcBorders>
          </w:tcPr>
          <w:p w14:paraId="30189D51" w14:textId="77777777" w:rsidR="00AD7C74" w:rsidRDefault="00CD4804" w:rsidP="00AD7C74">
            <w:pPr>
              <w:ind w:firstLine="0"/>
              <w:jc w:val="left"/>
            </w:pPr>
            <w:r>
              <w:t>Se modifica la id del personaje en el diccionario.</w:t>
            </w:r>
          </w:p>
        </w:tc>
      </w:tr>
      <w:tr w:rsidR="00AD7C74" w14:paraId="7817EF5C" w14:textId="77777777" w:rsidTr="00AD7C74">
        <w:trPr>
          <w:trHeight w:val="107"/>
        </w:trPr>
        <w:tc>
          <w:tcPr>
            <w:tcW w:w="2122" w:type="dxa"/>
            <w:vMerge w:val="restart"/>
            <w:tcBorders>
              <w:right w:val="single" w:sz="4" w:space="0" w:color="auto"/>
            </w:tcBorders>
            <w:shd w:val="clear" w:color="auto" w:fill="F2F2F2" w:themeFill="background1" w:themeFillShade="F2"/>
          </w:tcPr>
          <w:p w14:paraId="36B3C164" w14:textId="77777777" w:rsidR="00AD7C74" w:rsidRDefault="00AD7C74" w:rsidP="00AD7C74">
            <w:pPr>
              <w:ind w:firstLine="0"/>
              <w:jc w:val="left"/>
            </w:pPr>
            <w:r>
              <w:t>Excepciones:</w:t>
            </w:r>
          </w:p>
        </w:tc>
        <w:tc>
          <w:tcPr>
            <w:tcW w:w="992" w:type="dxa"/>
            <w:tcBorders>
              <w:left w:val="single" w:sz="4" w:space="0" w:color="auto"/>
            </w:tcBorders>
            <w:shd w:val="clear" w:color="auto" w:fill="F2F2F2" w:themeFill="background1" w:themeFillShade="F2"/>
          </w:tcPr>
          <w:p w14:paraId="290EE7B4" w14:textId="77777777" w:rsidR="00AD7C74" w:rsidRDefault="00FF7738" w:rsidP="00AD7C74">
            <w:pPr>
              <w:ind w:firstLine="0"/>
              <w:jc w:val="center"/>
            </w:pPr>
            <w:r>
              <w:t>Paso</w:t>
            </w:r>
          </w:p>
        </w:tc>
        <w:tc>
          <w:tcPr>
            <w:tcW w:w="5380" w:type="dxa"/>
            <w:tcBorders>
              <w:left w:val="single" w:sz="4" w:space="0" w:color="auto"/>
            </w:tcBorders>
            <w:shd w:val="clear" w:color="auto" w:fill="F2F2F2" w:themeFill="background1" w:themeFillShade="F2"/>
          </w:tcPr>
          <w:p w14:paraId="3BDBBE15" w14:textId="77777777" w:rsidR="00AD7C74" w:rsidRDefault="00AD7C74" w:rsidP="00AD7C74">
            <w:pPr>
              <w:ind w:firstLine="0"/>
              <w:jc w:val="left"/>
            </w:pPr>
            <w:r>
              <w:t>Excepción</w:t>
            </w:r>
          </w:p>
        </w:tc>
      </w:tr>
      <w:tr w:rsidR="00AD7C74" w14:paraId="4C1249B4" w14:textId="77777777" w:rsidTr="00AD7C74">
        <w:trPr>
          <w:trHeight w:val="107"/>
        </w:trPr>
        <w:tc>
          <w:tcPr>
            <w:tcW w:w="2122" w:type="dxa"/>
            <w:vMerge/>
            <w:tcBorders>
              <w:right w:val="single" w:sz="4" w:space="0" w:color="auto"/>
            </w:tcBorders>
            <w:shd w:val="clear" w:color="auto" w:fill="F2F2F2" w:themeFill="background1" w:themeFillShade="F2"/>
          </w:tcPr>
          <w:p w14:paraId="4946A46B" w14:textId="77777777" w:rsidR="00AD7C74" w:rsidRDefault="00AD7C74" w:rsidP="00AD7C74">
            <w:pPr>
              <w:ind w:firstLine="0"/>
              <w:jc w:val="left"/>
            </w:pPr>
          </w:p>
        </w:tc>
        <w:tc>
          <w:tcPr>
            <w:tcW w:w="992" w:type="dxa"/>
            <w:tcBorders>
              <w:left w:val="single" w:sz="4" w:space="0" w:color="auto"/>
            </w:tcBorders>
            <w:shd w:val="clear" w:color="auto" w:fill="FFFFFF" w:themeFill="background1"/>
          </w:tcPr>
          <w:p w14:paraId="361E6A6C" w14:textId="77777777" w:rsidR="00AD7C74" w:rsidRDefault="00AD7C74" w:rsidP="00AD7C74">
            <w:pPr>
              <w:ind w:firstLine="0"/>
              <w:jc w:val="center"/>
            </w:pPr>
            <w:r>
              <w:t>1-</w:t>
            </w:r>
          </w:p>
        </w:tc>
        <w:tc>
          <w:tcPr>
            <w:tcW w:w="5380" w:type="dxa"/>
            <w:tcBorders>
              <w:left w:val="single" w:sz="4" w:space="0" w:color="auto"/>
            </w:tcBorders>
            <w:shd w:val="clear" w:color="auto" w:fill="FFFFFF" w:themeFill="background1"/>
          </w:tcPr>
          <w:p w14:paraId="47E58B00" w14:textId="77777777" w:rsidR="00AD7C74" w:rsidRDefault="00AD7C74" w:rsidP="00AD7C74">
            <w:pPr>
              <w:ind w:firstLine="0"/>
              <w:jc w:val="left"/>
            </w:pPr>
            <w:r>
              <w:t>El usuario introduce una id inexistente.</w:t>
            </w:r>
          </w:p>
        </w:tc>
      </w:tr>
      <w:tr w:rsidR="00AD7C74" w14:paraId="10864690" w14:textId="77777777" w:rsidTr="00AD7C74">
        <w:trPr>
          <w:trHeight w:val="106"/>
        </w:trPr>
        <w:tc>
          <w:tcPr>
            <w:tcW w:w="2122" w:type="dxa"/>
            <w:vMerge/>
            <w:tcBorders>
              <w:right w:val="single" w:sz="4" w:space="0" w:color="auto"/>
            </w:tcBorders>
            <w:shd w:val="clear" w:color="auto" w:fill="F2F2F2" w:themeFill="background1" w:themeFillShade="F2"/>
          </w:tcPr>
          <w:p w14:paraId="74A25BE6" w14:textId="77777777" w:rsidR="00AD7C74" w:rsidRDefault="00AD7C74" w:rsidP="00AD7C74">
            <w:pPr>
              <w:ind w:firstLine="0"/>
              <w:jc w:val="left"/>
            </w:pPr>
          </w:p>
        </w:tc>
        <w:tc>
          <w:tcPr>
            <w:tcW w:w="992" w:type="dxa"/>
            <w:tcBorders>
              <w:left w:val="single" w:sz="4" w:space="0" w:color="auto"/>
            </w:tcBorders>
            <w:shd w:val="clear" w:color="auto" w:fill="FFFFFF" w:themeFill="background1"/>
          </w:tcPr>
          <w:p w14:paraId="13AC7AC6" w14:textId="77777777" w:rsidR="00AD7C74" w:rsidRDefault="00AD7C74" w:rsidP="00AD7C74">
            <w:pPr>
              <w:ind w:firstLine="0"/>
              <w:jc w:val="center"/>
            </w:pPr>
            <w:r>
              <w:t>2-</w:t>
            </w:r>
          </w:p>
        </w:tc>
        <w:tc>
          <w:tcPr>
            <w:tcW w:w="5380" w:type="dxa"/>
            <w:tcBorders>
              <w:left w:val="single" w:sz="4" w:space="0" w:color="auto"/>
            </w:tcBorders>
            <w:shd w:val="clear" w:color="auto" w:fill="FFFFFF" w:themeFill="background1"/>
          </w:tcPr>
          <w:p w14:paraId="5AEEA6EA" w14:textId="77777777" w:rsidR="00AD7C74" w:rsidRDefault="00AD7C74" w:rsidP="00AD7C74">
            <w:pPr>
              <w:ind w:firstLine="0"/>
              <w:jc w:val="left"/>
            </w:pPr>
            <w:r>
              <w:t>El usuario introduce un id existente como nueva id.</w:t>
            </w:r>
          </w:p>
        </w:tc>
      </w:tr>
      <w:tr w:rsidR="00AD7C74" w14:paraId="679E34F1" w14:textId="77777777" w:rsidTr="00AD7C74">
        <w:tc>
          <w:tcPr>
            <w:tcW w:w="2122" w:type="dxa"/>
            <w:tcBorders>
              <w:right w:val="single" w:sz="4" w:space="0" w:color="auto"/>
            </w:tcBorders>
            <w:shd w:val="clear" w:color="auto" w:fill="F2F2F2" w:themeFill="background1" w:themeFillShade="F2"/>
          </w:tcPr>
          <w:p w14:paraId="0A4DB6D7" w14:textId="77777777" w:rsidR="00AD7C74" w:rsidRDefault="00AD7C74" w:rsidP="00AD7C74">
            <w:pPr>
              <w:ind w:firstLine="0"/>
              <w:jc w:val="left"/>
            </w:pPr>
            <w:r>
              <w:t>Importancia:</w:t>
            </w:r>
          </w:p>
        </w:tc>
        <w:tc>
          <w:tcPr>
            <w:tcW w:w="6372" w:type="dxa"/>
            <w:gridSpan w:val="2"/>
            <w:tcBorders>
              <w:left w:val="single" w:sz="4" w:space="0" w:color="auto"/>
            </w:tcBorders>
          </w:tcPr>
          <w:p w14:paraId="626C163E" w14:textId="77777777" w:rsidR="00AD7C74" w:rsidRDefault="00AD7C74" w:rsidP="00AD7C74">
            <w:pPr>
              <w:ind w:firstLine="0"/>
              <w:jc w:val="left"/>
            </w:pPr>
            <w:r>
              <w:t>Baja</w:t>
            </w:r>
          </w:p>
        </w:tc>
      </w:tr>
      <w:tr w:rsidR="00AD7C74" w14:paraId="47B141B4" w14:textId="77777777" w:rsidTr="00AD7C74">
        <w:tc>
          <w:tcPr>
            <w:tcW w:w="2122" w:type="dxa"/>
            <w:tcBorders>
              <w:right w:val="single" w:sz="4" w:space="0" w:color="auto"/>
            </w:tcBorders>
            <w:shd w:val="clear" w:color="auto" w:fill="F2F2F2" w:themeFill="background1" w:themeFillShade="F2"/>
          </w:tcPr>
          <w:p w14:paraId="3B61FB63" w14:textId="77777777" w:rsidR="00AD7C74" w:rsidRDefault="00AD7C74" w:rsidP="00AD7C74">
            <w:pPr>
              <w:ind w:firstLine="0"/>
              <w:jc w:val="left"/>
            </w:pPr>
            <w:r>
              <w:t>Frecuencia:</w:t>
            </w:r>
          </w:p>
        </w:tc>
        <w:tc>
          <w:tcPr>
            <w:tcW w:w="6372" w:type="dxa"/>
            <w:gridSpan w:val="2"/>
            <w:tcBorders>
              <w:left w:val="single" w:sz="4" w:space="0" w:color="auto"/>
            </w:tcBorders>
          </w:tcPr>
          <w:p w14:paraId="38F5C5C7" w14:textId="77777777" w:rsidR="00AD7C74" w:rsidRDefault="00AD7C74" w:rsidP="00AD7C74">
            <w:pPr>
              <w:keepNext/>
              <w:ind w:firstLine="0"/>
              <w:jc w:val="left"/>
            </w:pPr>
            <w:r>
              <w:t>Baja</w:t>
            </w:r>
          </w:p>
        </w:tc>
      </w:tr>
    </w:tbl>
    <w:p w14:paraId="76326B22" w14:textId="11FCA17F" w:rsidR="00AD7C74" w:rsidRDefault="00AD7C74" w:rsidP="00AD7C74">
      <w:pPr>
        <w:pStyle w:val="Descripcin"/>
        <w:keepNext/>
        <w:jc w:val="center"/>
      </w:pPr>
      <w:bookmarkStart w:id="81" w:name="_Toc32403625"/>
      <w:r>
        <w:t xml:space="preserve">Tabla </w:t>
      </w:r>
      <w:r w:rsidR="00C55D23">
        <w:fldChar w:fldCharType="begin"/>
      </w:r>
      <w:r w:rsidR="00C55D23">
        <w:instrText xml:space="preserve"> SEQ Tabla \* ARABIC </w:instrText>
      </w:r>
      <w:r w:rsidR="00C55D23">
        <w:fldChar w:fldCharType="separate"/>
      </w:r>
      <w:r w:rsidR="002C5B9B">
        <w:rPr>
          <w:noProof/>
        </w:rPr>
        <w:t>26</w:t>
      </w:r>
      <w:r w:rsidR="00C55D23">
        <w:rPr>
          <w:noProof/>
        </w:rPr>
        <w:fldChar w:fldCharType="end"/>
      </w:r>
      <w:r>
        <w:t xml:space="preserve"> Caso de uso 14</w:t>
      </w:r>
      <w:bookmarkEnd w:id="81"/>
    </w:p>
    <w:p w14:paraId="0744E1E7" w14:textId="77777777" w:rsidR="00AD7C74" w:rsidRDefault="00AD7C74">
      <w:pPr>
        <w:ind w:firstLine="0"/>
        <w:jc w:val="left"/>
        <w:rPr>
          <w:i/>
          <w:iCs/>
          <w:color w:val="44546A" w:themeColor="text2"/>
          <w:sz w:val="18"/>
          <w:szCs w:val="18"/>
        </w:rPr>
      </w:pPr>
      <w:r>
        <w:br w:type="page"/>
      </w:r>
    </w:p>
    <w:tbl>
      <w:tblPr>
        <w:tblStyle w:val="Tablaconcuadrcula"/>
        <w:tblpPr w:leftFromText="141" w:rightFromText="141" w:vertAnchor="text" w:horzAnchor="margin" w:tblpY="-89"/>
        <w:tblW w:w="0" w:type="auto"/>
        <w:tblLook w:val="04A0" w:firstRow="1" w:lastRow="0" w:firstColumn="1" w:lastColumn="0" w:noHBand="0" w:noVBand="1"/>
      </w:tblPr>
      <w:tblGrid>
        <w:gridCol w:w="2122"/>
        <w:gridCol w:w="992"/>
        <w:gridCol w:w="5380"/>
      </w:tblGrid>
      <w:tr w:rsidR="00DE6162" w:rsidRPr="00681815" w14:paraId="315D4AB5" w14:textId="77777777" w:rsidTr="00DE6162">
        <w:tc>
          <w:tcPr>
            <w:tcW w:w="2122" w:type="dxa"/>
            <w:tcBorders>
              <w:bottom w:val="single" w:sz="4" w:space="0" w:color="auto"/>
            </w:tcBorders>
            <w:shd w:val="clear" w:color="auto" w:fill="F2F2F2" w:themeFill="background1" w:themeFillShade="F2"/>
          </w:tcPr>
          <w:p w14:paraId="789B19C8" w14:textId="77777777" w:rsidR="00DE6162" w:rsidRPr="00681815" w:rsidRDefault="00DE6162" w:rsidP="00DE6162">
            <w:pPr>
              <w:ind w:firstLine="0"/>
              <w:jc w:val="center"/>
              <w:rPr>
                <w:b/>
                <w:bCs/>
              </w:rPr>
            </w:pPr>
            <w:r>
              <w:rPr>
                <w:b/>
                <w:bCs/>
              </w:rPr>
              <w:lastRenderedPageBreak/>
              <w:t>Caso de uso 15</w:t>
            </w:r>
          </w:p>
        </w:tc>
        <w:tc>
          <w:tcPr>
            <w:tcW w:w="6372" w:type="dxa"/>
            <w:gridSpan w:val="2"/>
            <w:shd w:val="clear" w:color="auto" w:fill="F2F2F2" w:themeFill="background1" w:themeFillShade="F2"/>
          </w:tcPr>
          <w:p w14:paraId="7138F6B4" w14:textId="77777777" w:rsidR="00DE6162" w:rsidRPr="00681815" w:rsidRDefault="00DE6162" w:rsidP="00DE6162">
            <w:pPr>
              <w:ind w:firstLine="0"/>
              <w:jc w:val="center"/>
              <w:rPr>
                <w:b/>
                <w:bCs/>
              </w:rPr>
            </w:pPr>
            <w:r>
              <w:rPr>
                <w:b/>
                <w:bCs/>
              </w:rPr>
              <w:t>Modificar etnia</w:t>
            </w:r>
          </w:p>
        </w:tc>
      </w:tr>
      <w:tr w:rsidR="00DE6162" w14:paraId="42B73895" w14:textId="77777777" w:rsidTr="00DE6162">
        <w:tc>
          <w:tcPr>
            <w:tcW w:w="2122" w:type="dxa"/>
            <w:tcBorders>
              <w:bottom w:val="single" w:sz="4" w:space="0" w:color="auto"/>
              <w:right w:val="single" w:sz="4" w:space="0" w:color="auto"/>
            </w:tcBorders>
            <w:shd w:val="clear" w:color="auto" w:fill="F2F2F2" w:themeFill="background1" w:themeFillShade="F2"/>
          </w:tcPr>
          <w:p w14:paraId="6307CA35" w14:textId="77777777" w:rsidR="00DE6162" w:rsidRDefault="00DE6162" w:rsidP="00DE6162">
            <w:pPr>
              <w:ind w:firstLine="0"/>
              <w:jc w:val="left"/>
            </w:pPr>
            <w:r>
              <w:t>Requisitos asociados:</w:t>
            </w:r>
          </w:p>
        </w:tc>
        <w:tc>
          <w:tcPr>
            <w:tcW w:w="6372" w:type="dxa"/>
            <w:gridSpan w:val="2"/>
            <w:tcBorders>
              <w:left w:val="single" w:sz="4" w:space="0" w:color="auto"/>
            </w:tcBorders>
          </w:tcPr>
          <w:p w14:paraId="3CE545E5" w14:textId="77777777" w:rsidR="00DE6162" w:rsidRDefault="00DE6162" w:rsidP="00DE6162">
            <w:pPr>
              <w:ind w:firstLine="0"/>
              <w:jc w:val="center"/>
            </w:pPr>
            <w:r>
              <w:t>R.F-8.7</w:t>
            </w:r>
          </w:p>
        </w:tc>
      </w:tr>
      <w:tr w:rsidR="00DE6162" w14:paraId="0D893E6F" w14:textId="77777777" w:rsidTr="00DE6162">
        <w:tc>
          <w:tcPr>
            <w:tcW w:w="2122" w:type="dxa"/>
            <w:tcBorders>
              <w:right w:val="single" w:sz="4" w:space="0" w:color="auto"/>
            </w:tcBorders>
            <w:shd w:val="clear" w:color="auto" w:fill="F2F2F2" w:themeFill="background1" w:themeFillShade="F2"/>
          </w:tcPr>
          <w:p w14:paraId="0A029688" w14:textId="77777777" w:rsidR="00DE6162" w:rsidRDefault="00DE6162" w:rsidP="00DE6162">
            <w:pPr>
              <w:ind w:firstLine="0"/>
              <w:jc w:val="left"/>
            </w:pPr>
            <w:r>
              <w:t>Descripción:</w:t>
            </w:r>
          </w:p>
        </w:tc>
        <w:tc>
          <w:tcPr>
            <w:tcW w:w="6372" w:type="dxa"/>
            <w:gridSpan w:val="2"/>
            <w:tcBorders>
              <w:left w:val="single" w:sz="4" w:space="0" w:color="auto"/>
            </w:tcBorders>
            <w:shd w:val="clear" w:color="auto" w:fill="FFFFFF" w:themeFill="background1"/>
          </w:tcPr>
          <w:p w14:paraId="20559030" w14:textId="77777777" w:rsidR="00DE6162" w:rsidRDefault="00DE6162" w:rsidP="00DE6162">
            <w:pPr>
              <w:ind w:firstLine="0"/>
              <w:jc w:val="left"/>
            </w:pPr>
            <w:r>
              <w:rPr>
                <w:shd w:val="clear" w:color="auto" w:fill="FFFFFF" w:themeFill="background1"/>
              </w:rPr>
              <w:t>Permite al usuario modificar la etnia.</w:t>
            </w:r>
          </w:p>
        </w:tc>
      </w:tr>
      <w:tr w:rsidR="00DE6162" w14:paraId="02EBDDED" w14:textId="77777777" w:rsidTr="00DE6162">
        <w:tc>
          <w:tcPr>
            <w:tcW w:w="2122" w:type="dxa"/>
            <w:tcBorders>
              <w:right w:val="single" w:sz="4" w:space="0" w:color="auto"/>
            </w:tcBorders>
            <w:shd w:val="clear" w:color="auto" w:fill="F2F2F2" w:themeFill="background1" w:themeFillShade="F2"/>
          </w:tcPr>
          <w:p w14:paraId="652CD641" w14:textId="77777777" w:rsidR="00DE6162" w:rsidRDefault="00DE6162" w:rsidP="00DE6162">
            <w:pPr>
              <w:ind w:firstLine="0"/>
              <w:jc w:val="left"/>
            </w:pPr>
            <w:r>
              <w:t>Precondición:</w:t>
            </w:r>
          </w:p>
        </w:tc>
        <w:tc>
          <w:tcPr>
            <w:tcW w:w="6372" w:type="dxa"/>
            <w:gridSpan w:val="2"/>
            <w:tcBorders>
              <w:left w:val="single" w:sz="4" w:space="0" w:color="auto"/>
              <w:bottom w:val="single" w:sz="4" w:space="0" w:color="auto"/>
            </w:tcBorders>
          </w:tcPr>
          <w:p w14:paraId="042462B8" w14:textId="77777777" w:rsidR="00DE6162" w:rsidRDefault="00D7051C" w:rsidP="00DE6162">
            <w:pPr>
              <w:ind w:firstLine="0"/>
              <w:jc w:val="left"/>
            </w:pPr>
            <w:r>
              <w:t>Tener un diccionario cargado, es decir, haber introducido un ePub o un guion en la app y estar en la ventana de modificar personajes.</w:t>
            </w:r>
          </w:p>
        </w:tc>
      </w:tr>
      <w:tr w:rsidR="00DE6162" w14:paraId="7CBEFC34" w14:textId="77777777" w:rsidTr="00DE6162">
        <w:tc>
          <w:tcPr>
            <w:tcW w:w="2122" w:type="dxa"/>
            <w:vMerge w:val="restart"/>
            <w:tcBorders>
              <w:right w:val="single" w:sz="4" w:space="0" w:color="auto"/>
            </w:tcBorders>
            <w:shd w:val="clear" w:color="auto" w:fill="F2F2F2" w:themeFill="background1" w:themeFillShade="F2"/>
          </w:tcPr>
          <w:p w14:paraId="2DAD7F9A" w14:textId="77777777" w:rsidR="00DE6162" w:rsidRDefault="00DE6162" w:rsidP="00DE616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404FAC1" w14:textId="77777777" w:rsidR="00DE6162" w:rsidRDefault="00DE6162" w:rsidP="00DE616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E14BDB6" w14:textId="77777777" w:rsidR="00DE6162" w:rsidRDefault="00DE6162" w:rsidP="00DE6162">
            <w:pPr>
              <w:ind w:firstLine="0"/>
              <w:jc w:val="left"/>
            </w:pPr>
            <w:r>
              <w:t>Acción</w:t>
            </w:r>
          </w:p>
        </w:tc>
      </w:tr>
      <w:tr w:rsidR="00DE6162" w14:paraId="73631C5A" w14:textId="77777777" w:rsidTr="00DE6162">
        <w:trPr>
          <w:trHeight w:val="213"/>
        </w:trPr>
        <w:tc>
          <w:tcPr>
            <w:tcW w:w="2122" w:type="dxa"/>
            <w:vMerge/>
            <w:tcBorders>
              <w:right w:val="single" w:sz="4" w:space="0" w:color="auto"/>
            </w:tcBorders>
            <w:shd w:val="clear" w:color="auto" w:fill="F2F2F2" w:themeFill="background1" w:themeFillShade="F2"/>
          </w:tcPr>
          <w:p w14:paraId="45DE584B"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DEE0365" w14:textId="77777777" w:rsidR="00DE6162" w:rsidRDefault="00DE6162" w:rsidP="00DE6162">
            <w:pPr>
              <w:ind w:firstLine="0"/>
              <w:jc w:val="center"/>
            </w:pPr>
            <w:r>
              <w:t>1-</w:t>
            </w:r>
          </w:p>
        </w:tc>
        <w:tc>
          <w:tcPr>
            <w:tcW w:w="5380" w:type="dxa"/>
            <w:tcBorders>
              <w:top w:val="single" w:sz="4" w:space="0" w:color="auto"/>
              <w:left w:val="single" w:sz="4" w:space="0" w:color="auto"/>
            </w:tcBorders>
            <w:shd w:val="clear" w:color="auto" w:fill="FFFFFF" w:themeFill="background1"/>
          </w:tcPr>
          <w:p w14:paraId="2F0524D7" w14:textId="77777777" w:rsidR="00DE6162" w:rsidRDefault="00DE6162" w:rsidP="00DE6162">
            <w:pPr>
              <w:ind w:firstLine="0"/>
              <w:jc w:val="left"/>
            </w:pPr>
            <w:r>
              <w:t>El usuario introduce la id del personaje.</w:t>
            </w:r>
          </w:p>
        </w:tc>
      </w:tr>
      <w:tr w:rsidR="00DE6162" w14:paraId="2BEBCBD2" w14:textId="77777777" w:rsidTr="00DE6162">
        <w:trPr>
          <w:trHeight w:val="213"/>
        </w:trPr>
        <w:tc>
          <w:tcPr>
            <w:tcW w:w="2122" w:type="dxa"/>
            <w:vMerge/>
            <w:tcBorders>
              <w:right w:val="single" w:sz="4" w:space="0" w:color="auto"/>
            </w:tcBorders>
            <w:shd w:val="clear" w:color="auto" w:fill="F2F2F2" w:themeFill="background1" w:themeFillShade="F2"/>
          </w:tcPr>
          <w:p w14:paraId="3C439724"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80A1008" w14:textId="77777777" w:rsidR="00DE6162" w:rsidRDefault="00DE6162" w:rsidP="00DE6162">
            <w:pPr>
              <w:ind w:firstLine="0"/>
              <w:jc w:val="center"/>
            </w:pPr>
            <w:r>
              <w:t>2-</w:t>
            </w:r>
          </w:p>
        </w:tc>
        <w:tc>
          <w:tcPr>
            <w:tcW w:w="5380" w:type="dxa"/>
            <w:tcBorders>
              <w:left w:val="single" w:sz="4" w:space="0" w:color="auto"/>
            </w:tcBorders>
            <w:shd w:val="clear" w:color="auto" w:fill="FFFFFF" w:themeFill="background1"/>
          </w:tcPr>
          <w:p w14:paraId="0515AF1E" w14:textId="77777777" w:rsidR="00DE6162" w:rsidRDefault="00DE6162" w:rsidP="00DE6162">
            <w:pPr>
              <w:ind w:firstLine="0"/>
              <w:jc w:val="left"/>
            </w:pPr>
            <w:r>
              <w:t>El usuario introduce la etnia que desee.</w:t>
            </w:r>
          </w:p>
        </w:tc>
      </w:tr>
      <w:tr w:rsidR="00DE6162" w14:paraId="6E426BCE" w14:textId="77777777" w:rsidTr="00DE6162">
        <w:trPr>
          <w:trHeight w:val="107"/>
        </w:trPr>
        <w:tc>
          <w:tcPr>
            <w:tcW w:w="2122" w:type="dxa"/>
            <w:vMerge/>
            <w:tcBorders>
              <w:right w:val="single" w:sz="4" w:space="0" w:color="auto"/>
            </w:tcBorders>
            <w:shd w:val="clear" w:color="auto" w:fill="F2F2F2" w:themeFill="background1" w:themeFillShade="F2"/>
          </w:tcPr>
          <w:p w14:paraId="0FF6FA6E"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0F1F7D9" w14:textId="77777777" w:rsidR="00DE6162" w:rsidRDefault="00DE6162" w:rsidP="00DE6162">
            <w:pPr>
              <w:ind w:firstLine="0"/>
              <w:jc w:val="center"/>
            </w:pPr>
            <w:r>
              <w:t>3-</w:t>
            </w:r>
          </w:p>
        </w:tc>
        <w:tc>
          <w:tcPr>
            <w:tcW w:w="5380" w:type="dxa"/>
            <w:tcBorders>
              <w:left w:val="single" w:sz="4" w:space="0" w:color="auto"/>
            </w:tcBorders>
            <w:shd w:val="clear" w:color="auto" w:fill="FFFFFF" w:themeFill="background1"/>
          </w:tcPr>
          <w:p w14:paraId="2DBE07EA" w14:textId="77777777" w:rsidR="00DE6162" w:rsidRDefault="00DE6162" w:rsidP="00DE6162">
            <w:pPr>
              <w:ind w:firstLine="0"/>
              <w:jc w:val="left"/>
            </w:pPr>
            <w:r>
              <w:t>El usuario pulsa “Modificar”.</w:t>
            </w:r>
          </w:p>
        </w:tc>
      </w:tr>
      <w:tr w:rsidR="00DE6162" w14:paraId="69701869" w14:textId="77777777" w:rsidTr="00DE6162">
        <w:trPr>
          <w:trHeight w:val="106"/>
        </w:trPr>
        <w:tc>
          <w:tcPr>
            <w:tcW w:w="2122" w:type="dxa"/>
            <w:vMerge/>
            <w:tcBorders>
              <w:right w:val="single" w:sz="4" w:space="0" w:color="auto"/>
            </w:tcBorders>
            <w:shd w:val="clear" w:color="auto" w:fill="F2F2F2" w:themeFill="background1" w:themeFillShade="F2"/>
          </w:tcPr>
          <w:p w14:paraId="052EA8D6"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A0FDBE7" w14:textId="77777777" w:rsidR="00DE6162" w:rsidRDefault="00DE6162" w:rsidP="00DE6162">
            <w:pPr>
              <w:ind w:firstLine="0"/>
              <w:jc w:val="center"/>
            </w:pPr>
            <w:r>
              <w:t>4-</w:t>
            </w:r>
          </w:p>
        </w:tc>
        <w:tc>
          <w:tcPr>
            <w:tcW w:w="5380" w:type="dxa"/>
            <w:tcBorders>
              <w:left w:val="single" w:sz="4" w:space="0" w:color="auto"/>
            </w:tcBorders>
            <w:shd w:val="clear" w:color="auto" w:fill="FFFFFF" w:themeFill="background1"/>
          </w:tcPr>
          <w:p w14:paraId="7D7415AA" w14:textId="77777777" w:rsidR="00DE6162" w:rsidRDefault="00DE6162" w:rsidP="00DE6162">
            <w:pPr>
              <w:ind w:firstLine="0"/>
              <w:jc w:val="left"/>
            </w:pPr>
            <w:r>
              <w:t>Se notifica al usuario con una alerta que la etnia ha sido modificada.</w:t>
            </w:r>
          </w:p>
        </w:tc>
      </w:tr>
      <w:tr w:rsidR="00DE6162" w14:paraId="3953B567" w14:textId="77777777" w:rsidTr="00DE6162">
        <w:tc>
          <w:tcPr>
            <w:tcW w:w="2122" w:type="dxa"/>
            <w:tcBorders>
              <w:right w:val="single" w:sz="4" w:space="0" w:color="auto"/>
            </w:tcBorders>
            <w:shd w:val="clear" w:color="auto" w:fill="F2F2F2" w:themeFill="background1" w:themeFillShade="F2"/>
          </w:tcPr>
          <w:p w14:paraId="0C656584" w14:textId="77777777" w:rsidR="00DE6162" w:rsidRDefault="00DE6162" w:rsidP="00DE6162">
            <w:pPr>
              <w:ind w:firstLine="0"/>
              <w:jc w:val="left"/>
            </w:pPr>
            <w:r>
              <w:t>Postcondición:</w:t>
            </w:r>
          </w:p>
        </w:tc>
        <w:tc>
          <w:tcPr>
            <w:tcW w:w="6372" w:type="dxa"/>
            <w:gridSpan w:val="2"/>
            <w:tcBorders>
              <w:left w:val="single" w:sz="4" w:space="0" w:color="auto"/>
            </w:tcBorders>
          </w:tcPr>
          <w:p w14:paraId="28F4259D" w14:textId="77777777" w:rsidR="00DE6162" w:rsidRDefault="00CD4804" w:rsidP="00DE6162">
            <w:pPr>
              <w:ind w:firstLine="0"/>
              <w:jc w:val="left"/>
            </w:pPr>
            <w:r>
              <w:t>Se añade una etnia a la clase de personaje.</w:t>
            </w:r>
          </w:p>
        </w:tc>
      </w:tr>
      <w:tr w:rsidR="00DE6162" w14:paraId="7C74165A" w14:textId="77777777" w:rsidTr="00DE6162">
        <w:trPr>
          <w:trHeight w:val="107"/>
        </w:trPr>
        <w:tc>
          <w:tcPr>
            <w:tcW w:w="2122" w:type="dxa"/>
            <w:vMerge w:val="restart"/>
            <w:tcBorders>
              <w:right w:val="single" w:sz="4" w:space="0" w:color="auto"/>
            </w:tcBorders>
            <w:shd w:val="clear" w:color="auto" w:fill="F2F2F2" w:themeFill="background1" w:themeFillShade="F2"/>
          </w:tcPr>
          <w:p w14:paraId="5B630130" w14:textId="77777777" w:rsidR="00DE6162" w:rsidRDefault="00DE6162" w:rsidP="00DE6162">
            <w:pPr>
              <w:ind w:firstLine="0"/>
              <w:jc w:val="left"/>
            </w:pPr>
            <w:r>
              <w:t>Excepciones:</w:t>
            </w:r>
          </w:p>
        </w:tc>
        <w:tc>
          <w:tcPr>
            <w:tcW w:w="992" w:type="dxa"/>
            <w:tcBorders>
              <w:left w:val="single" w:sz="4" w:space="0" w:color="auto"/>
            </w:tcBorders>
            <w:shd w:val="clear" w:color="auto" w:fill="F2F2F2" w:themeFill="background1" w:themeFillShade="F2"/>
          </w:tcPr>
          <w:p w14:paraId="0031874D" w14:textId="77777777" w:rsidR="00DE6162" w:rsidRDefault="00FF7738" w:rsidP="00DE6162">
            <w:pPr>
              <w:ind w:firstLine="0"/>
              <w:jc w:val="center"/>
            </w:pPr>
            <w:r>
              <w:t>Paso</w:t>
            </w:r>
          </w:p>
        </w:tc>
        <w:tc>
          <w:tcPr>
            <w:tcW w:w="5380" w:type="dxa"/>
            <w:tcBorders>
              <w:left w:val="single" w:sz="4" w:space="0" w:color="auto"/>
            </w:tcBorders>
            <w:shd w:val="clear" w:color="auto" w:fill="F2F2F2" w:themeFill="background1" w:themeFillShade="F2"/>
          </w:tcPr>
          <w:p w14:paraId="072047ED" w14:textId="77777777" w:rsidR="00DE6162" w:rsidRDefault="00DE6162" w:rsidP="00DE6162">
            <w:pPr>
              <w:ind w:firstLine="0"/>
              <w:jc w:val="left"/>
            </w:pPr>
            <w:r>
              <w:t>Excepción</w:t>
            </w:r>
          </w:p>
        </w:tc>
      </w:tr>
      <w:tr w:rsidR="00DE6162" w14:paraId="7DD6B019" w14:textId="77777777" w:rsidTr="00DE6162">
        <w:trPr>
          <w:trHeight w:val="107"/>
        </w:trPr>
        <w:tc>
          <w:tcPr>
            <w:tcW w:w="2122" w:type="dxa"/>
            <w:vMerge/>
            <w:tcBorders>
              <w:right w:val="single" w:sz="4" w:space="0" w:color="auto"/>
            </w:tcBorders>
            <w:shd w:val="clear" w:color="auto" w:fill="F2F2F2" w:themeFill="background1" w:themeFillShade="F2"/>
          </w:tcPr>
          <w:p w14:paraId="0C8A7F50" w14:textId="77777777" w:rsidR="00DE6162" w:rsidRDefault="00DE6162" w:rsidP="00DE6162">
            <w:pPr>
              <w:ind w:firstLine="0"/>
              <w:jc w:val="left"/>
            </w:pPr>
          </w:p>
        </w:tc>
        <w:tc>
          <w:tcPr>
            <w:tcW w:w="992" w:type="dxa"/>
            <w:tcBorders>
              <w:left w:val="single" w:sz="4" w:space="0" w:color="auto"/>
            </w:tcBorders>
            <w:shd w:val="clear" w:color="auto" w:fill="FFFFFF" w:themeFill="background1"/>
          </w:tcPr>
          <w:p w14:paraId="3842D7BC" w14:textId="77777777" w:rsidR="00DE6162" w:rsidRDefault="00DE6162" w:rsidP="00DE6162">
            <w:pPr>
              <w:ind w:firstLine="0"/>
              <w:jc w:val="center"/>
            </w:pPr>
            <w:r>
              <w:t>1-</w:t>
            </w:r>
          </w:p>
        </w:tc>
        <w:tc>
          <w:tcPr>
            <w:tcW w:w="5380" w:type="dxa"/>
            <w:tcBorders>
              <w:left w:val="single" w:sz="4" w:space="0" w:color="auto"/>
            </w:tcBorders>
            <w:shd w:val="clear" w:color="auto" w:fill="FFFFFF" w:themeFill="background1"/>
          </w:tcPr>
          <w:p w14:paraId="775B1F8F" w14:textId="77777777" w:rsidR="00DE6162" w:rsidRDefault="00DE6162" w:rsidP="00DE6162">
            <w:pPr>
              <w:ind w:firstLine="0"/>
              <w:jc w:val="left"/>
            </w:pPr>
            <w:r>
              <w:t>El usuario introduce una id inexistente.</w:t>
            </w:r>
          </w:p>
        </w:tc>
      </w:tr>
      <w:tr w:rsidR="00DE6162" w14:paraId="1D071049" w14:textId="77777777" w:rsidTr="00DE6162">
        <w:tc>
          <w:tcPr>
            <w:tcW w:w="2122" w:type="dxa"/>
            <w:tcBorders>
              <w:right w:val="single" w:sz="4" w:space="0" w:color="auto"/>
            </w:tcBorders>
            <w:shd w:val="clear" w:color="auto" w:fill="F2F2F2" w:themeFill="background1" w:themeFillShade="F2"/>
          </w:tcPr>
          <w:p w14:paraId="302EB8BA" w14:textId="77777777" w:rsidR="00DE6162" w:rsidRDefault="00DE6162" w:rsidP="00DE6162">
            <w:pPr>
              <w:ind w:firstLine="0"/>
              <w:jc w:val="left"/>
            </w:pPr>
            <w:r>
              <w:t>Importancia:</w:t>
            </w:r>
          </w:p>
        </w:tc>
        <w:tc>
          <w:tcPr>
            <w:tcW w:w="6372" w:type="dxa"/>
            <w:gridSpan w:val="2"/>
            <w:tcBorders>
              <w:left w:val="single" w:sz="4" w:space="0" w:color="auto"/>
            </w:tcBorders>
          </w:tcPr>
          <w:p w14:paraId="0B7184FA" w14:textId="77777777" w:rsidR="00DE6162" w:rsidRDefault="00DE6162" w:rsidP="00DE6162">
            <w:pPr>
              <w:ind w:firstLine="0"/>
              <w:jc w:val="left"/>
            </w:pPr>
            <w:r>
              <w:t>Media</w:t>
            </w:r>
          </w:p>
        </w:tc>
      </w:tr>
      <w:tr w:rsidR="00DE6162" w14:paraId="16E19D2C" w14:textId="77777777" w:rsidTr="00DE6162">
        <w:tc>
          <w:tcPr>
            <w:tcW w:w="2122" w:type="dxa"/>
            <w:tcBorders>
              <w:right w:val="single" w:sz="4" w:space="0" w:color="auto"/>
            </w:tcBorders>
            <w:shd w:val="clear" w:color="auto" w:fill="F2F2F2" w:themeFill="background1" w:themeFillShade="F2"/>
          </w:tcPr>
          <w:p w14:paraId="33089377" w14:textId="77777777" w:rsidR="00DE6162" w:rsidRDefault="00DE6162" w:rsidP="00DE6162">
            <w:pPr>
              <w:ind w:firstLine="0"/>
              <w:jc w:val="left"/>
            </w:pPr>
            <w:r>
              <w:t>Frecuencia:</w:t>
            </w:r>
          </w:p>
        </w:tc>
        <w:tc>
          <w:tcPr>
            <w:tcW w:w="6372" w:type="dxa"/>
            <w:gridSpan w:val="2"/>
            <w:tcBorders>
              <w:left w:val="single" w:sz="4" w:space="0" w:color="auto"/>
            </w:tcBorders>
          </w:tcPr>
          <w:p w14:paraId="6B0E18FD" w14:textId="77777777" w:rsidR="00DE6162" w:rsidRDefault="00DE6162" w:rsidP="00DE6162">
            <w:pPr>
              <w:keepNext/>
              <w:ind w:firstLine="0"/>
              <w:jc w:val="left"/>
            </w:pPr>
            <w:r>
              <w:t>Media</w:t>
            </w:r>
          </w:p>
        </w:tc>
      </w:tr>
    </w:tbl>
    <w:p w14:paraId="68574CD1" w14:textId="026479F9" w:rsidR="00AC60D3" w:rsidRDefault="00DE6162" w:rsidP="00DE6162">
      <w:pPr>
        <w:pStyle w:val="Descripcin"/>
        <w:keepNext/>
        <w:jc w:val="center"/>
      </w:pPr>
      <w:bookmarkStart w:id="82" w:name="_Toc32403626"/>
      <w:r>
        <w:t xml:space="preserve">Tabla </w:t>
      </w:r>
      <w:r w:rsidR="00C55D23">
        <w:fldChar w:fldCharType="begin"/>
      </w:r>
      <w:r w:rsidR="00C55D23">
        <w:instrText xml:space="preserve"> SEQ Tabla \* ARABIC </w:instrText>
      </w:r>
      <w:r w:rsidR="00C55D23">
        <w:fldChar w:fldCharType="separate"/>
      </w:r>
      <w:r w:rsidR="002C5B9B">
        <w:rPr>
          <w:noProof/>
        </w:rPr>
        <w:t>27</w:t>
      </w:r>
      <w:r w:rsidR="00C55D23">
        <w:rPr>
          <w:noProof/>
        </w:rPr>
        <w:fldChar w:fldCharType="end"/>
      </w:r>
      <w:r>
        <w:t xml:space="preserve"> Caso de uso 15</w:t>
      </w:r>
      <w:bookmarkEnd w:id="82"/>
    </w:p>
    <w:tbl>
      <w:tblPr>
        <w:tblStyle w:val="Tablaconcuadrcula"/>
        <w:tblpPr w:leftFromText="141" w:rightFromText="141" w:vertAnchor="text" w:horzAnchor="margin" w:tblpY="-27"/>
        <w:tblW w:w="0" w:type="auto"/>
        <w:tblLook w:val="04A0" w:firstRow="1" w:lastRow="0" w:firstColumn="1" w:lastColumn="0" w:noHBand="0" w:noVBand="1"/>
      </w:tblPr>
      <w:tblGrid>
        <w:gridCol w:w="2122"/>
        <w:gridCol w:w="992"/>
        <w:gridCol w:w="5380"/>
      </w:tblGrid>
      <w:tr w:rsidR="00DE6162" w:rsidRPr="00681815" w14:paraId="6EB81D4C" w14:textId="77777777" w:rsidTr="00DE6162">
        <w:tc>
          <w:tcPr>
            <w:tcW w:w="2122" w:type="dxa"/>
            <w:tcBorders>
              <w:bottom w:val="single" w:sz="4" w:space="0" w:color="auto"/>
            </w:tcBorders>
            <w:shd w:val="clear" w:color="auto" w:fill="F2F2F2" w:themeFill="background1" w:themeFillShade="F2"/>
          </w:tcPr>
          <w:p w14:paraId="782AD1BA" w14:textId="77777777" w:rsidR="00DE6162" w:rsidRPr="00681815" w:rsidRDefault="00DE6162" w:rsidP="00DE6162">
            <w:pPr>
              <w:ind w:firstLine="0"/>
              <w:jc w:val="center"/>
              <w:rPr>
                <w:b/>
                <w:bCs/>
              </w:rPr>
            </w:pPr>
            <w:r>
              <w:rPr>
                <w:b/>
                <w:bCs/>
              </w:rPr>
              <w:t>Caso de uso 16</w:t>
            </w:r>
          </w:p>
        </w:tc>
        <w:tc>
          <w:tcPr>
            <w:tcW w:w="6372" w:type="dxa"/>
            <w:gridSpan w:val="2"/>
            <w:shd w:val="clear" w:color="auto" w:fill="F2F2F2" w:themeFill="background1" w:themeFillShade="F2"/>
          </w:tcPr>
          <w:p w14:paraId="1DBCCAAD" w14:textId="77777777" w:rsidR="00DE6162" w:rsidRPr="00681815" w:rsidRDefault="00DE6162" w:rsidP="00DE6162">
            <w:pPr>
              <w:ind w:firstLine="0"/>
              <w:jc w:val="center"/>
              <w:rPr>
                <w:b/>
                <w:bCs/>
              </w:rPr>
            </w:pPr>
            <w:r>
              <w:rPr>
                <w:b/>
                <w:bCs/>
              </w:rPr>
              <w:t>Modificar sexo</w:t>
            </w:r>
          </w:p>
        </w:tc>
      </w:tr>
      <w:tr w:rsidR="00DE6162" w14:paraId="3355A7F6" w14:textId="77777777" w:rsidTr="00DE6162">
        <w:tc>
          <w:tcPr>
            <w:tcW w:w="2122" w:type="dxa"/>
            <w:tcBorders>
              <w:bottom w:val="single" w:sz="4" w:space="0" w:color="auto"/>
              <w:right w:val="single" w:sz="4" w:space="0" w:color="auto"/>
            </w:tcBorders>
            <w:shd w:val="clear" w:color="auto" w:fill="F2F2F2" w:themeFill="background1" w:themeFillShade="F2"/>
          </w:tcPr>
          <w:p w14:paraId="2848CD45" w14:textId="77777777" w:rsidR="00DE6162" w:rsidRDefault="00DE6162" w:rsidP="00DE6162">
            <w:pPr>
              <w:ind w:firstLine="0"/>
              <w:jc w:val="left"/>
            </w:pPr>
            <w:r>
              <w:t>Requisitos asociados:</w:t>
            </w:r>
          </w:p>
        </w:tc>
        <w:tc>
          <w:tcPr>
            <w:tcW w:w="6372" w:type="dxa"/>
            <w:gridSpan w:val="2"/>
            <w:tcBorders>
              <w:left w:val="single" w:sz="4" w:space="0" w:color="auto"/>
            </w:tcBorders>
          </w:tcPr>
          <w:p w14:paraId="0BF78FD5" w14:textId="77777777" w:rsidR="00DE6162" w:rsidRDefault="00DE6162" w:rsidP="00DE6162">
            <w:pPr>
              <w:ind w:firstLine="0"/>
              <w:jc w:val="center"/>
            </w:pPr>
            <w:r>
              <w:t>R.F-8.8</w:t>
            </w:r>
            <w:r w:rsidR="008B2CA7">
              <w:t>, R.F-14</w:t>
            </w:r>
          </w:p>
        </w:tc>
      </w:tr>
      <w:tr w:rsidR="00DE6162" w14:paraId="793D98B1" w14:textId="77777777" w:rsidTr="00DE6162">
        <w:tc>
          <w:tcPr>
            <w:tcW w:w="2122" w:type="dxa"/>
            <w:tcBorders>
              <w:right w:val="single" w:sz="4" w:space="0" w:color="auto"/>
            </w:tcBorders>
            <w:shd w:val="clear" w:color="auto" w:fill="F2F2F2" w:themeFill="background1" w:themeFillShade="F2"/>
          </w:tcPr>
          <w:p w14:paraId="78194A14" w14:textId="77777777" w:rsidR="00DE6162" w:rsidRDefault="00DE6162" w:rsidP="00DE6162">
            <w:pPr>
              <w:ind w:firstLine="0"/>
              <w:jc w:val="left"/>
            </w:pPr>
            <w:r>
              <w:t>Descripción:</w:t>
            </w:r>
          </w:p>
        </w:tc>
        <w:tc>
          <w:tcPr>
            <w:tcW w:w="6372" w:type="dxa"/>
            <w:gridSpan w:val="2"/>
            <w:tcBorders>
              <w:left w:val="single" w:sz="4" w:space="0" w:color="auto"/>
            </w:tcBorders>
            <w:shd w:val="clear" w:color="auto" w:fill="FFFFFF" w:themeFill="background1"/>
          </w:tcPr>
          <w:p w14:paraId="7D3BC691" w14:textId="77777777" w:rsidR="00DE6162" w:rsidRDefault="00DE6162" w:rsidP="00DE6162">
            <w:pPr>
              <w:ind w:firstLine="0"/>
              <w:jc w:val="left"/>
            </w:pPr>
            <w:r>
              <w:rPr>
                <w:shd w:val="clear" w:color="auto" w:fill="FFFFFF" w:themeFill="background1"/>
              </w:rPr>
              <w:t>Permite al usuario modificar el sexo.</w:t>
            </w:r>
          </w:p>
        </w:tc>
      </w:tr>
      <w:tr w:rsidR="00DE6162" w14:paraId="43A9EDF5" w14:textId="77777777" w:rsidTr="00DE6162">
        <w:tc>
          <w:tcPr>
            <w:tcW w:w="2122" w:type="dxa"/>
            <w:tcBorders>
              <w:right w:val="single" w:sz="4" w:space="0" w:color="auto"/>
            </w:tcBorders>
            <w:shd w:val="clear" w:color="auto" w:fill="F2F2F2" w:themeFill="background1" w:themeFillShade="F2"/>
          </w:tcPr>
          <w:p w14:paraId="4B17AD6B" w14:textId="77777777" w:rsidR="00DE6162" w:rsidRDefault="00DE6162" w:rsidP="00DE6162">
            <w:pPr>
              <w:ind w:firstLine="0"/>
              <w:jc w:val="left"/>
            </w:pPr>
            <w:r>
              <w:t>Precondición:</w:t>
            </w:r>
          </w:p>
        </w:tc>
        <w:tc>
          <w:tcPr>
            <w:tcW w:w="6372" w:type="dxa"/>
            <w:gridSpan w:val="2"/>
            <w:tcBorders>
              <w:left w:val="single" w:sz="4" w:space="0" w:color="auto"/>
              <w:bottom w:val="single" w:sz="4" w:space="0" w:color="auto"/>
            </w:tcBorders>
          </w:tcPr>
          <w:p w14:paraId="6664CA18" w14:textId="77777777" w:rsidR="00DE6162" w:rsidRDefault="00D7051C" w:rsidP="00DE6162">
            <w:pPr>
              <w:ind w:firstLine="0"/>
              <w:jc w:val="left"/>
            </w:pPr>
            <w:r>
              <w:t>Tener un diccionario cargado, es decir, haber introducido un ePub o un guion en la app y estar en la ventana de modificar personajes.</w:t>
            </w:r>
          </w:p>
        </w:tc>
      </w:tr>
      <w:tr w:rsidR="00DE6162" w14:paraId="3ADD9289" w14:textId="77777777" w:rsidTr="00DE6162">
        <w:tc>
          <w:tcPr>
            <w:tcW w:w="2122" w:type="dxa"/>
            <w:vMerge w:val="restart"/>
            <w:tcBorders>
              <w:right w:val="single" w:sz="4" w:space="0" w:color="auto"/>
            </w:tcBorders>
            <w:shd w:val="clear" w:color="auto" w:fill="F2F2F2" w:themeFill="background1" w:themeFillShade="F2"/>
          </w:tcPr>
          <w:p w14:paraId="691AB7C7" w14:textId="77777777" w:rsidR="00DE6162" w:rsidRDefault="00DE6162" w:rsidP="00DE6162">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1093D16" w14:textId="77777777" w:rsidR="00DE6162" w:rsidRDefault="00DE6162" w:rsidP="00DE6162">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A794F22" w14:textId="77777777" w:rsidR="00DE6162" w:rsidRDefault="00DE6162" w:rsidP="00DE6162">
            <w:pPr>
              <w:ind w:firstLine="0"/>
              <w:jc w:val="left"/>
            </w:pPr>
            <w:r>
              <w:t>Acción</w:t>
            </w:r>
          </w:p>
        </w:tc>
      </w:tr>
      <w:tr w:rsidR="00DE6162" w14:paraId="40ED67D2" w14:textId="77777777" w:rsidTr="00DE6162">
        <w:trPr>
          <w:trHeight w:val="213"/>
        </w:trPr>
        <w:tc>
          <w:tcPr>
            <w:tcW w:w="2122" w:type="dxa"/>
            <w:vMerge/>
            <w:tcBorders>
              <w:right w:val="single" w:sz="4" w:space="0" w:color="auto"/>
            </w:tcBorders>
            <w:shd w:val="clear" w:color="auto" w:fill="F2F2F2" w:themeFill="background1" w:themeFillShade="F2"/>
          </w:tcPr>
          <w:p w14:paraId="614B5AAC"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2E26E93" w14:textId="77777777" w:rsidR="00DE6162" w:rsidRDefault="00DE6162" w:rsidP="00DE6162">
            <w:pPr>
              <w:ind w:firstLine="0"/>
              <w:jc w:val="center"/>
            </w:pPr>
            <w:r>
              <w:t>1-</w:t>
            </w:r>
          </w:p>
        </w:tc>
        <w:tc>
          <w:tcPr>
            <w:tcW w:w="5380" w:type="dxa"/>
            <w:tcBorders>
              <w:top w:val="single" w:sz="4" w:space="0" w:color="auto"/>
              <w:left w:val="single" w:sz="4" w:space="0" w:color="auto"/>
            </w:tcBorders>
            <w:shd w:val="clear" w:color="auto" w:fill="FFFFFF" w:themeFill="background1"/>
          </w:tcPr>
          <w:p w14:paraId="63B8BB11" w14:textId="77777777" w:rsidR="00DE6162" w:rsidRDefault="00DE6162" w:rsidP="00DE6162">
            <w:pPr>
              <w:ind w:firstLine="0"/>
              <w:jc w:val="left"/>
            </w:pPr>
            <w:r>
              <w:t>El usuario introduce la id del personaje.</w:t>
            </w:r>
          </w:p>
        </w:tc>
      </w:tr>
      <w:tr w:rsidR="00DE6162" w14:paraId="217E7C95" w14:textId="77777777" w:rsidTr="00DE6162">
        <w:trPr>
          <w:trHeight w:val="213"/>
        </w:trPr>
        <w:tc>
          <w:tcPr>
            <w:tcW w:w="2122" w:type="dxa"/>
            <w:vMerge/>
            <w:tcBorders>
              <w:right w:val="single" w:sz="4" w:space="0" w:color="auto"/>
            </w:tcBorders>
            <w:shd w:val="clear" w:color="auto" w:fill="F2F2F2" w:themeFill="background1" w:themeFillShade="F2"/>
          </w:tcPr>
          <w:p w14:paraId="6EB4CBA9"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8F61393" w14:textId="77777777" w:rsidR="00DE6162" w:rsidRDefault="00DE6162" w:rsidP="00DE6162">
            <w:pPr>
              <w:ind w:firstLine="0"/>
              <w:jc w:val="center"/>
            </w:pPr>
            <w:r>
              <w:t>2-</w:t>
            </w:r>
          </w:p>
        </w:tc>
        <w:tc>
          <w:tcPr>
            <w:tcW w:w="5380" w:type="dxa"/>
            <w:tcBorders>
              <w:left w:val="single" w:sz="4" w:space="0" w:color="auto"/>
            </w:tcBorders>
            <w:shd w:val="clear" w:color="auto" w:fill="FFFFFF" w:themeFill="background1"/>
          </w:tcPr>
          <w:p w14:paraId="0359A794" w14:textId="77777777" w:rsidR="00DE6162" w:rsidRDefault="00DE6162" w:rsidP="00DE6162">
            <w:pPr>
              <w:ind w:firstLine="0"/>
              <w:jc w:val="left"/>
            </w:pPr>
            <w:r>
              <w:t>El usuario selecciona el sexo en el desplegable.</w:t>
            </w:r>
          </w:p>
        </w:tc>
      </w:tr>
      <w:tr w:rsidR="00DE6162" w14:paraId="7081EB31" w14:textId="77777777" w:rsidTr="00DE6162">
        <w:trPr>
          <w:trHeight w:val="107"/>
        </w:trPr>
        <w:tc>
          <w:tcPr>
            <w:tcW w:w="2122" w:type="dxa"/>
            <w:vMerge/>
            <w:tcBorders>
              <w:right w:val="single" w:sz="4" w:space="0" w:color="auto"/>
            </w:tcBorders>
            <w:shd w:val="clear" w:color="auto" w:fill="F2F2F2" w:themeFill="background1" w:themeFillShade="F2"/>
          </w:tcPr>
          <w:p w14:paraId="0C7E333A"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07FFC67" w14:textId="77777777" w:rsidR="00DE6162" w:rsidRDefault="00DE6162" w:rsidP="00DE6162">
            <w:pPr>
              <w:ind w:firstLine="0"/>
              <w:jc w:val="center"/>
            </w:pPr>
            <w:r>
              <w:t>3-</w:t>
            </w:r>
          </w:p>
        </w:tc>
        <w:tc>
          <w:tcPr>
            <w:tcW w:w="5380" w:type="dxa"/>
            <w:tcBorders>
              <w:left w:val="single" w:sz="4" w:space="0" w:color="auto"/>
            </w:tcBorders>
            <w:shd w:val="clear" w:color="auto" w:fill="FFFFFF" w:themeFill="background1"/>
          </w:tcPr>
          <w:p w14:paraId="2902EE6F" w14:textId="77777777" w:rsidR="00DE6162" w:rsidRDefault="00DE6162" w:rsidP="00DE6162">
            <w:pPr>
              <w:ind w:firstLine="0"/>
              <w:jc w:val="left"/>
            </w:pPr>
            <w:r>
              <w:t>El usuario pulsa “Modificar”.</w:t>
            </w:r>
          </w:p>
        </w:tc>
      </w:tr>
      <w:tr w:rsidR="00DE6162" w14:paraId="12F21590" w14:textId="77777777" w:rsidTr="00DE6162">
        <w:trPr>
          <w:trHeight w:val="106"/>
        </w:trPr>
        <w:tc>
          <w:tcPr>
            <w:tcW w:w="2122" w:type="dxa"/>
            <w:vMerge/>
            <w:tcBorders>
              <w:right w:val="single" w:sz="4" w:space="0" w:color="auto"/>
            </w:tcBorders>
            <w:shd w:val="clear" w:color="auto" w:fill="F2F2F2" w:themeFill="background1" w:themeFillShade="F2"/>
          </w:tcPr>
          <w:p w14:paraId="4328B2F5" w14:textId="77777777" w:rsidR="00DE6162" w:rsidRDefault="00DE6162" w:rsidP="00DE6162">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B663A19" w14:textId="77777777" w:rsidR="00DE6162" w:rsidRDefault="00DE6162" w:rsidP="00DE6162">
            <w:pPr>
              <w:ind w:firstLine="0"/>
              <w:jc w:val="center"/>
            </w:pPr>
            <w:r>
              <w:t>4-</w:t>
            </w:r>
          </w:p>
        </w:tc>
        <w:tc>
          <w:tcPr>
            <w:tcW w:w="5380" w:type="dxa"/>
            <w:tcBorders>
              <w:left w:val="single" w:sz="4" w:space="0" w:color="auto"/>
            </w:tcBorders>
            <w:shd w:val="clear" w:color="auto" w:fill="FFFFFF" w:themeFill="background1"/>
          </w:tcPr>
          <w:p w14:paraId="6BCF836E" w14:textId="77777777" w:rsidR="00DE6162" w:rsidRDefault="00DE6162" w:rsidP="00DE6162">
            <w:pPr>
              <w:ind w:firstLine="0"/>
              <w:jc w:val="left"/>
            </w:pPr>
            <w:r>
              <w:t>Se notifica al usuario con una alerta que el sexo ha sido modificado.</w:t>
            </w:r>
          </w:p>
        </w:tc>
      </w:tr>
      <w:tr w:rsidR="00DE6162" w14:paraId="6F4EDBF2" w14:textId="77777777" w:rsidTr="00DE6162">
        <w:tc>
          <w:tcPr>
            <w:tcW w:w="2122" w:type="dxa"/>
            <w:tcBorders>
              <w:right w:val="single" w:sz="4" w:space="0" w:color="auto"/>
            </w:tcBorders>
            <w:shd w:val="clear" w:color="auto" w:fill="F2F2F2" w:themeFill="background1" w:themeFillShade="F2"/>
          </w:tcPr>
          <w:p w14:paraId="6C31FFDD" w14:textId="77777777" w:rsidR="00DE6162" w:rsidRDefault="00DE6162" w:rsidP="00DE6162">
            <w:pPr>
              <w:ind w:firstLine="0"/>
              <w:jc w:val="left"/>
            </w:pPr>
            <w:r>
              <w:t>Postcondición:</w:t>
            </w:r>
          </w:p>
        </w:tc>
        <w:tc>
          <w:tcPr>
            <w:tcW w:w="6372" w:type="dxa"/>
            <w:gridSpan w:val="2"/>
            <w:tcBorders>
              <w:left w:val="single" w:sz="4" w:space="0" w:color="auto"/>
            </w:tcBorders>
          </w:tcPr>
          <w:p w14:paraId="5531B739" w14:textId="77777777" w:rsidR="00DE6162" w:rsidRDefault="00CD4804" w:rsidP="00DE6162">
            <w:pPr>
              <w:ind w:firstLine="0"/>
              <w:jc w:val="left"/>
            </w:pPr>
            <w:r>
              <w:t>Se añade el sexo en la clase personaje.</w:t>
            </w:r>
          </w:p>
        </w:tc>
      </w:tr>
      <w:tr w:rsidR="00DE6162" w14:paraId="318E9611" w14:textId="77777777" w:rsidTr="00DE6162">
        <w:trPr>
          <w:trHeight w:val="107"/>
        </w:trPr>
        <w:tc>
          <w:tcPr>
            <w:tcW w:w="2122" w:type="dxa"/>
            <w:vMerge w:val="restart"/>
            <w:tcBorders>
              <w:right w:val="single" w:sz="4" w:space="0" w:color="auto"/>
            </w:tcBorders>
            <w:shd w:val="clear" w:color="auto" w:fill="F2F2F2" w:themeFill="background1" w:themeFillShade="F2"/>
          </w:tcPr>
          <w:p w14:paraId="3F58D5BD" w14:textId="77777777" w:rsidR="00DE6162" w:rsidRDefault="00DE6162" w:rsidP="00DE6162">
            <w:pPr>
              <w:ind w:firstLine="0"/>
              <w:jc w:val="left"/>
            </w:pPr>
            <w:r>
              <w:t>Excepciones:</w:t>
            </w:r>
          </w:p>
        </w:tc>
        <w:tc>
          <w:tcPr>
            <w:tcW w:w="992" w:type="dxa"/>
            <w:tcBorders>
              <w:left w:val="single" w:sz="4" w:space="0" w:color="auto"/>
            </w:tcBorders>
            <w:shd w:val="clear" w:color="auto" w:fill="F2F2F2" w:themeFill="background1" w:themeFillShade="F2"/>
          </w:tcPr>
          <w:p w14:paraId="4E0C9331" w14:textId="77777777" w:rsidR="00DE6162" w:rsidRDefault="00FF7738" w:rsidP="00DE6162">
            <w:pPr>
              <w:ind w:firstLine="0"/>
              <w:jc w:val="center"/>
            </w:pPr>
            <w:r>
              <w:t>Paso</w:t>
            </w:r>
          </w:p>
        </w:tc>
        <w:tc>
          <w:tcPr>
            <w:tcW w:w="5380" w:type="dxa"/>
            <w:tcBorders>
              <w:left w:val="single" w:sz="4" w:space="0" w:color="auto"/>
            </w:tcBorders>
            <w:shd w:val="clear" w:color="auto" w:fill="F2F2F2" w:themeFill="background1" w:themeFillShade="F2"/>
          </w:tcPr>
          <w:p w14:paraId="5377AF58" w14:textId="77777777" w:rsidR="00DE6162" w:rsidRDefault="00DE6162" w:rsidP="00DE6162">
            <w:pPr>
              <w:ind w:firstLine="0"/>
              <w:jc w:val="left"/>
            </w:pPr>
            <w:r>
              <w:t>Excepción</w:t>
            </w:r>
          </w:p>
        </w:tc>
      </w:tr>
      <w:tr w:rsidR="00DE6162" w14:paraId="0BADE57D" w14:textId="77777777" w:rsidTr="00DE6162">
        <w:trPr>
          <w:trHeight w:val="107"/>
        </w:trPr>
        <w:tc>
          <w:tcPr>
            <w:tcW w:w="2122" w:type="dxa"/>
            <w:vMerge/>
            <w:tcBorders>
              <w:right w:val="single" w:sz="4" w:space="0" w:color="auto"/>
            </w:tcBorders>
            <w:shd w:val="clear" w:color="auto" w:fill="F2F2F2" w:themeFill="background1" w:themeFillShade="F2"/>
          </w:tcPr>
          <w:p w14:paraId="461FCE83" w14:textId="77777777" w:rsidR="00DE6162" w:rsidRDefault="00DE6162" w:rsidP="00DE6162">
            <w:pPr>
              <w:ind w:firstLine="0"/>
              <w:jc w:val="left"/>
            </w:pPr>
          </w:p>
        </w:tc>
        <w:tc>
          <w:tcPr>
            <w:tcW w:w="992" w:type="dxa"/>
            <w:tcBorders>
              <w:left w:val="single" w:sz="4" w:space="0" w:color="auto"/>
            </w:tcBorders>
            <w:shd w:val="clear" w:color="auto" w:fill="FFFFFF" w:themeFill="background1"/>
          </w:tcPr>
          <w:p w14:paraId="4D42443E" w14:textId="77777777" w:rsidR="00DE6162" w:rsidRDefault="00DE6162" w:rsidP="00DE6162">
            <w:pPr>
              <w:ind w:firstLine="0"/>
              <w:jc w:val="center"/>
            </w:pPr>
            <w:r>
              <w:t>1-</w:t>
            </w:r>
          </w:p>
        </w:tc>
        <w:tc>
          <w:tcPr>
            <w:tcW w:w="5380" w:type="dxa"/>
            <w:tcBorders>
              <w:left w:val="single" w:sz="4" w:space="0" w:color="auto"/>
            </w:tcBorders>
            <w:shd w:val="clear" w:color="auto" w:fill="FFFFFF" w:themeFill="background1"/>
          </w:tcPr>
          <w:p w14:paraId="0240D166" w14:textId="77777777" w:rsidR="00DE6162" w:rsidRDefault="00DE6162" w:rsidP="00DE6162">
            <w:pPr>
              <w:ind w:firstLine="0"/>
              <w:jc w:val="left"/>
            </w:pPr>
            <w:r>
              <w:t>El usuario introduce una id inexistente.</w:t>
            </w:r>
          </w:p>
        </w:tc>
      </w:tr>
      <w:tr w:rsidR="00DE6162" w14:paraId="1B763CA2" w14:textId="77777777" w:rsidTr="00DE6162">
        <w:tc>
          <w:tcPr>
            <w:tcW w:w="2122" w:type="dxa"/>
            <w:tcBorders>
              <w:right w:val="single" w:sz="4" w:space="0" w:color="auto"/>
            </w:tcBorders>
            <w:shd w:val="clear" w:color="auto" w:fill="F2F2F2" w:themeFill="background1" w:themeFillShade="F2"/>
          </w:tcPr>
          <w:p w14:paraId="29499F11" w14:textId="77777777" w:rsidR="00DE6162" w:rsidRDefault="00DE6162" w:rsidP="00DE6162">
            <w:pPr>
              <w:ind w:firstLine="0"/>
              <w:jc w:val="left"/>
            </w:pPr>
            <w:r>
              <w:t>Importancia:</w:t>
            </w:r>
          </w:p>
        </w:tc>
        <w:tc>
          <w:tcPr>
            <w:tcW w:w="6372" w:type="dxa"/>
            <w:gridSpan w:val="2"/>
            <w:tcBorders>
              <w:left w:val="single" w:sz="4" w:space="0" w:color="auto"/>
            </w:tcBorders>
          </w:tcPr>
          <w:p w14:paraId="0868118E" w14:textId="77777777" w:rsidR="00DE6162" w:rsidRDefault="00DE6162" w:rsidP="00DE6162">
            <w:pPr>
              <w:ind w:firstLine="0"/>
              <w:jc w:val="left"/>
            </w:pPr>
            <w:r>
              <w:t>Media</w:t>
            </w:r>
          </w:p>
        </w:tc>
      </w:tr>
      <w:tr w:rsidR="00DE6162" w14:paraId="3D4C8393" w14:textId="77777777" w:rsidTr="00DE6162">
        <w:tc>
          <w:tcPr>
            <w:tcW w:w="2122" w:type="dxa"/>
            <w:tcBorders>
              <w:right w:val="single" w:sz="4" w:space="0" w:color="auto"/>
            </w:tcBorders>
            <w:shd w:val="clear" w:color="auto" w:fill="F2F2F2" w:themeFill="background1" w:themeFillShade="F2"/>
          </w:tcPr>
          <w:p w14:paraId="2200CBFD" w14:textId="77777777" w:rsidR="00DE6162" w:rsidRDefault="00DE6162" w:rsidP="00DE6162">
            <w:pPr>
              <w:ind w:firstLine="0"/>
              <w:jc w:val="left"/>
            </w:pPr>
            <w:r>
              <w:t>Frecuencia:</w:t>
            </w:r>
          </w:p>
        </w:tc>
        <w:tc>
          <w:tcPr>
            <w:tcW w:w="6372" w:type="dxa"/>
            <w:gridSpan w:val="2"/>
            <w:tcBorders>
              <w:left w:val="single" w:sz="4" w:space="0" w:color="auto"/>
            </w:tcBorders>
          </w:tcPr>
          <w:p w14:paraId="139E5C6D" w14:textId="77777777" w:rsidR="00DE6162" w:rsidRDefault="00E54175" w:rsidP="00DE6162">
            <w:pPr>
              <w:keepNext/>
              <w:ind w:firstLine="0"/>
              <w:jc w:val="left"/>
            </w:pPr>
            <w:r>
              <w:t>Media</w:t>
            </w:r>
          </w:p>
        </w:tc>
      </w:tr>
    </w:tbl>
    <w:p w14:paraId="3B60628D" w14:textId="6E5A9BB9" w:rsidR="00DE6162" w:rsidRDefault="00DE6162" w:rsidP="00DE6162">
      <w:pPr>
        <w:pStyle w:val="Descripcin"/>
        <w:keepNext/>
        <w:jc w:val="center"/>
      </w:pPr>
      <w:bookmarkStart w:id="83" w:name="_Toc32403627"/>
      <w:r>
        <w:t xml:space="preserve">Tabla </w:t>
      </w:r>
      <w:r w:rsidR="00C55D23">
        <w:fldChar w:fldCharType="begin"/>
      </w:r>
      <w:r w:rsidR="00C55D23">
        <w:instrText xml:space="preserve"> SEQ Tabla \* ARABIC </w:instrText>
      </w:r>
      <w:r w:rsidR="00C55D23">
        <w:fldChar w:fldCharType="separate"/>
      </w:r>
      <w:r w:rsidR="002C5B9B">
        <w:rPr>
          <w:noProof/>
        </w:rPr>
        <w:t>28</w:t>
      </w:r>
      <w:r w:rsidR="00C55D23">
        <w:rPr>
          <w:noProof/>
        </w:rPr>
        <w:fldChar w:fldCharType="end"/>
      </w:r>
      <w:r>
        <w:t xml:space="preserve"> Caso de uso 16</w:t>
      </w:r>
      <w:bookmarkEnd w:id="83"/>
    </w:p>
    <w:p w14:paraId="7BB18998" w14:textId="77777777" w:rsidR="00DE6162" w:rsidRDefault="00DE6162">
      <w:pPr>
        <w:ind w:firstLine="0"/>
        <w:jc w:val="left"/>
      </w:pPr>
      <w:r>
        <w:br w:type="page"/>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E54175" w:rsidRPr="00681815" w14:paraId="20B095C3" w14:textId="77777777" w:rsidTr="00E54175">
        <w:tc>
          <w:tcPr>
            <w:tcW w:w="2122" w:type="dxa"/>
            <w:tcBorders>
              <w:bottom w:val="single" w:sz="4" w:space="0" w:color="auto"/>
            </w:tcBorders>
            <w:shd w:val="clear" w:color="auto" w:fill="F2F2F2" w:themeFill="background1" w:themeFillShade="F2"/>
          </w:tcPr>
          <w:p w14:paraId="64F88C45" w14:textId="77777777" w:rsidR="00E54175" w:rsidRPr="00681815" w:rsidRDefault="00E54175" w:rsidP="00E54175">
            <w:pPr>
              <w:ind w:firstLine="0"/>
              <w:jc w:val="center"/>
              <w:rPr>
                <w:b/>
                <w:bCs/>
              </w:rPr>
            </w:pPr>
            <w:r>
              <w:rPr>
                <w:b/>
                <w:bCs/>
              </w:rPr>
              <w:lastRenderedPageBreak/>
              <w:t>Caso de uso 17</w:t>
            </w:r>
          </w:p>
        </w:tc>
        <w:tc>
          <w:tcPr>
            <w:tcW w:w="6372" w:type="dxa"/>
            <w:gridSpan w:val="2"/>
            <w:shd w:val="clear" w:color="auto" w:fill="F2F2F2" w:themeFill="background1" w:themeFillShade="F2"/>
          </w:tcPr>
          <w:p w14:paraId="2E2A1D3E" w14:textId="77777777" w:rsidR="00E54175" w:rsidRPr="00681815" w:rsidRDefault="00E54175" w:rsidP="00E54175">
            <w:pPr>
              <w:ind w:firstLine="0"/>
              <w:jc w:val="center"/>
              <w:rPr>
                <w:b/>
                <w:bCs/>
              </w:rPr>
            </w:pPr>
            <w:r>
              <w:rPr>
                <w:b/>
                <w:bCs/>
              </w:rPr>
              <w:t>Exportar diccionario</w:t>
            </w:r>
          </w:p>
        </w:tc>
      </w:tr>
      <w:tr w:rsidR="00E54175" w14:paraId="31D1968C" w14:textId="77777777" w:rsidTr="00E54175">
        <w:tc>
          <w:tcPr>
            <w:tcW w:w="2122" w:type="dxa"/>
            <w:tcBorders>
              <w:bottom w:val="single" w:sz="4" w:space="0" w:color="auto"/>
              <w:right w:val="single" w:sz="4" w:space="0" w:color="auto"/>
            </w:tcBorders>
            <w:shd w:val="clear" w:color="auto" w:fill="F2F2F2" w:themeFill="background1" w:themeFillShade="F2"/>
          </w:tcPr>
          <w:p w14:paraId="316E2332" w14:textId="77777777" w:rsidR="00E54175" w:rsidRDefault="00E54175" w:rsidP="00E54175">
            <w:pPr>
              <w:ind w:firstLine="0"/>
              <w:jc w:val="left"/>
            </w:pPr>
            <w:r>
              <w:t>Requisitos asociados:</w:t>
            </w:r>
          </w:p>
        </w:tc>
        <w:tc>
          <w:tcPr>
            <w:tcW w:w="6372" w:type="dxa"/>
            <w:gridSpan w:val="2"/>
            <w:tcBorders>
              <w:left w:val="single" w:sz="4" w:space="0" w:color="auto"/>
            </w:tcBorders>
          </w:tcPr>
          <w:p w14:paraId="69490855" w14:textId="77777777" w:rsidR="00E54175" w:rsidRDefault="00E54175" w:rsidP="00E54175">
            <w:pPr>
              <w:ind w:firstLine="0"/>
              <w:jc w:val="center"/>
            </w:pPr>
            <w:r>
              <w:t>R.F-8.9</w:t>
            </w:r>
          </w:p>
        </w:tc>
      </w:tr>
      <w:tr w:rsidR="00E54175" w14:paraId="24B815AD" w14:textId="77777777" w:rsidTr="00E54175">
        <w:tc>
          <w:tcPr>
            <w:tcW w:w="2122" w:type="dxa"/>
            <w:tcBorders>
              <w:right w:val="single" w:sz="4" w:space="0" w:color="auto"/>
            </w:tcBorders>
            <w:shd w:val="clear" w:color="auto" w:fill="F2F2F2" w:themeFill="background1" w:themeFillShade="F2"/>
          </w:tcPr>
          <w:p w14:paraId="50894164" w14:textId="77777777" w:rsidR="00E54175" w:rsidRDefault="00E54175" w:rsidP="00E54175">
            <w:pPr>
              <w:ind w:firstLine="0"/>
              <w:jc w:val="left"/>
            </w:pPr>
            <w:r>
              <w:t>Descripción:</w:t>
            </w:r>
          </w:p>
        </w:tc>
        <w:tc>
          <w:tcPr>
            <w:tcW w:w="6372" w:type="dxa"/>
            <w:gridSpan w:val="2"/>
            <w:tcBorders>
              <w:left w:val="single" w:sz="4" w:space="0" w:color="auto"/>
            </w:tcBorders>
            <w:shd w:val="clear" w:color="auto" w:fill="FFFFFF" w:themeFill="background1"/>
          </w:tcPr>
          <w:p w14:paraId="3C9E6C93" w14:textId="77777777" w:rsidR="00E54175" w:rsidRDefault="00E54175" w:rsidP="00E54175">
            <w:pPr>
              <w:ind w:firstLine="0"/>
              <w:jc w:val="left"/>
            </w:pPr>
            <w:r>
              <w:rPr>
                <w:shd w:val="clear" w:color="auto" w:fill="FFFFFF" w:themeFill="background1"/>
              </w:rPr>
              <w:t>Permite al usuario exportar el diccionario en formato csv.</w:t>
            </w:r>
          </w:p>
        </w:tc>
      </w:tr>
      <w:tr w:rsidR="00E54175" w14:paraId="199C9956" w14:textId="77777777" w:rsidTr="00E54175">
        <w:tc>
          <w:tcPr>
            <w:tcW w:w="2122" w:type="dxa"/>
            <w:tcBorders>
              <w:right w:val="single" w:sz="4" w:space="0" w:color="auto"/>
            </w:tcBorders>
            <w:shd w:val="clear" w:color="auto" w:fill="F2F2F2" w:themeFill="background1" w:themeFillShade="F2"/>
          </w:tcPr>
          <w:p w14:paraId="45245242" w14:textId="77777777" w:rsidR="00E54175" w:rsidRDefault="00E54175" w:rsidP="00E54175">
            <w:pPr>
              <w:ind w:firstLine="0"/>
              <w:jc w:val="left"/>
            </w:pPr>
            <w:r>
              <w:t>Precondición:</w:t>
            </w:r>
          </w:p>
        </w:tc>
        <w:tc>
          <w:tcPr>
            <w:tcW w:w="6372" w:type="dxa"/>
            <w:gridSpan w:val="2"/>
            <w:tcBorders>
              <w:left w:val="single" w:sz="4" w:space="0" w:color="auto"/>
              <w:bottom w:val="single" w:sz="4" w:space="0" w:color="auto"/>
            </w:tcBorders>
          </w:tcPr>
          <w:p w14:paraId="1D748199" w14:textId="77777777" w:rsidR="00E54175" w:rsidRDefault="00D7051C" w:rsidP="00E54175">
            <w:pPr>
              <w:ind w:firstLine="0"/>
              <w:jc w:val="left"/>
            </w:pPr>
            <w:r>
              <w:t>Tener un diccionario cargado, es decir, haber introducido un ePub o un guion en la app y estar en la ventana de modificar personajes.</w:t>
            </w:r>
          </w:p>
        </w:tc>
      </w:tr>
      <w:tr w:rsidR="00E54175" w14:paraId="1DE17C43" w14:textId="77777777" w:rsidTr="00E54175">
        <w:tc>
          <w:tcPr>
            <w:tcW w:w="2122" w:type="dxa"/>
            <w:vMerge w:val="restart"/>
            <w:tcBorders>
              <w:right w:val="single" w:sz="4" w:space="0" w:color="auto"/>
            </w:tcBorders>
            <w:shd w:val="clear" w:color="auto" w:fill="F2F2F2" w:themeFill="background1" w:themeFillShade="F2"/>
          </w:tcPr>
          <w:p w14:paraId="27B3280C" w14:textId="77777777" w:rsidR="00E54175" w:rsidRDefault="00E54175" w:rsidP="00E54175">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1F1429DB" w14:textId="77777777" w:rsidR="00E54175" w:rsidRDefault="00E54175" w:rsidP="00E54175">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39673B3" w14:textId="77777777" w:rsidR="00E54175" w:rsidRDefault="00E54175" w:rsidP="00E54175">
            <w:pPr>
              <w:ind w:firstLine="0"/>
              <w:jc w:val="left"/>
            </w:pPr>
            <w:r>
              <w:t>Acción</w:t>
            </w:r>
          </w:p>
        </w:tc>
      </w:tr>
      <w:tr w:rsidR="00E54175" w14:paraId="5C235223" w14:textId="77777777" w:rsidTr="00E54175">
        <w:trPr>
          <w:trHeight w:val="213"/>
        </w:trPr>
        <w:tc>
          <w:tcPr>
            <w:tcW w:w="2122" w:type="dxa"/>
            <w:vMerge/>
            <w:tcBorders>
              <w:right w:val="single" w:sz="4" w:space="0" w:color="auto"/>
            </w:tcBorders>
            <w:shd w:val="clear" w:color="auto" w:fill="F2F2F2" w:themeFill="background1" w:themeFillShade="F2"/>
          </w:tcPr>
          <w:p w14:paraId="6E68CED5"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5D3BFEF" w14:textId="77777777" w:rsidR="00E54175" w:rsidRDefault="00E54175" w:rsidP="00E54175">
            <w:pPr>
              <w:ind w:firstLine="0"/>
              <w:jc w:val="center"/>
            </w:pPr>
            <w:r>
              <w:t>1-</w:t>
            </w:r>
          </w:p>
        </w:tc>
        <w:tc>
          <w:tcPr>
            <w:tcW w:w="5380" w:type="dxa"/>
            <w:tcBorders>
              <w:top w:val="single" w:sz="4" w:space="0" w:color="auto"/>
              <w:left w:val="single" w:sz="4" w:space="0" w:color="auto"/>
            </w:tcBorders>
            <w:shd w:val="clear" w:color="auto" w:fill="FFFFFF" w:themeFill="background1"/>
          </w:tcPr>
          <w:p w14:paraId="677705B8" w14:textId="77777777" w:rsidR="00E54175" w:rsidRDefault="00E54175" w:rsidP="00E54175">
            <w:pPr>
              <w:ind w:firstLine="0"/>
              <w:jc w:val="left"/>
            </w:pPr>
            <w:r>
              <w:t>El usuario presiona el botón “Exportar Diccionario”.</w:t>
            </w:r>
          </w:p>
        </w:tc>
      </w:tr>
      <w:tr w:rsidR="00E54175" w14:paraId="0DD0BF4F" w14:textId="77777777" w:rsidTr="00E54175">
        <w:trPr>
          <w:trHeight w:val="213"/>
        </w:trPr>
        <w:tc>
          <w:tcPr>
            <w:tcW w:w="2122" w:type="dxa"/>
            <w:vMerge/>
            <w:tcBorders>
              <w:right w:val="single" w:sz="4" w:space="0" w:color="auto"/>
            </w:tcBorders>
            <w:shd w:val="clear" w:color="auto" w:fill="F2F2F2" w:themeFill="background1" w:themeFillShade="F2"/>
          </w:tcPr>
          <w:p w14:paraId="5212F0F0"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BB21A6E" w14:textId="77777777" w:rsidR="00E54175" w:rsidRDefault="00E54175" w:rsidP="00E54175">
            <w:pPr>
              <w:ind w:firstLine="0"/>
              <w:jc w:val="center"/>
            </w:pPr>
            <w:r>
              <w:t>2-</w:t>
            </w:r>
          </w:p>
        </w:tc>
        <w:tc>
          <w:tcPr>
            <w:tcW w:w="5380" w:type="dxa"/>
            <w:tcBorders>
              <w:left w:val="single" w:sz="4" w:space="0" w:color="auto"/>
            </w:tcBorders>
            <w:shd w:val="clear" w:color="auto" w:fill="FFFFFF" w:themeFill="background1"/>
          </w:tcPr>
          <w:p w14:paraId="3AACAF60" w14:textId="77777777" w:rsidR="00E54175" w:rsidRDefault="00E54175" w:rsidP="00E54175">
            <w:pPr>
              <w:ind w:firstLine="0"/>
              <w:jc w:val="left"/>
            </w:pPr>
            <w:r>
              <w:t>Se descarga el archivo en el pc del usuario.</w:t>
            </w:r>
          </w:p>
        </w:tc>
      </w:tr>
      <w:tr w:rsidR="00E54175" w14:paraId="3314A5C5" w14:textId="77777777" w:rsidTr="00E54175">
        <w:tc>
          <w:tcPr>
            <w:tcW w:w="2122" w:type="dxa"/>
            <w:tcBorders>
              <w:right w:val="single" w:sz="4" w:space="0" w:color="auto"/>
            </w:tcBorders>
            <w:shd w:val="clear" w:color="auto" w:fill="F2F2F2" w:themeFill="background1" w:themeFillShade="F2"/>
          </w:tcPr>
          <w:p w14:paraId="1C47ED7A" w14:textId="77777777" w:rsidR="00E54175" w:rsidRDefault="00E54175" w:rsidP="00E54175">
            <w:pPr>
              <w:ind w:firstLine="0"/>
              <w:jc w:val="left"/>
            </w:pPr>
            <w:r>
              <w:t>Postcondición:</w:t>
            </w:r>
          </w:p>
        </w:tc>
        <w:tc>
          <w:tcPr>
            <w:tcW w:w="6372" w:type="dxa"/>
            <w:gridSpan w:val="2"/>
            <w:tcBorders>
              <w:left w:val="single" w:sz="4" w:space="0" w:color="auto"/>
            </w:tcBorders>
          </w:tcPr>
          <w:p w14:paraId="0E6E2881" w14:textId="77777777" w:rsidR="00E54175" w:rsidRDefault="00E54175" w:rsidP="00E54175">
            <w:pPr>
              <w:ind w:firstLine="0"/>
              <w:jc w:val="left"/>
            </w:pPr>
            <w:r>
              <w:t>Se descarga el diccionario y el usuario permanece en la misma pantalla.</w:t>
            </w:r>
          </w:p>
        </w:tc>
      </w:tr>
      <w:tr w:rsidR="00E54175" w14:paraId="214E9F4B" w14:textId="77777777" w:rsidTr="00E54175">
        <w:trPr>
          <w:trHeight w:val="326"/>
        </w:trPr>
        <w:tc>
          <w:tcPr>
            <w:tcW w:w="2122" w:type="dxa"/>
            <w:tcBorders>
              <w:right w:val="single" w:sz="4" w:space="0" w:color="auto"/>
            </w:tcBorders>
            <w:shd w:val="clear" w:color="auto" w:fill="F2F2F2" w:themeFill="background1" w:themeFillShade="F2"/>
          </w:tcPr>
          <w:p w14:paraId="3A28464A" w14:textId="77777777" w:rsidR="00E54175" w:rsidRDefault="00E54175" w:rsidP="00E54175">
            <w:pPr>
              <w:ind w:firstLine="0"/>
              <w:jc w:val="left"/>
            </w:pPr>
            <w:r>
              <w:t>Excepciones:</w:t>
            </w:r>
          </w:p>
        </w:tc>
        <w:tc>
          <w:tcPr>
            <w:tcW w:w="6372" w:type="dxa"/>
            <w:gridSpan w:val="2"/>
            <w:tcBorders>
              <w:left w:val="single" w:sz="4" w:space="0" w:color="auto"/>
            </w:tcBorders>
            <w:shd w:val="clear" w:color="auto" w:fill="FFFFFF" w:themeFill="background1"/>
          </w:tcPr>
          <w:p w14:paraId="361D68EA" w14:textId="77777777" w:rsidR="00E54175" w:rsidRDefault="00E54175" w:rsidP="00E54175">
            <w:pPr>
              <w:ind w:firstLine="0"/>
              <w:jc w:val="left"/>
            </w:pPr>
            <w:r>
              <w:t>En este caso de uso no hay excepciones.</w:t>
            </w:r>
          </w:p>
        </w:tc>
      </w:tr>
      <w:tr w:rsidR="00E54175" w14:paraId="307D7CEB" w14:textId="77777777" w:rsidTr="00E54175">
        <w:tc>
          <w:tcPr>
            <w:tcW w:w="2122" w:type="dxa"/>
            <w:tcBorders>
              <w:right w:val="single" w:sz="4" w:space="0" w:color="auto"/>
            </w:tcBorders>
            <w:shd w:val="clear" w:color="auto" w:fill="F2F2F2" w:themeFill="background1" w:themeFillShade="F2"/>
          </w:tcPr>
          <w:p w14:paraId="6041C242" w14:textId="77777777" w:rsidR="00E54175" w:rsidRDefault="00E54175" w:rsidP="00E54175">
            <w:pPr>
              <w:ind w:firstLine="0"/>
              <w:jc w:val="left"/>
            </w:pPr>
            <w:r>
              <w:t>Importancia:</w:t>
            </w:r>
          </w:p>
        </w:tc>
        <w:tc>
          <w:tcPr>
            <w:tcW w:w="6372" w:type="dxa"/>
            <w:gridSpan w:val="2"/>
            <w:tcBorders>
              <w:left w:val="single" w:sz="4" w:space="0" w:color="auto"/>
            </w:tcBorders>
          </w:tcPr>
          <w:p w14:paraId="55C638CA" w14:textId="77777777" w:rsidR="00E54175" w:rsidRDefault="00E54175" w:rsidP="00E54175">
            <w:pPr>
              <w:ind w:firstLine="0"/>
              <w:jc w:val="left"/>
            </w:pPr>
            <w:r>
              <w:t>Alta</w:t>
            </w:r>
          </w:p>
        </w:tc>
      </w:tr>
      <w:tr w:rsidR="00E54175" w14:paraId="3867E720" w14:textId="77777777" w:rsidTr="00E54175">
        <w:tc>
          <w:tcPr>
            <w:tcW w:w="2122" w:type="dxa"/>
            <w:tcBorders>
              <w:right w:val="single" w:sz="4" w:space="0" w:color="auto"/>
            </w:tcBorders>
            <w:shd w:val="clear" w:color="auto" w:fill="F2F2F2" w:themeFill="background1" w:themeFillShade="F2"/>
          </w:tcPr>
          <w:p w14:paraId="592E0D8D" w14:textId="77777777" w:rsidR="00E54175" w:rsidRDefault="00E54175" w:rsidP="00E54175">
            <w:pPr>
              <w:ind w:firstLine="0"/>
              <w:jc w:val="left"/>
            </w:pPr>
            <w:r>
              <w:t>Frecuencia:</w:t>
            </w:r>
          </w:p>
        </w:tc>
        <w:tc>
          <w:tcPr>
            <w:tcW w:w="6372" w:type="dxa"/>
            <w:gridSpan w:val="2"/>
            <w:tcBorders>
              <w:left w:val="single" w:sz="4" w:space="0" w:color="auto"/>
            </w:tcBorders>
          </w:tcPr>
          <w:p w14:paraId="56CAAD51" w14:textId="77777777" w:rsidR="00E54175" w:rsidRDefault="00E54175" w:rsidP="00E54175">
            <w:pPr>
              <w:keepNext/>
              <w:ind w:firstLine="0"/>
              <w:jc w:val="left"/>
            </w:pPr>
            <w:r>
              <w:t>Media</w:t>
            </w:r>
          </w:p>
        </w:tc>
      </w:tr>
    </w:tbl>
    <w:p w14:paraId="051A8348" w14:textId="04EEAD3C" w:rsidR="00E54175" w:rsidRDefault="00E54175" w:rsidP="00E54175">
      <w:pPr>
        <w:pStyle w:val="Descripcin"/>
        <w:keepNext/>
        <w:jc w:val="center"/>
      </w:pPr>
      <w:bookmarkStart w:id="84" w:name="_Toc32403628"/>
      <w:r>
        <w:t xml:space="preserve">Tabla </w:t>
      </w:r>
      <w:r w:rsidR="00C55D23">
        <w:fldChar w:fldCharType="begin"/>
      </w:r>
      <w:r w:rsidR="00C55D23">
        <w:instrText xml:space="preserve"> SEQ Tabla \* ARABIC </w:instrText>
      </w:r>
      <w:r w:rsidR="00C55D23">
        <w:fldChar w:fldCharType="separate"/>
      </w:r>
      <w:r w:rsidR="002C5B9B">
        <w:rPr>
          <w:noProof/>
        </w:rPr>
        <w:t>29</w:t>
      </w:r>
      <w:r w:rsidR="00C55D23">
        <w:rPr>
          <w:noProof/>
        </w:rPr>
        <w:fldChar w:fldCharType="end"/>
      </w:r>
      <w:r>
        <w:t xml:space="preserve"> Caso de uso 17</w:t>
      </w:r>
      <w:bookmarkEnd w:id="84"/>
    </w:p>
    <w:tbl>
      <w:tblPr>
        <w:tblStyle w:val="Tablaconcuadrcula"/>
        <w:tblpPr w:leftFromText="141" w:rightFromText="141" w:vertAnchor="text" w:horzAnchor="margin" w:tblpY="-44"/>
        <w:tblW w:w="0" w:type="auto"/>
        <w:tblLook w:val="04A0" w:firstRow="1" w:lastRow="0" w:firstColumn="1" w:lastColumn="0" w:noHBand="0" w:noVBand="1"/>
      </w:tblPr>
      <w:tblGrid>
        <w:gridCol w:w="2122"/>
        <w:gridCol w:w="992"/>
        <w:gridCol w:w="5380"/>
      </w:tblGrid>
      <w:tr w:rsidR="00E54175" w:rsidRPr="00681815" w14:paraId="122CE23E" w14:textId="77777777" w:rsidTr="00E54175">
        <w:tc>
          <w:tcPr>
            <w:tcW w:w="2122" w:type="dxa"/>
            <w:tcBorders>
              <w:bottom w:val="single" w:sz="4" w:space="0" w:color="auto"/>
            </w:tcBorders>
            <w:shd w:val="clear" w:color="auto" w:fill="F2F2F2" w:themeFill="background1" w:themeFillShade="F2"/>
          </w:tcPr>
          <w:p w14:paraId="652B0DA9" w14:textId="77777777" w:rsidR="00E54175" w:rsidRPr="00681815" w:rsidRDefault="00E54175" w:rsidP="00E54175">
            <w:pPr>
              <w:ind w:firstLine="0"/>
              <w:jc w:val="center"/>
              <w:rPr>
                <w:b/>
                <w:bCs/>
              </w:rPr>
            </w:pPr>
            <w:r>
              <w:rPr>
                <w:b/>
                <w:bCs/>
              </w:rPr>
              <w:t>Caso de uso 18</w:t>
            </w:r>
          </w:p>
        </w:tc>
        <w:tc>
          <w:tcPr>
            <w:tcW w:w="6372" w:type="dxa"/>
            <w:gridSpan w:val="2"/>
            <w:shd w:val="clear" w:color="auto" w:fill="F2F2F2" w:themeFill="background1" w:themeFillShade="F2"/>
          </w:tcPr>
          <w:p w14:paraId="3FB8088D" w14:textId="77777777" w:rsidR="00E54175" w:rsidRPr="00681815" w:rsidRDefault="00E54175" w:rsidP="00E54175">
            <w:pPr>
              <w:ind w:firstLine="0"/>
              <w:jc w:val="center"/>
              <w:rPr>
                <w:b/>
                <w:bCs/>
              </w:rPr>
            </w:pPr>
            <w:r>
              <w:rPr>
                <w:b/>
                <w:bCs/>
              </w:rPr>
              <w:t>Obtener posiciones</w:t>
            </w:r>
          </w:p>
        </w:tc>
      </w:tr>
      <w:tr w:rsidR="00E54175" w14:paraId="045AB8B0" w14:textId="77777777" w:rsidTr="00E54175">
        <w:tc>
          <w:tcPr>
            <w:tcW w:w="2122" w:type="dxa"/>
            <w:tcBorders>
              <w:bottom w:val="single" w:sz="4" w:space="0" w:color="auto"/>
              <w:right w:val="single" w:sz="4" w:space="0" w:color="auto"/>
            </w:tcBorders>
            <w:shd w:val="clear" w:color="auto" w:fill="F2F2F2" w:themeFill="background1" w:themeFillShade="F2"/>
          </w:tcPr>
          <w:p w14:paraId="5EF00FE8" w14:textId="77777777" w:rsidR="00E54175" w:rsidRDefault="00E54175" w:rsidP="00E54175">
            <w:pPr>
              <w:ind w:firstLine="0"/>
              <w:jc w:val="left"/>
            </w:pPr>
            <w:r>
              <w:t>Requisitos asociados:</w:t>
            </w:r>
          </w:p>
        </w:tc>
        <w:tc>
          <w:tcPr>
            <w:tcW w:w="6372" w:type="dxa"/>
            <w:gridSpan w:val="2"/>
            <w:tcBorders>
              <w:left w:val="single" w:sz="4" w:space="0" w:color="auto"/>
            </w:tcBorders>
          </w:tcPr>
          <w:p w14:paraId="3A9F17A4" w14:textId="77777777" w:rsidR="00E54175" w:rsidRDefault="00E54175" w:rsidP="00E54175">
            <w:pPr>
              <w:ind w:firstLine="0"/>
              <w:jc w:val="center"/>
            </w:pPr>
            <w:r>
              <w:t>R.F-8.10</w:t>
            </w:r>
            <w:r w:rsidR="00CD4804">
              <w:t>, R.F-14</w:t>
            </w:r>
          </w:p>
        </w:tc>
      </w:tr>
      <w:tr w:rsidR="00E54175" w14:paraId="581DF31C" w14:textId="77777777" w:rsidTr="00E54175">
        <w:tc>
          <w:tcPr>
            <w:tcW w:w="2122" w:type="dxa"/>
            <w:tcBorders>
              <w:right w:val="single" w:sz="4" w:space="0" w:color="auto"/>
            </w:tcBorders>
            <w:shd w:val="clear" w:color="auto" w:fill="F2F2F2" w:themeFill="background1" w:themeFillShade="F2"/>
          </w:tcPr>
          <w:p w14:paraId="276BDDB4" w14:textId="77777777" w:rsidR="00E54175" w:rsidRDefault="00E54175" w:rsidP="00E54175">
            <w:pPr>
              <w:ind w:firstLine="0"/>
              <w:jc w:val="left"/>
            </w:pPr>
            <w:r>
              <w:t>Descripción:</w:t>
            </w:r>
          </w:p>
        </w:tc>
        <w:tc>
          <w:tcPr>
            <w:tcW w:w="6372" w:type="dxa"/>
            <w:gridSpan w:val="2"/>
            <w:tcBorders>
              <w:left w:val="single" w:sz="4" w:space="0" w:color="auto"/>
            </w:tcBorders>
            <w:shd w:val="clear" w:color="auto" w:fill="FFFFFF" w:themeFill="background1"/>
          </w:tcPr>
          <w:p w14:paraId="70250AD8" w14:textId="77777777" w:rsidR="00E54175" w:rsidRDefault="00E54175" w:rsidP="00E54175">
            <w:pPr>
              <w:ind w:firstLine="0"/>
              <w:jc w:val="left"/>
            </w:pPr>
            <w:r>
              <w:rPr>
                <w:shd w:val="clear" w:color="auto" w:fill="FFFFFF" w:themeFill="background1"/>
              </w:rPr>
              <w:t>Permite al usuario obtener las posiciones, es decir, el número de apariciones.</w:t>
            </w:r>
          </w:p>
        </w:tc>
      </w:tr>
      <w:tr w:rsidR="00E54175" w14:paraId="24A5BE0B" w14:textId="77777777" w:rsidTr="00E54175">
        <w:tc>
          <w:tcPr>
            <w:tcW w:w="2122" w:type="dxa"/>
            <w:tcBorders>
              <w:right w:val="single" w:sz="4" w:space="0" w:color="auto"/>
            </w:tcBorders>
            <w:shd w:val="clear" w:color="auto" w:fill="F2F2F2" w:themeFill="background1" w:themeFillShade="F2"/>
          </w:tcPr>
          <w:p w14:paraId="10044FB8" w14:textId="77777777" w:rsidR="00E54175" w:rsidRDefault="00E54175" w:rsidP="00E54175">
            <w:pPr>
              <w:ind w:firstLine="0"/>
              <w:jc w:val="left"/>
            </w:pPr>
            <w:r>
              <w:t>Precondición:</w:t>
            </w:r>
          </w:p>
        </w:tc>
        <w:tc>
          <w:tcPr>
            <w:tcW w:w="6372" w:type="dxa"/>
            <w:gridSpan w:val="2"/>
            <w:tcBorders>
              <w:left w:val="single" w:sz="4" w:space="0" w:color="auto"/>
              <w:bottom w:val="single" w:sz="4" w:space="0" w:color="auto"/>
            </w:tcBorders>
          </w:tcPr>
          <w:p w14:paraId="1072F175" w14:textId="77777777" w:rsidR="00E54175" w:rsidRDefault="00D7051C" w:rsidP="00E54175">
            <w:pPr>
              <w:ind w:firstLine="0"/>
              <w:jc w:val="left"/>
            </w:pPr>
            <w:r>
              <w:t>Tener un diccionario cargado, es decir, haber introducido un ePub o un guion en la app y estar en la ventana de modificar personajes.</w:t>
            </w:r>
          </w:p>
        </w:tc>
      </w:tr>
      <w:tr w:rsidR="00E54175" w14:paraId="1CAF8CE5" w14:textId="77777777" w:rsidTr="00E54175">
        <w:tc>
          <w:tcPr>
            <w:tcW w:w="2122" w:type="dxa"/>
            <w:vMerge w:val="restart"/>
            <w:tcBorders>
              <w:right w:val="single" w:sz="4" w:space="0" w:color="auto"/>
            </w:tcBorders>
            <w:shd w:val="clear" w:color="auto" w:fill="F2F2F2" w:themeFill="background1" w:themeFillShade="F2"/>
          </w:tcPr>
          <w:p w14:paraId="057869BE" w14:textId="77777777" w:rsidR="00E54175" w:rsidRDefault="00E54175" w:rsidP="00E54175">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77D44E8" w14:textId="77777777" w:rsidR="00E54175" w:rsidRDefault="00E54175" w:rsidP="00E54175">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BC982E7" w14:textId="77777777" w:rsidR="00E54175" w:rsidRDefault="00E54175" w:rsidP="00E54175">
            <w:pPr>
              <w:ind w:firstLine="0"/>
              <w:jc w:val="left"/>
            </w:pPr>
            <w:r>
              <w:t>Acción</w:t>
            </w:r>
          </w:p>
        </w:tc>
      </w:tr>
      <w:tr w:rsidR="00E54175" w14:paraId="486B9289" w14:textId="77777777" w:rsidTr="00E54175">
        <w:trPr>
          <w:trHeight w:val="213"/>
        </w:trPr>
        <w:tc>
          <w:tcPr>
            <w:tcW w:w="2122" w:type="dxa"/>
            <w:vMerge/>
            <w:tcBorders>
              <w:right w:val="single" w:sz="4" w:space="0" w:color="auto"/>
            </w:tcBorders>
            <w:shd w:val="clear" w:color="auto" w:fill="F2F2F2" w:themeFill="background1" w:themeFillShade="F2"/>
          </w:tcPr>
          <w:p w14:paraId="15BCF0C8"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C6DD5FE" w14:textId="77777777" w:rsidR="00E54175" w:rsidRDefault="00E54175" w:rsidP="00E54175">
            <w:pPr>
              <w:ind w:firstLine="0"/>
              <w:jc w:val="center"/>
            </w:pPr>
            <w:r>
              <w:t>1-</w:t>
            </w:r>
          </w:p>
        </w:tc>
        <w:tc>
          <w:tcPr>
            <w:tcW w:w="5380" w:type="dxa"/>
            <w:tcBorders>
              <w:top w:val="single" w:sz="4" w:space="0" w:color="auto"/>
              <w:left w:val="single" w:sz="4" w:space="0" w:color="auto"/>
            </w:tcBorders>
            <w:shd w:val="clear" w:color="auto" w:fill="FFFFFF" w:themeFill="background1"/>
          </w:tcPr>
          <w:p w14:paraId="6CB720A0" w14:textId="77777777" w:rsidR="00E54175" w:rsidRDefault="00E54175" w:rsidP="00E54175">
            <w:pPr>
              <w:ind w:firstLine="0"/>
              <w:jc w:val="left"/>
            </w:pPr>
            <w:r>
              <w:t>Marcar la opción “Obtener Posiciones”.</w:t>
            </w:r>
          </w:p>
        </w:tc>
      </w:tr>
      <w:tr w:rsidR="00E54175" w14:paraId="31B9EB1B" w14:textId="77777777" w:rsidTr="00E54175">
        <w:trPr>
          <w:trHeight w:val="213"/>
        </w:trPr>
        <w:tc>
          <w:tcPr>
            <w:tcW w:w="2122" w:type="dxa"/>
            <w:vMerge/>
            <w:tcBorders>
              <w:right w:val="single" w:sz="4" w:space="0" w:color="auto"/>
            </w:tcBorders>
            <w:shd w:val="clear" w:color="auto" w:fill="F2F2F2" w:themeFill="background1" w:themeFillShade="F2"/>
          </w:tcPr>
          <w:p w14:paraId="61E167B6" w14:textId="77777777" w:rsidR="00E54175" w:rsidRDefault="00E54175" w:rsidP="00E54175">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F549812" w14:textId="77777777" w:rsidR="00E54175" w:rsidRDefault="00E54175" w:rsidP="00E54175">
            <w:pPr>
              <w:ind w:firstLine="0"/>
              <w:jc w:val="center"/>
            </w:pPr>
            <w:r>
              <w:t>2-</w:t>
            </w:r>
          </w:p>
        </w:tc>
        <w:tc>
          <w:tcPr>
            <w:tcW w:w="5380" w:type="dxa"/>
            <w:tcBorders>
              <w:left w:val="single" w:sz="4" w:space="0" w:color="auto"/>
            </w:tcBorders>
            <w:shd w:val="clear" w:color="auto" w:fill="FFFFFF" w:themeFill="background1"/>
          </w:tcPr>
          <w:p w14:paraId="0B5AB40C" w14:textId="77777777" w:rsidR="00E54175" w:rsidRDefault="00E54175" w:rsidP="00E54175">
            <w:pPr>
              <w:ind w:firstLine="0"/>
              <w:jc w:val="left"/>
            </w:pPr>
            <w:r>
              <w:t>Pulsar el botón de navegación de siguiente.</w:t>
            </w:r>
          </w:p>
        </w:tc>
      </w:tr>
      <w:tr w:rsidR="00E54175" w14:paraId="1A1A4273" w14:textId="77777777" w:rsidTr="00E54175">
        <w:tc>
          <w:tcPr>
            <w:tcW w:w="2122" w:type="dxa"/>
            <w:tcBorders>
              <w:right w:val="single" w:sz="4" w:space="0" w:color="auto"/>
            </w:tcBorders>
            <w:shd w:val="clear" w:color="auto" w:fill="F2F2F2" w:themeFill="background1" w:themeFillShade="F2"/>
          </w:tcPr>
          <w:p w14:paraId="447D2DDF" w14:textId="77777777" w:rsidR="00E54175" w:rsidRDefault="00E54175" w:rsidP="00E54175">
            <w:pPr>
              <w:ind w:firstLine="0"/>
              <w:jc w:val="left"/>
            </w:pPr>
            <w:r>
              <w:t>Postcondición:</w:t>
            </w:r>
          </w:p>
        </w:tc>
        <w:tc>
          <w:tcPr>
            <w:tcW w:w="6372" w:type="dxa"/>
            <w:gridSpan w:val="2"/>
            <w:tcBorders>
              <w:left w:val="single" w:sz="4" w:space="0" w:color="auto"/>
            </w:tcBorders>
          </w:tcPr>
          <w:p w14:paraId="11558D4B" w14:textId="77777777" w:rsidR="00E54175" w:rsidRDefault="00E54175" w:rsidP="00E54175">
            <w:pPr>
              <w:ind w:firstLine="0"/>
              <w:jc w:val="left"/>
            </w:pPr>
            <w:r>
              <w:t>Una vez pasada la pantalla de carga y obtenidas las posiciones, se volverá a la misma pantalla que antes, pero con las posiciones ya calculadas sobre la tabla.</w:t>
            </w:r>
          </w:p>
        </w:tc>
      </w:tr>
      <w:tr w:rsidR="00E54175" w14:paraId="1922F734" w14:textId="77777777" w:rsidTr="00E54175">
        <w:trPr>
          <w:trHeight w:val="326"/>
        </w:trPr>
        <w:tc>
          <w:tcPr>
            <w:tcW w:w="2122" w:type="dxa"/>
            <w:tcBorders>
              <w:right w:val="single" w:sz="4" w:space="0" w:color="auto"/>
            </w:tcBorders>
            <w:shd w:val="clear" w:color="auto" w:fill="F2F2F2" w:themeFill="background1" w:themeFillShade="F2"/>
          </w:tcPr>
          <w:p w14:paraId="7C740533" w14:textId="77777777" w:rsidR="00E54175" w:rsidRDefault="00E54175" w:rsidP="00E54175">
            <w:pPr>
              <w:ind w:firstLine="0"/>
              <w:jc w:val="left"/>
            </w:pPr>
            <w:r>
              <w:t>Excepciones:</w:t>
            </w:r>
          </w:p>
        </w:tc>
        <w:tc>
          <w:tcPr>
            <w:tcW w:w="6372" w:type="dxa"/>
            <w:gridSpan w:val="2"/>
            <w:tcBorders>
              <w:left w:val="single" w:sz="4" w:space="0" w:color="auto"/>
            </w:tcBorders>
            <w:shd w:val="clear" w:color="auto" w:fill="FFFFFF" w:themeFill="background1"/>
          </w:tcPr>
          <w:p w14:paraId="09F8640D" w14:textId="77777777" w:rsidR="00E54175" w:rsidRDefault="00E54175" w:rsidP="00E54175">
            <w:pPr>
              <w:ind w:firstLine="0"/>
              <w:jc w:val="left"/>
            </w:pPr>
            <w:r>
              <w:t>En este caso de uso no hay excepciones.</w:t>
            </w:r>
          </w:p>
        </w:tc>
      </w:tr>
      <w:tr w:rsidR="00E54175" w14:paraId="3F706E90" w14:textId="77777777" w:rsidTr="00E54175">
        <w:tc>
          <w:tcPr>
            <w:tcW w:w="2122" w:type="dxa"/>
            <w:tcBorders>
              <w:right w:val="single" w:sz="4" w:space="0" w:color="auto"/>
            </w:tcBorders>
            <w:shd w:val="clear" w:color="auto" w:fill="F2F2F2" w:themeFill="background1" w:themeFillShade="F2"/>
          </w:tcPr>
          <w:p w14:paraId="6D724D5F" w14:textId="77777777" w:rsidR="00E54175" w:rsidRDefault="00E54175" w:rsidP="00E54175">
            <w:pPr>
              <w:ind w:firstLine="0"/>
              <w:jc w:val="left"/>
            </w:pPr>
            <w:r>
              <w:t>Importancia:</w:t>
            </w:r>
          </w:p>
        </w:tc>
        <w:tc>
          <w:tcPr>
            <w:tcW w:w="6372" w:type="dxa"/>
            <w:gridSpan w:val="2"/>
            <w:tcBorders>
              <w:left w:val="single" w:sz="4" w:space="0" w:color="auto"/>
            </w:tcBorders>
          </w:tcPr>
          <w:p w14:paraId="550F1A4A" w14:textId="77777777" w:rsidR="00E54175" w:rsidRDefault="00E54175" w:rsidP="00E54175">
            <w:pPr>
              <w:ind w:firstLine="0"/>
              <w:jc w:val="left"/>
            </w:pPr>
            <w:r>
              <w:t>Alta</w:t>
            </w:r>
          </w:p>
        </w:tc>
      </w:tr>
      <w:tr w:rsidR="00E54175" w14:paraId="7414313F" w14:textId="77777777" w:rsidTr="00E54175">
        <w:tc>
          <w:tcPr>
            <w:tcW w:w="2122" w:type="dxa"/>
            <w:tcBorders>
              <w:right w:val="single" w:sz="4" w:space="0" w:color="auto"/>
            </w:tcBorders>
            <w:shd w:val="clear" w:color="auto" w:fill="F2F2F2" w:themeFill="background1" w:themeFillShade="F2"/>
          </w:tcPr>
          <w:p w14:paraId="574E5072" w14:textId="77777777" w:rsidR="00E54175" w:rsidRDefault="00E54175" w:rsidP="00E54175">
            <w:pPr>
              <w:ind w:firstLine="0"/>
              <w:jc w:val="left"/>
            </w:pPr>
            <w:r>
              <w:t>Frecuencia:</w:t>
            </w:r>
          </w:p>
        </w:tc>
        <w:tc>
          <w:tcPr>
            <w:tcW w:w="6372" w:type="dxa"/>
            <w:gridSpan w:val="2"/>
            <w:tcBorders>
              <w:left w:val="single" w:sz="4" w:space="0" w:color="auto"/>
            </w:tcBorders>
          </w:tcPr>
          <w:p w14:paraId="7270FFDA" w14:textId="77777777" w:rsidR="00E54175" w:rsidRDefault="00E54175" w:rsidP="00E54175">
            <w:pPr>
              <w:keepNext/>
              <w:ind w:firstLine="0"/>
              <w:jc w:val="left"/>
            </w:pPr>
            <w:r>
              <w:t>Muy alta</w:t>
            </w:r>
          </w:p>
        </w:tc>
      </w:tr>
    </w:tbl>
    <w:p w14:paraId="45B2432F" w14:textId="278CD994" w:rsidR="00E54175" w:rsidRDefault="00E54175" w:rsidP="00E54175">
      <w:pPr>
        <w:pStyle w:val="Descripcin"/>
        <w:keepNext/>
        <w:jc w:val="center"/>
      </w:pPr>
      <w:bookmarkStart w:id="85" w:name="_Toc32403629"/>
      <w:r>
        <w:t xml:space="preserve">Tabla </w:t>
      </w:r>
      <w:r w:rsidR="00C55D23">
        <w:fldChar w:fldCharType="begin"/>
      </w:r>
      <w:r w:rsidR="00C55D23">
        <w:instrText xml:space="preserve"> SEQ Tabla \* ARABIC </w:instrText>
      </w:r>
      <w:r w:rsidR="00C55D23">
        <w:fldChar w:fldCharType="separate"/>
      </w:r>
      <w:r w:rsidR="002C5B9B">
        <w:rPr>
          <w:noProof/>
        </w:rPr>
        <w:t>30</w:t>
      </w:r>
      <w:r w:rsidR="00C55D23">
        <w:rPr>
          <w:noProof/>
        </w:rPr>
        <w:fldChar w:fldCharType="end"/>
      </w:r>
      <w:r>
        <w:t xml:space="preserve"> </w:t>
      </w:r>
      <w:r w:rsidR="00FF7738">
        <w:t>Caso de uso 18</w:t>
      </w:r>
      <w:bookmarkEnd w:id="85"/>
    </w:p>
    <w:tbl>
      <w:tblPr>
        <w:tblStyle w:val="Tablaconcuadrcula"/>
        <w:tblpPr w:leftFromText="141" w:rightFromText="141" w:vertAnchor="text" w:horzAnchor="margin" w:tblpY="-28"/>
        <w:tblW w:w="0" w:type="auto"/>
        <w:tblLook w:val="04A0" w:firstRow="1" w:lastRow="0" w:firstColumn="1" w:lastColumn="0" w:noHBand="0" w:noVBand="1"/>
      </w:tblPr>
      <w:tblGrid>
        <w:gridCol w:w="2122"/>
        <w:gridCol w:w="992"/>
        <w:gridCol w:w="5380"/>
      </w:tblGrid>
      <w:tr w:rsidR="00FF7738" w:rsidRPr="00681815" w14:paraId="02AB21BB" w14:textId="77777777" w:rsidTr="00FF7738">
        <w:tc>
          <w:tcPr>
            <w:tcW w:w="2122" w:type="dxa"/>
            <w:tcBorders>
              <w:bottom w:val="single" w:sz="4" w:space="0" w:color="auto"/>
            </w:tcBorders>
            <w:shd w:val="clear" w:color="auto" w:fill="F2F2F2" w:themeFill="background1" w:themeFillShade="F2"/>
          </w:tcPr>
          <w:p w14:paraId="62C8414E" w14:textId="77777777" w:rsidR="00FF7738" w:rsidRPr="00681815" w:rsidRDefault="00FF7738" w:rsidP="00FF7738">
            <w:pPr>
              <w:ind w:firstLine="0"/>
              <w:jc w:val="center"/>
              <w:rPr>
                <w:b/>
                <w:bCs/>
              </w:rPr>
            </w:pPr>
            <w:r>
              <w:rPr>
                <w:b/>
                <w:bCs/>
              </w:rPr>
              <w:t>Caso de uso 19</w:t>
            </w:r>
          </w:p>
        </w:tc>
        <w:tc>
          <w:tcPr>
            <w:tcW w:w="6372" w:type="dxa"/>
            <w:gridSpan w:val="2"/>
            <w:shd w:val="clear" w:color="auto" w:fill="F2F2F2" w:themeFill="background1" w:themeFillShade="F2"/>
          </w:tcPr>
          <w:p w14:paraId="377E485E" w14:textId="77777777" w:rsidR="00FF7738" w:rsidRPr="00681815" w:rsidRDefault="00FF7738" w:rsidP="00FF7738">
            <w:pPr>
              <w:ind w:firstLine="0"/>
              <w:jc w:val="center"/>
              <w:rPr>
                <w:b/>
                <w:bCs/>
              </w:rPr>
            </w:pPr>
            <w:r>
              <w:rPr>
                <w:b/>
                <w:bCs/>
              </w:rPr>
              <w:t>Obtener etnia y sexo</w:t>
            </w:r>
          </w:p>
        </w:tc>
      </w:tr>
      <w:tr w:rsidR="00FF7738" w14:paraId="5C8A2CE7" w14:textId="77777777" w:rsidTr="00FF7738">
        <w:tc>
          <w:tcPr>
            <w:tcW w:w="2122" w:type="dxa"/>
            <w:tcBorders>
              <w:bottom w:val="single" w:sz="4" w:space="0" w:color="auto"/>
              <w:right w:val="single" w:sz="4" w:space="0" w:color="auto"/>
            </w:tcBorders>
            <w:shd w:val="clear" w:color="auto" w:fill="F2F2F2" w:themeFill="background1" w:themeFillShade="F2"/>
          </w:tcPr>
          <w:p w14:paraId="7A39C5C4" w14:textId="77777777" w:rsidR="00FF7738" w:rsidRDefault="00FF7738" w:rsidP="00FF7738">
            <w:pPr>
              <w:ind w:firstLine="0"/>
              <w:jc w:val="left"/>
            </w:pPr>
            <w:r>
              <w:t>Requisitos asociados:</w:t>
            </w:r>
          </w:p>
        </w:tc>
        <w:tc>
          <w:tcPr>
            <w:tcW w:w="6372" w:type="dxa"/>
            <w:gridSpan w:val="2"/>
            <w:tcBorders>
              <w:left w:val="single" w:sz="4" w:space="0" w:color="auto"/>
            </w:tcBorders>
          </w:tcPr>
          <w:p w14:paraId="1564F14F" w14:textId="77777777" w:rsidR="00FF7738" w:rsidRDefault="00FF7738" w:rsidP="00FF7738">
            <w:pPr>
              <w:ind w:firstLine="0"/>
              <w:jc w:val="center"/>
            </w:pPr>
            <w:r>
              <w:t>R.F-8.11</w:t>
            </w:r>
            <w:r w:rsidR="008B2CA7">
              <w:t>, R.F-14</w:t>
            </w:r>
          </w:p>
        </w:tc>
      </w:tr>
      <w:tr w:rsidR="00FF7738" w14:paraId="7984B247" w14:textId="77777777" w:rsidTr="00FF7738">
        <w:tc>
          <w:tcPr>
            <w:tcW w:w="2122" w:type="dxa"/>
            <w:tcBorders>
              <w:right w:val="single" w:sz="4" w:space="0" w:color="auto"/>
            </w:tcBorders>
            <w:shd w:val="clear" w:color="auto" w:fill="F2F2F2" w:themeFill="background1" w:themeFillShade="F2"/>
          </w:tcPr>
          <w:p w14:paraId="3BE98584" w14:textId="77777777" w:rsidR="00FF7738" w:rsidRDefault="00FF7738" w:rsidP="00FF7738">
            <w:pPr>
              <w:ind w:firstLine="0"/>
              <w:jc w:val="left"/>
            </w:pPr>
            <w:r>
              <w:t>Descripción:</w:t>
            </w:r>
          </w:p>
        </w:tc>
        <w:tc>
          <w:tcPr>
            <w:tcW w:w="6372" w:type="dxa"/>
            <w:gridSpan w:val="2"/>
            <w:tcBorders>
              <w:left w:val="single" w:sz="4" w:space="0" w:color="auto"/>
            </w:tcBorders>
            <w:shd w:val="clear" w:color="auto" w:fill="FFFFFF" w:themeFill="background1"/>
          </w:tcPr>
          <w:p w14:paraId="08B3EC80" w14:textId="77777777" w:rsidR="00FF7738" w:rsidRDefault="00FF7738" w:rsidP="00FF7738">
            <w:pPr>
              <w:ind w:firstLine="0"/>
              <w:jc w:val="left"/>
            </w:pPr>
            <w:r>
              <w:rPr>
                <w:shd w:val="clear" w:color="auto" w:fill="FFFFFF" w:themeFill="background1"/>
              </w:rPr>
              <w:t>Permite al usuario obtener la etnia y el sexo del personaje.</w:t>
            </w:r>
          </w:p>
        </w:tc>
      </w:tr>
      <w:tr w:rsidR="00FF7738" w14:paraId="3C096861" w14:textId="77777777" w:rsidTr="00FF7738">
        <w:tc>
          <w:tcPr>
            <w:tcW w:w="2122" w:type="dxa"/>
            <w:tcBorders>
              <w:right w:val="single" w:sz="4" w:space="0" w:color="auto"/>
            </w:tcBorders>
            <w:shd w:val="clear" w:color="auto" w:fill="F2F2F2" w:themeFill="background1" w:themeFillShade="F2"/>
          </w:tcPr>
          <w:p w14:paraId="72B84E71" w14:textId="77777777" w:rsidR="00FF7738" w:rsidRDefault="00FF7738" w:rsidP="00FF7738">
            <w:pPr>
              <w:ind w:firstLine="0"/>
              <w:jc w:val="left"/>
            </w:pPr>
            <w:r>
              <w:t>Precondición:</w:t>
            </w:r>
          </w:p>
        </w:tc>
        <w:tc>
          <w:tcPr>
            <w:tcW w:w="6372" w:type="dxa"/>
            <w:gridSpan w:val="2"/>
            <w:tcBorders>
              <w:left w:val="single" w:sz="4" w:space="0" w:color="auto"/>
              <w:bottom w:val="single" w:sz="4" w:space="0" w:color="auto"/>
            </w:tcBorders>
          </w:tcPr>
          <w:p w14:paraId="23A6409C" w14:textId="77777777" w:rsidR="00FF7738" w:rsidRDefault="00D7051C" w:rsidP="00FF7738">
            <w:pPr>
              <w:ind w:firstLine="0"/>
              <w:jc w:val="left"/>
            </w:pPr>
            <w:r>
              <w:t>Tener un diccionario cargado, es decir, haber introducido un ePub o un guion en la app y estar en la ventana de modificar personajes.</w:t>
            </w:r>
          </w:p>
        </w:tc>
      </w:tr>
      <w:tr w:rsidR="00FF7738" w14:paraId="0A30715B" w14:textId="77777777" w:rsidTr="00FF7738">
        <w:tc>
          <w:tcPr>
            <w:tcW w:w="2122" w:type="dxa"/>
            <w:vMerge w:val="restart"/>
            <w:tcBorders>
              <w:right w:val="single" w:sz="4" w:space="0" w:color="auto"/>
            </w:tcBorders>
            <w:shd w:val="clear" w:color="auto" w:fill="F2F2F2" w:themeFill="background1" w:themeFillShade="F2"/>
          </w:tcPr>
          <w:p w14:paraId="4FF6248F" w14:textId="77777777" w:rsidR="00FF7738" w:rsidRDefault="00FF7738" w:rsidP="00FF7738">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0E55B31" w14:textId="77777777" w:rsidR="00FF7738" w:rsidRDefault="00FF7738" w:rsidP="00FF7738">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9E82716" w14:textId="77777777" w:rsidR="00FF7738" w:rsidRDefault="00FF7738" w:rsidP="00FF7738">
            <w:pPr>
              <w:ind w:firstLine="0"/>
              <w:jc w:val="left"/>
            </w:pPr>
            <w:r>
              <w:t>Acción</w:t>
            </w:r>
          </w:p>
        </w:tc>
      </w:tr>
      <w:tr w:rsidR="00FF7738" w14:paraId="1C1BFDAF" w14:textId="77777777" w:rsidTr="00FF7738">
        <w:trPr>
          <w:trHeight w:val="213"/>
        </w:trPr>
        <w:tc>
          <w:tcPr>
            <w:tcW w:w="2122" w:type="dxa"/>
            <w:vMerge/>
            <w:tcBorders>
              <w:right w:val="single" w:sz="4" w:space="0" w:color="auto"/>
            </w:tcBorders>
            <w:shd w:val="clear" w:color="auto" w:fill="F2F2F2" w:themeFill="background1" w:themeFillShade="F2"/>
          </w:tcPr>
          <w:p w14:paraId="7F7954EB" w14:textId="77777777" w:rsidR="00FF7738" w:rsidRDefault="00FF7738" w:rsidP="00FF7738">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CBBC9A8" w14:textId="77777777" w:rsidR="00FF7738" w:rsidRDefault="00FF7738" w:rsidP="00FF7738">
            <w:pPr>
              <w:ind w:firstLine="0"/>
              <w:jc w:val="center"/>
            </w:pPr>
            <w:r>
              <w:t>1-</w:t>
            </w:r>
          </w:p>
        </w:tc>
        <w:tc>
          <w:tcPr>
            <w:tcW w:w="5380" w:type="dxa"/>
            <w:tcBorders>
              <w:top w:val="single" w:sz="4" w:space="0" w:color="auto"/>
              <w:left w:val="single" w:sz="4" w:space="0" w:color="auto"/>
            </w:tcBorders>
            <w:shd w:val="clear" w:color="auto" w:fill="FFFFFF" w:themeFill="background1"/>
          </w:tcPr>
          <w:p w14:paraId="7B342FD5" w14:textId="77777777" w:rsidR="00FF7738" w:rsidRDefault="00FF7738" w:rsidP="00FF7738">
            <w:pPr>
              <w:ind w:firstLine="0"/>
              <w:jc w:val="left"/>
            </w:pPr>
            <w:r>
              <w:t>Marcar la opción “Obtener Etnia y sexo”.</w:t>
            </w:r>
          </w:p>
        </w:tc>
      </w:tr>
      <w:tr w:rsidR="00FF7738" w14:paraId="1F8510DC" w14:textId="77777777" w:rsidTr="00FF7738">
        <w:trPr>
          <w:trHeight w:val="213"/>
        </w:trPr>
        <w:tc>
          <w:tcPr>
            <w:tcW w:w="2122" w:type="dxa"/>
            <w:vMerge/>
            <w:tcBorders>
              <w:right w:val="single" w:sz="4" w:space="0" w:color="auto"/>
            </w:tcBorders>
            <w:shd w:val="clear" w:color="auto" w:fill="F2F2F2" w:themeFill="background1" w:themeFillShade="F2"/>
          </w:tcPr>
          <w:p w14:paraId="78DFED6D" w14:textId="77777777" w:rsidR="00FF7738" w:rsidRDefault="00FF7738" w:rsidP="00FF7738">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1A45A0C" w14:textId="77777777" w:rsidR="00FF7738" w:rsidRDefault="00FF7738" w:rsidP="00FF7738">
            <w:pPr>
              <w:ind w:firstLine="0"/>
              <w:jc w:val="center"/>
            </w:pPr>
            <w:r>
              <w:t>2-</w:t>
            </w:r>
          </w:p>
        </w:tc>
        <w:tc>
          <w:tcPr>
            <w:tcW w:w="5380" w:type="dxa"/>
            <w:tcBorders>
              <w:left w:val="single" w:sz="4" w:space="0" w:color="auto"/>
            </w:tcBorders>
            <w:shd w:val="clear" w:color="auto" w:fill="FFFFFF" w:themeFill="background1"/>
          </w:tcPr>
          <w:p w14:paraId="591F441E" w14:textId="77777777" w:rsidR="00FF7738" w:rsidRDefault="00FF7738" w:rsidP="00FF7738">
            <w:pPr>
              <w:ind w:firstLine="0"/>
              <w:jc w:val="left"/>
            </w:pPr>
            <w:r>
              <w:t>Pulsar el botón de navegación de siguiente.</w:t>
            </w:r>
          </w:p>
        </w:tc>
      </w:tr>
      <w:tr w:rsidR="00FF7738" w14:paraId="76E65E71" w14:textId="77777777" w:rsidTr="00FF7738">
        <w:tc>
          <w:tcPr>
            <w:tcW w:w="2122" w:type="dxa"/>
            <w:tcBorders>
              <w:right w:val="single" w:sz="4" w:space="0" w:color="auto"/>
            </w:tcBorders>
            <w:shd w:val="clear" w:color="auto" w:fill="F2F2F2" w:themeFill="background1" w:themeFillShade="F2"/>
          </w:tcPr>
          <w:p w14:paraId="4EE49938" w14:textId="77777777" w:rsidR="00FF7738" w:rsidRDefault="00FF7738" w:rsidP="00FF7738">
            <w:pPr>
              <w:ind w:firstLine="0"/>
              <w:jc w:val="left"/>
            </w:pPr>
            <w:r>
              <w:t>Postcondición:</w:t>
            </w:r>
          </w:p>
        </w:tc>
        <w:tc>
          <w:tcPr>
            <w:tcW w:w="6372" w:type="dxa"/>
            <w:gridSpan w:val="2"/>
            <w:tcBorders>
              <w:left w:val="single" w:sz="4" w:space="0" w:color="auto"/>
            </w:tcBorders>
          </w:tcPr>
          <w:p w14:paraId="32D6D642" w14:textId="77777777" w:rsidR="00FF7738" w:rsidRDefault="00FF7738" w:rsidP="00FF7738">
            <w:pPr>
              <w:ind w:firstLine="0"/>
              <w:jc w:val="left"/>
            </w:pPr>
            <w:r>
              <w:t>Una vez pasada la pantalla de carga y obtenido el sexo y la etnia, se volverá a la misma pantalla que antes, pero con el sexo y la etnia obtenidos.</w:t>
            </w:r>
          </w:p>
        </w:tc>
      </w:tr>
      <w:tr w:rsidR="00FF7738" w14:paraId="05D6DF05" w14:textId="77777777" w:rsidTr="00FF7738">
        <w:trPr>
          <w:trHeight w:val="326"/>
        </w:trPr>
        <w:tc>
          <w:tcPr>
            <w:tcW w:w="2122" w:type="dxa"/>
            <w:tcBorders>
              <w:right w:val="single" w:sz="4" w:space="0" w:color="auto"/>
            </w:tcBorders>
            <w:shd w:val="clear" w:color="auto" w:fill="F2F2F2" w:themeFill="background1" w:themeFillShade="F2"/>
          </w:tcPr>
          <w:p w14:paraId="7EC2054A" w14:textId="77777777" w:rsidR="00FF7738" w:rsidRDefault="00FF7738" w:rsidP="00FF7738">
            <w:pPr>
              <w:ind w:firstLine="0"/>
              <w:jc w:val="left"/>
            </w:pPr>
            <w:r>
              <w:t>Excepciones:</w:t>
            </w:r>
          </w:p>
        </w:tc>
        <w:tc>
          <w:tcPr>
            <w:tcW w:w="6372" w:type="dxa"/>
            <w:gridSpan w:val="2"/>
            <w:tcBorders>
              <w:left w:val="single" w:sz="4" w:space="0" w:color="auto"/>
            </w:tcBorders>
            <w:shd w:val="clear" w:color="auto" w:fill="FFFFFF" w:themeFill="background1"/>
          </w:tcPr>
          <w:p w14:paraId="7451EBFB" w14:textId="77777777" w:rsidR="00FF7738" w:rsidRDefault="00FF7738" w:rsidP="00FF7738">
            <w:pPr>
              <w:ind w:firstLine="0"/>
              <w:jc w:val="left"/>
            </w:pPr>
            <w:r>
              <w:t>En este caso de uso no hay excepciones.</w:t>
            </w:r>
          </w:p>
        </w:tc>
      </w:tr>
      <w:tr w:rsidR="00FF7738" w14:paraId="73921BF0" w14:textId="77777777" w:rsidTr="00FF7738">
        <w:tc>
          <w:tcPr>
            <w:tcW w:w="2122" w:type="dxa"/>
            <w:tcBorders>
              <w:right w:val="single" w:sz="4" w:space="0" w:color="auto"/>
            </w:tcBorders>
            <w:shd w:val="clear" w:color="auto" w:fill="F2F2F2" w:themeFill="background1" w:themeFillShade="F2"/>
          </w:tcPr>
          <w:p w14:paraId="1F366669" w14:textId="77777777" w:rsidR="00FF7738" w:rsidRDefault="00FF7738" w:rsidP="00FF7738">
            <w:pPr>
              <w:ind w:firstLine="0"/>
              <w:jc w:val="left"/>
            </w:pPr>
            <w:r>
              <w:t>Importancia:</w:t>
            </w:r>
          </w:p>
        </w:tc>
        <w:tc>
          <w:tcPr>
            <w:tcW w:w="6372" w:type="dxa"/>
            <w:gridSpan w:val="2"/>
            <w:tcBorders>
              <w:left w:val="single" w:sz="4" w:space="0" w:color="auto"/>
            </w:tcBorders>
          </w:tcPr>
          <w:p w14:paraId="05038857" w14:textId="77777777" w:rsidR="00FF7738" w:rsidRDefault="00FF7738" w:rsidP="00FF7738">
            <w:pPr>
              <w:ind w:firstLine="0"/>
              <w:jc w:val="left"/>
            </w:pPr>
            <w:r>
              <w:t>Media</w:t>
            </w:r>
          </w:p>
        </w:tc>
      </w:tr>
      <w:tr w:rsidR="00FF7738" w14:paraId="3EF12446" w14:textId="77777777" w:rsidTr="00FF7738">
        <w:tc>
          <w:tcPr>
            <w:tcW w:w="2122" w:type="dxa"/>
            <w:tcBorders>
              <w:right w:val="single" w:sz="4" w:space="0" w:color="auto"/>
            </w:tcBorders>
            <w:shd w:val="clear" w:color="auto" w:fill="F2F2F2" w:themeFill="background1" w:themeFillShade="F2"/>
          </w:tcPr>
          <w:p w14:paraId="4746B814" w14:textId="77777777" w:rsidR="00FF7738" w:rsidRDefault="00FF7738" w:rsidP="00FF7738">
            <w:pPr>
              <w:ind w:firstLine="0"/>
              <w:jc w:val="left"/>
            </w:pPr>
            <w:r>
              <w:t>Frecuencia:</w:t>
            </w:r>
          </w:p>
        </w:tc>
        <w:tc>
          <w:tcPr>
            <w:tcW w:w="6372" w:type="dxa"/>
            <w:gridSpan w:val="2"/>
            <w:tcBorders>
              <w:left w:val="single" w:sz="4" w:space="0" w:color="auto"/>
            </w:tcBorders>
          </w:tcPr>
          <w:p w14:paraId="7F10B4B3" w14:textId="77777777" w:rsidR="00FF7738" w:rsidRDefault="00FF7738" w:rsidP="00FF7738">
            <w:pPr>
              <w:keepNext/>
              <w:ind w:firstLine="0"/>
              <w:jc w:val="left"/>
            </w:pPr>
            <w:r>
              <w:t>Alta</w:t>
            </w:r>
          </w:p>
        </w:tc>
      </w:tr>
    </w:tbl>
    <w:p w14:paraId="440964FA" w14:textId="12DC08F0" w:rsidR="00BC120F" w:rsidRDefault="00FF7738" w:rsidP="00FF7738">
      <w:pPr>
        <w:pStyle w:val="Descripcin"/>
        <w:keepNext/>
        <w:jc w:val="center"/>
      </w:pPr>
      <w:bookmarkStart w:id="86" w:name="_Toc32403630"/>
      <w:r>
        <w:t xml:space="preserve">Tabla </w:t>
      </w:r>
      <w:r w:rsidR="00C55D23">
        <w:fldChar w:fldCharType="begin"/>
      </w:r>
      <w:r w:rsidR="00C55D23">
        <w:instrText xml:space="preserve"> SEQ Tabla \* ARABIC </w:instrText>
      </w:r>
      <w:r w:rsidR="00C55D23">
        <w:fldChar w:fldCharType="separate"/>
      </w:r>
      <w:r w:rsidR="002C5B9B">
        <w:rPr>
          <w:noProof/>
        </w:rPr>
        <w:t>31</w:t>
      </w:r>
      <w:r w:rsidR="00C55D23">
        <w:rPr>
          <w:noProof/>
        </w:rPr>
        <w:fldChar w:fldCharType="end"/>
      </w:r>
      <w:r>
        <w:t xml:space="preserve"> Caso de uso 19</w:t>
      </w:r>
      <w:bookmarkEnd w:id="86"/>
    </w:p>
    <w:p w14:paraId="3773929A" w14:textId="77777777" w:rsidR="00BC120F" w:rsidRDefault="00BC120F">
      <w:pPr>
        <w:ind w:firstLine="0"/>
        <w:jc w:val="left"/>
        <w:rPr>
          <w:i/>
          <w:iCs/>
          <w:color w:val="44546A" w:themeColor="text2"/>
          <w:sz w:val="18"/>
          <w:szCs w:val="18"/>
        </w:rPr>
      </w:pPr>
      <w:r>
        <w:br w:type="page"/>
      </w:r>
    </w:p>
    <w:tbl>
      <w:tblPr>
        <w:tblStyle w:val="Tablaconcuadrcula"/>
        <w:tblpPr w:leftFromText="141" w:rightFromText="141" w:vertAnchor="text" w:horzAnchor="margin" w:tblpY="-13"/>
        <w:tblW w:w="0" w:type="auto"/>
        <w:tblLook w:val="04A0" w:firstRow="1" w:lastRow="0" w:firstColumn="1" w:lastColumn="0" w:noHBand="0" w:noVBand="1"/>
      </w:tblPr>
      <w:tblGrid>
        <w:gridCol w:w="2122"/>
        <w:gridCol w:w="992"/>
        <w:gridCol w:w="5380"/>
      </w:tblGrid>
      <w:tr w:rsidR="00BC120F" w:rsidRPr="00681815" w14:paraId="4C86FA09" w14:textId="77777777" w:rsidTr="00BC120F">
        <w:tc>
          <w:tcPr>
            <w:tcW w:w="2122" w:type="dxa"/>
            <w:tcBorders>
              <w:bottom w:val="single" w:sz="4" w:space="0" w:color="auto"/>
            </w:tcBorders>
            <w:shd w:val="clear" w:color="auto" w:fill="F2F2F2" w:themeFill="background1" w:themeFillShade="F2"/>
          </w:tcPr>
          <w:p w14:paraId="67CBF83B" w14:textId="77777777" w:rsidR="00BC120F" w:rsidRPr="00681815" w:rsidRDefault="00BC120F" w:rsidP="00BC120F">
            <w:pPr>
              <w:ind w:firstLine="0"/>
              <w:jc w:val="center"/>
              <w:rPr>
                <w:b/>
                <w:bCs/>
              </w:rPr>
            </w:pPr>
            <w:r>
              <w:rPr>
                <w:b/>
                <w:bCs/>
              </w:rPr>
              <w:lastRenderedPageBreak/>
              <w:t>Caso de uso 20</w:t>
            </w:r>
          </w:p>
        </w:tc>
        <w:tc>
          <w:tcPr>
            <w:tcW w:w="6372" w:type="dxa"/>
            <w:gridSpan w:val="2"/>
            <w:shd w:val="clear" w:color="auto" w:fill="F2F2F2" w:themeFill="background1" w:themeFillShade="F2"/>
          </w:tcPr>
          <w:p w14:paraId="16FEEAEB" w14:textId="77777777" w:rsidR="00BC120F" w:rsidRPr="00681815" w:rsidRDefault="00BC120F" w:rsidP="00BC120F">
            <w:pPr>
              <w:ind w:firstLine="0"/>
              <w:jc w:val="center"/>
              <w:rPr>
                <w:b/>
                <w:bCs/>
              </w:rPr>
            </w:pPr>
            <w:r>
              <w:rPr>
                <w:b/>
                <w:bCs/>
              </w:rPr>
              <w:t>Añadir parámetros ePub</w:t>
            </w:r>
          </w:p>
        </w:tc>
      </w:tr>
      <w:tr w:rsidR="00BC120F" w14:paraId="652B8799" w14:textId="77777777" w:rsidTr="00BC120F">
        <w:tc>
          <w:tcPr>
            <w:tcW w:w="2122" w:type="dxa"/>
            <w:tcBorders>
              <w:bottom w:val="single" w:sz="4" w:space="0" w:color="auto"/>
              <w:right w:val="single" w:sz="4" w:space="0" w:color="auto"/>
            </w:tcBorders>
            <w:shd w:val="clear" w:color="auto" w:fill="F2F2F2" w:themeFill="background1" w:themeFillShade="F2"/>
          </w:tcPr>
          <w:p w14:paraId="7132FBBD" w14:textId="77777777" w:rsidR="00BC120F" w:rsidRDefault="00BC120F" w:rsidP="00BC120F">
            <w:pPr>
              <w:ind w:firstLine="0"/>
              <w:jc w:val="left"/>
            </w:pPr>
            <w:r>
              <w:t>Requisitos asociados:</w:t>
            </w:r>
          </w:p>
        </w:tc>
        <w:tc>
          <w:tcPr>
            <w:tcW w:w="6372" w:type="dxa"/>
            <w:gridSpan w:val="2"/>
            <w:tcBorders>
              <w:left w:val="single" w:sz="4" w:space="0" w:color="auto"/>
            </w:tcBorders>
          </w:tcPr>
          <w:p w14:paraId="4BF08502" w14:textId="77777777" w:rsidR="00BC120F" w:rsidRDefault="00BC120F" w:rsidP="00BC120F">
            <w:pPr>
              <w:ind w:firstLine="0"/>
              <w:jc w:val="center"/>
            </w:pPr>
            <w:r>
              <w:t>R.F-9</w:t>
            </w:r>
            <w:r w:rsidR="008B2CA7">
              <w:t>, R.F-14</w:t>
            </w:r>
          </w:p>
        </w:tc>
      </w:tr>
      <w:tr w:rsidR="00BC120F" w14:paraId="5FBDE4D3" w14:textId="77777777" w:rsidTr="00BC120F">
        <w:tc>
          <w:tcPr>
            <w:tcW w:w="2122" w:type="dxa"/>
            <w:tcBorders>
              <w:right w:val="single" w:sz="4" w:space="0" w:color="auto"/>
            </w:tcBorders>
            <w:shd w:val="clear" w:color="auto" w:fill="F2F2F2" w:themeFill="background1" w:themeFillShade="F2"/>
          </w:tcPr>
          <w:p w14:paraId="51FDEBAC" w14:textId="77777777" w:rsidR="00BC120F" w:rsidRDefault="00BC120F" w:rsidP="00BC120F">
            <w:pPr>
              <w:ind w:firstLine="0"/>
              <w:jc w:val="left"/>
            </w:pPr>
            <w:r>
              <w:t>Descripción:</w:t>
            </w:r>
          </w:p>
        </w:tc>
        <w:tc>
          <w:tcPr>
            <w:tcW w:w="6372" w:type="dxa"/>
            <w:gridSpan w:val="2"/>
            <w:tcBorders>
              <w:left w:val="single" w:sz="4" w:space="0" w:color="auto"/>
            </w:tcBorders>
            <w:shd w:val="clear" w:color="auto" w:fill="FFFFFF" w:themeFill="background1"/>
          </w:tcPr>
          <w:p w14:paraId="1546FF54" w14:textId="77777777" w:rsidR="00BC120F" w:rsidRDefault="00BC120F" w:rsidP="00BC120F">
            <w:pPr>
              <w:ind w:firstLine="0"/>
              <w:jc w:val="left"/>
            </w:pPr>
            <w:r>
              <w:rPr>
                <w:shd w:val="clear" w:color="auto" w:fill="FFFFFF" w:themeFill="background1"/>
              </w:rPr>
              <w:t>Introducir un filtro indicando el número mínimo de apariciones que se quiere del personaje, el rango de palabras que tiene que haber máximo entre dos personajes para ser considerado relación y si se quiere tener los capítulos en mente.</w:t>
            </w:r>
          </w:p>
        </w:tc>
      </w:tr>
      <w:tr w:rsidR="00BC120F" w14:paraId="6BE52675" w14:textId="77777777" w:rsidTr="00BC120F">
        <w:tc>
          <w:tcPr>
            <w:tcW w:w="2122" w:type="dxa"/>
            <w:tcBorders>
              <w:right w:val="single" w:sz="4" w:space="0" w:color="auto"/>
            </w:tcBorders>
            <w:shd w:val="clear" w:color="auto" w:fill="F2F2F2" w:themeFill="background1" w:themeFillShade="F2"/>
          </w:tcPr>
          <w:p w14:paraId="13004C0B" w14:textId="77777777" w:rsidR="00BC120F" w:rsidRDefault="00BC120F" w:rsidP="00BC120F">
            <w:pPr>
              <w:ind w:firstLine="0"/>
              <w:jc w:val="left"/>
            </w:pPr>
            <w:r>
              <w:t>Precondición:</w:t>
            </w:r>
          </w:p>
        </w:tc>
        <w:tc>
          <w:tcPr>
            <w:tcW w:w="6372" w:type="dxa"/>
            <w:gridSpan w:val="2"/>
            <w:tcBorders>
              <w:left w:val="single" w:sz="4" w:space="0" w:color="auto"/>
              <w:bottom w:val="single" w:sz="4" w:space="0" w:color="auto"/>
            </w:tcBorders>
          </w:tcPr>
          <w:p w14:paraId="0D72103A" w14:textId="77777777" w:rsidR="00BC120F" w:rsidRDefault="00D7051C" w:rsidP="00BC120F">
            <w:pPr>
              <w:ind w:firstLine="0"/>
              <w:jc w:val="left"/>
            </w:pPr>
            <w:r>
              <w:t>Tener un diccionario cargado, es decir, haber introducido un ePub en la app y estar en la ventana de parámetros de novela.</w:t>
            </w:r>
          </w:p>
        </w:tc>
      </w:tr>
      <w:tr w:rsidR="00BC120F" w14:paraId="64873367" w14:textId="77777777" w:rsidTr="00BC120F">
        <w:tc>
          <w:tcPr>
            <w:tcW w:w="2122" w:type="dxa"/>
            <w:vMerge w:val="restart"/>
            <w:tcBorders>
              <w:right w:val="single" w:sz="4" w:space="0" w:color="auto"/>
            </w:tcBorders>
            <w:shd w:val="clear" w:color="auto" w:fill="F2F2F2" w:themeFill="background1" w:themeFillShade="F2"/>
          </w:tcPr>
          <w:p w14:paraId="510148D8" w14:textId="77777777" w:rsidR="00BC120F" w:rsidRDefault="00BC120F" w:rsidP="00BC120F">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9546780" w14:textId="77777777" w:rsidR="00BC120F" w:rsidRDefault="00BC120F" w:rsidP="00BC120F">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6137BF4" w14:textId="77777777" w:rsidR="00BC120F" w:rsidRDefault="00BC120F" w:rsidP="00BC120F">
            <w:pPr>
              <w:ind w:firstLine="0"/>
              <w:jc w:val="left"/>
            </w:pPr>
            <w:r>
              <w:t>Acción</w:t>
            </w:r>
          </w:p>
        </w:tc>
      </w:tr>
      <w:tr w:rsidR="00BC120F" w14:paraId="7B6FFF10" w14:textId="77777777" w:rsidTr="00BC120F">
        <w:trPr>
          <w:trHeight w:val="213"/>
        </w:trPr>
        <w:tc>
          <w:tcPr>
            <w:tcW w:w="2122" w:type="dxa"/>
            <w:vMerge/>
            <w:tcBorders>
              <w:right w:val="single" w:sz="4" w:space="0" w:color="auto"/>
            </w:tcBorders>
            <w:shd w:val="clear" w:color="auto" w:fill="F2F2F2" w:themeFill="background1" w:themeFillShade="F2"/>
          </w:tcPr>
          <w:p w14:paraId="31CBE8AF"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6AA5B7C" w14:textId="77777777" w:rsidR="00BC120F" w:rsidRDefault="00BC120F" w:rsidP="00BC120F">
            <w:pPr>
              <w:ind w:firstLine="0"/>
              <w:jc w:val="center"/>
            </w:pPr>
            <w:r>
              <w:t>1-</w:t>
            </w:r>
          </w:p>
        </w:tc>
        <w:tc>
          <w:tcPr>
            <w:tcW w:w="5380" w:type="dxa"/>
            <w:tcBorders>
              <w:top w:val="single" w:sz="4" w:space="0" w:color="auto"/>
              <w:left w:val="single" w:sz="4" w:space="0" w:color="auto"/>
            </w:tcBorders>
            <w:shd w:val="clear" w:color="auto" w:fill="FFFFFF" w:themeFill="background1"/>
          </w:tcPr>
          <w:p w14:paraId="0084A30E" w14:textId="77777777" w:rsidR="00BC120F" w:rsidRDefault="00BC120F" w:rsidP="00BC120F">
            <w:pPr>
              <w:ind w:firstLine="0"/>
              <w:jc w:val="left"/>
            </w:pPr>
            <w:r>
              <w:t>El usuario introduce el número mínimo de apariciones.</w:t>
            </w:r>
          </w:p>
        </w:tc>
      </w:tr>
      <w:tr w:rsidR="00BC120F" w14:paraId="7ADF6048" w14:textId="77777777" w:rsidTr="00BC120F">
        <w:trPr>
          <w:trHeight w:val="213"/>
        </w:trPr>
        <w:tc>
          <w:tcPr>
            <w:tcW w:w="2122" w:type="dxa"/>
            <w:vMerge/>
            <w:tcBorders>
              <w:right w:val="single" w:sz="4" w:space="0" w:color="auto"/>
            </w:tcBorders>
            <w:shd w:val="clear" w:color="auto" w:fill="F2F2F2" w:themeFill="background1" w:themeFillShade="F2"/>
          </w:tcPr>
          <w:p w14:paraId="129904C0"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357E30A" w14:textId="77777777" w:rsidR="00BC120F" w:rsidRDefault="00BC120F" w:rsidP="00BC120F">
            <w:pPr>
              <w:ind w:firstLine="0"/>
              <w:jc w:val="center"/>
            </w:pPr>
            <w:r>
              <w:t>2-</w:t>
            </w:r>
          </w:p>
        </w:tc>
        <w:tc>
          <w:tcPr>
            <w:tcW w:w="5380" w:type="dxa"/>
            <w:tcBorders>
              <w:left w:val="single" w:sz="4" w:space="0" w:color="auto"/>
            </w:tcBorders>
            <w:shd w:val="clear" w:color="auto" w:fill="FFFFFF" w:themeFill="background1"/>
          </w:tcPr>
          <w:p w14:paraId="2DADAD55" w14:textId="77777777" w:rsidR="00BC120F" w:rsidRDefault="00BC120F" w:rsidP="00BC120F">
            <w:pPr>
              <w:ind w:firstLine="0"/>
              <w:jc w:val="left"/>
            </w:pPr>
            <w:r>
              <w:t>El usuario introduce el rango máximo de palabras.</w:t>
            </w:r>
          </w:p>
        </w:tc>
      </w:tr>
      <w:tr w:rsidR="00BC120F" w14:paraId="14443E0E" w14:textId="77777777" w:rsidTr="00BC120F">
        <w:trPr>
          <w:trHeight w:val="107"/>
        </w:trPr>
        <w:tc>
          <w:tcPr>
            <w:tcW w:w="2122" w:type="dxa"/>
            <w:vMerge/>
            <w:tcBorders>
              <w:right w:val="single" w:sz="4" w:space="0" w:color="auto"/>
            </w:tcBorders>
            <w:shd w:val="clear" w:color="auto" w:fill="F2F2F2" w:themeFill="background1" w:themeFillShade="F2"/>
          </w:tcPr>
          <w:p w14:paraId="667D9228"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A5CE6DD" w14:textId="77777777" w:rsidR="00BC120F" w:rsidRDefault="00BC120F" w:rsidP="00BC120F">
            <w:pPr>
              <w:ind w:firstLine="0"/>
              <w:jc w:val="center"/>
            </w:pPr>
            <w:r>
              <w:t>3-</w:t>
            </w:r>
          </w:p>
        </w:tc>
        <w:tc>
          <w:tcPr>
            <w:tcW w:w="5380" w:type="dxa"/>
            <w:tcBorders>
              <w:left w:val="single" w:sz="4" w:space="0" w:color="auto"/>
            </w:tcBorders>
            <w:shd w:val="clear" w:color="auto" w:fill="FFFFFF" w:themeFill="background1"/>
          </w:tcPr>
          <w:p w14:paraId="5911A06C" w14:textId="77777777" w:rsidR="00BC120F" w:rsidRDefault="00BC120F" w:rsidP="00BC120F">
            <w:pPr>
              <w:ind w:firstLine="0"/>
              <w:jc w:val="left"/>
            </w:pPr>
            <w:r>
              <w:t xml:space="preserve">El usuario </w:t>
            </w:r>
            <w:r w:rsidRPr="00F21352">
              <w:rPr>
                <w:i/>
                <w:iCs/>
              </w:rPr>
              <w:t>checkea</w:t>
            </w:r>
            <w:r>
              <w:t xml:space="preserve"> o no a su gusto la casilla de tener en cuenta capítulos.</w:t>
            </w:r>
          </w:p>
        </w:tc>
      </w:tr>
      <w:tr w:rsidR="00BC120F" w14:paraId="4C4C0B87" w14:textId="77777777" w:rsidTr="00BC120F">
        <w:trPr>
          <w:trHeight w:val="106"/>
        </w:trPr>
        <w:tc>
          <w:tcPr>
            <w:tcW w:w="2122" w:type="dxa"/>
            <w:vMerge/>
            <w:tcBorders>
              <w:right w:val="single" w:sz="4" w:space="0" w:color="auto"/>
            </w:tcBorders>
            <w:shd w:val="clear" w:color="auto" w:fill="F2F2F2" w:themeFill="background1" w:themeFillShade="F2"/>
          </w:tcPr>
          <w:p w14:paraId="190D6B5E" w14:textId="77777777" w:rsidR="00BC120F" w:rsidRDefault="00BC120F" w:rsidP="00BC120F">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2DCA52E" w14:textId="77777777" w:rsidR="00BC120F" w:rsidRDefault="00BC120F" w:rsidP="00BC120F">
            <w:pPr>
              <w:ind w:firstLine="0"/>
              <w:jc w:val="center"/>
            </w:pPr>
            <w:r>
              <w:t>4-</w:t>
            </w:r>
          </w:p>
        </w:tc>
        <w:tc>
          <w:tcPr>
            <w:tcW w:w="5380" w:type="dxa"/>
            <w:tcBorders>
              <w:left w:val="single" w:sz="4" w:space="0" w:color="auto"/>
            </w:tcBorders>
            <w:shd w:val="clear" w:color="auto" w:fill="FFFFFF" w:themeFill="background1"/>
          </w:tcPr>
          <w:p w14:paraId="55B999BF" w14:textId="77777777" w:rsidR="00BC120F" w:rsidRDefault="00BC120F" w:rsidP="00BC120F">
            <w:pPr>
              <w:ind w:firstLine="0"/>
              <w:jc w:val="left"/>
            </w:pPr>
            <w:r>
              <w:t>El usuario pulsa el botón de “Obtener red”.</w:t>
            </w:r>
          </w:p>
        </w:tc>
      </w:tr>
      <w:tr w:rsidR="00BC120F" w14:paraId="39D98B6F" w14:textId="77777777" w:rsidTr="00BC120F">
        <w:tc>
          <w:tcPr>
            <w:tcW w:w="2122" w:type="dxa"/>
            <w:tcBorders>
              <w:right w:val="single" w:sz="4" w:space="0" w:color="auto"/>
            </w:tcBorders>
            <w:shd w:val="clear" w:color="auto" w:fill="F2F2F2" w:themeFill="background1" w:themeFillShade="F2"/>
          </w:tcPr>
          <w:p w14:paraId="1C631D66" w14:textId="77777777" w:rsidR="00BC120F" w:rsidRDefault="00BC120F" w:rsidP="00BC120F">
            <w:pPr>
              <w:ind w:firstLine="0"/>
              <w:jc w:val="left"/>
            </w:pPr>
            <w:r>
              <w:t>Postcondición:</w:t>
            </w:r>
          </w:p>
        </w:tc>
        <w:tc>
          <w:tcPr>
            <w:tcW w:w="6372" w:type="dxa"/>
            <w:gridSpan w:val="2"/>
            <w:tcBorders>
              <w:left w:val="single" w:sz="4" w:space="0" w:color="auto"/>
            </w:tcBorders>
          </w:tcPr>
          <w:p w14:paraId="216BA65A" w14:textId="77777777" w:rsidR="00BC120F" w:rsidRDefault="00BC120F" w:rsidP="00BC120F">
            <w:pPr>
              <w:ind w:firstLine="0"/>
              <w:jc w:val="left"/>
            </w:pPr>
            <w:r>
              <w:t>Después del último paso, se saltará a la ventana de visualización de la red</w:t>
            </w:r>
            <w:r w:rsidR="00CD4804">
              <w:t xml:space="preserve"> y</w:t>
            </w:r>
            <w:del w:id="87" w:author="Josema Galán" w:date="2020-02-04T09:44:00Z">
              <w:r w:rsidR="00CD4804" w:rsidDel="00E437D9">
                <w:delText xml:space="preserve"> </w:delText>
              </w:r>
            </w:del>
            <w:r w:rsidR="00CD4804">
              <w:t xml:space="preserve"> se obtendrán los enlaces y añadirán los atributos etnia y sexo a cada nodo</w:t>
            </w:r>
            <w:r>
              <w:t>.</w:t>
            </w:r>
          </w:p>
        </w:tc>
      </w:tr>
      <w:tr w:rsidR="00BC120F" w14:paraId="6D5CECEE" w14:textId="77777777" w:rsidTr="00BC120F">
        <w:trPr>
          <w:trHeight w:val="107"/>
        </w:trPr>
        <w:tc>
          <w:tcPr>
            <w:tcW w:w="2122" w:type="dxa"/>
            <w:vMerge w:val="restart"/>
            <w:tcBorders>
              <w:right w:val="single" w:sz="4" w:space="0" w:color="auto"/>
            </w:tcBorders>
            <w:shd w:val="clear" w:color="auto" w:fill="F2F2F2" w:themeFill="background1" w:themeFillShade="F2"/>
          </w:tcPr>
          <w:p w14:paraId="69C6F8C3" w14:textId="77777777" w:rsidR="00BC120F" w:rsidRDefault="00BC120F" w:rsidP="00BC120F">
            <w:pPr>
              <w:ind w:firstLine="0"/>
              <w:jc w:val="left"/>
            </w:pPr>
            <w:r>
              <w:t>Excepciones:</w:t>
            </w:r>
          </w:p>
        </w:tc>
        <w:tc>
          <w:tcPr>
            <w:tcW w:w="992" w:type="dxa"/>
            <w:tcBorders>
              <w:left w:val="single" w:sz="4" w:space="0" w:color="auto"/>
            </w:tcBorders>
            <w:shd w:val="clear" w:color="auto" w:fill="F2F2F2" w:themeFill="background1" w:themeFillShade="F2"/>
          </w:tcPr>
          <w:p w14:paraId="11425012" w14:textId="77777777" w:rsidR="00BC120F" w:rsidRDefault="00BC120F" w:rsidP="00BC120F">
            <w:pPr>
              <w:ind w:firstLine="0"/>
              <w:jc w:val="center"/>
            </w:pPr>
            <w:r>
              <w:t>Paso</w:t>
            </w:r>
          </w:p>
        </w:tc>
        <w:tc>
          <w:tcPr>
            <w:tcW w:w="5380" w:type="dxa"/>
            <w:tcBorders>
              <w:left w:val="single" w:sz="4" w:space="0" w:color="auto"/>
            </w:tcBorders>
            <w:shd w:val="clear" w:color="auto" w:fill="F2F2F2" w:themeFill="background1" w:themeFillShade="F2"/>
          </w:tcPr>
          <w:p w14:paraId="3806865A" w14:textId="77777777" w:rsidR="00BC120F" w:rsidRDefault="00BC120F" w:rsidP="00BC120F">
            <w:pPr>
              <w:ind w:firstLine="0"/>
              <w:jc w:val="left"/>
            </w:pPr>
            <w:r>
              <w:t>Excepción</w:t>
            </w:r>
          </w:p>
        </w:tc>
      </w:tr>
      <w:tr w:rsidR="00BC120F" w14:paraId="4A158A34" w14:textId="77777777" w:rsidTr="00BC120F">
        <w:trPr>
          <w:trHeight w:val="107"/>
        </w:trPr>
        <w:tc>
          <w:tcPr>
            <w:tcW w:w="2122" w:type="dxa"/>
            <w:vMerge/>
            <w:tcBorders>
              <w:right w:val="single" w:sz="4" w:space="0" w:color="auto"/>
            </w:tcBorders>
            <w:shd w:val="clear" w:color="auto" w:fill="F2F2F2" w:themeFill="background1" w:themeFillShade="F2"/>
          </w:tcPr>
          <w:p w14:paraId="20FA562E" w14:textId="77777777" w:rsidR="00BC120F" w:rsidRDefault="00BC120F" w:rsidP="00BC120F">
            <w:pPr>
              <w:ind w:firstLine="0"/>
              <w:jc w:val="left"/>
            </w:pPr>
          </w:p>
        </w:tc>
        <w:tc>
          <w:tcPr>
            <w:tcW w:w="992" w:type="dxa"/>
            <w:tcBorders>
              <w:left w:val="single" w:sz="4" w:space="0" w:color="auto"/>
            </w:tcBorders>
            <w:shd w:val="clear" w:color="auto" w:fill="FFFFFF" w:themeFill="background1"/>
          </w:tcPr>
          <w:p w14:paraId="3EC8F5F5" w14:textId="77777777" w:rsidR="00BC120F" w:rsidRDefault="00BC120F" w:rsidP="00BC120F">
            <w:pPr>
              <w:ind w:firstLine="0"/>
              <w:jc w:val="center"/>
            </w:pPr>
            <w:r>
              <w:t>1-</w:t>
            </w:r>
          </w:p>
        </w:tc>
        <w:tc>
          <w:tcPr>
            <w:tcW w:w="5380" w:type="dxa"/>
            <w:tcBorders>
              <w:left w:val="single" w:sz="4" w:space="0" w:color="auto"/>
            </w:tcBorders>
            <w:shd w:val="clear" w:color="auto" w:fill="FFFFFF" w:themeFill="background1"/>
          </w:tcPr>
          <w:p w14:paraId="3E908A47" w14:textId="77777777" w:rsidR="00BC120F" w:rsidRDefault="00BC120F" w:rsidP="00BC120F">
            <w:pPr>
              <w:ind w:firstLine="0"/>
              <w:jc w:val="left"/>
            </w:pPr>
            <w:r>
              <w:t>No haber introducido alguno de los campos obligatorios.</w:t>
            </w:r>
          </w:p>
        </w:tc>
      </w:tr>
      <w:tr w:rsidR="00BC120F" w14:paraId="28944FC6" w14:textId="77777777" w:rsidTr="00BC120F">
        <w:tc>
          <w:tcPr>
            <w:tcW w:w="2122" w:type="dxa"/>
            <w:tcBorders>
              <w:right w:val="single" w:sz="4" w:space="0" w:color="auto"/>
            </w:tcBorders>
            <w:shd w:val="clear" w:color="auto" w:fill="F2F2F2" w:themeFill="background1" w:themeFillShade="F2"/>
          </w:tcPr>
          <w:p w14:paraId="3763C083" w14:textId="77777777" w:rsidR="00BC120F" w:rsidRDefault="00BC120F" w:rsidP="00BC120F">
            <w:pPr>
              <w:ind w:firstLine="0"/>
              <w:jc w:val="left"/>
            </w:pPr>
            <w:r>
              <w:t>Importancia:</w:t>
            </w:r>
          </w:p>
        </w:tc>
        <w:tc>
          <w:tcPr>
            <w:tcW w:w="6372" w:type="dxa"/>
            <w:gridSpan w:val="2"/>
            <w:tcBorders>
              <w:left w:val="single" w:sz="4" w:space="0" w:color="auto"/>
            </w:tcBorders>
          </w:tcPr>
          <w:p w14:paraId="08DD3058" w14:textId="77777777" w:rsidR="00BC120F" w:rsidRDefault="00BC120F" w:rsidP="00BC120F">
            <w:pPr>
              <w:ind w:firstLine="0"/>
              <w:jc w:val="left"/>
            </w:pPr>
            <w:r>
              <w:t>Alta</w:t>
            </w:r>
          </w:p>
        </w:tc>
      </w:tr>
      <w:tr w:rsidR="00BC120F" w14:paraId="7F9E92E3" w14:textId="77777777" w:rsidTr="00BC120F">
        <w:tc>
          <w:tcPr>
            <w:tcW w:w="2122" w:type="dxa"/>
            <w:tcBorders>
              <w:right w:val="single" w:sz="4" w:space="0" w:color="auto"/>
            </w:tcBorders>
            <w:shd w:val="clear" w:color="auto" w:fill="F2F2F2" w:themeFill="background1" w:themeFillShade="F2"/>
          </w:tcPr>
          <w:p w14:paraId="5CC5346C" w14:textId="77777777" w:rsidR="00BC120F" w:rsidRDefault="00BC120F" w:rsidP="00BC120F">
            <w:pPr>
              <w:ind w:firstLine="0"/>
              <w:jc w:val="left"/>
            </w:pPr>
            <w:r>
              <w:t>Frecuencia:</w:t>
            </w:r>
          </w:p>
        </w:tc>
        <w:tc>
          <w:tcPr>
            <w:tcW w:w="6372" w:type="dxa"/>
            <w:gridSpan w:val="2"/>
            <w:tcBorders>
              <w:left w:val="single" w:sz="4" w:space="0" w:color="auto"/>
            </w:tcBorders>
          </w:tcPr>
          <w:p w14:paraId="1478F6BE" w14:textId="77777777" w:rsidR="00BC120F" w:rsidRDefault="00BC120F" w:rsidP="00BC120F">
            <w:pPr>
              <w:keepNext/>
              <w:ind w:firstLine="0"/>
              <w:jc w:val="left"/>
            </w:pPr>
            <w:r>
              <w:t>Media</w:t>
            </w:r>
          </w:p>
        </w:tc>
      </w:tr>
    </w:tbl>
    <w:p w14:paraId="017613B1" w14:textId="25A82003" w:rsidR="00BC120F" w:rsidRDefault="00BC120F" w:rsidP="00BC120F">
      <w:pPr>
        <w:pStyle w:val="Descripcin"/>
        <w:keepNext/>
        <w:jc w:val="center"/>
      </w:pPr>
      <w:bookmarkStart w:id="88" w:name="_Toc32403631"/>
      <w:r>
        <w:t xml:space="preserve">Tabla </w:t>
      </w:r>
      <w:r w:rsidR="00C55D23">
        <w:fldChar w:fldCharType="begin"/>
      </w:r>
      <w:r w:rsidR="00C55D23">
        <w:instrText xml:space="preserve"> SEQ Tabla \* ARABIC </w:instrText>
      </w:r>
      <w:r w:rsidR="00C55D23">
        <w:fldChar w:fldCharType="separate"/>
      </w:r>
      <w:r w:rsidR="002C5B9B">
        <w:rPr>
          <w:noProof/>
        </w:rPr>
        <w:t>32</w:t>
      </w:r>
      <w:r w:rsidR="00C55D23">
        <w:rPr>
          <w:noProof/>
        </w:rPr>
        <w:fldChar w:fldCharType="end"/>
      </w:r>
      <w:r>
        <w:t xml:space="preserve"> Caso de uso 20</w:t>
      </w:r>
      <w:bookmarkEnd w:id="88"/>
    </w:p>
    <w:tbl>
      <w:tblPr>
        <w:tblStyle w:val="Tablaconcuadrcula"/>
        <w:tblpPr w:leftFromText="141" w:rightFromText="141" w:vertAnchor="text" w:horzAnchor="margin" w:tblpY="-33"/>
        <w:tblW w:w="0" w:type="auto"/>
        <w:tblLook w:val="04A0" w:firstRow="1" w:lastRow="0" w:firstColumn="1" w:lastColumn="0" w:noHBand="0" w:noVBand="1"/>
      </w:tblPr>
      <w:tblGrid>
        <w:gridCol w:w="2122"/>
        <w:gridCol w:w="992"/>
        <w:gridCol w:w="5380"/>
      </w:tblGrid>
      <w:tr w:rsidR="008B2CA7" w:rsidRPr="00681815" w14:paraId="6D67F9CE" w14:textId="77777777" w:rsidTr="008B2CA7">
        <w:tc>
          <w:tcPr>
            <w:tcW w:w="2122" w:type="dxa"/>
            <w:tcBorders>
              <w:bottom w:val="single" w:sz="4" w:space="0" w:color="auto"/>
            </w:tcBorders>
            <w:shd w:val="clear" w:color="auto" w:fill="F2F2F2" w:themeFill="background1" w:themeFillShade="F2"/>
          </w:tcPr>
          <w:p w14:paraId="29DE1F48" w14:textId="77777777" w:rsidR="008B2CA7" w:rsidRPr="00681815" w:rsidRDefault="008B2CA7" w:rsidP="008B2CA7">
            <w:pPr>
              <w:ind w:firstLine="0"/>
              <w:jc w:val="center"/>
              <w:rPr>
                <w:b/>
                <w:bCs/>
              </w:rPr>
            </w:pPr>
            <w:r>
              <w:rPr>
                <w:b/>
                <w:bCs/>
              </w:rPr>
              <w:t>Caso de uso 21</w:t>
            </w:r>
          </w:p>
        </w:tc>
        <w:tc>
          <w:tcPr>
            <w:tcW w:w="6372" w:type="dxa"/>
            <w:gridSpan w:val="2"/>
            <w:shd w:val="clear" w:color="auto" w:fill="F2F2F2" w:themeFill="background1" w:themeFillShade="F2"/>
          </w:tcPr>
          <w:p w14:paraId="4962C68D" w14:textId="77777777" w:rsidR="008B2CA7" w:rsidRPr="00681815" w:rsidRDefault="008B2CA7" w:rsidP="008B2CA7">
            <w:pPr>
              <w:ind w:firstLine="0"/>
              <w:jc w:val="center"/>
              <w:rPr>
                <w:b/>
                <w:bCs/>
              </w:rPr>
            </w:pPr>
            <w:r>
              <w:rPr>
                <w:b/>
                <w:bCs/>
              </w:rPr>
              <w:t>Añadir parámetros película</w:t>
            </w:r>
          </w:p>
        </w:tc>
      </w:tr>
      <w:tr w:rsidR="008B2CA7" w14:paraId="57BC832D" w14:textId="77777777" w:rsidTr="008B2CA7">
        <w:tc>
          <w:tcPr>
            <w:tcW w:w="2122" w:type="dxa"/>
            <w:tcBorders>
              <w:bottom w:val="single" w:sz="4" w:space="0" w:color="auto"/>
              <w:right w:val="single" w:sz="4" w:space="0" w:color="auto"/>
            </w:tcBorders>
            <w:shd w:val="clear" w:color="auto" w:fill="F2F2F2" w:themeFill="background1" w:themeFillShade="F2"/>
          </w:tcPr>
          <w:p w14:paraId="48E74F9E" w14:textId="77777777" w:rsidR="008B2CA7" w:rsidRDefault="008B2CA7" w:rsidP="008B2CA7">
            <w:pPr>
              <w:ind w:firstLine="0"/>
              <w:jc w:val="left"/>
            </w:pPr>
            <w:r>
              <w:t>Requisitos asociados:</w:t>
            </w:r>
          </w:p>
        </w:tc>
        <w:tc>
          <w:tcPr>
            <w:tcW w:w="6372" w:type="dxa"/>
            <w:gridSpan w:val="2"/>
            <w:tcBorders>
              <w:left w:val="single" w:sz="4" w:space="0" w:color="auto"/>
            </w:tcBorders>
          </w:tcPr>
          <w:p w14:paraId="6CE63CEF" w14:textId="77777777" w:rsidR="008B2CA7" w:rsidRDefault="008B2CA7" w:rsidP="008B2CA7">
            <w:pPr>
              <w:ind w:firstLine="0"/>
              <w:jc w:val="center"/>
            </w:pPr>
            <w:r>
              <w:t>R.F-10, R.F-14</w:t>
            </w:r>
          </w:p>
        </w:tc>
      </w:tr>
      <w:tr w:rsidR="008B2CA7" w14:paraId="130382B7" w14:textId="77777777" w:rsidTr="008B2CA7">
        <w:tc>
          <w:tcPr>
            <w:tcW w:w="2122" w:type="dxa"/>
            <w:tcBorders>
              <w:right w:val="single" w:sz="4" w:space="0" w:color="auto"/>
            </w:tcBorders>
            <w:shd w:val="clear" w:color="auto" w:fill="F2F2F2" w:themeFill="background1" w:themeFillShade="F2"/>
          </w:tcPr>
          <w:p w14:paraId="760133FB" w14:textId="77777777" w:rsidR="008B2CA7" w:rsidRDefault="008B2CA7" w:rsidP="008B2CA7">
            <w:pPr>
              <w:ind w:firstLine="0"/>
              <w:jc w:val="left"/>
            </w:pPr>
            <w:r>
              <w:t>Descripción:</w:t>
            </w:r>
          </w:p>
        </w:tc>
        <w:tc>
          <w:tcPr>
            <w:tcW w:w="6372" w:type="dxa"/>
            <w:gridSpan w:val="2"/>
            <w:tcBorders>
              <w:left w:val="single" w:sz="4" w:space="0" w:color="auto"/>
            </w:tcBorders>
            <w:shd w:val="clear" w:color="auto" w:fill="FFFFFF" w:themeFill="background1"/>
          </w:tcPr>
          <w:p w14:paraId="27340DD6" w14:textId="77777777" w:rsidR="008B2CA7" w:rsidRDefault="008B2CA7" w:rsidP="008B2CA7">
            <w:pPr>
              <w:ind w:firstLine="0"/>
              <w:jc w:val="left"/>
            </w:pPr>
            <w:r>
              <w:rPr>
                <w:shd w:val="clear" w:color="auto" w:fill="FFFFFF" w:themeFill="background1"/>
              </w:rPr>
              <w:t>Introducir un filtro indicando el número mínimo de apariciones que se quiere del personaje.</w:t>
            </w:r>
          </w:p>
        </w:tc>
      </w:tr>
      <w:tr w:rsidR="008B2CA7" w14:paraId="5DE53EDC" w14:textId="77777777" w:rsidTr="008B2CA7">
        <w:tc>
          <w:tcPr>
            <w:tcW w:w="2122" w:type="dxa"/>
            <w:tcBorders>
              <w:right w:val="single" w:sz="4" w:space="0" w:color="auto"/>
            </w:tcBorders>
            <w:shd w:val="clear" w:color="auto" w:fill="F2F2F2" w:themeFill="background1" w:themeFillShade="F2"/>
          </w:tcPr>
          <w:p w14:paraId="08BA7442" w14:textId="77777777" w:rsidR="008B2CA7" w:rsidRDefault="008B2CA7" w:rsidP="008B2CA7">
            <w:pPr>
              <w:ind w:firstLine="0"/>
              <w:jc w:val="left"/>
            </w:pPr>
            <w:r>
              <w:t>Precondición:</w:t>
            </w:r>
          </w:p>
        </w:tc>
        <w:tc>
          <w:tcPr>
            <w:tcW w:w="6372" w:type="dxa"/>
            <w:gridSpan w:val="2"/>
            <w:tcBorders>
              <w:left w:val="single" w:sz="4" w:space="0" w:color="auto"/>
              <w:bottom w:val="single" w:sz="4" w:space="0" w:color="auto"/>
            </w:tcBorders>
          </w:tcPr>
          <w:p w14:paraId="740AD048" w14:textId="77777777" w:rsidR="008B2CA7" w:rsidRDefault="00D7051C" w:rsidP="008B2CA7">
            <w:pPr>
              <w:ind w:firstLine="0"/>
              <w:jc w:val="left"/>
            </w:pPr>
            <w:r>
              <w:t>Tener un diccionario cargado, es decir, haber introducido un guion en la app y estar en la ventana de parámetros de película.</w:t>
            </w:r>
          </w:p>
        </w:tc>
      </w:tr>
      <w:tr w:rsidR="008B2CA7" w14:paraId="28D95764" w14:textId="77777777" w:rsidTr="008B2CA7">
        <w:tc>
          <w:tcPr>
            <w:tcW w:w="2122" w:type="dxa"/>
            <w:vMerge w:val="restart"/>
            <w:tcBorders>
              <w:right w:val="single" w:sz="4" w:space="0" w:color="auto"/>
            </w:tcBorders>
            <w:shd w:val="clear" w:color="auto" w:fill="F2F2F2" w:themeFill="background1" w:themeFillShade="F2"/>
          </w:tcPr>
          <w:p w14:paraId="3EA95C8F" w14:textId="77777777" w:rsidR="008B2CA7" w:rsidRDefault="008B2CA7" w:rsidP="008B2CA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2509D3D" w14:textId="77777777" w:rsidR="008B2CA7" w:rsidRDefault="008B2CA7" w:rsidP="008B2CA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9ACE4FB" w14:textId="77777777" w:rsidR="008B2CA7" w:rsidRDefault="008B2CA7" w:rsidP="008B2CA7">
            <w:pPr>
              <w:ind w:firstLine="0"/>
              <w:jc w:val="left"/>
            </w:pPr>
            <w:r>
              <w:t>Acción</w:t>
            </w:r>
          </w:p>
        </w:tc>
      </w:tr>
      <w:tr w:rsidR="008B2CA7" w14:paraId="14D8F6BC" w14:textId="77777777" w:rsidTr="008B2CA7">
        <w:trPr>
          <w:trHeight w:val="213"/>
        </w:trPr>
        <w:tc>
          <w:tcPr>
            <w:tcW w:w="2122" w:type="dxa"/>
            <w:vMerge/>
            <w:tcBorders>
              <w:right w:val="single" w:sz="4" w:space="0" w:color="auto"/>
            </w:tcBorders>
            <w:shd w:val="clear" w:color="auto" w:fill="F2F2F2" w:themeFill="background1" w:themeFillShade="F2"/>
          </w:tcPr>
          <w:p w14:paraId="34FA5884" w14:textId="77777777" w:rsidR="008B2CA7" w:rsidRDefault="008B2CA7" w:rsidP="008B2CA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3229AD8" w14:textId="77777777" w:rsidR="008B2CA7" w:rsidRDefault="008B2CA7" w:rsidP="008B2CA7">
            <w:pPr>
              <w:ind w:firstLine="0"/>
              <w:jc w:val="center"/>
            </w:pPr>
            <w:r>
              <w:t>1-</w:t>
            </w:r>
          </w:p>
        </w:tc>
        <w:tc>
          <w:tcPr>
            <w:tcW w:w="5380" w:type="dxa"/>
            <w:tcBorders>
              <w:top w:val="single" w:sz="4" w:space="0" w:color="auto"/>
              <w:left w:val="single" w:sz="4" w:space="0" w:color="auto"/>
            </w:tcBorders>
            <w:shd w:val="clear" w:color="auto" w:fill="FFFFFF" w:themeFill="background1"/>
          </w:tcPr>
          <w:p w14:paraId="619B109B" w14:textId="77777777" w:rsidR="008B2CA7" w:rsidRDefault="008B2CA7" w:rsidP="008B2CA7">
            <w:pPr>
              <w:ind w:firstLine="0"/>
              <w:jc w:val="left"/>
            </w:pPr>
            <w:r>
              <w:t>El usuario introduce el número mínimo de apariciones.</w:t>
            </w:r>
          </w:p>
        </w:tc>
      </w:tr>
      <w:tr w:rsidR="008B2CA7" w14:paraId="7146AD7B" w14:textId="77777777" w:rsidTr="008B2CA7">
        <w:trPr>
          <w:trHeight w:val="106"/>
        </w:trPr>
        <w:tc>
          <w:tcPr>
            <w:tcW w:w="2122" w:type="dxa"/>
            <w:vMerge/>
            <w:tcBorders>
              <w:right w:val="single" w:sz="4" w:space="0" w:color="auto"/>
            </w:tcBorders>
            <w:shd w:val="clear" w:color="auto" w:fill="F2F2F2" w:themeFill="background1" w:themeFillShade="F2"/>
          </w:tcPr>
          <w:p w14:paraId="627E4E68" w14:textId="77777777" w:rsidR="008B2CA7" w:rsidRDefault="008B2CA7" w:rsidP="008B2CA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292C9E5" w14:textId="77777777" w:rsidR="008B2CA7" w:rsidRDefault="008B2CA7" w:rsidP="008B2CA7">
            <w:pPr>
              <w:ind w:firstLine="0"/>
              <w:jc w:val="center"/>
            </w:pPr>
            <w:r>
              <w:t>2-</w:t>
            </w:r>
          </w:p>
        </w:tc>
        <w:tc>
          <w:tcPr>
            <w:tcW w:w="5380" w:type="dxa"/>
            <w:tcBorders>
              <w:left w:val="single" w:sz="4" w:space="0" w:color="auto"/>
            </w:tcBorders>
            <w:shd w:val="clear" w:color="auto" w:fill="FFFFFF" w:themeFill="background1"/>
          </w:tcPr>
          <w:p w14:paraId="74580F0F" w14:textId="77777777" w:rsidR="008B2CA7" w:rsidRDefault="008B2CA7" w:rsidP="008B2CA7">
            <w:pPr>
              <w:ind w:firstLine="0"/>
              <w:jc w:val="left"/>
            </w:pPr>
            <w:r>
              <w:t>El usuario pulsa el botón de “Obtener red”.</w:t>
            </w:r>
          </w:p>
        </w:tc>
      </w:tr>
      <w:tr w:rsidR="008B2CA7" w14:paraId="54C44686" w14:textId="77777777" w:rsidTr="008B2CA7">
        <w:tc>
          <w:tcPr>
            <w:tcW w:w="2122" w:type="dxa"/>
            <w:tcBorders>
              <w:right w:val="single" w:sz="4" w:space="0" w:color="auto"/>
            </w:tcBorders>
            <w:shd w:val="clear" w:color="auto" w:fill="F2F2F2" w:themeFill="background1" w:themeFillShade="F2"/>
          </w:tcPr>
          <w:p w14:paraId="3F7A2B6A" w14:textId="77777777" w:rsidR="008B2CA7" w:rsidRDefault="008B2CA7" w:rsidP="008B2CA7">
            <w:pPr>
              <w:ind w:firstLine="0"/>
              <w:jc w:val="left"/>
            </w:pPr>
            <w:r>
              <w:t>Postcondición:</w:t>
            </w:r>
          </w:p>
        </w:tc>
        <w:tc>
          <w:tcPr>
            <w:tcW w:w="6372" w:type="dxa"/>
            <w:gridSpan w:val="2"/>
            <w:tcBorders>
              <w:left w:val="single" w:sz="4" w:space="0" w:color="auto"/>
            </w:tcBorders>
          </w:tcPr>
          <w:p w14:paraId="4CE0525B" w14:textId="77777777" w:rsidR="008B2CA7" w:rsidRDefault="008B2CA7" w:rsidP="008B2CA7">
            <w:pPr>
              <w:ind w:firstLine="0"/>
              <w:jc w:val="left"/>
            </w:pPr>
            <w:r>
              <w:t>Después del último paso, se saltará a la ventana de visualización de la red</w:t>
            </w:r>
            <w:r w:rsidR="00CD4804">
              <w:t xml:space="preserve"> y se obtendrán los enlaces y añadirán los atributos etnia y sexo a cada nodo</w:t>
            </w:r>
            <w:r>
              <w:t>.</w:t>
            </w:r>
          </w:p>
        </w:tc>
      </w:tr>
      <w:tr w:rsidR="008B2CA7" w14:paraId="0BB485A1" w14:textId="77777777" w:rsidTr="008B2CA7">
        <w:trPr>
          <w:trHeight w:val="107"/>
        </w:trPr>
        <w:tc>
          <w:tcPr>
            <w:tcW w:w="2122" w:type="dxa"/>
            <w:vMerge w:val="restart"/>
            <w:tcBorders>
              <w:right w:val="single" w:sz="4" w:space="0" w:color="auto"/>
            </w:tcBorders>
            <w:shd w:val="clear" w:color="auto" w:fill="F2F2F2" w:themeFill="background1" w:themeFillShade="F2"/>
          </w:tcPr>
          <w:p w14:paraId="08D257E0" w14:textId="77777777" w:rsidR="008B2CA7" w:rsidRDefault="008B2CA7" w:rsidP="008B2CA7">
            <w:pPr>
              <w:ind w:firstLine="0"/>
              <w:jc w:val="left"/>
            </w:pPr>
            <w:r>
              <w:t>Excepciones:</w:t>
            </w:r>
          </w:p>
        </w:tc>
        <w:tc>
          <w:tcPr>
            <w:tcW w:w="992" w:type="dxa"/>
            <w:tcBorders>
              <w:left w:val="single" w:sz="4" w:space="0" w:color="auto"/>
            </w:tcBorders>
            <w:shd w:val="clear" w:color="auto" w:fill="F2F2F2" w:themeFill="background1" w:themeFillShade="F2"/>
          </w:tcPr>
          <w:p w14:paraId="0881F403" w14:textId="77777777" w:rsidR="008B2CA7" w:rsidRDefault="008B2CA7" w:rsidP="008B2CA7">
            <w:pPr>
              <w:ind w:firstLine="0"/>
              <w:jc w:val="center"/>
            </w:pPr>
            <w:r>
              <w:t>Paso</w:t>
            </w:r>
          </w:p>
        </w:tc>
        <w:tc>
          <w:tcPr>
            <w:tcW w:w="5380" w:type="dxa"/>
            <w:tcBorders>
              <w:left w:val="single" w:sz="4" w:space="0" w:color="auto"/>
            </w:tcBorders>
            <w:shd w:val="clear" w:color="auto" w:fill="F2F2F2" w:themeFill="background1" w:themeFillShade="F2"/>
          </w:tcPr>
          <w:p w14:paraId="7C7ABD13" w14:textId="77777777" w:rsidR="008B2CA7" w:rsidRDefault="008B2CA7" w:rsidP="008B2CA7">
            <w:pPr>
              <w:ind w:firstLine="0"/>
              <w:jc w:val="left"/>
            </w:pPr>
            <w:r>
              <w:t>Excepción</w:t>
            </w:r>
          </w:p>
        </w:tc>
      </w:tr>
      <w:tr w:rsidR="008B2CA7" w14:paraId="660B8E7D" w14:textId="77777777" w:rsidTr="008B2CA7">
        <w:trPr>
          <w:trHeight w:val="107"/>
        </w:trPr>
        <w:tc>
          <w:tcPr>
            <w:tcW w:w="2122" w:type="dxa"/>
            <w:vMerge/>
            <w:tcBorders>
              <w:right w:val="single" w:sz="4" w:space="0" w:color="auto"/>
            </w:tcBorders>
            <w:shd w:val="clear" w:color="auto" w:fill="F2F2F2" w:themeFill="background1" w:themeFillShade="F2"/>
          </w:tcPr>
          <w:p w14:paraId="2777318E" w14:textId="77777777" w:rsidR="008B2CA7" w:rsidRDefault="008B2CA7" w:rsidP="008B2CA7">
            <w:pPr>
              <w:ind w:firstLine="0"/>
              <w:jc w:val="left"/>
            </w:pPr>
          </w:p>
        </w:tc>
        <w:tc>
          <w:tcPr>
            <w:tcW w:w="992" w:type="dxa"/>
            <w:tcBorders>
              <w:left w:val="single" w:sz="4" w:space="0" w:color="auto"/>
            </w:tcBorders>
            <w:shd w:val="clear" w:color="auto" w:fill="FFFFFF" w:themeFill="background1"/>
          </w:tcPr>
          <w:p w14:paraId="22B4D3AD" w14:textId="77777777" w:rsidR="008B2CA7" w:rsidRDefault="008B2CA7" w:rsidP="008B2CA7">
            <w:pPr>
              <w:ind w:firstLine="0"/>
              <w:jc w:val="center"/>
            </w:pPr>
            <w:r>
              <w:t>1-</w:t>
            </w:r>
          </w:p>
        </w:tc>
        <w:tc>
          <w:tcPr>
            <w:tcW w:w="5380" w:type="dxa"/>
            <w:tcBorders>
              <w:left w:val="single" w:sz="4" w:space="0" w:color="auto"/>
            </w:tcBorders>
            <w:shd w:val="clear" w:color="auto" w:fill="FFFFFF" w:themeFill="background1"/>
          </w:tcPr>
          <w:p w14:paraId="0E296B71" w14:textId="77777777" w:rsidR="008B2CA7" w:rsidRDefault="008B2CA7" w:rsidP="008B2CA7">
            <w:pPr>
              <w:ind w:firstLine="0"/>
              <w:jc w:val="left"/>
            </w:pPr>
            <w:r>
              <w:t>No haber introducido un número mínimo de apariciones.</w:t>
            </w:r>
          </w:p>
        </w:tc>
      </w:tr>
      <w:tr w:rsidR="008B2CA7" w14:paraId="226F6E51" w14:textId="77777777" w:rsidTr="008B2CA7">
        <w:tc>
          <w:tcPr>
            <w:tcW w:w="2122" w:type="dxa"/>
            <w:tcBorders>
              <w:right w:val="single" w:sz="4" w:space="0" w:color="auto"/>
            </w:tcBorders>
            <w:shd w:val="clear" w:color="auto" w:fill="F2F2F2" w:themeFill="background1" w:themeFillShade="F2"/>
          </w:tcPr>
          <w:p w14:paraId="64663357" w14:textId="77777777" w:rsidR="008B2CA7" w:rsidRDefault="008B2CA7" w:rsidP="008B2CA7">
            <w:pPr>
              <w:ind w:firstLine="0"/>
              <w:jc w:val="left"/>
            </w:pPr>
            <w:r>
              <w:t>Importancia:</w:t>
            </w:r>
          </w:p>
        </w:tc>
        <w:tc>
          <w:tcPr>
            <w:tcW w:w="6372" w:type="dxa"/>
            <w:gridSpan w:val="2"/>
            <w:tcBorders>
              <w:left w:val="single" w:sz="4" w:space="0" w:color="auto"/>
            </w:tcBorders>
          </w:tcPr>
          <w:p w14:paraId="3FCC79F4" w14:textId="77777777" w:rsidR="008B2CA7" w:rsidRDefault="008B2CA7" w:rsidP="008B2CA7">
            <w:pPr>
              <w:ind w:firstLine="0"/>
              <w:jc w:val="left"/>
            </w:pPr>
            <w:r>
              <w:t>Alta</w:t>
            </w:r>
          </w:p>
        </w:tc>
      </w:tr>
      <w:tr w:rsidR="008B2CA7" w14:paraId="08593927" w14:textId="77777777" w:rsidTr="008B2CA7">
        <w:tc>
          <w:tcPr>
            <w:tcW w:w="2122" w:type="dxa"/>
            <w:tcBorders>
              <w:right w:val="single" w:sz="4" w:space="0" w:color="auto"/>
            </w:tcBorders>
            <w:shd w:val="clear" w:color="auto" w:fill="F2F2F2" w:themeFill="background1" w:themeFillShade="F2"/>
          </w:tcPr>
          <w:p w14:paraId="27E7E9C0" w14:textId="77777777" w:rsidR="008B2CA7" w:rsidRDefault="008B2CA7" w:rsidP="008B2CA7">
            <w:pPr>
              <w:ind w:firstLine="0"/>
              <w:jc w:val="left"/>
            </w:pPr>
            <w:r>
              <w:t>Frecuencia:</w:t>
            </w:r>
          </w:p>
        </w:tc>
        <w:tc>
          <w:tcPr>
            <w:tcW w:w="6372" w:type="dxa"/>
            <w:gridSpan w:val="2"/>
            <w:tcBorders>
              <w:left w:val="single" w:sz="4" w:space="0" w:color="auto"/>
            </w:tcBorders>
          </w:tcPr>
          <w:p w14:paraId="06FF39CE" w14:textId="77777777" w:rsidR="008B2CA7" w:rsidRDefault="008B2CA7" w:rsidP="008B2CA7">
            <w:pPr>
              <w:keepNext/>
              <w:ind w:firstLine="0"/>
              <w:jc w:val="left"/>
            </w:pPr>
            <w:r>
              <w:t>Media</w:t>
            </w:r>
          </w:p>
        </w:tc>
      </w:tr>
    </w:tbl>
    <w:p w14:paraId="61F2522D" w14:textId="03393C3A" w:rsidR="008B2CA7" w:rsidRDefault="008B2CA7" w:rsidP="008B2CA7">
      <w:pPr>
        <w:pStyle w:val="Descripcin"/>
        <w:keepNext/>
        <w:jc w:val="center"/>
      </w:pPr>
      <w:bookmarkStart w:id="89" w:name="_Toc32403632"/>
      <w:r>
        <w:t xml:space="preserve">Tabla </w:t>
      </w:r>
      <w:r w:rsidR="00C55D23">
        <w:fldChar w:fldCharType="begin"/>
      </w:r>
      <w:r w:rsidR="00C55D23">
        <w:instrText xml:space="preserve"> SEQ Tabla \* ARABIC </w:instrText>
      </w:r>
      <w:r w:rsidR="00C55D23">
        <w:fldChar w:fldCharType="separate"/>
      </w:r>
      <w:r w:rsidR="002C5B9B">
        <w:rPr>
          <w:noProof/>
        </w:rPr>
        <w:t>33</w:t>
      </w:r>
      <w:r w:rsidR="00C55D23">
        <w:rPr>
          <w:noProof/>
        </w:rPr>
        <w:fldChar w:fldCharType="end"/>
      </w:r>
      <w:r>
        <w:t xml:space="preserve"> Caso de uso 21</w:t>
      </w:r>
      <w:bookmarkEnd w:id="89"/>
    </w:p>
    <w:p w14:paraId="28476D5A" w14:textId="77777777" w:rsidR="008B2CA7" w:rsidRDefault="008B2CA7">
      <w:pPr>
        <w:ind w:firstLine="0"/>
        <w:jc w:val="left"/>
        <w:rPr>
          <w:i/>
          <w:iCs/>
          <w:color w:val="44546A" w:themeColor="text2"/>
          <w:sz w:val="18"/>
          <w:szCs w:val="18"/>
        </w:rPr>
      </w:pPr>
      <w:r>
        <w:br w:type="page"/>
      </w:r>
    </w:p>
    <w:tbl>
      <w:tblPr>
        <w:tblStyle w:val="Tablaconcuadrcula"/>
        <w:tblpPr w:leftFromText="141" w:rightFromText="141" w:vertAnchor="text" w:horzAnchor="margin" w:tblpY="-26"/>
        <w:tblW w:w="0" w:type="auto"/>
        <w:tblLook w:val="04A0" w:firstRow="1" w:lastRow="0" w:firstColumn="1" w:lastColumn="0" w:noHBand="0" w:noVBand="1"/>
      </w:tblPr>
      <w:tblGrid>
        <w:gridCol w:w="2122"/>
        <w:gridCol w:w="992"/>
        <w:gridCol w:w="5380"/>
      </w:tblGrid>
      <w:tr w:rsidR="00CD4804" w:rsidRPr="00681815" w14:paraId="7D4254BF" w14:textId="77777777" w:rsidTr="00CD4804">
        <w:tc>
          <w:tcPr>
            <w:tcW w:w="2122" w:type="dxa"/>
            <w:tcBorders>
              <w:bottom w:val="single" w:sz="4" w:space="0" w:color="auto"/>
            </w:tcBorders>
            <w:shd w:val="clear" w:color="auto" w:fill="F2F2F2" w:themeFill="background1" w:themeFillShade="F2"/>
          </w:tcPr>
          <w:p w14:paraId="573AE9D7" w14:textId="77777777" w:rsidR="00CD4804" w:rsidRPr="00681815" w:rsidRDefault="00CD4804" w:rsidP="00CD4804">
            <w:pPr>
              <w:ind w:firstLine="0"/>
              <w:jc w:val="center"/>
              <w:rPr>
                <w:b/>
                <w:bCs/>
              </w:rPr>
            </w:pPr>
            <w:r>
              <w:rPr>
                <w:b/>
                <w:bCs/>
              </w:rPr>
              <w:lastRenderedPageBreak/>
              <w:t>Caso de uso 22</w:t>
            </w:r>
          </w:p>
        </w:tc>
        <w:tc>
          <w:tcPr>
            <w:tcW w:w="6372" w:type="dxa"/>
            <w:gridSpan w:val="2"/>
            <w:shd w:val="clear" w:color="auto" w:fill="F2F2F2" w:themeFill="background1" w:themeFillShade="F2"/>
          </w:tcPr>
          <w:p w14:paraId="0A29B646" w14:textId="77777777" w:rsidR="00CD4804" w:rsidRPr="00681815" w:rsidRDefault="00CD4804" w:rsidP="00CD4804">
            <w:pPr>
              <w:ind w:firstLine="0"/>
              <w:jc w:val="center"/>
              <w:rPr>
                <w:b/>
                <w:bCs/>
              </w:rPr>
            </w:pPr>
            <w:r>
              <w:rPr>
                <w:b/>
                <w:bCs/>
              </w:rPr>
              <w:t>Visualización de la red</w:t>
            </w:r>
          </w:p>
        </w:tc>
      </w:tr>
      <w:tr w:rsidR="00CD4804" w14:paraId="00967607" w14:textId="77777777" w:rsidTr="00CD4804">
        <w:tc>
          <w:tcPr>
            <w:tcW w:w="2122" w:type="dxa"/>
            <w:tcBorders>
              <w:bottom w:val="single" w:sz="4" w:space="0" w:color="auto"/>
              <w:right w:val="single" w:sz="4" w:space="0" w:color="auto"/>
            </w:tcBorders>
            <w:shd w:val="clear" w:color="auto" w:fill="F2F2F2" w:themeFill="background1" w:themeFillShade="F2"/>
          </w:tcPr>
          <w:p w14:paraId="74BA21DD" w14:textId="77777777" w:rsidR="00CD4804" w:rsidRDefault="00CD4804" w:rsidP="00CD4804">
            <w:pPr>
              <w:ind w:firstLine="0"/>
              <w:jc w:val="left"/>
            </w:pPr>
            <w:r>
              <w:t>Requisitos asociados:</w:t>
            </w:r>
          </w:p>
        </w:tc>
        <w:tc>
          <w:tcPr>
            <w:tcW w:w="6372" w:type="dxa"/>
            <w:gridSpan w:val="2"/>
            <w:tcBorders>
              <w:left w:val="single" w:sz="4" w:space="0" w:color="auto"/>
            </w:tcBorders>
          </w:tcPr>
          <w:p w14:paraId="23B20C81" w14:textId="77777777" w:rsidR="00CD4804" w:rsidRDefault="00CD4804" w:rsidP="00CD4804">
            <w:pPr>
              <w:ind w:firstLine="0"/>
              <w:jc w:val="center"/>
            </w:pPr>
            <w:r>
              <w:t>R.F-11, R.F-11.1, R.F-14</w:t>
            </w:r>
          </w:p>
        </w:tc>
      </w:tr>
      <w:tr w:rsidR="00CD4804" w14:paraId="299024A8" w14:textId="77777777" w:rsidTr="00CD4804">
        <w:tc>
          <w:tcPr>
            <w:tcW w:w="2122" w:type="dxa"/>
            <w:tcBorders>
              <w:right w:val="single" w:sz="4" w:space="0" w:color="auto"/>
            </w:tcBorders>
            <w:shd w:val="clear" w:color="auto" w:fill="F2F2F2" w:themeFill="background1" w:themeFillShade="F2"/>
          </w:tcPr>
          <w:p w14:paraId="273A90C2" w14:textId="77777777" w:rsidR="00CD4804" w:rsidRDefault="00CD4804" w:rsidP="00CD4804">
            <w:pPr>
              <w:ind w:firstLine="0"/>
              <w:jc w:val="left"/>
            </w:pPr>
            <w:r>
              <w:t>Descripción:</w:t>
            </w:r>
          </w:p>
        </w:tc>
        <w:tc>
          <w:tcPr>
            <w:tcW w:w="6372" w:type="dxa"/>
            <w:gridSpan w:val="2"/>
            <w:tcBorders>
              <w:left w:val="single" w:sz="4" w:space="0" w:color="auto"/>
            </w:tcBorders>
            <w:shd w:val="clear" w:color="auto" w:fill="FFFFFF" w:themeFill="background1"/>
          </w:tcPr>
          <w:p w14:paraId="0CD02E62" w14:textId="77777777" w:rsidR="00CD4804" w:rsidRDefault="00CD4804" w:rsidP="00CD4804">
            <w:pPr>
              <w:ind w:firstLine="0"/>
              <w:jc w:val="left"/>
            </w:pPr>
            <w:r>
              <w:rPr>
                <w:shd w:val="clear" w:color="auto" w:fill="FFFFFF" w:themeFill="background1"/>
              </w:rPr>
              <w:t>Permite al usuario visualizar la red y modificarla a su gusto.</w:t>
            </w:r>
          </w:p>
        </w:tc>
      </w:tr>
      <w:tr w:rsidR="00CD4804" w14:paraId="129FC052" w14:textId="77777777" w:rsidTr="00CD4804">
        <w:tc>
          <w:tcPr>
            <w:tcW w:w="2122" w:type="dxa"/>
            <w:tcBorders>
              <w:right w:val="single" w:sz="4" w:space="0" w:color="auto"/>
            </w:tcBorders>
            <w:shd w:val="clear" w:color="auto" w:fill="F2F2F2" w:themeFill="background1" w:themeFillShade="F2"/>
          </w:tcPr>
          <w:p w14:paraId="19DB01F6" w14:textId="77777777" w:rsidR="00CD4804" w:rsidRDefault="00CD4804" w:rsidP="00CD4804">
            <w:pPr>
              <w:ind w:firstLine="0"/>
              <w:jc w:val="left"/>
            </w:pPr>
            <w:r>
              <w:t>Precondición:</w:t>
            </w:r>
          </w:p>
        </w:tc>
        <w:tc>
          <w:tcPr>
            <w:tcW w:w="6372" w:type="dxa"/>
            <w:gridSpan w:val="2"/>
            <w:tcBorders>
              <w:left w:val="single" w:sz="4" w:space="0" w:color="auto"/>
              <w:bottom w:val="single" w:sz="4" w:space="0" w:color="auto"/>
            </w:tcBorders>
          </w:tcPr>
          <w:p w14:paraId="01E6E9B0" w14:textId="77777777" w:rsidR="00CD4804" w:rsidRDefault="00D7051C" w:rsidP="00CD4804">
            <w:pPr>
              <w:ind w:firstLine="0"/>
              <w:jc w:val="left"/>
            </w:pPr>
            <w:r>
              <w:t>Tener un diccionario cargado, es decir, haber introducido un ePub o un guion en la app y estar en la ventana de visualización de la red.</w:t>
            </w:r>
          </w:p>
        </w:tc>
      </w:tr>
      <w:tr w:rsidR="00CD4804" w14:paraId="43E64136" w14:textId="77777777" w:rsidTr="00CD4804">
        <w:tc>
          <w:tcPr>
            <w:tcW w:w="2122" w:type="dxa"/>
            <w:vMerge w:val="restart"/>
            <w:tcBorders>
              <w:right w:val="single" w:sz="4" w:space="0" w:color="auto"/>
            </w:tcBorders>
            <w:shd w:val="clear" w:color="auto" w:fill="F2F2F2" w:themeFill="background1" w:themeFillShade="F2"/>
          </w:tcPr>
          <w:p w14:paraId="15A1CE8B" w14:textId="77777777" w:rsidR="00CD4804" w:rsidRDefault="00CD4804" w:rsidP="00CD480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7B7D5491" w14:textId="77777777" w:rsidR="00CD4804" w:rsidRDefault="00CD4804" w:rsidP="00CD480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2222B5D" w14:textId="77777777" w:rsidR="00CD4804" w:rsidRDefault="00CD4804" w:rsidP="00CD4804">
            <w:pPr>
              <w:ind w:firstLine="0"/>
              <w:jc w:val="left"/>
            </w:pPr>
            <w:r>
              <w:t>Acción</w:t>
            </w:r>
          </w:p>
        </w:tc>
      </w:tr>
      <w:tr w:rsidR="00CD4804" w14:paraId="0910751B" w14:textId="77777777" w:rsidTr="00CD4804">
        <w:trPr>
          <w:trHeight w:val="213"/>
        </w:trPr>
        <w:tc>
          <w:tcPr>
            <w:tcW w:w="2122" w:type="dxa"/>
            <w:vMerge/>
            <w:tcBorders>
              <w:right w:val="single" w:sz="4" w:space="0" w:color="auto"/>
            </w:tcBorders>
            <w:shd w:val="clear" w:color="auto" w:fill="F2F2F2" w:themeFill="background1" w:themeFillShade="F2"/>
          </w:tcPr>
          <w:p w14:paraId="736097D2"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BAD4002" w14:textId="77777777" w:rsidR="00CD4804" w:rsidRDefault="00CD4804" w:rsidP="00CD4804">
            <w:pPr>
              <w:ind w:firstLine="0"/>
              <w:jc w:val="center"/>
            </w:pPr>
            <w:r>
              <w:t>1-</w:t>
            </w:r>
          </w:p>
        </w:tc>
        <w:tc>
          <w:tcPr>
            <w:tcW w:w="5380" w:type="dxa"/>
            <w:tcBorders>
              <w:top w:val="single" w:sz="4" w:space="0" w:color="auto"/>
              <w:left w:val="single" w:sz="4" w:space="0" w:color="auto"/>
            </w:tcBorders>
            <w:shd w:val="clear" w:color="auto" w:fill="FFFFFF" w:themeFill="background1"/>
          </w:tcPr>
          <w:p w14:paraId="207D7C26" w14:textId="77777777" w:rsidR="00CD4804" w:rsidRDefault="00CD4804" w:rsidP="00CD4804">
            <w:pPr>
              <w:ind w:firstLine="0"/>
              <w:jc w:val="left"/>
            </w:pPr>
            <w:r>
              <w:t>Se llama a la librería de visualización con el grafo generado por la aplicación.</w:t>
            </w:r>
          </w:p>
        </w:tc>
      </w:tr>
      <w:tr w:rsidR="00CD4804" w14:paraId="035FAA60" w14:textId="77777777" w:rsidTr="00CD4804">
        <w:trPr>
          <w:trHeight w:val="213"/>
        </w:trPr>
        <w:tc>
          <w:tcPr>
            <w:tcW w:w="2122" w:type="dxa"/>
            <w:vMerge/>
            <w:tcBorders>
              <w:right w:val="single" w:sz="4" w:space="0" w:color="auto"/>
            </w:tcBorders>
            <w:shd w:val="clear" w:color="auto" w:fill="F2F2F2" w:themeFill="background1" w:themeFillShade="F2"/>
          </w:tcPr>
          <w:p w14:paraId="5769423B"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C1EBED3" w14:textId="77777777" w:rsidR="00CD4804" w:rsidRDefault="00CD4804" w:rsidP="00CD4804">
            <w:pPr>
              <w:ind w:firstLine="0"/>
              <w:jc w:val="center"/>
            </w:pPr>
            <w:r>
              <w:t>2-</w:t>
            </w:r>
          </w:p>
        </w:tc>
        <w:tc>
          <w:tcPr>
            <w:tcW w:w="5380" w:type="dxa"/>
            <w:tcBorders>
              <w:left w:val="single" w:sz="4" w:space="0" w:color="auto"/>
            </w:tcBorders>
            <w:shd w:val="clear" w:color="auto" w:fill="FFFFFF" w:themeFill="background1"/>
          </w:tcPr>
          <w:p w14:paraId="428BAC59" w14:textId="77777777" w:rsidR="00CD4804" w:rsidRDefault="00CD4804" w:rsidP="00CD4804">
            <w:pPr>
              <w:ind w:firstLine="0"/>
              <w:jc w:val="left"/>
            </w:pPr>
            <w:r>
              <w:t>Se visualiza la red.</w:t>
            </w:r>
          </w:p>
        </w:tc>
      </w:tr>
      <w:tr w:rsidR="00CD4804" w14:paraId="4EAA7398" w14:textId="77777777" w:rsidTr="00CD4804">
        <w:tc>
          <w:tcPr>
            <w:tcW w:w="2122" w:type="dxa"/>
            <w:tcBorders>
              <w:right w:val="single" w:sz="4" w:space="0" w:color="auto"/>
            </w:tcBorders>
            <w:shd w:val="clear" w:color="auto" w:fill="F2F2F2" w:themeFill="background1" w:themeFillShade="F2"/>
          </w:tcPr>
          <w:p w14:paraId="0817E8C4" w14:textId="77777777" w:rsidR="00CD4804" w:rsidRDefault="00CD4804" w:rsidP="00CD4804">
            <w:pPr>
              <w:ind w:firstLine="0"/>
              <w:jc w:val="left"/>
            </w:pPr>
            <w:r>
              <w:t>Postcondición:</w:t>
            </w:r>
          </w:p>
        </w:tc>
        <w:tc>
          <w:tcPr>
            <w:tcW w:w="6372" w:type="dxa"/>
            <w:gridSpan w:val="2"/>
            <w:tcBorders>
              <w:left w:val="single" w:sz="4" w:space="0" w:color="auto"/>
            </w:tcBorders>
          </w:tcPr>
          <w:p w14:paraId="18494A0C" w14:textId="77777777" w:rsidR="00CD4804" w:rsidRDefault="00CD4804" w:rsidP="00CD4804">
            <w:pPr>
              <w:ind w:firstLine="0"/>
              <w:jc w:val="left"/>
            </w:pPr>
            <w:r>
              <w:t>Se visualiza la red, si se pulsa el botón de “Generar Informe” nos llevará a la pantalla de seleccionar características del informe.</w:t>
            </w:r>
          </w:p>
        </w:tc>
      </w:tr>
      <w:tr w:rsidR="00CD4804" w14:paraId="34F894FC" w14:textId="77777777" w:rsidTr="00CD4804">
        <w:trPr>
          <w:trHeight w:val="326"/>
        </w:trPr>
        <w:tc>
          <w:tcPr>
            <w:tcW w:w="2122" w:type="dxa"/>
            <w:tcBorders>
              <w:right w:val="single" w:sz="4" w:space="0" w:color="auto"/>
            </w:tcBorders>
            <w:shd w:val="clear" w:color="auto" w:fill="F2F2F2" w:themeFill="background1" w:themeFillShade="F2"/>
          </w:tcPr>
          <w:p w14:paraId="7C2161C3" w14:textId="77777777" w:rsidR="00CD4804" w:rsidRDefault="00CD4804" w:rsidP="00CD4804">
            <w:pPr>
              <w:ind w:firstLine="0"/>
              <w:jc w:val="left"/>
            </w:pPr>
            <w:r>
              <w:t>Excepciones:</w:t>
            </w:r>
          </w:p>
        </w:tc>
        <w:tc>
          <w:tcPr>
            <w:tcW w:w="6372" w:type="dxa"/>
            <w:gridSpan w:val="2"/>
            <w:tcBorders>
              <w:left w:val="single" w:sz="4" w:space="0" w:color="auto"/>
            </w:tcBorders>
            <w:shd w:val="clear" w:color="auto" w:fill="FFFFFF" w:themeFill="background1"/>
          </w:tcPr>
          <w:p w14:paraId="27B063FC" w14:textId="77777777" w:rsidR="00CD4804" w:rsidRDefault="00CD4804" w:rsidP="00CD4804">
            <w:pPr>
              <w:ind w:firstLine="0"/>
              <w:jc w:val="left"/>
            </w:pPr>
            <w:r>
              <w:t>En este caso de uso no hay excepciones.</w:t>
            </w:r>
          </w:p>
        </w:tc>
      </w:tr>
      <w:tr w:rsidR="00CD4804" w14:paraId="1EF0FB29" w14:textId="77777777" w:rsidTr="00CD4804">
        <w:tc>
          <w:tcPr>
            <w:tcW w:w="2122" w:type="dxa"/>
            <w:tcBorders>
              <w:right w:val="single" w:sz="4" w:space="0" w:color="auto"/>
            </w:tcBorders>
            <w:shd w:val="clear" w:color="auto" w:fill="F2F2F2" w:themeFill="background1" w:themeFillShade="F2"/>
          </w:tcPr>
          <w:p w14:paraId="3F786A9A" w14:textId="77777777" w:rsidR="00CD4804" w:rsidRDefault="00CD4804" w:rsidP="00CD4804">
            <w:pPr>
              <w:ind w:firstLine="0"/>
              <w:jc w:val="left"/>
            </w:pPr>
            <w:r>
              <w:t>Importancia:</w:t>
            </w:r>
          </w:p>
        </w:tc>
        <w:tc>
          <w:tcPr>
            <w:tcW w:w="6372" w:type="dxa"/>
            <w:gridSpan w:val="2"/>
            <w:tcBorders>
              <w:left w:val="single" w:sz="4" w:space="0" w:color="auto"/>
            </w:tcBorders>
          </w:tcPr>
          <w:p w14:paraId="099E74BC" w14:textId="77777777" w:rsidR="00CD4804" w:rsidRDefault="00CD4804" w:rsidP="00CD4804">
            <w:pPr>
              <w:ind w:firstLine="0"/>
              <w:jc w:val="left"/>
            </w:pPr>
            <w:r>
              <w:t>Alta</w:t>
            </w:r>
          </w:p>
        </w:tc>
      </w:tr>
      <w:tr w:rsidR="00CD4804" w14:paraId="24BEF727" w14:textId="77777777" w:rsidTr="00CD4804">
        <w:tc>
          <w:tcPr>
            <w:tcW w:w="2122" w:type="dxa"/>
            <w:tcBorders>
              <w:right w:val="single" w:sz="4" w:space="0" w:color="auto"/>
            </w:tcBorders>
            <w:shd w:val="clear" w:color="auto" w:fill="F2F2F2" w:themeFill="background1" w:themeFillShade="F2"/>
          </w:tcPr>
          <w:p w14:paraId="1DE0037A" w14:textId="77777777" w:rsidR="00CD4804" w:rsidRDefault="00CD4804" w:rsidP="00CD4804">
            <w:pPr>
              <w:ind w:firstLine="0"/>
              <w:jc w:val="left"/>
            </w:pPr>
            <w:r>
              <w:t>Frecuencia:</w:t>
            </w:r>
          </w:p>
        </w:tc>
        <w:tc>
          <w:tcPr>
            <w:tcW w:w="6372" w:type="dxa"/>
            <w:gridSpan w:val="2"/>
            <w:tcBorders>
              <w:left w:val="single" w:sz="4" w:space="0" w:color="auto"/>
            </w:tcBorders>
          </w:tcPr>
          <w:p w14:paraId="35F21FE9" w14:textId="77777777" w:rsidR="00CD4804" w:rsidRDefault="00CD4804" w:rsidP="00CD4804">
            <w:pPr>
              <w:keepNext/>
              <w:ind w:firstLine="0"/>
              <w:jc w:val="left"/>
            </w:pPr>
            <w:r>
              <w:t>Muy alta</w:t>
            </w:r>
          </w:p>
        </w:tc>
      </w:tr>
    </w:tbl>
    <w:p w14:paraId="4D1C4DE9" w14:textId="37DB59B3" w:rsidR="00CD4804" w:rsidRDefault="00CD4804" w:rsidP="00CD4804">
      <w:pPr>
        <w:pStyle w:val="Descripcin"/>
        <w:keepNext/>
        <w:jc w:val="center"/>
      </w:pPr>
      <w:bookmarkStart w:id="90" w:name="_Toc32403633"/>
      <w:r>
        <w:t xml:space="preserve">Tabla </w:t>
      </w:r>
      <w:r w:rsidR="00C55D23">
        <w:fldChar w:fldCharType="begin"/>
      </w:r>
      <w:r w:rsidR="00C55D23">
        <w:instrText xml:space="preserve"> SEQ Tabla \* ARABIC </w:instrText>
      </w:r>
      <w:r w:rsidR="00C55D23">
        <w:fldChar w:fldCharType="separate"/>
      </w:r>
      <w:r w:rsidR="002C5B9B">
        <w:rPr>
          <w:noProof/>
        </w:rPr>
        <w:t>34</w:t>
      </w:r>
      <w:r w:rsidR="00C55D23">
        <w:rPr>
          <w:noProof/>
        </w:rPr>
        <w:fldChar w:fldCharType="end"/>
      </w:r>
      <w:r>
        <w:t xml:space="preserve"> Caso de uso 22</w:t>
      </w:r>
      <w:bookmarkEnd w:id="90"/>
    </w:p>
    <w:tbl>
      <w:tblPr>
        <w:tblStyle w:val="Tablaconcuadrcula"/>
        <w:tblpPr w:leftFromText="141" w:rightFromText="141" w:vertAnchor="text" w:horzAnchor="margin" w:tblpY="28"/>
        <w:tblW w:w="0" w:type="auto"/>
        <w:tblLook w:val="04A0" w:firstRow="1" w:lastRow="0" w:firstColumn="1" w:lastColumn="0" w:noHBand="0" w:noVBand="1"/>
      </w:tblPr>
      <w:tblGrid>
        <w:gridCol w:w="2122"/>
        <w:gridCol w:w="992"/>
        <w:gridCol w:w="5380"/>
      </w:tblGrid>
      <w:tr w:rsidR="00CD4804" w:rsidRPr="00681815" w14:paraId="24D4E87E" w14:textId="77777777" w:rsidTr="00CD4804">
        <w:tc>
          <w:tcPr>
            <w:tcW w:w="2122" w:type="dxa"/>
            <w:tcBorders>
              <w:bottom w:val="single" w:sz="4" w:space="0" w:color="auto"/>
            </w:tcBorders>
            <w:shd w:val="clear" w:color="auto" w:fill="F2F2F2" w:themeFill="background1" w:themeFillShade="F2"/>
          </w:tcPr>
          <w:p w14:paraId="51E5CD11" w14:textId="77777777" w:rsidR="00CD4804" w:rsidRPr="00681815" w:rsidRDefault="00CD4804" w:rsidP="00CD4804">
            <w:pPr>
              <w:ind w:firstLine="0"/>
              <w:jc w:val="center"/>
              <w:rPr>
                <w:b/>
                <w:bCs/>
              </w:rPr>
            </w:pPr>
            <w:r>
              <w:rPr>
                <w:b/>
                <w:bCs/>
              </w:rPr>
              <w:t>Caso de uso 23</w:t>
            </w:r>
          </w:p>
        </w:tc>
        <w:tc>
          <w:tcPr>
            <w:tcW w:w="6372" w:type="dxa"/>
            <w:gridSpan w:val="2"/>
            <w:shd w:val="clear" w:color="auto" w:fill="F2F2F2" w:themeFill="background1" w:themeFillShade="F2"/>
          </w:tcPr>
          <w:p w14:paraId="77F8F4D1" w14:textId="77777777" w:rsidR="00CD4804" w:rsidRPr="00681815" w:rsidRDefault="00CD4804" w:rsidP="00CD4804">
            <w:pPr>
              <w:ind w:firstLine="0"/>
              <w:jc w:val="center"/>
              <w:rPr>
                <w:b/>
                <w:bCs/>
              </w:rPr>
            </w:pPr>
            <w:r>
              <w:rPr>
                <w:b/>
                <w:bCs/>
              </w:rPr>
              <w:t>Exportación de la red</w:t>
            </w:r>
          </w:p>
        </w:tc>
      </w:tr>
      <w:tr w:rsidR="00CD4804" w14:paraId="6DD8373B" w14:textId="77777777" w:rsidTr="00CD4804">
        <w:tc>
          <w:tcPr>
            <w:tcW w:w="2122" w:type="dxa"/>
            <w:tcBorders>
              <w:bottom w:val="single" w:sz="4" w:space="0" w:color="auto"/>
              <w:right w:val="single" w:sz="4" w:space="0" w:color="auto"/>
            </w:tcBorders>
            <w:shd w:val="clear" w:color="auto" w:fill="F2F2F2" w:themeFill="background1" w:themeFillShade="F2"/>
          </w:tcPr>
          <w:p w14:paraId="16E7F946" w14:textId="77777777" w:rsidR="00CD4804" w:rsidRDefault="00CD4804" w:rsidP="00CD4804">
            <w:pPr>
              <w:ind w:firstLine="0"/>
              <w:jc w:val="left"/>
            </w:pPr>
            <w:r>
              <w:t>Requisitos asociados:</w:t>
            </w:r>
          </w:p>
        </w:tc>
        <w:tc>
          <w:tcPr>
            <w:tcW w:w="6372" w:type="dxa"/>
            <w:gridSpan w:val="2"/>
            <w:tcBorders>
              <w:left w:val="single" w:sz="4" w:space="0" w:color="auto"/>
            </w:tcBorders>
          </w:tcPr>
          <w:p w14:paraId="5C52C18D" w14:textId="77777777" w:rsidR="00CD4804" w:rsidRDefault="00CD4804" w:rsidP="00CD4804">
            <w:pPr>
              <w:ind w:firstLine="0"/>
              <w:jc w:val="center"/>
            </w:pPr>
            <w:r>
              <w:t>R.F-11.1</w:t>
            </w:r>
          </w:p>
        </w:tc>
      </w:tr>
      <w:tr w:rsidR="00CD4804" w14:paraId="3F6A4801" w14:textId="77777777" w:rsidTr="00CD4804">
        <w:tc>
          <w:tcPr>
            <w:tcW w:w="2122" w:type="dxa"/>
            <w:tcBorders>
              <w:right w:val="single" w:sz="4" w:space="0" w:color="auto"/>
            </w:tcBorders>
            <w:shd w:val="clear" w:color="auto" w:fill="F2F2F2" w:themeFill="background1" w:themeFillShade="F2"/>
          </w:tcPr>
          <w:p w14:paraId="1ACBB9B0" w14:textId="77777777" w:rsidR="00CD4804" w:rsidRDefault="00CD4804" w:rsidP="00CD4804">
            <w:pPr>
              <w:ind w:firstLine="0"/>
              <w:jc w:val="left"/>
            </w:pPr>
            <w:r>
              <w:t>Descripción:</w:t>
            </w:r>
          </w:p>
        </w:tc>
        <w:tc>
          <w:tcPr>
            <w:tcW w:w="6372" w:type="dxa"/>
            <w:gridSpan w:val="2"/>
            <w:tcBorders>
              <w:left w:val="single" w:sz="4" w:space="0" w:color="auto"/>
            </w:tcBorders>
            <w:shd w:val="clear" w:color="auto" w:fill="FFFFFF" w:themeFill="background1"/>
          </w:tcPr>
          <w:p w14:paraId="149F541B" w14:textId="77777777" w:rsidR="00CD4804" w:rsidRDefault="00CD4804" w:rsidP="00CD4804">
            <w:pPr>
              <w:ind w:firstLine="0"/>
              <w:jc w:val="left"/>
            </w:pPr>
            <w:r>
              <w:rPr>
                <w:shd w:val="clear" w:color="auto" w:fill="FFFFFF" w:themeFill="background1"/>
              </w:rPr>
              <w:t>Permite al usuario descargarse la red en diferentes formatos para luego poder emplearlos en otras herramientas.</w:t>
            </w:r>
          </w:p>
        </w:tc>
      </w:tr>
      <w:tr w:rsidR="00CD4804" w14:paraId="48C450CD" w14:textId="77777777" w:rsidTr="00CD4804">
        <w:tc>
          <w:tcPr>
            <w:tcW w:w="2122" w:type="dxa"/>
            <w:tcBorders>
              <w:right w:val="single" w:sz="4" w:space="0" w:color="auto"/>
            </w:tcBorders>
            <w:shd w:val="clear" w:color="auto" w:fill="F2F2F2" w:themeFill="background1" w:themeFillShade="F2"/>
          </w:tcPr>
          <w:p w14:paraId="6B59310B" w14:textId="77777777" w:rsidR="00CD4804" w:rsidRDefault="00CD4804" w:rsidP="00CD4804">
            <w:pPr>
              <w:ind w:firstLine="0"/>
              <w:jc w:val="left"/>
            </w:pPr>
            <w:r>
              <w:t>Precondición:</w:t>
            </w:r>
          </w:p>
        </w:tc>
        <w:tc>
          <w:tcPr>
            <w:tcW w:w="6372" w:type="dxa"/>
            <w:gridSpan w:val="2"/>
            <w:tcBorders>
              <w:left w:val="single" w:sz="4" w:space="0" w:color="auto"/>
              <w:bottom w:val="single" w:sz="4" w:space="0" w:color="auto"/>
            </w:tcBorders>
          </w:tcPr>
          <w:p w14:paraId="57BB554D" w14:textId="77777777" w:rsidR="00CD4804" w:rsidRDefault="00D7051C" w:rsidP="00CD4804">
            <w:pPr>
              <w:ind w:firstLine="0"/>
              <w:jc w:val="left"/>
            </w:pPr>
            <w:r>
              <w:t>Tener un diccionario cargado, es decir, haber introducido un ePub o un guion en la app y estar en la ventana de visualización de la red.</w:t>
            </w:r>
          </w:p>
        </w:tc>
      </w:tr>
      <w:tr w:rsidR="00CD4804" w14:paraId="26C6C78D" w14:textId="77777777" w:rsidTr="00CD4804">
        <w:tc>
          <w:tcPr>
            <w:tcW w:w="2122" w:type="dxa"/>
            <w:vMerge w:val="restart"/>
            <w:tcBorders>
              <w:right w:val="single" w:sz="4" w:space="0" w:color="auto"/>
            </w:tcBorders>
            <w:shd w:val="clear" w:color="auto" w:fill="F2F2F2" w:themeFill="background1" w:themeFillShade="F2"/>
          </w:tcPr>
          <w:p w14:paraId="2E5C9C8B" w14:textId="77777777" w:rsidR="00CD4804" w:rsidRDefault="00CD4804" w:rsidP="00CD4804">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31EE52B2" w14:textId="77777777" w:rsidR="00CD4804" w:rsidRDefault="00CD4804" w:rsidP="00CD4804">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1EE7341C" w14:textId="77777777" w:rsidR="00CD4804" w:rsidRDefault="00CD4804" w:rsidP="00CD4804">
            <w:pPr>
              <w:ind w:firstLine="0"/>
              <w:jc w:val="left"/>
            </w:pPr>
            <w:r>
              <w:t>Acción</w:t>
            </w:r>
          </w:p>
        </w:tc>
      </w:tr>
      <w:tr w:rsidR="00CD4804" w14:paraId="21E92AE4" w14:textId="77777777" w:rsidTr="00CD4804">
        <w:trPr>
          <w:trHeight w:val="213"/>
        </w:trPr>
        <w:tc>
          <w:tcPr>
            <w:tcW w:w="2122" w:type="dxa"/>
            <w:vMerge/>
            <w:tcBorders>
              <w:right w:val="single" w:sz="4" w:space="0" w:color="auto"/>
            </w:tcBorders>
            <w:shd w:val="clear" w:color="auto" w:fill="F2F2F2" w:themeFill="background1" w:themeFillShade="F2"/>
          </w:tcPr>
          <w:p w14:paraId="32E23A99"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BEED946" w14:textId="77777777" w:rsidR="00CD4804" w:rsidRDefault="00CD4804" w:rsidP="00CD4804">
            <w:pPr>
              <w:ind w:firstLine="0"/>
              <w:jc w:val="center"/>
            </w:pPr>
            <w:r>
              <w:t>1-</w:t>
            </w:r>
          </w:p>
        </w:tc>
        <w:tc>
          <w:tcPr>
            <w:tcW w:w="5380" w:type="dxa"/>
            <w:tcBorders>
              <w:top w:val="single" w:sz="4" w:space="0" w:color="auto"/>
              <w:left w:val="single" w:sz="4" w:space="0" w:color="auto"/>
            </w:tcBorders>
            <w:shd w:val="clear" w:color="auto" w:fill="FFFFFF" w:themeFill="background1"/>
          </w:tcPr>
          <w:p w14:paraId="0512162B" w14:textId="77777777" w:rsidR="00CD4804" w:rsidRDefault="00CD4804" w:rsidP="00CD4804">
            <w:pPr>
              <w:ind w:firstLine="0"/>
              <w:jc w:val="left"/>
            </w:pPr>
            <w:r>
              <w:t>Se pulsa el botón de exportar en el formato deseado.</w:t>
            </w:r>
          </w:p>
        </w:tc>
      </w:tr>
      <w:tr w:rsidR="00CD4804" w14:paraId="15C0837D" w14:textId="77777777" w:rsidTr="00CD4804">
        <w:trPr>
          <w:trHeight w:val="213"/>
        </w:trPr>
        <w:tc>
          <w:tcPr>
            <w:tcW w:w="2122" w:type="dxa"/>
            <w:vMerge/>
            <w:tcBorders>
              <w:right w:val="single" w:sz="4" w:space="0" w:color="auto"/>
            </w:tcBorders>
            <w:shd w:val="clear" w:color="auto" w:fill="F2F2F2" w:themeFill="background1" w:themeFillShade="F2"/>
          </w:tcPr>
          <w:p w14:paraId="091F3A4F" w14:textId="77777777" w:rsidR="00CD4804" w:rsidRDefault="00CD4804" w:rsidP="00CD4804">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E0C9523" w14:textId="77777777" w:rsidR="00CD4804" w:rsidRDefault="00CD4804" w:rsidP="00CD4804">
            <w:pPr>
              <w:ind w:firstLine="0"/>
              <w:jc w:val="center"/>
            </w:pPr>
            <w:r>
              <w:t>2-</w:t>
            </w:r>
          </w:p>
        </w:tc>
        <w:tc>
          <w:tcPr>
            <w:tcW w:w="5380" w:type="dxa"/>
            <w:tcBorders>
              <w:left w:val="single" w:sz="4" w:space="0" w:color="auto"/>
            </w:tcBorders>
            <w:shd w:val="clear" w:color="auto" w:fill="FFFFFF" w:themeFill="background1"/>
          </w:tcPr>
          <w:p w14:paraId="13C2082E" w14:textId="77777777" w:rsidR="00CD4804" w:rsidRDefault="00CD4804" w:rsidP="00CD4804">
            <w:pPr>
              <w:ind w:firstLine="0"/>
              <w:jc w:val="left"/>
            </w:pPr>
            <w:r>
              <w:t>Se descarga la red en el formato seleccionado.</w:t>
            </w:r>
          </w:p>
        </w:tc>
      </w:tr>
      <w:tr w:rsidR="00CD4804" w14:paraId="1FC30576" w14:textId="77777777" w:rsidTr="00CD4804">
        <w:tc>
          <w:tcPr>
            <w:tcW w:w="2122" w:type="dxa"/>
            <w:tcBorders>
              <w:right w:val="single" w:sz="4" w:space="0" w:color="auto"/>
            </w:tcBorders>
            <w:shd w:val="clear" w:color="auto" w:fill="F2F2F2" w:themeFill="background1" w:themeFillShade="F2"/>
          </w:tcPr>
          <w:p w14:paraId="1580FD6C" w14:textId="77777777" w:rsidR="00CD4804" w:rsidRDefault="00CD4804" w:rsidP="00CD4804">
            <w:pPr>
              <w:ind w:firstLine="0"/>
              <w:jc w:val="left"/>
            </w:pPr>
            <w:r>
              <w:t>Postcondición:</w:t>
            </w:r>
          </w:p>
        </w:tc>
        <w:tc>
          <w:tcPr>
            <w:tcW w:w="6372" w:type="dxa"/>
            <w:gridSpan w:val="2"/>
            <w:tcBorders>
              <w:left w:val="single" w:sz="4" w:space="0" w:color="auto"/>
            </w:tcBorders>
          </w:tcPr>
          <w:p w14:paraId="1086D5C1" w14:textId="77777777" w:rsidR="00CD4804" w:rsidRDefault="00CD4804" w:rsidP="00CD4804">
            <w:pPr>
              <w:ind w:firstLine="0"/>
              <w:jc w:val="left"/>
            </w:pPr>
            <w:r>
              <w:t>Se queda en la misma pantalla, pero con la red descargada en el formato indicado en el ordenador del usuario.</w:t>
            </w:r>
          </w:p>
        </w:tc>
      </w:tr>
      <w:tr w:rsidR="00CD4804" w14:paraId="344793BB" w14:textId="77777777" w:rsidTr="00CD4804">
        <w:trPr>
          <w:trHeight w:val="326"/>
        </w:trPr>
        <w:tc>
          <w:tcPr>
            <w:tcW w:w="2122" w:type="dxa"/>
            <w:tcBorders>
              <w:right w:val="single" w:sz="4" w:space="0" w:color="auto"/>
            </w:tcBorders>
            <w:shd w:val="clear" w:color="auto" w:fill="F2F2F2" w:themeFill="background1" w:themeFillShade="F2"/>
          </w:tcPr>
          <w:p w14:paraId="17B54A20" w14:textId="77777777" w:rsidR="00CD4804" w:rsidRDefault="00CD4804" w:rsidP="00CD4804">
            <w:pPr>
              <w:ind w:firstLine="0"/>
              <w:jc w:val="left"/>
            </w:pPr>
            <w:r>
              <w:t>Excepciones:</w:t>
            </w:r>
          </w:p>
        </w:tc>
        <w:tc>
          <w:tcPr>
            <w:tcW w:w="6372" w:type="dxa"/>
            <w:gridSpan w:val="2"/>
            <w:tcBorders>
              <w:left w:val="single" w:sz="4" w:space="0" w:color="auto"/>
            </w:tcBorders>
            <w:shd w:val="clear" w:color="auto" w:fill="FFFFFF" w:themeFill="background1"/>
          </w:tcPr>
          <w:p w14:paraId="20E96154" w14:textId="77777777" w:rsidR="00CD4804" w:rsidRDefault="00CD4804" w:rsidP="00CD4804">
            <w:pPr>
              <w:ind w:firstLine="0"/>
              <w:jc w:val="left"/>
            </w:pPr>
            <w:r>
              <w:t>En este caso de uso no hay excepciones.</w:t>
            </w:r>
          </w:p>
        </w:tc>
      </w:tr>
      <w:tr w:rsidR="00CD4804" w14:paraId="19109109" w14:textId="77777777" w:rsidTr="00CD4804">
        <w:tc>
          <w:tcPr>
            <w:tcW w:w="2122" w:type="dxa"/>
            <w:tcBorders>
              <w:right w:val="single" w:sz="4" w:space="0" w:color="auto"/>
            </w:tcBorders>
            <w:shd w:val="clear" w:color="auto" w:fill="F2F2F2" w:themeFill="background1" w:themeFillShade="F2"/>
          </w:tcPr>
          <w:p w14:paraId="38FB39F6" w14:textId="77777777" w:rsidR="00CD4804" w:rsidRDefault="00CD4804" w:rsidP="00CD4804">
            <w:pPr>
              <w:ind w:firstLine="0"/>
              <w:jc w:val="left"/>
            </w:pPr>
            <w:r>
              <w:t>Importancia:</w:t>
            </w:r>
          </w:p>
        </w:tc>
        <w:tc>
          <w:tcPr>
            <w:tcW w:w="6372" w:type="dxa"/>
            <w:gridSpan w:val="2"/>
            <w:tcBorders>
              <w:left w:val="single" w:sz="4" w:space="0" w:color="auto"/>
            </w:tcBorders>
          </w:tcPr>
          <w:p w14:paraId="18EB61B8" w14:textId="77777777" w:rsidR="00CD4804" w:rsidRDefault="00CD4804" w:rsidP="00CD4804">
            <w:pPr>
              <w:ind w:firstLine="0"/>
              <w:jc w:val="left"/>
            </w:pPr>
            <w:r>
              <w:t>Alta</w:t>
            </w:r>
          </w:p>
        </w:tc>
      </w:tr>
      <w:tr w:rsidR="00CD4804" w14:paraId="2A3B314F" w14:textId="77777777" w:rsidTr="00CD4804">
        <w:tc>
          <w:tcPr>
            <w:tcW w:w="2122" w:type="dxa"/>
            <w:tcBorders>
              <w:right w:val="single" w:sz="4" w:space="0" w:color="auto"/>
            </w:tcBorders>
            <w:shd w:val="clear" w:color="auto" w:fill="F2F2F2" w:themeFill="background1" w:themeFillShade="F2"/>
          </w:tcPr>
          <w:p w14:paraId="2B98BACC" w14:textId="77777777" w:rsidR="00CD4804" w:rsidRDefault="00CD4804" w:rsidP="00CD4804">
            <w:pPr>
              <w:ind w:firstLine="0"/>
              <w:jc w:val="left"/>
            </w:pPr>
            <w:r>
              <w:t>Frecuencia:</w:t>
            </w:r>
          </w:p>
        </w:tc>
        <w:tc>
          <w:tcPr>
            <w:tcW w:w="6372" w:type="dxa"/>
            <w:gridSpan w:val="2"/>
            <w:tcBorders>
              <w:left w:val="single" w:sz="4" w:space="0" w:color="auto"/>
            </w:tcBorders>
          </w:tcPr>
          <w:p w14:paraId="1D42E440" w14:textId="77777777" w:rsidR="00CD4804" w:rsidRDefault="00CD4804" w:rsidP="00CD4804">
            <w:pPr>
              <w:keepNext/>
              <w:ind w:firstLine="0"/>
              <w:jc w:val="left"/>
            </w:pPr>
            <w:r>
              <w:t>Alta</w:t>
            </w:r>
          </w:p>
        </w:tc>
      </w:tr>
    </w:tbl>
    <w:p w14:paraId="3BDF772B" w14:textId="5156FE29" w:rsidR="00CD4804" w:rsidRDefault="00CD4804" w:rsidP="00CD4804">
      <w:pPr>
        <w:pStyle w:val="Descripcin"/>
        <w:keepNext/>
        <w:jc w:val="center"/>
      </w:pPr>
      <w:bookmarkStart w:id="91" w:name="_Toc32403634"/>
      <w:r>
        <w:t xml:space="preserve">Tabla </w:t>
      </w:r>
      <w:r w:rsidR="00C55D23">
        <w:fldChar w:fldCharType="begin"/>
      </w:r>
      <w:r w:rsidR="00C55D23">
        <w:instrText xml:space="preserve"> SEQ Tabla \* ARABIC </w:instrText>
      </w:r>
      <w:r w:rsidR="00C55D23">
        <w:fldChar w:fldCharType="separate"/>
      </w:r>
      <w:r w:rsidR="002C5B9B">
        <w:rPr>
          <w:noProof/>
        </w:rPr>
        <w:t>35</w:t>
      </w:r>
      <w:r w:rsidR="00C55D23">
        <w:rPr>
          <w:noProof/>
        </w:rPr>
        <w:fldChar w:fldCharType="end"/>
      </w:r>
      <w:r>
        <w:t xml:space="preserve"> Caso de uso 23</w:t>
      </w:r>
      <w:bookmarkEnd w:id="91"/>
    </w:p>
    <w:tbl>
      <w:tblPr>
        <w:tblStyle w:val="Tablaconcuadrcula"/>
        <w:tblpPr w:leftFromText="141" w:rightFromText="141" w:vertAnchor="text" w:horzAnchor="margin" w:tblpY="18"/>
        <w:tblW w:w="0" w:type="auto"/>
        <w:tblLook w:val="04A0" w:firstRow="1" w:lastRow="0" w:firstColumn="1" w:lastColumn="0" w:noHBand="0" w:noVBand="1"/>
      </w:tblPr>
      <w:tblGrid>
        <w:gridCol w:w="2122"/>
        <w:gridCol w:w="992"/>
        <w:gridCol w:w="5380"/>
      </w:tblGrid>
      <w:tr w:rsidR="00216CC0" w:rsidRPr="00681815" w14:paraId="7405DE0F" w14:textId="77777777" w:rsidTr="00216CC0">
        <w:tc>
          <w:tcPr>
            <w:tcW w:w="2122" w:type="dxa"/>
            <w:tcBorders>
              <w:bottom w:val="single" w:sz="4" w:space="0" w:color="auto"/>
            </w:tcBorders>
            <w:shd w:val="clear" w:color="auto" w:fill="F2F2F2" w:themeFill="background1" w:themeFillShade="F2"/>
          </w:tcPr>
          <w:p w14:paraId="06EB93CD" w14:textId="77777777" w:rsidR="00216CC0" w:rsidRPr="00681815" w:rsidRDefault="00216CC0" w:rsidP="00216CC0">
            <w:pPr>
              <w:ind w:firstLine="0"/>
              <w:jc w:val="center"/>
              <w:rPr>
                <w:b/>
                <w:bCs/>
              </w:rPr>
            </w:pPr>
            <w:r>
              <w:rPr>
                <w:b/>
                <w:bCs/>
              </w:rPr>
              <w:t>Caso de uso 24</w:t>
            </w:r>
          </w:p>
        </w:tc>
        <w:tc>
          <w:tcPr>
            <w:tcW w:w="6372" w:type="dxa"/>
            <w:gridSpan w:val="2"/>
            <w:shd w:val="clear" w:color="auto" w:fill="F2F2F2" w:themeFill="background1" w:themeFillShade="F2"/>
          </w:tcPr>
          <w:p w14:paraId="1691D786" w14:textId="77777777" w:rsidR="00216CC0" w:rsidRPr="00681815" w:rsidRDefault="00216CC0" w:rsidP="00216CC0">
            <w:pPr>
              <w:ind w:firstLine="0"/>
              <w:jc w:val="center"/>
              <w:rPr>
                <w:b/>
                <w:bCs/>
              </w:rPr>
            </w:pPr>
            <w:r>
              <w:rPr>
                <w:b/>
                <w:bCs/>
              </w:rPr>
              <w:t>Selección de características</w:t>
            </w:r>
          </w:p>
        </w:tc>
      </w:tr>
      <w:tr w:rsidR="00216CC0" w14:paraId="6D7A5D55" w14:textId="77777777" w:rsidTr="00216CC0">
        <w:tc>
          <w:tcPr>
            <w:tcW w:w="2122" w:type="dxa"/>
            <w:tcBorders>
              <w:bottom w:val="single" w:sz="4" w:space="0" w:color="auto"/>
              <w:right w:val="single" w:sz="4" w:space="0" w:color="auto"/>
            </w:tcBorders>
            <w:shd w:val="clear" w:color="auto" w:fill="F2F2F2" w:themeFill="background1" w:themeFillShade="F2"/>
          </w:tcPr>
          <w:p w14:paraId="2024D000" w14:textId="77777777" w:rsidR="00216CC0" w:rsidRDefault="00216CC0" w:rsidP="00216CC0">
            <w:pPr>
              <w:ind w:firstLine="0"/>
              <w:jc w:val="left"/>
            </w:pPr>
            <w:r>
              <w:t>Requisitos asociados:</w:t>
            </w:r>
          </w:p>
        </w:tc>
        <w:tc>
          <w:tcPr>
            <w:tcW w:w="6372" w:type="dxa"/>
            <w:gridSpan w:val="2"/>
            <w:tcBorders>
              <w:left w:val="single" w:sz="4" w:space="0" w:color="auto"/>
            </w:tcBorders>
          </w:tcPr>
          <w:p w14:paraId="3F4C4EDD" w14:textId="77777777" w:rsidR="00216CC0" w:rsidRDefault="00216CC0" w:rsidP="00216CC0">
            <w:pPr>
              <w:ind w:firstLine="0"/>
              <w:jc w:val="center"/>
            </w:pPr>
            <w:r>
              <w:t>R.F-12, R.F-14</w:t>
            </w:r>
          </w:p>
        </w:tc>
      </w:tr>
      <w:tr w:rsidR="00216CC0" w14:paraId="08803B43" w14:textId="77777777" w:rsidTr="00216CC0">
        <w:tc>
          <w:tcPr>
            <w:tcW w:w="2122" w:type="dxa"/>
            <w:tcBorders>
              <w:right w:val="single" w:sz="4" w:space="0" w:color="auto"/>
            </w:tcBorders>
            <w:shd w:val="clear" w:color="auto" w:fill="F2F2F2" w:themeFill="background1" w:themeFillShade="F2"/>
          </w:tcPr>
          <w:p w14:paraId="0A5B790C" w14:textId="77777777" w:rsidR="00216CC0" w:rsidRDefault="00216CC0" w:rsidP="00216CC0">
            <w:pPr>
              <w:ind w:firstLine="0"/>
              <w:jc w:val="left"/>
            </w:pPr>
            <w:r>
              <w:t>Descripción:</w:t>
            </w:r>
          </w:p>
        </w:tc>
        <w:tc>
          <w:tcPr>
            <w:tcW w:w="6372" w:type="dxa"/>
            <w:gridSpan w:val="2"/>
            <w:tcBorders>
              <w:left w:val="single" w:sz="4" w:space="0" w:color="auto"/>
            </w:tcBorders>
            <w:shd w:val="clear" w:color="auto" w:fill="FFFFFF" w:themeFill="background1"/>
          </w:tcPr>
          <w:p w14:paraId="723F7BE0" w14:textId="77777777" w:rsidR="00216CC0" w:rsidRDefault="00216CC0" w:rsidP="00216CC0">
            <w:pPr>
              <w:ind w:firstLine="0"/>
              <w:jc w:val="left"/>
            </w:pPr>
            <w:r>
              <w:rPr>
                <w:shd w:val="clear" w:color="auto" w:fill="FFFFFF" w:themeFill="background1"/>
              </w:rPr>
              <w:t>Permite seleccionar al usuario las características que desea extraer de la red.</w:t>
            </w:r>
          </w:p>
        </w:tc>
      </w:tr>
      <w:tr w:rsidR="00216CC0" w14:paraId="72F3E017" w14:textId="77777777" w:rsidTr="00216CC0">
        <w:tc>
          <w:tcPr>
            <w:tcW w:w="2122" w:type="dxa"/>
            <w:tcBorders>
              <w:right w:val="single" w:sz="4" w:space="0" w:color="auto"/>
            </w:tcBorders>
            <w:shd w:val="clear" w:color="auto" w:fill="F2F2F2" w:themeFill="background1" w:themeFillShade="F2"/>
          </w:tcPr>
          <w:p w14:paraId="3A6E289F" w14:textId="77777777" w:rsidR="00216CC0" w:rsidRDefault="00216CC0" w:rsidP="00216CC0">
            <w:pPr>
              <w:ind w:firstLine="0"/>
              <w:jc w:val="left"/>
            </w:pPr>
            <w:r>
              <w:t>Precondición:</w:t>
            </w:r>
          </w:p>
        </w:tc>
        <w:tc>
          <w:tcPr>
            <w:tcW w:w="6372" w:type="dxa"/>
            <w:gridSpan w:val="2"/>
            <w:tcBorders>
              <w:left w:val="single" w:sz="4" w:space="0" w:color="auto"/>
              <w:bottom w:val="single" w:sz="4" w:space="0" w:color="auto"/>
            </w:tcBorders>
          </w:tcPr>
          <w:p w14:paraId="2F1926D7" w14:textId="77777777" w:rsidR="00216CC0" w:rsidRDefault="00D7051C" w:rsidP="00216CC0">
            <w:pPr>
              <w:ind w:firstLine="0"/>
              <w:jc w:val="left"/>
            </w:pPr>
            <w:r>
              <w:t>Tener un diccionario cargado, es decir, haber introducido un ePub o un guion en la app y estar en la ventana de selección de características.</w:t>
            </w:r>
          </w:p>
        </w:tc>
      </w:tr>
      <w:tr w:rsidR="00216CC0" w14:paraId="4D0A3001" w14:textId="77777777" w:rsidTr="00216CC0">
        <w:tc>
          <w:tcPr>
            <w:tcW w:w="2122" w:type="dxa"/>
            <w:vMerge w:val="restart"/>
            <w:tcBorders>
              <w:right w:val="single" w:sz="4" w:space="0" w:color="auto"/>
            </w:tcBorders>
            <w:shd w:val="clear" w:color="auto" w:fill="F2F2F2" w:themeFill="background1" w:themeFillShade="F2"/>
          </w:tcPr>
          <w:p w14:paraId="10E8D855" w14:textId="77777777" w:rsidR="00216CC0" w:rsidRDefault="00216CC0" w:rsidP="00216CC0">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FBFDFAA" w14:textId="77777777" w:rsidR="00216CC0" w:rsidRDefault="00216CC0" w:rsidP="00216CC0">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EF44BBC" w14:textId="77777777" w:rsidR="00216CC0" w:rsidRDefault="00216CC0" w:rsidP="00216CC0">
            <w:pPr>
              <w:ind w:firstLine="0"/>
              <w:jc w:val="left"/>
            </w:pPr>
            <w:r>
              <w:t>Acción</w:t>
            </w:r>
          </w:p>
        </w:tc>
      </w:tr>
      <w:tr w:rsidR="00216CC0" w14:paraId="583A9737" w14:textId="77777777" w:rsidTr="00216CC0">
        <w:trPr>
          <w:trHeight w:val="213"/>
        </w:trPr>
        <w:tc>
          <w:tcPr>
            <w:tcW w:w="2122" w:type="dxa"/>
            <w:vMerge/>
            <w:tcBorders>
              <w:right w:val="single" w:sz="4" w:space="0" w:color="auto"/>
            </w:tcBorders>
            <w:shd w:val="clear" w:color="auto" w:fill="F2F2F2" w:themeFill="background1" w:themeFillShade="F2"/>
          </w:tcPr>
          <w:p w14:paraId="1AE085DC"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27C0730" w14:textId="77777777" w:rsidR="00216CC0" w:rsidRDefault="00216CC0" w:rsidP="00216CC0">
            <w:pPr>
              <w:ind w:firstLine="0"/>
              <w:jc w:val="center"/>
            </w:pPr>
            <w:r>
              <w:t>1-</w:t>
            </w:r>
          </w:p>
        </w:tc>
        <w:tc>
          <w:tcPr>
            <w:tcW w:w="5380" w:type="dxa"/>
            <w:tcBorders>
              <w:top w:val="single" w:sz="4" w:space="0" w:color="auto"/>
              <w:left w:val="single" w:sz="4" w:space="0" w:color="auto"/>
            </w:tcBorders>
            <w:shd w:val="clear" w:color="auto" w:fill="FFFFFF" w:themeFill="background1"/>
          </w:tcPr>
          <w:p w14:paraId="5B2C941A" w14:textId="77777777" w:rsidR="00216CC0" w:rsidRDefault="00216CC0" w:rsidP="00216CC0">
            <w:pPr>
              <w:ind w:firstLine="0"/>
              <w:jc w:val="left"/>
            </w:pPr>
            <w:r>
              <w:t>Seleccionar las características deseadas.</w:t>
            </w:r>
          </w:p>
        </w:tc>
      </w:tr>
      <w:tr w:rsidR="00216CC0" w14:paraId="7BABA472" w14:textId="77777777" w:rsidTr="00216CC0">
        <w:trPr>
          <w:trHeight w:val="106"/>
        </w:trPr>
        <w:tc>
          <w:tcPr>
            <w:tcW w:w="2122" w:type="dxa"/>
            <w:vMerge/>
            <w:tcBorders>
              <w:right w:val="single" w:sz="4" w:space="0" w:color="auto"/>
            </w:tcBorders>
            <w:shd w:val="clear" w:color="auto" w:fill="F2F2F2" w:themeFill="background1" w:themeFillShade="F2"/>
          </w:tcPr>
          <w:p w14:paraId="5AC7F6CA"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44538D1B"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545929F6" w14:textId="77777777" w:rsidR="00216CC0" w:rsidRDefault="00216CC0" w:rsidP="00216CC0">
            <w:pPr>
              <w:ind w:firstLine="0"/>
              <w:jc w:val="left"/>
            </w:pPr>
            <w:r>
              <w:t>El usuario pulsa el botón de “Generar informe”.</w:t>
            </w:r>
          </w:p>
        </w:tc>
      </w:tr>
      <w:tr w:rsidR="00216CC0" w14:paraId="790A26F0" w14:textId="77777777" w:rsidTr="00216CC0">
        <w:tc>
          <w:tcPr>
            <w:tcW w:w="2122" w:type="dxa"/>
            <w:tcBorders>
              <w:right w:val="single" w:sz="4" w:space="0" w:color="auto"/>
            </w:tcBorders>
            <w:shd w:val="clear" w:color="auto" w:fill="F2F2F2" w:themeFill="background1" w:themeFillShade="F2"/>
          </w:tcPr>
          <w:p w14:paraId="02D0A0B4" w14:textId="77777777" w:rsidR="00216CC0" w:rsidRDefault="00216CC0" w:rsidP="00216CC0">
            <w:pPr>
              <w:ind w:firstLine="0"/>
              <w:jc w:val="left"/>
            </w:pPr>
            <w:r>
              <w:t>Postcondición:</w:t>
            </w:r>
          </w:p>
        </w:tc>
        <w:tc>
          <w:tcPr>
            <w:tcW w:w="6372" w:type="dxa"/>
            <w:gridSpan w:val="2"/>
            <w:tcBorders>
              <w:left w:val="single" w:sz="4" w:space="0" w:color="auto"/>
            </w:tcBorders>
          </w:tcPr>
          <w:p w14:paraId="18B1D376" w14:textId="77777777" w:rsidR="00216CC0" w:rsidRDefault="00216CC0" w:rsidP="00216CC0">
            <w:pPr>
              <w:ind w:firstLine="0"/>
              <w:jc w:val="left"/>
            </w:pPr>
            <w:r>
              <w:t>Genera el informe con las características.</w:t>
            </w:r>
          </w:p>
        </w:tc>
      </w:tr>
      <w:tr w:rsidR="00216CC0" w14:paraId="40F8D48B" w14:textId="77777777" w:rsidTr="00216CC0">
        <w:trPr>
          <w:trHeight w:val="107"/>
        </w:trPr>
        <w:tc>
          <w:tcPr>
            <w:tcW w:w="2122" w:type="dxa"/>
            <w:vMerge w:val="restart"/>
            <w:tcBorders>
              <w:right w:val="single" w:sz="4" w:space="0" w:color="auto"/>
            </w:tcBorders>
            <w:shd w:val="clear" w:color="auto" w:fill="F2F2F2" w:themeFill="background1" w:themeFillShade="F2"/>
          </w:tcPr>
          <w:p w14:paraId="1584CA90" w14:textId="77777777" w:rsidR="00216CC0" w:rsidRDefault="00216CC0" w:rsidP="00216CC0">
            <w:pPr>
              <w:ind w:firstLine="0"/>
              <w:jc w:val="left"/>
            </w:pPr>
            <w:r>
              <w:t>Excepciones:</w:t>
            </w:r>
          </w:p>
        </w:tc>
        <w:tc>
          <w:tcPr>
            <w:tcW w:w="992" w:type="dxa"/>
            <w:tcBorders>
              <w:left w:val="single" w:sz="4" w:space="0" w:color="auto"/>
            </w:tcBorders>
            <w:shd w:val="clear" w:color="auto" w:fill="F2F2F2" w:themeFill="background1" w:themeFillShade="F2"/>
          </w:tcPr>
          <w:p w14:paraId="225BB614" w14:textId="77777777" w:rsidR="00216CC0" w:rsidRDefault="00216CC0" w:rsidP="00216CC0">
            <w:pPr>
              <w:ind w:firstLine="0"/>
              <w:jc w:val="center"/>
            </w:pPr>
            <w:r>
              <w:t>Paso</w:t>
            </w:r>
          </w:p>
        </w:tc>
        <w:tc>
          <w:tcPr>
            <w:tcW w:w="5380" w:type="dxa"/>
            <w:tcBorders>
              <w:left w:val="single" w:sz="4" w:space="0" w:color="auto"/>
            </w:tcBorders>
            <w:shd w:val="clear" w:color="auto" w:fill="F2F2F2" w:themeFill="background1" w:themeFillShade="F2"/>
          </w:tcPr>
          <w:p w14:paraId="3364E6D9" w14:textId="77777777" w:rsidR="00216CC0" w:rsidRDefault="00216CC0" w:rsidP="00216CC0">
            <w:pPr>
              <w:ind w:firstLine="0"/>
              <w:jc w:val="left"/>
            </w:pPr>
            <w:r>
              <w:t>Excepción</w:t>
            </w:r>
          </w:p>
        </w:tc>
      </w:tr>
      <w:tr w:rsidR="00216CC0" w14:paraId="07F7D64F" w14:textId="77777777" w:rsidTr="00216CC0">
        <w:trPr>
          <w:trHeight w:val="107"/>
        </w:trPr>
        <w:tc>
          <w:tcPr>
            <w:tcW w:w="2122" w:type="dxa"/>
            <w:vMerge/>
            <w:tcBorders>
              <w:right w:val="single" w:sz="4" w:space="0" w:color="auto"/>
            </w:tcBorders>
            <w:shd w:val="clear" w:color="auto" w:fill="F2F2F2" w:themeFill="background1" w:themeFillShade="F2"/>
          </w:tcPr>
          <w:p w14:paraId="24FEBDCD" w14:textId="77777777" w:rsidR="00216CC0" w:rsidRDefault="00216CC0" w:rsidP="00216CC0">
            <w:pPr>
              <w:ind w:firstLine="0"/>
              <w:jc w:val="left"/>
            </w:pPr>
          </w:p>
        </w:tc>
        <w:tc>
          <w:tcPr>
            <w:tcW w:w="992" w:type="dxa"/>
            <w:tcBorders>
              <w:left w:val="single" w:sz="4" w:space="0" w:color="auto"/>
            </w:tcBorders>
            <w:shd w:val="clear" w:color="auto" w:fill="FFFFFF" w:themeFill="background1"/>
          </w:tcPr>
          <w:p w14:paraId="5BC42B20"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0FB759AC" w14:textId="77777777" w:rsidR="00216CC0" w:rsidRDefault="00216CC0" w:rsidP="00216CC0">
            <w:pPr>
              <w:ind w:firstLine="0"/>
              <w:jc w:val="left"/>
            </w:pPr>
            <w:r>
              <w:t>Que alguno de los valores obtenidos no sea válido.</w:t>
            </w:r>
          </w:p>
        </w:tc>
      </w:tr>
      <w:tr w:rsidR="00216CC0" w14:paraId="77AD2A46" w14:textId="77777777" w:rsidTr="00216CC0">
        <w:tc>
          <w:tcPr>
            <w:tcW w:w="2122" w:type="dxa"/>
            <w:tcBorders>
              <w:right w:val="single" w:sz="4" w:space="0" w:color="auto"/>
            </w:tcBorders>
            <w:shd w:val="clear" w:color="auto" w:fill="F2F2F2" w:themeFill="background1" w:themeFillShade="F2"/>
          </w:tcPr>
          <w:p w14:paraId="49E5385D" w14:textId="77777777" w:rsidR="00216CC0" w:rsidRDefault="00216CC0" w:rsidP="00216CC0">
            <w:pPr>
              <w:ind w:firstLine="0"/>
              <w:jc w:val="left"/>
            </w:pPr>
            <w:r>
              <w:t>Importancia:</w:t>
            </w:r>
          </w:p>
        </w:tc>
        <w:tc>
          <w:tcPr>
            <w:tcW w:w="6372" w:type="dxa"/>
            <w:gridSpan w:val="2"/>
            <w:tcBorders>
              <w:left w:val="single" w:sz="4" w:space="0" w:color="auto"/>
            </w:tcBorders>
          </w:tcPr>
          <w:p w14:paraId="79B0334E" w14:textId="77777777" w:rsidR="00216CC0" w:rsidRDefault="00216CC0" w:rsidP="00216CC0">
            <w:pPr>
              <w:ind w:firstLine="0"/>
              <w:jc w:val="left"/>
            </w:pPr>
            <w:r>
              <w:t>Alta</w:t>
            </w:r>
          </w:p>
        </w:tc>
      </w:tr>
      <w:tr w:rsidR="00216CC0" w14:paraId="537D610F" w14:textId="77777777" w:rsidTr="00216CC0">
        <w:tc>
          <w:tcPr>
            <w:tcW w:w="2122" w:type="dxa"/>
            <w:tcBorders>
              <w:right w:val="single" w:sz="4" w:space="0" w:color="auto"/>
            </w:tcBorders>
            <w:shd w:val="clear" w:color="auto" w:fill="F2F2F2" w:themeFill="background1" w:themeFillShade="F2"/>
          </w:tcPr>
          <w:p w14:paraId="493BB1D8" w14:textId="77777777" w:rsidR="00216CC0" w:rsidRDefault="00216CC0" w:rsidP="00216CC0">
            <w:pPr>
              <w:ind w:firstLine="0"/>
              <w:jc w:val="left"/>
            </w:pPr>
            <w:r>
              <w:t>Frecuencia:</w:t>
            </w:r>
          </w:p>
        </w:tc>
        <w:tc>
          <w:tcPr>
            <w:tcW w:w="6372" w:type="dxa"/>
            <w:gridSpan w:val="2"/>
            <w:tcBorders>
              <w:left w:val="single" w:sz="4" w:space="0" w:color="auto"/>
            </w:tcBorders>
          </w:tcPr>
          <w:p w14:paraId="12229366" w14:textId="77777777" w:rsidR="00216CC0" w:rsidRDefault="00216CC0" w:rsidP="00216CC0">
            <w:pPr>
              <w:keepNext/>
              <w:ind w:firstLine="0"/>
              <w:jc w:val="left"/>
            </w:pPr>
            <w:r>
              <w:t>Muy alta</w:t>
            </w:r>
          </w:p>
        </w:tc>
      </w:tr>
    </w:tbl>
    <w:p w14:paraId="0C014E59" w14:textId="3DB2D93E" w:rsidR="00216CC0" w:rsidRDefault="00216CC0" w:rsidP="00216CC0">
      <w:pPr>
        <w:pStyle w:val="Descripcin"/>
        <w:keepNext/>
        <w:jc w:val="center"/>
      </w:pPr>
      <w:bookmarkStart w:id="92" w:name="_Toc32403635"/>
      <w:r>
        <w:t xml:space="preserve">Tabla </w:t>
      </w:r>
      <w:r w:rsidR="00C55D23">
        <w:fldChar w:fldCharType="begin"/>
      </w:r>
      <w:r w:rsidR="00C55D23">
        <w:instrText xml:space="preserve"> SEQ Tabla \* ARABIC </w:instrText>
      </w:r>
      <w:r w:rsidR="00C55D23">
        <w:fldChar w:fldCharType="separate"/>
      </w:r>
      <w:r w:rsidR="002C5B9B">
        <w:rPr>
          <w:noProof/>
        </w:rPr>
        <w:t>36</w:t>
      </w:r>
      <w:r w:rsidR="00C55D23">
        <w:rPr>
          <w:noProof/>
        </w:rPr>
        <w:fldChar w:fldCharType="end"/>
      </w:r>
      <w:r>
        <w:t xml:space="preserve"> Caso de uso 24</w:t>
      </w:r>
      <w:bookmarkEnd w:id="92"/>
    </w:p>
    <w:p w14:paraId="29277444" w14:textId="77777777" w:rsidR="00216CC0" w:rsidRDefault="00216CC0" w:rsidP="00216CC0">
      <w:pPr>
        <w:rPr>
          <w:color w:val="44546A" w:themeColor="text2"/>
          <w:sz w:val="18"/>
          <w:szCs w:val="18"/>
        </w:rPr>
      </w:pPr>
      <w:r>
        <w:br w:type="page"/>
      </w:r>
    </w:p>
    <w:tbl>
      <w:tblPr>
        <w:tblStyle w:val="Tablaconcuadrcula"/>
        <w:tblpPr w:leftFromText="141" w:rightFromText="141" w:vertAnchor="text" w:horzAnchor="margin" w:tblpY="-14"/>
        <w:tblW w:w="0" w:type="auto"/>
        <w:tblLook w:val="04A0" w:firstRow="1" w:lastRow="0" w:firstColumn="1" w:lastColumn="0" w:noHBand="0" w:noVBand="1"/>
      </w:tblPr>
      <w:tblGrid>
        <w:gridCol w:w="2122"/>
        <w:gridCol w:w="992"/>
        <w:gridCol w:w="5380"/>
      </w:tblGrid>
      <w:tr w:rsidR="00216CC0" w:rsidRPr="00681815" w14:paraId="16CA5A00" w14:textId="77777777" w:rsidTr="00216CC0">
        <w:tc>
          <w:tcPr>
            <w:tcW w:w="2122" w:type="dxa"/>
            <w:tcBorders>
              <w:bottom w:val="single" w:sz="4" w:space="0" w:color="auto"/>
            </w:tcBorders>
            <w:shd w:val="clear" w:color="auto" w:fill="F2F2F2" w:themeFill="background1" w:themeFillShade="F2"/>
          </w:tcPr>
          <w:p w14:paraId="69A41690" w14:textId="77777777" w:rsidR="00216CC0" w:rsidRPr="00681815" w:rsidRDefault="00216CC0" w:rsidP="00216CC0">
            <w:pPr>
              <w:ind w:firstLine="0"/>
              <w:jc w:val="center"/>
              <w:rPr>
                <w:b/>
                <w:bCs/>
              </w:rPr>
            </w:pPr>
            <w:r>
              <w:rPr>
                <w:b/>
                <w:bCs/>
              </w:rPr>
              <w:lastRenderedPageBreak/>
              <w:t>Caso de uso 25</w:t>
            </w:r>
          </w:p>
        </w:tc>
        <w:tc>
          <w:tcPr>
            <w:tcW w:w="6372" w:type="dxa"/>
            <w:gridSpan w:val="2"/>
            <w:shd w:val="clear" w:color="auto" w:fill="F2F2F2" w:themeFill="background1" w:themeFillShade="F2"/>
          </w:tcPr>
          <w:p w14:paraId="5702858D" w14:textId="77777777" w:rsidR="00216CC0" w:rsidRPr="00681815" w:rsidRDefault="00216CC0" w:rsidP="00216CC0">
            <w:pPr>
              <w:ind w:firstLine="0"/>
              <w:jc w:val="center"/>
              <w:rPr>
                <w:b/>
                <w:bCs/>
              </w:rPr>
            </w:pPr>
            <w:r>
              <w:rPr>
                <w:b/>
                <w:bCs/>
              </w:rPr>
              <w:t>Visualización del informe</w:t>
            </w:r>
          </w:p>
        </w:tc>
      </w:tr>
      <w:tr w:rsidR="00216CC0" w14:paraId="2A2F7DB4" w14:textId="77777777" w:rsidTr="00216CC0">
        <w:tc>
          <w:tcPr>
            <w:tcW w:w="2122" w:type="dxa"/>
            <w:tcBorders>
              <w:bottom w:val="single" w:sz="4" w:space="0" w:color="auto"/>
              <w:right w:val="single" w:sz="4" w:space="0" w:color="auto"/>
            </w:tcBorders>
            <w:shd w:val="clear" w:color="auto" w:fill="F2F2F2" w:themeFill="background1" w:themeFillShade="F2"/>
          </w:tcPr>
          <w:p w14:paraId="6BEB7B6D" w14:textId="77777777" w:rsidR="00216CC0" w:rsidRDefault="00216CC0" w:rsidP="00216CC0">
            <w:pPr>
              <w:ind w:firstLine="0"/>
              <w:jc w:val="left"/>
            </w:pPr>
            <w:r>
              <w:t>Requisitos asociados:</w:t>
            </w:r>
          </w:p>
        </w:tc>
        <w:tc>
          <w:tcPr>
            <w:tcW w:w="6372" w:type="dxa"/>
            <w:gridSpan w:val="2"/>
            <w:tcBorders>
              <w:left w:val="single" w:sz="4" w:space="0" w:color="auto"/>
            </w:tcBorders>
          </w:tcPr>
          <w:p w14:paraId="43EB051A" w14:textId="77777777" w:rsidR="00216CC0" w:rsidRDefault="00216CC0" w:rsidP="00216CC0">
            <w:pPr>
              <w:ind w:firstLine="0"/>
              <w:jc w:val="center"/>
            </w:pPr>
            <w:r>
              <w:t>R.F-13</w:t>
            </w:r>
          </w:p>
        </w:tc>
      </w:tr>
      <w:tr w:rsidR="00216CC0" w14:paraId="781162D0" w14:textId="77777777" w:rsidTr="00216CC0">
        <w:tc>
          <w:tcPr>
            <w:tcW w:w="2122" w:type="dxa"/>
            <w:tcBorders>
              <w:right w:val="single" w:sz="4" w:space="0" w:color="auto"/>
            </w:tcBorders>
            <w:shd w:val="clear" w:color="auto" w:fill="F2F2F2" w:themeFill="background1" w:themeFillShade="F2"/>
          </w:tcPr>
          <w:p w14:paraId="7AF63243" w14:textId="77777777" w:rsidR="00216CC0" w:rsidRDefault="00216CC0" w:rsidP="00216CC0">
            <w:pPr>
              <w:ind w:firstLine="0"/>
              <w:jc w:val="left"/>
            </w:pPr>
            <w:r>
              <w:t>Descripción:</w:t>
            </w:r>
          </w:p>
        </w:tc>
        <w:tc>
          <w:tcPr>
            <w:tcW w:w="6372" w:type="dxa"/>
            <w:gridSpan w:val="2"/>
            <w:tcBorders>
              <w:left w:val="single" w:sz="4" w:space="0" w:color="auto"/>
            </w:tcBorders>
            <w:shd w:val="clear" w:color="auto" w:fill="FFFFFF" w:themeFill="background1"/>
          </w:tcPr>
          <w:p w14:paraId="51F3264E" w14:textId="77777777" w:rsidR="00216CC0" w:rsidRDefault="00216CC0" w:rsidP="00216CC0">
            <w:pPr>
              <w:ind w:firstLine="0"/>
              <w:jc w:val="left"/>
            </w:pPr>
            <w:r>
              <w:rPr>
                <w:shd w:val="clear" w:color="auto" w:fill="FFFFFF" w:themeFill="background1"/>
              </w:rPr>
              <w:t>Permite al usuario visualizar el informe.</w:t>
            </w:r>
          </w:p>
        </w:tc>
      </w:tr>
      <w:tr w:rsidR="00216CC0" w14:paraId="58D29945" w14:textId="77777777" w:rsidTr="00216CC0">
        <w:tc>
          <w:tcPr>
            <w:tcW w:w="2122" w:type="dxa"/>
            <w:tcBorders>
              <w:right w:val="single" w:sz="4" w:space="0" w:color="auto"/>
            </w:tcBorders>
            <w:shd w:val="clear" w:color="auto" w:fill="F2F2F2" w:themeFill="background1" w:themeFillShade="F2"/>
          </w:tcPr>
          <w:p w14:paraId="4E08B5A8" w14:textId="77777777" w:rsidR="00216CC0" w:rsidRDefault="00216CC0" w:rsidP="00216CC0">
            <w:pPr>
              <w:ind w:firstLine="0"/>
              <w:jc w:val="left"/>
            </w:pPr>
            <w:r>
              <w:t>Precondición:</w:t>
            </w:r>
          </w:p>
        </w:tc>
        <w:tc>
          <w:tcPr>
            <w:tcW w:w="6372" w:type="dxa"/>
            <w:gridSpan w:val="2"/>
            <w:tcBorders>
              <w:left w:val="single" w:sz="4" w:space="0" w:color="auto"/>
              <w:bottom w:val="single" w:sz="4" w:space="0" w:color="auto"/>
            </w:tcBorders>
          </w:tcPr>
          <w:p w14:paraId="3F2DBDAE" w14:textId="77777777" w:rsidR="00216CC0" w:rsidRDefault="00D7051C" w:rsidP="00216CC0">
            <w:pPr>
              <w:ind w:firstLine="0"/>
              <w:jc w:val="left"/>
            </w:pPr>
            <w:r>
              <w:t>Tener un diccionario cargado, es decir, haber introducido un ePub o un guion en la app y estar en la ventana de visualización del informe.</w:t>
            </w:r>
          </w:p>
        </w:tc>
      </w:tr>
      <w:tr w:rsidR="00216CC0" w14:paraId="7BC4372D" w14:textId="77777777" w:rsidTr="00216CC0">
        <w:tc>
          <w:tcPr>
            <w:tcW w:w="2122" w:type="dxa"/>
            <w:vMerge w:val="restart"/>
            <w:tcBorders>
              <w:right w:val="single" w:sz="4" w:space="0" w:color="auto"/>
            </w:tcBorders>
            <w:shd w:val="clear" w:color="auto" w:fill="F2F2F2" w:themeFill="background1" w:themeFillShade="F2"/>
          </w:tcPr>
          <w:p w14:paraId="224EDCD6" w14:textId="77777777" w:rsidR="00216CC0" w:rsidRDefault="00216CC0" w:rsidP="00216CC0">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467ABF61" w14:textId="77777777" w:rsidR="00216CC0" w:rsidRDefault="00216CC0" w:rsidP="00216CC0">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6E0CCA92" w14:textId="77777777" w:rsidR="00216CC0" w:rsidRDefault="00216CC0" w:rsidP="00216CC0">
            <w:pPr>
              <w:ind w:firstLine="0"/>
              <w:jc w:val="left"/>
            </w:pPr>
            <w:r>
              <w:t>Acción (estas acciones son opcionales)</w:t>
            </w:r>
          </w:p>
        </w:tc>
      </w:tr>
      <w:tr w:rsidR="00216CC0" w14:paraId="4314BE5A" w14:textId="77777777" w:rsidTr="00216CC0">
        <w:trPr>
          <w:trHeight w:val="213"/>
        </w:trPr>
        <w:tc>
          <w:tcPr>
            <w:tcW w:w="2122" w:type="dxa"/>
            <w:vMerge/>
            <w:tcBorders>
              <w:right w:val="single" w:sz="4" w:space="0" w:color="auto"/>
            </w:tcBorders>
            <w:shd w:val="clear" w:color="auto" w:fill="F2F2F2" w:themeFill="background1" w:themeFillShade="F2"/>
          </w:tcPr>
          <w:p w14:paraId="3185A82B"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6F9145F8" w14:textId="77777777" w:rsidR="00216CC0" w:rsidRDefault="00216CC0" w:rsidP="00216CC0">
            <w:pPr>
              <w:ind w:firstLine="0"/>
              <w:jc w:val="center"/>
            </w:pPr>
            <w:r>
              <w:t>1-</w:t>
            </w:r>
          </w:p>
        </w:tc>
        <w:tc>
          <w:tcPr>
            <w:tcW w:w="5380" w:type="dxa"/>
            <w:tcBorders>
              <w:top w:val="single" w:sz="4" w:space="0" w:color="auto"/>
              <w:left w:val="single" w:sz="4" w:space="0" w:color="auto"/>
            </w:tcBorders>
            <w:shd w:val="clear" w:color="auto" w:fill="FFFFFF" w:themeFill="background1"/>
          </w:tcPr>
          <w:p w14:paraId="33363ED2" w14:textId="77777777" w:rsidR="00216CC0" w:rsidRDefault="00216CC0" w:rsidP="00216CC0">
            <w:pPr>
              <w:ind w:firstLine="0"/>
              <w:jc w:val="left"/>
            </w:pPr>
            <w:r>
              <w:t>Pulsar el botón del menú de navegación que aparece en la parte izquierda de la pantalla para navegar por el informe.</w:t>
            </w:r>
          </w:p>
        </w:tc>
      </w:tr>
      <w:tr w:rsidR="00216CC0" w14:paraId="0BCCA1B5" w14:textId="77777777" w:rsidTr="00216CC0">
        <w:trPr>
          <w:trHeight w:val="213"/>
        </w:trPr>
        <w:tc>
          <w:tcPr>
            <w:tcW w:w="2122" w:type="dxa"/>
            <w:vMerge/>
            <w:tcBorders>
              <w:right w:val="single" w:sz="4" w:space="0" w:color="auto"/>
            </w:tcBorders>
            <w:shd w:val="clear" w:color="auto" w:fill="F2F2F2" w:themeFill="background1" w:themeFillShade="F2"/>
          </w:tcPr>
          <w:p w14:paraId="0DD76827" w14:textId="77777777" w:rsidR="00216CC0" w:rsidRDefault="00216CC0" w:rsidP="00216CC0">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1BC35166" w14:textId="77777777" w:rsidR="00216CC0" w:rsidRDefault="00216CC0" w:rsidP="00216CC0">
            <w:pPr>
              <w:ind w:firstLine="0"/>
              <w:jc w:val="center"/>
            </w:pPr>
            <w:r>
              <w:t>2-</w:t>
            </w:r>
          </w:p>
        </w:tc>
        <w:tc>
          <w:tcPr>
            <w:tcW w:w="5380" w:type="dxa"/>
            <w:tcBorders>
              <w:left w:val="single" w:sz="4" w:space="0" w:color="auto"/>
            </w:tcBorders>
            <w:shd w:val="clear" w:color="auto" w:fill="FFFFFF" w:themeFill="background1"/>
          </w:tcPr>
          <w:p w14:paraId="2F16767F" w14:textId="77777777" w:rsidR="00216CC0" w:rsidRDefault="00216CC0" w:rsidP="00216CC0">
            <w:pPr>
              <w:ind w:firstLine="0"/>
              <w:jc w:val="left"/>
            </w:pPr>
            <w:r>
              <w:t>Visualizar el informe.</w:t>
            </w:r>
          </w:p>
        </w:tc>
      </w:tr>
      <w:tr w:rsidR="00216CC0" w14:paraId="45C7B991" w14:textId="77777777" w:rsidTr="00216CC0">
        <w:tc>
          <w:tcPr>
            <w:tcW w:w="2122" w:type="dxa"/>
            <w:tcBorders>
              <w:right w:val="single" w:sz="4" w:space="0" w:color="auto"/>
            </w:tcBorders>
            <w:shd w:val="clear" w:color="auto" w:fill="F2F2F2" w:themeFill="background1" w:themeFillShade="F2"/>
          </w:tcPr>
          <w:p w14:paraId="44645FBD" w14:textId="77777777" w:rsidR="00216CC0" w:rsidRDefault="00216CC0" w:rsidP="00216CC0">
            <w:pPr>
              <w:ind w:firstLine="0"/>
              <w:jc w:val="left"/>
            </w:pPr>
            <w:r>
              <w:t>Postcondición:</w:t>
            </w:r>
          </w:p>
        </w:tc>
        <w:tc>
          <w:tcPr>
            <w:tcW w:w="6372" w:type="dxa"/>
            <w:gridSpan w:val="2"/>
            <w:tcBorders>
              <w:left w:val="single" w:sz="4" w:space="0" w:color="auto"/>
            </w:tcBorders>
          </w:tcPr>
          <w:p w14:paraId="59B9BE55" w14:textId="77777777" w:rsidR="00216CC0" w:rsidRDefault="00216CC0" w:rsidP="00216CC0">
            <w:pPr>
              <w:ind w:firstLine="0"/>
              <w:jc w:val="left"/>
            </w:pPr>
            <w:r>
              <w:t>Se visualiza el informe.</w:t>
            </w:r>
          </w:p>
        </w:tc>
      </w:tr>
      <w:tr w:rsidR="00216CC0" w14:paraId="66EFA942" w14:textId="77777777" w:rsidTr="00216CC0">
        <w:trPr>
          <w:trHeight w:val="326"/>
        </w:trPr>
        <w:tc>
          <w:tcPr>
            <w:tcW w:w="2122" w:type="dxa"/>
            <w:tcBorders>
              <w:right w:val="single" w:sz="4" w:space="0" w:color="auto"/>
            </w:tcBorders>
            <w:shd w:val="clear" w:color="auto" w:fill="F2F2F2" w:themeFill="background1" w:themeFillShade="F2"/>
          </w:tcPr>
          <w:p w14:paraId="1A26BEBA" w14:textId="77777777" w:rsidR="00216CC0" w:rsidRDefault="00216CC0" w:rsidP="00216CC0">
            <w:pPr>
              <w:ind w:firstLine="0"/>
              <w:jc w:val="left"/>
            </w:pPr>
            <w:r>
              <w:t>Excepciones:</w:t>
            </w:r>
          </w:p>
        </w:tc>
        <w:tc>
          <w:tcPr>
            <w:tcW w:w="6372" w:type="dxa"/>
            <w:gridSpan w:val="2"/>
            <w:tcBorders>
              <w:left w:val="single" w:sz="4" w:space="0" w:color="auto"/>
            </w:tcBorders>
            <w:shd w:val="clear" w:color="auto" w:fill="FFFFFF" w:themeFill="background1"/>
          </w:tcPr>
          <w:p w14:paraId="5B6FB13F" w14:textId="77777777" w:rsidR="00216CC0" w:rsidRDefault="00216CC0" w:rsidP="00216CC0">
            <w:pPr>
              <w:ind w:firstLine="0"/>
              <w:jc w:val="left"/>
            </w:pPr>
            <w:r>
              <w:t>En este caso de uso no hay excepciones.</w:t>
            </w:r>
          </w:p>
        </w:tc>
      </w:tr>
      <w:tr w:rsidR="00216CC0" w14:paraId="5173D1AE" w14:textId="77777777" w:rsidTr="00216CC0">
        <w:tc>
          <w:tcPr>
            <w:tcW w:w="2122" w:type="dxa"/>
            <w:tcBorders>
              <w:right w:val="single" w:sz="4" w:space="0" w:color="auto"/>
            </w:tcBorders>
            <w:shd w:val="clear" w:color="auto" w:fill="F2F2F2" w:themeFill="background1" w:themeFillShade="F2"/>
          </w:tcPr>
          <w:p w14:paraId="133D2DFC" w14:textId="77777777" w:rsidR="00216CC0" w:rsidRDefault="00216CC0" w:rsidP="00216CC0">
            <w:pPr>
              <w:ind w:firstLine="0"/>
              <w:jc w:val="left"/>
            </w:pPr>
            <w:r>
              <w:t>Importancia:</w:t>
            </w:r>
          </w:p>
        </w:tc>
        <w:tc>
          <w:tcPr>
            <w:tcW w:w="6372" w:type="dxa"/>
            <w:gridSpan w:val="2"/>
            <w:tcBorders>
              <w:left w:val="single" w:sz="4" w:space="0" w:color="auto"/>
            </w:tcBorders>
          </w:tcPr>
          <w:p w14:paraId="2D19CA54" w14:textId="77777777" w:rsidR="00216CC0" w:rsidRDefault="00216CC0" w:rsidP="00216CC0">
            <w:pPr>
              <w:ind w:firstLine="0"/>
              <w:jc w:val="left"/>
            </w:pPr>
            <w:r>
              <w:t>Alta</w:t>
            </w:r>
          </w:p>
        </w:tc>
      </w:tr>
      <w:tr w:rsidR="00216CC0" w14:paraId="71199D8D" w14:textId="77777777" w:rsidTr="00216CC0">
        <w:tc>
          <w:tcPr>
            <w:tcW w:w="2122" w:type="dxa"/>
            <w:tcBorders>
              <w:right w:val="single" w:sz="4" w:space="0" w:color="auto"/>
            </w:tcBorders>
            <w:shd w:val="clear" w:color="auto" w:fill="F2F2F2" w:themeFill="background1" w:themeFillShade="F2"/>
          </w:tcPr>
          <w:p w14:paraId="633FDFE4" w14:textId="77777777" w:rsidR="00216CC0" w:rsidRDefault="00216CC0" w:rsidP="00216CC0">
            <w:pPr>
              <w:ind w:firstLine="0"/>
              <w:jc w:val="left"/>
            </w:pPr>
            <w:r>
              <w:t>Frecuencia:</w:t>
            </w:r>
          </w:p>
        </w:tc>
        <w:tc>
          <w:tcPr>
            <w:tcW w:w="6372" w:type="dxa"/>
            <w:gridSpan w:val="2"/>
            <w:tcBorders>
              <w:left w:val="single" w:sz="4" w:space="0" w:color="auto"/>
            </w:tcBorders>
          </w:tcPr>
          <w:p w14:paraId="247D2C4F" w14:textId="77777777" w:rsidR="00216CC0" w:rsidRDefault="00216CC0" w:rsidP="00216CC0">
            <w:pPr>
              <w:keepNext/>
              <w:ind w:firstLine="0"/>
              <w:jc w:val="left"/>
            </w:pPr>
            <w:r>
              <w:t>Alta</w:t>
            </w:r>
          </w:p>
        </w:tc>
      </w:tr>
    </w:tbl>
    <w:p w14:paraId="7EBE15AB" w14:textId="713A6E81" w:rsidR="00216CC0" w:rsidRDefault="00216CC0" w:rsidP="00216CC0">
      <w:pPr>
        <w:pStyle w:val="Descripcin"/>
        <w:keepNext/>
        <w:jc w:val="center"/>
      </w:pPr>
      <w:bookmarkStart w:id="93" w:name="_Toc32403636"/>
      <w:r>
        <w:t xml:space="preserve">Tabla </w:t>
      </w:r>
      <w:r w:rsidR="00C55D23">
        <w:fldChar w:fldCharType="begin"/>
      </w:r>
      <w:r w:rsidR="00C55D23">
        <w:instrText xml:space="preserve"> SEQ Tabla \* ARABIC </w:instrText>
      </w:r>
      <w:r w:rsidR="00C55D23">
        <w:fldChar w:fldCharType="separate"/>
      </w:r>
      <w:r w:rsidR="002C5B9B">
        <w:rPr>
          <w:noProof/>
        </w:rPr>
        <w:t>37</w:t>
      </w:r>
      <w:r w:rsidR="00C55D23">
        <w:rPr>
          <w:noProof/>
        </w:rPr>
        <w:fldChar w:fldCharType="end"/>
      </w:r>
      <w:r>
        <w:t xml:space="preserve"> Caso de uso 25</w:t>
      </w:r>
      <w:bookmarkEnd w:id="93"/>
    </w:p>
    <w:tbl>
      <w:tblPr>
        <w:tblStyle w:val="Tablaconcuadrcula"/>
        <w:tblpPr w:leftFromText="141" w:rightFromText="141" w:vertAnchor="text" w:horzAnchor="margin" w:tblpY="6"/>
        <w:tblW w:w="0" w:type="auto"/>
        <w:tblLook w:val="04A0" w:firstRow="1" w:lastRow="0" w:firstColumn="1" w:lastColumn="0" w:noHBand="0" w:noVBand="1"/>
      </w:tblPr>
      <w:tblGrid>
        <w:gridCol w:w="2122"/>
        <w:gridCol w:w="992"/>
        <w:gridCol w:w="5380"/>
      </w:tblGrid>
      <w:tr w:rsidR="00D7051C" w:rsidRPr="00681815" w14:paraId="3FDD2337" w14:textId="77777777" w:rsidTr="00D7051C">
        <w:tc>
          <w:tcPr>
            <w:tcW w:w="2122" w:type="dxa"/>
            <w:tcBorders>
              <w:bottom w:val="single" w:sz="4" w:space="0" w:color="auto"/>
            </w:tcBorders>
            <w:shd w:val="clear" w:color="auto" w:fill="F2F2F2" w:themeFill="background1" w:themeFillShade="F2"/>
          </w:tcPr>
          <w:p w14:paraId="5D522D3E" w14:textId="77777777" w:rsidR="00D7051C" w:rsidRPr="00681815" w:rsidRDefault="00D7051C" w:rsidP="00D7051C">
            <w:pPr>
              <w:ind w:firstLine="0"/>
              <w:jc w:val="center"/>
              <w:rPr>
                <w:b/>
                <w:bCs/>
              </w:rPr>
            </w:pPr>
            <w:r>
              <w:rPr>
                <w:b/>
                <w:bCs/>
              </w:rPr>
              <w:t>Caso de uso 26</w:t>
            </w:r>
          </w:p>
        </w:tc>
        <w:tc>
          <w:tcPr>
            <w:tcW w:w="6372" w:type="dxa"/>
            <w:gridSpan w:val="2"/>
            <w:shd w:val="clear" w:color="auto" w:fill="F2F2F2" w:themeFill="background1" w:themeFillShade="F2"/>
          </w:tcPr>
          <w:p w14:paraId="349E818F" w14:textId="77777777" w:rsidR="00D7051C" w:rsidRPr="00681815" w:rsidRDefault="00D7051C" w:rsidP="00D7051C">
            <w:pPr>
              <w:ind w:firstLine="0"/>
              <w:jc w:val="center"/>
              <w:rPr>
                <w:b/>
                <w:bCs/>
              </w:rPr>
            </w:pPr>
            <w:r>
              <w:rPr>
                <w:b/>
                <w:bCs/>
              </w:rPr>
              <w:t>Ayuda al usuario</w:t>
            </w:r>
          </w:p>
        </w:tc>
      </w:tr>
      <w:tr w:rsidR="00D7051C" w14:paraId="5F782F49" w14:textId="77777777" w:rsidTr="00D7051C">
        <w:tc>
          <w:tcPr>
            <w:tcW w:w="2122" w:type="dxa"/>
            <w:tcBorders>
              <w:bottom w:val="single" w:sz="4" w:space="0" w:color="auto"/>
              <w:right w:val="single" w:sz="4" w:space="0" w:color="auto"/>
            </w:tcBorders>
            <w:shd w:val="clear" w:color="auto" w:fill="F2F2F2" w:themeFill="background1" w:themeFillShade="F2"/>
          </w:tcPr>
          <w:p w14:paraId="219CCDC6" w14:textId="77777777" w:rsidR="00D7051C" w:rsidRDefault="00D7051C" w:rsidP="00D7051C">
            <w:pPr>
              <w:ind w:firstLine="0"/>
              <w:jc w:val="left"/>
            </w:pPr>
            <w:r>
              <w:t>Requisitos asociados:</w:t>
            </w:r>
          </w:p>
        </w:tc>
        <w:tc>
          <w:tcPr>
            <w:tcW w:w="6372" w:type="dxa"/>
            <w:gridSpan w:val="2"/>
            <w:tcBorders>
              <w:left w:val="single" w:sz="4" w:space="0" w:color="auto"/>
            </w:tcBorders>
          </w:tcPr>
          <w:p w14:paraId="178EE1C6" w14:textId="77777777" w:rsidR="00D7051C" w:rsidRDefault="00D7051C" w:rsidP="00D7051C">
            <w:pPr>
              <w:ind w:firstLine="0"/>
              <w:jc w:val="center"/>
            </w:pPr>
            <w:r>
              <w:t>R.F-15</w:t>
            </w:r>
          </w:p>
        </w:tc>
      </w:tr>
      <w:tr w:rsidR="00D7051C" w14:paraId="128DFCBB" w14:textId="77777777" w:rsidTr="00D7051C">
        <w:tc>
          <w:tcPr>
            <w:tcW w:w="2122" w:type="dxa"/>
            <w:tcBorders>
              <w:right w:val="single" w:sz="4" w:space="0" w:color="auto"/>
            </w:tcBorders>
            <w:shd w:val="clear" w:color="auto" w:fill="F2F2F2" w:themeFill="background1" w:themeFillShade="F2"/>
          </w:tcPr>
          <w:p w14:paraId="20BAF2DD" w14:textId="77777777" w:rsidR="00D7051C" w:rsidRDefault="00D7051C" w:rsidP="00D7051C">
            <w:pPr>
              <w:ind w:firstLine="0"/>
              <w:jc w:val="left"/>
            </w:pPr>
            <w:r>
              <w:t>Descripción:</w:t>
            </w:r>
          </w:p>
        </w:tc>
        <w:tc>
          <w:tcPr>
            <w:tcW w:w="6372" w:type="dxa"/>
            <w:gridSpan w:val="2"/>
            <w:tcBorders>
              <w:left w:val="single" w:sz="4" w:space="0" w:color="auto"/>
            </w:tcBorders>
            <w:shd w:val="clear" w:color="auto" w:fill="FFFFFF" w:themeFill="background1"/>
          </w:tcPr>
          <w:p w14:paraId="3F03DEFA" w14:textId="77777777" w:rsidR="00D7051C" w:rsidRDefault="00D7051C" w:rsidP="00D7051C">
            <w:pPr>
              <w:ind w:firstLine="0"/>
              <w:jc w:val="left"/>
            </w:pPr>
            <w:r>
              <w:rPr>
                <w:shd w:val="clear" w:color="auto" w:fill="FFFFFF" w:themeFill="background1"/>
              </w:rPr>
              <w:t>Permite al usuario acceder a una wiki con ayuda para manejarte con la aplicación.</w:t>
            </w:r>
          </w:p>
        </w:tc>
      </w:tr>
      <w:tr w:rsidR="00D7051C" w14:paraId="60177579" w14:textId="77777777" w:rsidTr="00D7051C">
        <w:tc>
          <w:tcPr>
            <w:tcW w:w="2122" w:type="dxa"/>
            <w:tcBorders>
              <w:right w:val="single" w:sz="4" w:space="0" w:color="auto"/>
            </w:tcBorders>
            <w:shd w:val="clear" w:color="auto" w:fill="F2F2F2" w:themeFill="background1" w:themeFillShade="F2"/>
          </w:tcPr>
          <w:p w14:paraId="6C255897" w14:textId="77777777" w:rsidR="00D7051C" w:rsidRDefault="00D7051C" w:rsidP="00D7051C">
            <w:pPr>
              <w:ind w:firstLine="0"/>
              <w:jc w:val="left"/>
            </w:pPr>
            <w:r>
              <w:t>Precondición:</w:t>
            </w:r>
          </w:p>
        </w:tc>
        <w:tc>
          <w:tcPr>
            <w:tcW w:w="6372" w:type="dxa"/>
            <w:gridSpan w:val="2"/>
            <w:tcBorders>
              <w:left w:val="single" w:sz="4" w:space="0" w:color="auto"/>
              <w:bottom w:val="single" w:sz="4" w:space="0" w:color="auto"/>
            </w:tcBorders>
          </w:tcPr>
          <w:p w14:paraId="6FC47DB5" w14:textId="77777777" w:rsidR="00D7051C" w:rsidRDefault="00D7051C" w:rsidP="00D7051C">
            <w:pPr>
              <w:ind w:firstLine="0"/>
              <w:jc w:val="left"/>
            </w:pPr>
            <w:r>
              <w:t>Tener conexión a internet.</w:t>
            </w:r>
          </w:p>
        </w:tc>
      </w:tr>
      <w:tr w:rsidR="00D7051C" w14:paraId="64BD05B8" w14:textId="77777777" w:rsidTr="00D7051C">
        <w:tc>
          <w:tcPr>
            <w:tcW w:w="2122" w:type="dxa"/>
            <w:vMerge w:val="restart"/>
            <w:tcBorders>
              <w:right w:val="single" w:sz="4" w:space="0" w:color="auto"/>
            </w:tcBorders>
            <w:shd w:val="clear" w:color="auto" w:fill="F2F2F2" w:themeFill="background1" w:themeFillShade="F2"/>
          </w:tcPr>
          <w:p w14:paraId="7F02925F" w14:textId="77777777" w:rsidR="00D7051C" w:rsidRDefault="00D7051C" w:rsidP="00D7051C">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20B64A8A" w14:textId="77777777" w:rsidR="00D7051C" w:rsidRDefault="00D7051C" w:rsidP="00D7051C">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0C5645B6" w14:textId="77777777" w:rsidR="00D7051C" w:rsidRDefault="00D7051C" w:rsidP="00D7051C">
            <w:pPr>
              <w:ind w:firstLine="0"/>
              <w:jc w:val="left"/>
            </w:pPr>
            <w:r>
              <w:t>Acción (estas acciones son opcionales)</w:t>
            </w:r>
          </w:p>
        </w:tc>
      </w:tr>
      <w:tr w:rsidR="00D7051C" w14:paraId="1E166DCF" w14:textId="77777777" w:rsidTr="00D7051C">
        <w:trPr>
          <w:trHeight w:val="213"/>
        </w:trPr>
        <w:tc>
          <w:tcPr>
            <w:tcW w:w="2122" w:type="dxa"/>
            <w:vMerge/>
            <w:tcBorders>
              <w:right w:val="single" w:sz="4" w:space="0" w:color="auto"/>
            </w:tcBorders>
            <w:shd w:val="clear" w:color="auto" w:fill="F2F2F2" w:themeFill="background1" w:themeFillShade="F2"/>
          </w:tcPr>
          <w:p w14:paraId="4291634C" w14:textId="77777777" w:rsidR="00D7051C" w:rsidRDefault="00D7051C" w:rsidP="00D7051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5E9B3353" w14:textId="77777777" w:rsidR="00D7051C" w:rsidRDefault="00D7051C" w:rsidP="00D7051C">
            <w:pPr>
              <w:ind w:firstLine="0"/>
              <w:jc w:val="center"/>
            </w:pPr>
            <w:r>
              <w:t>1-</w:t>
            </w:r>
          </w:p>
        </w:tc>
        <w:tc>
          <w:tcPr>
            <w:tcW w:w="5380" w:type="dxa"/>
            <w:tcBorders>
              <w:top w:val="single" w:sz="4" w:space="0" w:color="auto"/>
              <w:left w:val="single" w:sz="4" w:space="0" w:color="auto"/>
            </w:tcBorders>
            <w:shd w:val="clear" w:color="auto" w:fill="FFFFFF" w:themeFill="background1"/>
          </w:tcPr>
          <w:p w14:paraId="030CD365" w14:textId="77777777" w:rsidR="00D7051C" w:rsidRDefault="00D7051C" w:rsidP="00D7051C">
            <w:pPr>
              <w:ind w:firstLine="0"/>
              <w:jc w:val="left"/>
            </w:pPr>
            <w:r>
              <w:t>El usuario presiona el botón de “Wiki”.</w:t>
            </w:r>
          </w:p>
        </w:tc>
      </w:tr>
      <w:tr w:rsidR="00D7051C" w14:paraId="6F9151BD" w14:textId="77777777" w:rsidTr="00D7051C">
        <w:trPr>
          <w:trHeight w:val="213"/>
        </w:trPr>
        <w:tc>
          <w:tcPr>
            <w:tcW w:w="2122" w:type="dxa"/>
            <w:vMerge/>
            <w:tcBorders>
              <w:right w:val="single" w:sz="4" w:space="0" w:color="auto"/>
            </w:tcBorders>
            <w:shd w:val="clear" w:color="auto" w:fill="F2F2F2" w:themeFill="background1" w:themeFillShade="F2"/>
          </w:tcPr>
          <w:p w14:paraId="5D7F66CE" w14:textId="77777777" w:rsidR="00D7051C" w:rsidRDefault="00D7051C" w:rsidP="00D7051C">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B97DE0D" w14:textId="77777777" w:rsidR="00D7051C" w:rsidRDefault="00D7051C" w:rsidP="00D7051C">
            <w:pPr>
              <w:ind w:firstLine="0"/>
              <w:jc w:val="center"/>
            </w:pPr>
            <w:r>
              <w:t>2-</w:t>
            </w:r>
          </w:p>
        </w:tc>
        <w:tc>
          <w:tcPr>
            <w:tcW w:w="5380" w:type="dxa"/>
            <w:tcBorders>
              <w:left w:val="single" w:sz="4" w:space="0" w:color="auto"/>
            </w:tcBorders>
            <w:shd w:val="clear" w:color="auto" w:fill="FFFFFF" w:themeFill="background1"/>
          </w:tcPr>
          <w:p w14:paraId="0C2E842C" w14:textId="77777777" w:rsidR="00D7051C" w:rsidRDefault="00D7051C" w:rsidP="00D7051C">
            <w:pPr>
              <w:ind w:firstLine="0"/>
              <w:jc w:val="left"/>
            </w:pPr>
            <w:r>
              <w:t>Se abre otra pestaña con la wiki de la aplicación.</w:t>
            </w:r>
          </w:p>
        </w:tc>
      </w:tr>
      <w:tr w:rsidR="00D7051C" w14:paraId="789BDA1E" w14:textId="77777777" w:rsidTr="00D7051C">
        <w:tc>
          <w:tcPr>
            <w:tcW w:w="2122" w:type="dxa"/>
            <w:tcBorders>
              <w:right w:val="single" w:sz="4" w:space="0" w:color="auto"/>
            </w:tcBorders>
            <w:shd w:val="clear" w:color="auto" w:fill="F2F2F2" w:themeFill="background1" w:themeFillShade="F2"/>
          </w:tcPr>
          <w:p w14:paraId="34F9C3FC" w14:textId="77777777" w:rsidR="00D7051C" w:rsidRDefault="00D7051C" w:rsidP="00D7051C">
            <w:pPr>
              <w:ind w:firstLine="0"/>
              <w:jc w:val="left"/>
            </w:pPr>
            <w:r>
              <w:t>Postcondición:</w:t>
            </w:r>
          </w:p>
        </w:tc>
        <w:tc>
          <w:tcPr>
            <w:tcW w:w="6372" w:type="dxa"/>
            <w:gridSpan w:val="2"/>
            <w:tcBorders>
              <w:left w:val="single" w:sz="4" w:space="0" w:color="auto"/>
            </w:tcBorders>
          </w:tcPr>
          <w:p w14:paraId="6CE06BFE" w14:textId="77777777" w:rsidR="00D7051C" w:rsidRDefault="00D7051C" w:rsidP="00D7051C">
            <w:pPr>
              <w:ind w:firstLine="0"/>
              <w:jc w:val="left"/>
            </w:pPr>
            <w:r>
              <w:t>-</w:t>
            </w:r>
          </w:p>
        </w:tc>
      </w:tr>
      <w:tr w:rsidR="00D7051C" w14:paraId="4E78A2D9" w14:textId="77777777" w:rsidTr="00D7051C">
        <w:trPr>
          <w:trHeight w:val="326"/>
        </w:trPr>
        <w:tc>
          <w:tcPr>
            <w:tcW w:w="2122" w:type="dxa"/>
            <w:tcBorders>
              <w:right w:val="single" w:sz="4" w:space="0" w:color="auto"/>
            </w:tcBorders>
            <w:shd w:val="clear" w:color="auto" w:fill="F2F2F2" w:themeFill="background1" w:themeFillShade="F2"/>
          </w:tcPr>
          <w:p w14:paraId="0E0BB201" w14:textId="77777777" w:rsidR="00D7051C" w:rsidRDefault="00D7051C" w:rsidP="00D7051C">
            <w:pPr>
              <w:ind w:firstLine="0"/>
              <w:jc w:val="left"/>
            </w:pPr>
            <w:r>
              <w:t>Excepciones:</w:t>
            </w:r>
          </w:p>
        </w:tc>
        <w:tc>
          <w:tcPr>
            <w:tcW w:w="6372" w:type="dxa"/>
            <w:gridSpan w:val="2"/>
            <w:tcBorders>
              <w:left w:val="single" w:sz="4" w:space="0" w:color="auto"/>
            </w:tcBorders>
            <w:shd w:val="clear" w:color="auto" w:fill="FFFFFF" w:themeFill="background1"/>
          </w:tcPr>
          <w:p w14:paraId="71B882A3" w14:textId="77777777" w:rsidR="00D7051C" w:rsidRDefault="00D7051C" w:rsidP="00D7051C">
            <w:pPr>
              <w:ind w:firstLine="0"/>
              <w:jc w:val="left"/>
            </w:pPr>
            <w:r>
              <w:t>En este caso de uso no hay excepciones.</w:t>
            </w:r>
          </w:p>
        </w:tc>
      </w:tr>
      <w:tr w:rsidR="00D7051C" w14:paraId="35E2D01A" w14:textId="77777777" w:rsidTr="00D7051C">
        <w:tc>
          <w:tcPr>
            <w:tcW w:w="2122" w:type="dxa"/>
            <w:tcBorders>
              <w:right w:val="single" w:sz="4" w:space="0" w:color="auto"/>
            </w:tcBorders>
            <w:shd w:val="clear" w:color="auto" w:fill="F2F2F2" w:themeFill="background1" w:themeFillShade="F2"/>
          </w:tcPr>
          <w:p w14:paraId="050C2D96" w14:textId="77777777" w:rsidR="00D7051C" w:rsidRDefault="00D7051C" w:rsidP="00D7051C">
            <w:pPr>
              <w:ind w:firstLine="0"/>
              <w:jc w:val="left"/>
            </w:pPr>
            <w:r>
              <w:t>Importancia:</w:t>
            </w:r>
          </w:p>
        </w:tc>
        <w:tc>
          <w:tcPr>
            <w:tcW w:w="6372" w:type="dxa"/>
            <w:gridSpan w:val="2"/>
            <w:tcBorders>
              <w:left w:val="single" w:sz="4" w:space="0" w:color="auto"/>
            </w:tcBorders>
          </w:tcPr>
          <w:p w14:paraId="3F3D834C" w14:textId="77777777" w:rsidR="00D7051C" w:rsidRDefault="00D7051C" w:rsidP="00D7051C">
            <w:pPr>
              <w:ind w:firstLine="0"/>
              <w:jc w:val="left"/>
            </w:pPr>
            <w:r>
              <w:t>Alta</w:t>
            </w:r>
          </w:p>
        </w:tc>
      </w:tr>
      <w:tr w:rsidR="00D7051C" w14:paraId="59140E16" w14:textId="77777777" w:rsidTr="00D7051C">
        <w:tc>
          <w:tcPr>
            <w:tcW w:w="2122" w:type="dxa"/>
            <w:tcBorders>
              <w:right w:val="single" w:sz="4" w:space="0" w:color="auto"/>
            </w:tcBorders>
            <w:shd w:val="clear" w:color="auto" w:fill="F2F2F2" w:themeFill="background1" w:themeFillShade="F2"/>
          </w:tcPr>
          <w:p w14:paraId="595658F3" w14:textId="77777777" w:rsidR="00D7051C" w:rsidRDefault="00D7051C" w:rsidP="00D7051C">
            <w:pPr>
              <w:ind w:firstLine="0"/>
              <w:jc w:val="left"/>
            </w:pPr>
            <w:r>
              <w:t>Frecuencia:</w:t>
            </w:r>
          </w:p>
        </w:tc>
        <w:tc>
          <w:tcPr>
            <w:tcW w:w="6372" w:type="dxa"/>
            <w:gridSpan w:val="2"/>
            <w:tcBorders>
              <w:left w:val="single" w:sz="4" w:space="0" w:color="auto"/>
            </w:tcBorders>
          </w:tcPr>
          <w:p w14:paraId="609F4482" w14:textId="77777777" w:rsidR="00D7051C" w:rsidRDefault="00D7051C" w:rsidP="00D7051C">
            <w:pPr>
              <w:keepNext/>
              <w:ind w:firstLine="0"/>
              <w:jc w:val="left"/>
            </w:pPr>
            <w:r>
              <w:t>Baja</w:t>
            </w:r>
          </w:p>
        </w:tc>
      </w:tr>
    </w:tbl>
    <w:p w14:paraId="716D3A2E" w14:textId="18C6E2FB" w:rsidR="00D7051C" w:rsidRDefault="00D7051C" w:rsidP="00D7051C">
      <w:pPr>
        <w:pStyle w:val="Descripcin"/>
        <w:keepNext/>
        <w:jc w:val="center"/>
      </w:pPr>
      <w:bookmarkStart w:id="94" w:name="_Toc32403637"/>
      <w:r>
        <w:t xml:space="preserve">Tabla </w:t>
      </w:r>
      <w:r w:rsidR="00C55D23">
        <w:fldChar w:fldCharType="begin"/>
      </w:r>
      <w:r w:rsidR="00C55D23">
        <w:instrText xml:space="preserve"> SEQ Tabla \* ARABIC </w:instrText>
      </w:r>
      <w:r w:rsidR="00C55D23">
        <w:fldChar w:fldCharType="separate"/>
      </w:r>
      <w:r w:rsidR="002C5B9B">
        <w:rPr>
          <w:noProof/>
        </w:rPr>
        <w:t>38</w:t>
      </w:r>
      <w:r w:rsidR="00C55D23">
        <w:rPr>
          <w:noProof/>
        </w:rPr>
        <w:fldChar w:fldCharType="end"/>
      </w:r>
      <w:r>
        <w:t xml:space="preserve"> Caso de uso 26</w:t>
      </w:r>
      <w:bookmarkEnd w:id="94"/>
    </w:p>
    <w:tbl>
      <w:tblPr>
        <w:tblStyle w:val="Tablaconcuadrcula"/>
        <w:tblpPr w:leftFromText="141" w:rightFromText="141" w:vertAnchor="text" w:horzAnchor="margin" w:tblpY="-43"/>
        <w:tblW w:w="0" w:type="auto"/>
        <w:tblLook w:val="04A0" w:firstRow="1" w:lastRow="0" w:firstColumn="1" w:lastColumn="0" w:noHBand="0" w:noVBand="1"/>
      </w:tblPr>
      <w:tblGrid>
        <w:gridCol w:w="2122"/>
        <w:gridCol w:w="992"/>
        <w:gridCol w:w="5380"/>
      </w:tblGrid>
      <w:tr w:rsidR="00163CF7" w:rsidRPr="00681815" w14:paraId="680DEA4C" w14:textId="77777777" w:rsidTr="00163CF7">
        <w:tc>
          <w:tcPr>
            <w:tcW w:w="2122" w:type="dxa"/>
            <w:tcBorders>
              <w:bottom w:val="single" w:sz="4" w:space="0" w:color="auto"/>
            </w:tcBorders>
            <w:shd w:val="clear" w:color="auto" w:fill="F2F2F2" w:themeFill="background1" w:themeFillShade="F2"/>
          </w:tcPr>
          <w:p w14:paraId="065DEEE6" w14:textId="77777777" w:rsidR="00163CF7" w:rsidRPr="00681815" w:rsidRDefault="00163CF7" w:rsidP="00163CF7">
            <w:pPr>
              <w:ind w:firstLine="0"/>
              <w:jc w:val="center"/>
              <w:rPr>
                <w:b/>
                <w:bCs/>
              </w:rPr>
            </w:pPr>
            <w:r>
              <w:rPr>
                <w:b/>
                <w:bCs/>
              </w:rPr>
              <w:t>Caso de uso 27</w:t>
            </w:r>
          </w:p>
        </w:tc>
        <w:tc>
          <w:tcPr>
            <w:tcW w:w="6372" w:type="dxa"/>
            <w:gridSpan w:val="2"/>
            <w:shd w:val="clear" w:color="auto" w:fill="F2F2F2" w:themeFill="background1" w:themeFillShade="F2"/>
          </w:tcPr>
          <w:p w14:paraId="5CA2AE84" w14:textId="77777777" w:rsidR="00163CF7" w:rsidRPr="00681815" w:rsidRDefault="00163CF7" w:rsidP="00163CF7">
            <w:pPr>
              <w:ind w:firstLine="0"/>
              <w:jc w:val="center"/>
              <w:rPr>
                <w:b/>
                <w:bCs/>
              </w:rPr>
            </w:pPr>
            <w:r>
              <w:rPr>
                <w:b/>
                <w:bCs/>
              </w:rPr>
              <w:t>Información sobre la aplicación</w:t>
            </w:r>
          </w:p>
        </w:tc>
      </w:tr>
      <w:tr w:rsidR="00163CF7" w14:paraId="3DFB6CA6" w14:textId="77777777" w:rsidTr="00163CF7">
        <w:tc>
          <w:tcPr>
            <w:tcW w:w="2122" w:type="dxa"/>
            <w:tcBorders>
              <w:bottom w:val="single" w:sz="4" w:space="0" w:color="auto"/>
              <w:right w:val="single" w:sz="4" w:space="0" w:color="auto"/>
            </w:tcBorders>
            <w:shd w:val="clear" w:color="auto" w:fill="F2F2F2" w:themeFill="background1" w:themeFillShade="F2"/>
          </w:tcPr>
          <w:p w14:paraId="78E25879" w14:textId="77777777" w:rsidR="00163CF7" w:rsidRDefault="00163CF7" w:rsidP="00163CF7">
            <w:pPr>
              <w:ind w:firstLine="0"/>
              <w:jc w:val="left"/>
            </w:pPr>
            <w:r>
              <w:t>Requisitos asociados:</w:t>
            </w:r>
          </w:p>
        </w:tc>
        <w:tc>
          <w:tcPr>
            <w:tcW w:w="6372" w:type="dxa"/>
            <w:gridSpan w:val="2"/>
            <w:tcBorders>
              <w:left w:val="single" w:sz="4" w:space="0" w:color="auto"/>
            </w:tcBorders>
          </w:tcPr>
          <w:p w14:paraId="1E690542" w14:textId="77777777" w:rsidR="00163CF7" w:rsidRDefault="00163CF7" w:rsidP="00163CF7">
            <w:pPr>
              <w:ind w:firstLine="0"/>
              <w:jc w:val="center"/>
            </w:pPr>
            <w:r>
              <w:t>R.F-16</w:t>
            </w:r>
          </w:p>
        </w:tc>
      </w:tr>
      <w:tr w:rsidR="00163CF7" w14:paraId="35FE714C" w14:textId="77777777" w:rsidTr="00163CF7">
        <w:tc>
          <w:tcPr>
            <w:tcW w:w="2122" w:type="dxa"/>
            <w:tcBorders>
              <w:right w:val="single" w:sz="4" w:space="0" w:color="auto"/>
            </w:tcBorders>
            <w:shd w:val="clear" w:color="auto" w:fill="F2F2F2" w:themeFill="background1" w:themeFillShade="F2"/>
          </w:tcPr>
          <w:p w14:paraId="7183F491" w14:textId="77777777" w:rsidR="00163CF7" w:rsidRDefault="00163CF7" w:rsidP="00163CF7">
            <w:pPr>
              <w:ind w:firstLine="0"/>
              <w:jc w:val="left"/>
            </w:pPr>
            <w:r>
              <w:t>Descripción:</w:t>
            </w:r>
          </w:p>
        </w:tc>
        <w:tc>
          <w:tcPr>
            <w:tcW w:w="6372" w:type="dxa"/>
            <w:gridSpan w:val="2"/>
            <w:tcBorders>
              <w:left w:val="single" w:sz="4" w:space="0" w:color="auto"/>
            </w:tcBorders>
            <w:shd w:val="clear" w:color="auto" w:fill="FFFFFF" w:themeFill="background1"/>
          </w:tcPr>
          <w:p w14:paraId="6E4A5DD4" w14:textId="77777777" w:rsidR="00163CF7" w:rsidRDefault="00163CF7" w:rsidP="00163CF7">
            <w:pPr>
              <w:ind w:firstLine="0"/>
              <w:jc w:val="left"/>
            </w:pPr>
            <w:r>
              <w:rPr>
                <w:shd w:val="clear" w:color="auto" w:fill="FFFFFF" w:themeFill="background1"/>
              </w:rPr>
              <w:t>Permite al usuario acceder a una ventana de “Acerca de” con información sobre la aplicación.</w:t>
            </w:r>
          </w:p>
        </w:tc>
      </w:tr>
      <w:tr w:rsidR="00163CF7" w14:paraId="109F3E52" w14:textId="77777777" w:rsidTr="00163CF7">
        <w:tc>
          <w:tcPr>
            <w:tcW w:w="2122" w:type="dxa"/>
            <w:tcBorders>
              <w:right w:val="single" w:sz="4" w:space="0" w:color="auto"/>
            </w:tcBorders>
            <w:shd w:val="clear" w:color="auto" w:fill="F2F2F2" w:themeFill="background1" w:themeFillShade="F2"/>
          </w:tcPr>
          <w:p w14:paraId="7D4D3E02" w14:textId="77777777" w:rsidR="00163CF7" w:rsidRDefault="00163CF7" w:rsidP="00163CF7">
            <w:pPr>
              <w:ind w:firstLine="0"/>
              <w:jc w:val="left"/>
            </w:pPr>
            <w:r>
              <w:t>Precondición:</w:t>
            </w:r>
          </w:p>
        </w:tc>
        <w:tc>
          <w:tcPr>
            <w:tcW w:w="6372" w:type="dxa"/>
            <w:gridSpan w:val="2"/>
            <w:tcBorders>
              <w:left w:val="single" w:sz="4" w:space="0" w:color="auto"/>
              <w:bottom w:val="single" w:sz="4" w:space="0" w:color="auto"/>
            </w:tcBorders>
          </w:tcPr>
          <w:p w14:paraId="1750C4EC" w14:textId="77777777" w:rsidR="00163CF7" w:rsidRDefault="00163CF7" w:rsidP="00163CF7">
            <w:pPr>
              <w:ind w:firstLine="0"/>
              <w:jc w:val="left"/>
            </w:pPr>
            <w:r>
              <w:t>Tener conexión a internet.</w:t>
            </w:r>
          </w:p>
        </w:tc>
      </w:tr>
      <w:tr w:rsidR="00163CF7" w14:paraId="372723D6" w14:textId="77777777" w:rsidTr="00163CF7">
        <w:tc>
          <w:tcPr>
            <w:tcW w:w="2122" w:type="dxa"/>
            <w:vMerge w:val="restart"/>
            <w:tcBorders>
              <w:right w:val="single" w:sz="4" w:space="0" w:color="auto"/>
            </w:tcBorders>
            <w:shd w:val="clear" w:color="auto" w:fill="F2F2F2" w:themeFill="background1" w:themeFillShade="F2"/>
          </w:tcPr>
          <w:p w14:paraId="48268630" w14:textId="77777777" w:rsidR="00163CF7" w:rsidRDefault="00163CF7" w:rsidP="00163CF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8F6B456" w14:textId="77777777" w:rsidR="00163CF7" w:rsidRDefault="00163CF7" w:rsidP="00163CF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7B70F2FF" w14:textId="77777777" w:rsidR="00163CF7" w:rsidRDefault="00163CF7" w:rsidP="00163CF7">
            <w:pPr>
              <w:ind w:firstLine="0"/>
              <w:jc w:val="left"/>
            </w:pPr>
            <w:r>
              <w:t>Acción (estas acciones son opcionales)</w:t>
            </w:r>
          </w:p>
        </w:tc>
      </w:tr>
      <w:tr w:rsidR="00163CF7" w14:paraId="20505602" w14:textId="77777777" w:rsidTr="00163CF7">
        <w:trPr>
          <w:trHeight w:val="213"/>
        </w:trPr>
        <w:tc>
          <w:tcPr>
            <w:tcW w:w="2122" w:type="dxa"/>
            <w:vMerge/>
            <w:tcBorders>
              <w:right w:val="single" w:sz="4" w:space="0" w:color="auto"/>
            </w:tcBorders>
            <w:shd w:val="clear" w:color="auto" w:fill="F2F2F2" w:themeFill="background1" w:themeFillShade="F2"/>
          </w:tcPr>
          <w:p w14:paraId="7396A4AD"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75387C2D" w14:textId="77777777" w:rsidR="00163CF7" w:rsidRDefault="00163CF7" w:rsidP="00163CF7">
            <w:pPr>
              <w:ind w:firstLine="0"/>
              <w:jc w:val="center"/>
            </w:pPr>
            <w:r>
              <w:t>1-</w:t>
            </w:r>
          </w:p>
        </w:tc>
        <w:tc>
          <w:tcPr>
            <w:tcW w:w="5380" w:type="dxa"/>
            <w:tcBorders>
              <w:top w:val="single" w:sz="4" w:space="0" w:color="auto"/>
              <w:left w:val="single" w:sz="4" w:space="0" w:color="auto"/>
            </w:tcBorders>
            <w:shd w:val="clear" w:color="auto" w:fill="FFFFFF" w:themeFill="background1"/>
          </w:tcPr>
          <w:p w14:paraId="1300C9F4" w14:textId="77777777" w:rsidR="00163CF7" w:rsidRDefault="00163CF7" w:rsidP="00163CF7">
            <w:pPr>
              <w:ind w:firstLine="0"/>
              <w:jc w:val="left"/>
            </w:pPr>
            <w:r>
              <w:t>El usuario presiona el botón de “Acerca de”.</w:t>
            </w:r>
          </w:p>
        </w:tc>
      </w:tr>
      <w:tr w:rsidR="00163CF7" w14:paraId="461BC5A8" w14:textId="77777777" w:rsidTr="00163CF7">
        <w:trPr>
          <w:trHeight w:val="213"/>
        </w:trPr>
        <w:tc>
          <w:tcPr>
            <w:tcW w:w="2122" w:type="dxa"/>
            <w:vMerge/>
            <w:tcBorders>
              <w:right w:val="single" w:sz="4" w:space="0" w:color="auto"/>
            </w:tcBorders>
            <w:shd w:val="clear" w:color="auto" w:fill="F2F2F2" w:themeFill="background1" w:themeFillShade="F2"/>
          </w:tcPr>
          <w:p w14:paraId="45003F54"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358A40A0" w14:textId="77777777" w:rsidR="00163CF7" w:rsidRDefault="00163CF7" w:rsidP="00163CF7">
            <w:pPr>
              <w:ind w:firstLine="0"/>
              <w:jc w:val="center"/>
            </w:pPr>
            <w:r>
              <w:t>2-</w:t>
            </w:r>
          </w:p>
        </w:tc>
        <w:tc>
          <w:tcPr>
            <w:tcW w:w="5380" w:type="dxa"/>
            <w:tcBorders>
              <w:left w:val="single" w:sz="4" w:space="0" w:color="auto"/>
            </w:tcBorders>
            <w:shd w:val="clear" w:color="auto" w:fill="FFFFFF" w:themeFill="background1"/>
          </w:tcPr>
          <w:p w14:paraId="13DDFC11" w14:textId="77777777" w:rsidR="00163CF7" w:rsidRDefault="00163CF7" w:rsidP="00163CF7">
            <w:pPr>
              <w:ind w:firstLine="0"/>
              <w:jc w:val="left"/>
            </w:pPr>
            <w:r>
              <w:t>Se abre otra pestaña con la información de la aplicación.</w:t>
            </w:r>
          </w:p>
        </w:tc>
      </w:tr>
      <w:tr w:rsidR="00163CF7" w14:paraId="129E9DA5" w14:textId="77777777" w:rsidTr="00163CF7">
        <w:tc>
          <w:tcPr>
            <w:tcW w:w="2122" w:type="dxa"/>
            <w:tcBorders>
              <w:right w:val="single" w:sz="4" w:space="0" w:color="auto"/>
            </w:tcBorders>
            <w:shd w:val="clear" w:color="auto" w:fill="F2F2F2" w:themeFill="background1" w:themeFillShade="F2"/>
          </w:tcPr>
          <w:p w14:paraId="327AA1B0" w14:textId="77777777" w:rsidR="00163CF7" w:rsidRDefault="00163CF7" w:rsidP="00163CF7">
            <w:pPr>
              <w:ind w:firstLine="0"/>
              <w:jc w:val="left"/>
            </w:pPr>
            <w:r>
              <w:t>Postcondición:</w:t>
            </w:r>
          </w:p>
        </w:tc>
        <w:tc>
          <w:tcPr>
            <w:tcW w:w="6372" w:type="dxa"/>
            <w:gridSpan w:val="2"/>
            <w:tcBorders>
              <w:left w:val="single" w:sz="4" w:space="0" w:color="auto"/>
            </w:tcBorders>
          </w:tcPr>
          <w:p w14:paraId="2599A6BE" w14:textId="77777777" w:rsidR="00163CF7" w:rsidRDefault="00163CF7" w:rsidP="00163CF7">
            <w:pPr>
              <w:ind w:firstLine="0"/>
              <w:jc w:val="left"/>
            </w:pPr>
            <w:r>
              <w:t>-</w:t>
            </w:r>
          </w:p>
        </w:tc>
      </w:tr>
      <w:tr w:rsidR="00163CF7" w14:paraId="05488F34" w14:textId="77777777" w:rsidTr="00163CF7">
        <w:trPr>
          <w:trHeight w:val="326"/>
        </w:trPr>
        <w:tc>
          <w:tcPr>
            <w:tcW w:w="2122" w:type="dxa"/>
            <w:tcBorders>
              <w:right w:val="single" w:sz="4" w:space="0" w:color="auto"/>
            </w:tcBorders>
            <w:shd w:val="clear" w:color="auto" w:fill="F2F2F2" w:themeFill="background1" w:themeFillShade="F2"/>
          </w:tcPr>
          <w:p w14:paraId="6A127584" w14:textId="77777777" w:rsidR="00163CF7" w:rsidRDefault="00163CF7" w:rsidP="00163CF7">
            <w:pPr>
              <w:ind w:firstLine="0"/>
              <w:jc w:val="left"/>
            </w:pPr>
            <w:r>
              <w:t>Excepciones:</w:t>
            </w:r>
          </w:p>
        </w:tc>
        <w:tc>
          <w:tcPr>
            <w:tcW w:w="6372" w:type="dxa"/>
            <w:gridSpan w:val="2"/>
            <w:tcBorders>
              <w:left w:val="single" w:sz="4" w:space="0" w:color="auto"/>
            </w:tcBorders>
            <w:shd w:val="clear" w:color="auto" w:fill="FFFFFF" w:themeFill="background1"/>
          </w:tcPr>
          <w:p w14:paraId="61333A18" w14:textId="77777777" w:rsidR="00163CF7" w:rsidRDefault="00163CF7" w:rsidP="00163CF7">
            <w:pPr>
              <w:ind w:firstLine="0"/>
              <w:jc w:val="left"/>
            </w:pPr>
            <w:r>
              <w:t>En este caso de uso no hay excepciones.</w:t>
            </w:r>
          </w:p>
        </w:tc>
      </w:tr>
      <w:tr w:rsidR="00163CF7" w14:paraId="6259072F" w14:textId="77777777" w:rsidTr="00163CF7">
        <w:tc>
          <w:tcPr>
            <w:tcW w:w="2122" w:type="dxa"/>
            <w:tcBorders>
              <w:right w:val="single" w:sz="4" w:space="0" w:color="auto"/>
            </w:tcBorders>
            <w:shd w:val="clear" w:color="auto" w:fill="F2F2F2" w:themeFill="background1" w:themeFillShade="F2"/>
          </w:tcPr>
          <w:p w14:paraId="4BAA6142" w14:textId="77777777" w:rsidR="00163CF7" w:rsidRDefault="00163CF7" w:rsidP="00163CF7">
            <w:pPr>
              <w:ind w:firstLine="0"/>
              <w:jc w:val="left"/>
            </w:pPr>
            <w:r>
              <w:t>Importancia:</w:t>
            </w:r>
          </w:p>
        </w:tc>
        <w:tc>
          <w:tcPr>
            <w:tcW w:w="6372" w:type="dxa"/>
            <w:gridSpan w:val="2"/>
            <w:tcBorders>
              <w:left w:val="single" w:sz="4" w:space="0" w:color="auto"/>
            </w:tcBorders>
          </w:tcPr>
          <w:p w14:paraId="6261F0A0" w14:textId="77777777" w:rsidR="00163CF7" w:rsidRDefault="00163CF7" w:rsidP="00163CF7">
            <w:pPr>
              <w:ind w:firstLine="0"/>
              <w:jc w:val="left"/>
            </w:pPr>
            <w:r>
              <w:t>Baja</w:t>
            </w:r>
          </w:p>
        </w:tc>
      </w:tr>
      <w:tr w:rsidR="00163CF7" w14:paraId="3369C025" w14:textId="77777777" w:rsidTr="00163CF7">
        <w:tc>
          <w:tcPr>
            <w:tcW w:w="2122" w:type="dxa"/>
            <w:tcBorders>
              <w:right w:val="single" w:sz="4" w:space="0" w:color="auto"/>
            </w:tcBorders>
            <w:shd w:val="clear" w:color="auto" w:fill="F2F2F2" w:themeFill="background1" w:themeFillShade="F2"/>
          </w:tcPr>
          <w:p w14:paraId="0C7586D8" w14:textId="77777777" w:rsidR="00163CF7" w:rsidRDefault="00163CF7" w:rsidP="00163CF7">
            <w:pPr>
              <w:ind w:firstLine="0"/>
              <w:jc w:val="left"/>
            </w:pPr>
            <w:r>
              <w:t>Frecuencia:</w:t>
            </w:r>
          </w:p>
        </w:tc>
        <w:tc>
          <w:tcPr>
            <w:tcW w:w="6372" w:type="dxa"/>
            <w:gridSpan w:val="2"/>
            <w:tcBorders>
              <w:left w:val="single" w:sz="4" w:space="0" w:color="auto"/>
            </w:tcBorders>
          </w:tcPr>
          <w:p w14:paraId="13C2CE1C" w14:textId="77777777" w:rsidR="00163CF7" w:rsidRDefault="00163CF7" w:rsidP="00163CF7">
            <w:pPr>
              <w:keepNext/>
              <w:ind w:firstLine="0"/>
              <w:jc w:val="left"/>
            </w:pPr>
            <w:r>
              <w:t>Baja</w:t>
            </w:r>
          </w:p>
        </w:tc>
      </w:tr>
    </w:tbl>
    <w:p w14:paraId="7AFD1937" w14:textId="3C2DBBFF" w:rsidR="00163CF7" w:rsidRDefault="00163CF7" w:rsidP="00163CF7">
      <w:pPr>
        <w:pStyle w:val="Descripcin"/>
        <w:keepNext/>
        <w:jc w:val="center"/>
      </w:pPr>
      <w:bookmarkStart w:id="95" w:name="_Toc32403638"/>
      <w:r>
        <w:t xml:space="preserve">Tabla </w:t>
      </w:r>
      <w:r w:rsidR="00C55D23">
        <w:fldChar w:fldCharType="begin"/>
      </w:r>
      <w:r w:rsidR="00C55D23">
        <w:instrText xml:space="preserve"> SEQ Tabla \* ARABIC </w:instrText>
      </w:r>
      <w:r w:rsidR="00C55D23">
        <w:fldChar w:fldCharType="separate"/>
      </w:r>
      <w:r w:rsidR="002C5B9B">
        <w:rPr>
          <w:noProof/>
        </w:rPr>
        <w:t>39</w:t>
      </w:r>
      <w:r w:rsidR="00C55D23">
        <w:rPr>
          <w:noProof/>
        </w:rPr>
        <w:fldChar w:fldCharType="end"/>
      </w:r>
      <w:r>
        <w:t xml:space="preserve"> Caso de uso 27</w:t>
      </w:r>
      <w:bookmarkEnd w:id="95"/>
    </w:p>
    <w:p w14:paraId="5ABD41A6" w14:textId="77777777" w:rsidR="00163CF7" w:rsidRDefault="00163CF7">
      <w:pPr>
        <w:ind w:firstLine="0"/>
        <w:jc w:val="left"/>
        <w:rPr>
          <w:i/>
          <w:iCs/>
          <w:color w:val="44546A" w:themeColor="text2"/>
          <w:sz w:val="18"/>
          <w:szCs w:val="18"/>
        </w:rPr>
      </w:pPr>
      <w:r>
        <w:br w:type="page"/>
      </w:r>
    </w:p>
    <w:tbl>
      <w:tblPr>
        <w:tblStyle w:val="Tablaconcuadrcula"/>
        <w:tblpPr w:leftFromText="141" w:rightFromText="141" w:vertAnchor="text" w:horzAnchor="margin" w:tblpY="-2"/>
        <w:tblW w:w="0" w:type="auto"/>
        <w:tblLook w:val="04A0" w:firstRow="1" w:lastRow="0" w:firstColumn="1" w:lastColumn="0" w:noHBand="0" w:noVBand="1"/>
      </w:tblPr>
      <w:tblGrid>
        <w:gridCol w:w="2122"/>
        <w:gridCol w:w="992"/>
        <w:gridCol w:w="5380"/>
      </w:tblGrid>
      <w:tr w:rsidR="00163CF7" w:rsidRPr="00681815" w14:paraId="331EADF6" w14:textId="77777777" w:rsidTr="00163CF7">
        <w:tc>
          <w:tcPr>
            <w:tcW w:w="2122" w:type="dxa"/>
            <w:tcBorders>
              <w:bottom w:val="single" w:sz="4" w:space="0" w:color="auto"/>
            </w:tcBorders>
            <w:shd w:val="clear" w:color="auto" w:fill="F2F2F2" w:themeFill="background1" w:themeFillShade="F2"/>
          </w:tcPr>
          <w:p w14:paraId="298C6216" w14:textId="77777777" w:rsidR="00163CF7" w:rsidRPr="00681815" w:rsidRDefault="00163CF7" w:rsidP="00163CF7">
            <w:pPr>
              <w:ind w:firstLine="0"/>
              <w:jc w:val="center"/>
              <w:rPr>
                <w:b/>
                <w:bCs/>
              </w:rPr>
            </w:pPr>
            <w:r>
              <w:rPr>
                <w:b/>
                <w:bCs/>
              </w:rPr>
              <w:lastRenderedPageBreak/>
              <w:t>Caso de uso 28</w:t>
            </w:r>
          </w:p>
        </w:tc>
        <w:tc>
          <w:tcPr>
            <w:tcW w:w="6372" w:type="dxa"/>
            <w:gridSpan w:val="2"/>
            <w:shd w:val="clear" w:color="auto" w:fill="F2F2F2" w:themeFill="background1" w:themeFillShade="F2"/>
          </w:tcPr>
          <w:p w14:paraId="099BA53C" w14:textId="77777777" w:rsidR="00163CF7" w:rsidRPr="00681815" w:rsidRDefault="00163CF7" w:rsidP="00163CF7">
            <w:pPr>
              <w:ind w:firstLine="0"/>
              <w:jc w:val="center"/>
              <w:rPr>
                <w:b/>
                <w:bCs/>
              </w:rPr>
            </w:pPr>
            <w:r>
              <w:rPr>
                <w:b/>
                <w:bCs/>
              </w:rPr>
              <w:t>Cambio de idioma</w:t>
            </w:r>
          </w:p>
        </w:tc>
      </w:tr>
      <w:tr w:rsidR="00163CF7" w14:paraId="4EBFF699" w14:textId="77777777" w:rsidTr="00163CF7">
        <w:tc>
          <w:tcPr>
            <w:tcW w:w="2122" w:type="dxa"/>
            <w:tcBorders>
              <w:bottom w:val="single" w:sz="4" w:space="0" w:color="auto"/>
              <w:right w:val="single" w:sz="4" w:space="0" w:color="auto"/>
            </w:tcBorders>
            <w:shd w:val="clear" w:color="auto" w:fill="F2F2F2" w:themeFill="background1" w:themeFillShade="F2"/>
          </w:tcPr>
          <w:p w14:paraId="3B0494ED" w14:textId="77777777" w:rsidR="00163CF7" w:rsidRDefault="00163CF7" w:rsidP="00163CF7">
            <w:pPr>
              <w:ind w:firstLine="0"/>
              <w:jc w:val="left"/>
            </w:pPr>
            <w:r>
              <w:t>Requisitos asociados:</w:t>
            </w:r>
          </w:p>
        </w:tc>
        <w:tc>
          <w:tcPr>
            <w:tcW w:w="6372" w:type="dxa"/>
            <w:gridSpan w:val="2"/>
            <w:tcBorders>
              <w:left w:val="single" w:sz="4" w:space="0" w:color="auto"/>
            </w:tcBorders>
          </w:tcPr>
          <w:p w14:paraId="39D22AC7" w14:textId="77777777" w:rsidR="00163CF7" w:rsidRDefault="00163CF7" w:rsidP="00163CF7">
            <w:pPr>
              <w:ind w:firstLine="0"/>
              <w:jc w:val="center"/>
            </w:pPr>
            <w:r>
              <w:t>R.F-17</w:t>
            </w:r>
          </w:p>
        </w:tc>
      </w:tr>
      <w:tr w:rsidR="00163CF7" w14:paraId="24ACD92E" w14:textId="77777777" w:rsidTr="00163CF7">
        <w:tc>
          <w:tcPr>
            <w:tcW w:w="2122" w:type="dxa"/>
            <w:tcBorders>
              <w:right w:val="single" w:sz="4" w:space="0" w:color="auto"/>
            </w:tcBorders>
            <w:shd w:val="clear" w:color="auto" w:fill="F2F2F2" w:themeFill="background1" w:themeFillShade="F2"/>
          </w:tcPr>
          <w:p w14:paraId="35643169" w14:textId="77777777" w:rsidR="00163CF7" w:rsidRDefault="00163CF7" w:rsidP="00163CF7">
            <w:pPr>
              <w:ind w:firstLine="0"/>
              <w:jc w:val="left"/>
            </w:pPr>
            <w:r>
              <w:t>Descripción:</w:t>
            </w:r>
          </w:p>
        </w:tc>
        <w:tc>
          <w:tcPr>
            <w:tcW w:w="6372" w:type="dxa"/>
            <w:gridSpan w:val="2"/>
            <w:tcBorders>
              <w:left w:val="single" w:sz="4" w:space="0" w:color="auto"/>
            </w:tcBorders>
            <w:shd w:val="clear" w:color="auto" w:fill="FFFFFF" w:themeFill="background1"/>
          </w:tcPr>
          <w:p w14:paraId="5FC85D36" w14:textId="77777777" w:rsidR="00163CF7" w:rsidRDefault="00163CF7" w:rsidP="00163CF7">
            <w:pPr>
              <w:ind w:firstLine="0"/>
              <w:jc w:val="left"/>
            </w:pPr>
            <w:r>
              <w:rPr>
                <w:shd w:val="clear" w:color="auto" w:fill="FFFFFF" w:themeFill="background1"/>
              </w:rPr>
              <w:t>Permite al usuario cambiar el idioma de la aplicación.</w:t>
            </w:r>
          </w:p>
        </w:tc>
      </w:tr>
      <w:tr w:rsidR="00163CF7" w14:paraId="71DFBB04" w14:textId="77777777" w:rsidTr="00163CF7">
        <w:tc>
          <w:tcPr>
            <w:tcW w:w="2122" w:type="dxa"/>
            <w:tcBorders>
              <w:right w:val="single" w:sz="4" w:space="0" w:color="auto"/>
            </w:tcBorders>
            <w:shd w:val="clear" w:color="auto" w:fill="F2F2F2" w:themeFill="background1" w:themeFillShade="F2"/>
          </w:tcPr>
          <w:p w14:paraId="16147728" w14:textId="77777777" w:rsidR="00163CF7" w:rsidRDefault="00163CF7" w:rsidP="00163CF7">
            <w:pPr>
              <w:ind w:firstLine="0"/>
              <w:jc w:val="left"/>
            </w:pPr>
            <w:r>
              <w:t>Precondición:</w:t>
            </w:r>
          </w:p>
        </w:tc>
        <w:tc>
          <w:tcPr>
            <w:tcW w:w="6372" w:type="dxa"/>
            <w:gridSpan w:val="2"/>
            <w:tcBorders>
              <w:left w:val="single" w:sz="4" w:space="0" w:color="auto"/>
              <w:bottom w:val="single" w:sz="4" w:space="0" w:color="auto"/>
            </w:tcBorders>
          </w:tcPr>
          <w:p w14:paraId="2A2BEAE9" w14:textId="77777777" w:rsidR="00163CF7" w:rsidRDefault="00163CF7" w:rsidP="00163CF7">
            <w:pPr>
              <w:ind w:firstLine="0"/>
              <w:jc w:val="left"/>
            </w:pPr>
            <w:r>
              <w:t>Tener conexión a internet.</w:t>
            </w:r>
          </w:p>
        </w:tc>
      </w:tr>
      <w:tr w:rsidR="00163CF7" w14:paraId="4686F05E" w14:textId="77777777" w:rsidTr="00163CF7">
        <w:tc>
          <w:tcPr>
            <w:tcW w:w="2122" w:type="dxa"/>
            <w:vMerge w:val="restart"/>
            <w:tcBorders>
              <w:right w:val="single" w:sz="4" w:space="0" w:color="auto"/>
            </w:tcBorders>
            <w:shd w:val="clear" w:color="auto" w:fill="F2F2F2" w:themeFill="background1" w:themeFillShade="F2"/>
          </w:tcPr>
          <w:p w14:paraId="2F168882" w14:textId="77777777" w:rsidR="00163CF7" w:rsidRDefault="00163CF7" w:rsidP="00163CF7">
            <w:pPr>
              <w:ind w:firstLine="0"/>
            </w:pPr>
            <w:r>
              <w:t>Acciones:</w:t>
            </w:r>
          </w:p>
        </w:tc>
        <w:tc>
          <w:tcPr>
            <w:tcW w:w="992" w:type="dxa"/>
            <w:tcBorders>
              <w:left w:val="single" w:sz="4" w:space="0" w:color="auto"/>
              <w:bottom w:val="single" w:sz="4" w:space="0" w:color="auto"/>
              <w:right w:val="single" w:sz="4" w:space="0" w:color="auto"/>
            </w:tcBorders>
            <w:shd w:val="clear" w:color="auto" w:fill="F2F2F2" w:themeFill="background1" w:themeFillShade="F2"/>
          </w:tcPr>
          <w:p w14:paraId="0E7FA70A" w14:textId="77777777" w:rsidR="00163CF7" w:rsidRDefault="00163CF7" w:rsidP="00163CF7">
            <w:pPr>
              <w:ind w:firstLine="0"/>
              <w:jc w:val="center"/>
            </w:pPr>
            <w:r>
              <w:t>Paso</w:t>
            </w:r>
          </w:p>
        </w:tc>
        <w:tc>
          <w:tcPr>
            <w:tcW w:w="5380" w:type="dxa"/>
            <w:tcBorders>
              <w:left w:val="single" w:sz="4" w:space="0" w:color="auto"/>
              <w:bottom w:val="single" w:sz="4" w:space="0" w:color="auto"/>
            </w:tcBorders>
            <w:shd w:val="clear" w:color="auto" w:fill="F2F2F2" w:themeFill="background1" w:themeFillShade="F2"/>
          </w:tcPr>
          <w:p w14:paraId="5237ECDE" w14:textId="77777777" w:rsidR="00163CF7" w:rsidRDefault="00163CF7" w:rsidP="00163CF7">
            <w:pPr>
              <w:ind w:firstLine="0"/>
              <w:jc w:val="left"/>
            </w:pPr>
            <w:r>
              <w:t>Acción (estas acciones son opcionales)</w:t>
            </w:r>
          </w:p>
        </w:tc>
      </w:tr>
      <w:tr w:rsidR="00163CF7" w14:paraId="4BEAA17F" w14:textId="77777777" w:rsidTr="00163CF7">
        <w:trPr>
          <w:trHeight w:val="213"/>
        </w:trPr>
        <w:tc>
          <w:tcPr>
            <w:tcW w:w="2122" w:type="dxa"/>
            <w:vMerge/>
            <w:tcBorders>
              <w:right w:val="single" w:sz="4" w:space="0" w:color="auto"/>
            </w:tcBorders>
            <w:shd w:val="clear" w:color="auto" w:fill="F2F2F2" w:themeFill="background1" w:themeFillShade="F2"/>
          </w:tcPr>
          <w:p w14:paraId="41C01952"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01982A19" w14:textId="77777777" w:rsidR="00163CF7" w:rsidRDefault="00163CF7" w:rsidP="00163CF7">
            <w:pPr>
              <w:ind w:firstLine="0"/>
              <w:jc w:val="center"/>
            </w:pPr>
            <w:r>
              <w:t>1-</w:t>
            </w:r>
          </w:p>
        </w:tc>
        <w:tc>
          <w:tcPr>
            <w:tcW w:w="5380" w:type="dxa"/>
            <w:tcBorders>
              <w:top w:val="single" w:sz="4" w:space="0" w:color="auto"/>
              <w:left w:val="single" w:sz="4" w:space="0" w:color="auto"/>
            </w:tcBorders>
            <w:shd w:val="clear" w:color="auto" w:fill="FFFFFF" w:themeFill="background1"/>
          </w:tcPr>
          <w:p w14:paraId="4593A340" w14:textId="77777777" w:rsidR="00163CF7" w:rsidRDefault="00163CF7" w:rsidP="00163CF7">
            <w:pPr>
              <w:ind w:firstLine="0"/>
              <w:jc w:val="left"/>
            </w:pPr>
            <w:r>
              <w:t>El usuario presiona la bandera del idioma que desea.</w:t>
            </w:r>
          </w:p>
        </w:tc>
      </w:tr>
      <w:tr w:rsidR="00163CF7" w14:paraId="6C3AC807" w14:textId="77777777" w:rsidTr="00163CF7">
        <w:trPr>
          <w:trHeight w:val="213"/>
        </w:trPr>
        <w:tc>
          <w:tcPr>
            <w:tcW w:w="2122" w:type="dxa"/>
            <w:vMerge/>
            <w:tcBorders>
              <w:right w:val="single" w:sz="4" w:space="0" w:color="auto"/>
            </w:tcBorders>
            <w:shd w:val="clear" w:color="auto" w:fill="F2F2F2" w:themeFill="background1" w:themeFillShade="F2"/>
          </w:tcPr>
          <w:p w14:paraId="034262E0" w14:textId="77777777" w:rsidR="00163CF7" w:rsidRDefault="00163CF7" w:rsidP="00163CF7">
            <w:pPr>
              <w:ind w:firstLine="0"/>
              <w:jc w:val="left"/>
            </w:pPr>
          </w:p>
        </w:tc>
        <w:tc>
          <w:tcPr>
            <w:tcW w:w="992" w:type="dxa"/>
            <w:tcBorders>
              <w:top w:val="single" w:sz="4" w:space="0" w:color="auto"/>
              <w:left w:val="single" w:sz="4" w:space="0" w:color="auto"/>
              <w:right w:val="single" w:sz="4" w:space="0" w:color="auto"/>
            </w:tcBorders>
            <w:shd w:val="clear" w:color="auto" w:fill="FFFFFF" w:themeFill="background1"/>
          </w:tcPr>
          <w:p w14:paraId="24D7E7C5" w14:textId="77777777" w:rsidR="00163CF7" w:rsidRDefault="00163CF7" w:rsidP="00163CF7">
            <w:pPr>
              <w:ind w:firstLine="0"/>
              <w:jc w:val="center"/>
            </w:pPr>
            <w:r>
              <w:t>2-</w:t>
            </w:r>
          </w:p>
        </w:tc>
        <w:tc>
          <w:tcPr>
            <w:tcW w:w="5380" w:type="dxa"/>
            <w:tcBorders>
              <w:left w:val="single" w:sz="4" w:space="0" w:color="auto"/>
            </w:tcBorders>
            <w:shd w:val="clear" w:color="auto" w:fill="FFFFFF" w:themeFill="background1"/>
          </w:tcPr>
          <w:p w14:paraId="09E3337C" w14:textId="77777777" w:rsidR="00163CF7" w:rsidRDefault="00163CF7" w:rsidP="00163CF7">
            <w:pPr>
              <w:ind w:firstLine="0"/>
              <w:jc w:val="left"/>
            </w:pPr>
            <w:r>
              <w:t>Se cambia el idioma de la aplicación.</w:t>
            </w:r>
          </w:p>
        </w:tc>
      </w:tr>
      <w:tr w:rsidR="00163CF7" w14:paraId="6F1C64AE" w14:textId="77777777" w:rsidTr="00163CF7">
        <w:tc>
          <w:tcPr>
            <w:tcW w:w="2122" w:type="dxa"/>
            <w:tcBorders>
              <w:right w:val="single" w:sz="4" w:space="0" w:color="auto"/>
            </w:tcBorders>
            <w:shd w:val="clear" w:color="auto" w:fill="F2F2F2" w:themeFill="background1" w:themeFillShade="F2"/>
          </w:tcPr>
          <w:p w14:paraId="2618A649" w14:textId="77777777" w:rsidR="00163CF7" w:rsidRDefault="00163CF7" w:rsidP="00163CF7">
            <w:pPr>
              <w:ind w:firstLine="0"/>
              <w:jc w:val="left"/>
            </w:pPr>
            <w:r>
              <w:t>Postcondición:</w:t>
            </w:r>
          </w:p>
        </w:tc>
        <w:tc>
          <w:tcPr>
            <w:tcW w:w="6372" w:type="dxa"/>
            <w:gridSpan w:val="2"/>
            <w:tcBorders>
              <w:left w:val="single" w:sz="4" w:space="0" w:color="auto"/>
            </w:tcBorders>
          </w:tcPr>
          <w:p w14:paraId="1AB00E2C" w14:textId="77777777" w:rsidR="00163CF7" w:rsidRDefault="00163CF7" w:rsidP="00163CF7">
            <w:pPr>
              <w:ind w:firstLine="0"/>
              <w:jc w:val="left"/>
            </w:pPr>
            <w:r>
              <w:t>Se cambia el idioma</w:t>
            </w:r>
          </w:p>
        </w:tc>
      </w:tr>
      <w:tr w:rsidR="00163CF7" w14:paraId="17F5AB7F" w14:textId="77777777" w:rsidTr="00163CF7">
        <w:trPr>
          <w:trHeight w:val="326"/>
        </w:trPr>
        <w:tc>
          <w:tcPr>
            <w:tcW w:w="2122" w:type="dxa"/>
            <w:tcBorders>
              <w:right w:val="single" w:sz="4" w:space="0" w:color="auto"/>
            </w:tcBorders>
            <w:shd w:val="clear" w:color="auto" w:fill="F2F2F2" w:themeFill="background1" w:themeFillShade="F2"/>
          </w:tcPr>
          <w:p w14:paraId="2F4F57FB" w14:textId="77777777" w:rsidR="00163CF7" w:rsidRDefault="00163CF7" w:rsidP="00163CF7">
            <w:pPr>
              <w:ind w:firstLine="0"/>
              <w:jc w:val="left"/>
            </w:pPr>
            <w:r>
              <w:t>Excepciones:</w:t>
            </w:r>
          </w:p>
        </w:tc>
        <w:tc>
          <w:tcPr>
            <w:tcW w:w="6372" w:type="dxa"/>
            <w:gridSpan w:val="2"/>
            <w:tcBorders>
              <w:left w:val="single" w:sz="4" w:space="0" w:color="auto"/>
            </w:tcBorders>
            <w:shd w:val="clear" w:color="auto" w:fill="FFFFFF" w:themeFill="background1"/>
          </w:tcPr>
          <w:p w14:paraId="11EEF9E6" w14:textId="77777777" w:rsidR="00163CF7" w:rsidRDefault="00163CF7" w:rsidP="00163CF7">
            <w:pPr>
              <w:ind w:firstLine="0"/>
              <w:jc w:val="left"/>
            </w:pPr>
            <w:r>
              <w:t>En este caso de uso no hay excepciones.</w:t>
            </w:r>
          </w:p>
        </w:tc>
      </w:tr>
      <w:tr w:rsidR="00163CF7" w14:paraId="72338AC7" w14:textId="77777777" w:rsidTr="00163CF7">
        <w:tc>
          <w:tcPr>
            <w:tcW w:w="2122" w:type="dxa"/>
            <w:tcBorders>
              <w:right w:val="single" w:sz="4" w:space="0" w:color="auto"/>
            </w:tcBorders>
            <w:shd w:val="clear" w:color="auto" w:fill="F2F2F2" w:themeFill="background1" w:themeFillShade="F2"/>
          </w:tcPr>
          <w:p w14:paraId="46C0F0CB" w14:textId="77777777" w:rsidR="00163CF7" w:rsidRDefault="00163CF7" w:rsidP="00163CF7">
            <w:pPr>
              <w:ind w:firstLine="0"/>
              <w:jc w:val="left"/>
            </w:pPr>
            <w:r>
              <w:t>Importancia:</w:t>
            </w:r>
          </w:p>
        </w:tc>
        <w:tc>
          <w:tcPr>
            <w:tcW w:w="6372" w:type="dxa"/>
            <w:gridSpan w:val="2"/>
            <w:tcBorders>
              <w:left w:val="single" w:sz="4" w:space="0" w:color="auto"/>
            </w:tcBorders>
          </w:tcPr>
          <w:p w14:paraId="72E2646C" w14:textId="77777777" w:rsidR="00163CF7" w:rsidRDefault="00163CF7" w:rsidP="00163CF7">
            <w:pPr>
              <w:ind w:firstLine="0"/>
              <w:jc w:val="left"/>
            </w:pPr>
            <w:r>
              <w:t>Alta</w:t>
            </w:r>
          </w:p>
        </w:tc>
      </w:tr>
      <w:tr w:rsidR="00163CF7" w14:paraId="16AE4A6C" w14:textId="77777777" w:rsidTr="00163CF7">
        <w:tc>
          <w:tcPr>
            <w:tcW w:w="2122" w:type="dxa"/>
            <w:tcBorders>
              <w:right w:val="single" w:sz="4" w:space="0" w:color="auto"/>
            </w:tcBorders>
            <w:shd w:val="clear" w:color="auto" w:fill="F2F2F2" w:themeFill="background1" w:themeFillShade="F2"/>
          </w:tcPr>
          <w:p w14:paraId="3E5FE4C3" w14:textId="77777777" w:rsidR="00163CF7" w:rsidRDefault="00163CF7" w:rsidP="00163CF7">
            <w:pPr>
              <w:ind w:firstLine="0"/>
              <w:jc w:val="left"/>
            </w:pPr>
            <w:r>
              <w:t>Frecuencia:</w:t>
            </w:r>
          </w:p>
        </w:tc>
        <w:tc>
          <w:tcPr>
            <w:tcW w:w="6372" w:type="dxa"/>
            <w:gridSpan w:val="2"/>
            <w:tcBorders>
              <w:left w:val="single" w:sz="4" w:space="0" w:color="auto"/>
            </w:tcBorders>
          </w:tcPr>
          <w:p w14:paraId="7FD7D90A" w14:textId="77777777" w:rsidR="00163CF7" w:rsidRDefault="00163CF7" w:rsidP="00163CF7">
            <w:pPr>
              <w:keepNext/>
              <w:ind w:firstLine="0"/>
              <w:jc w:val="left"/>
            </w:pPr>
            <w:r>
              <w:t>Baja</w:t>
            </w:r>
          </w:p>
        </w:tc>
      </w:tr>
    </w:tbl>
    <w:p w14:paraId="3769D964" w14:textId="03A2412F" w:rsidR="00163CF7" w:rsidRDefault="00163CF7" w:rsidP="00163CF7">
      <w:pPr>
        <w:pStyle w:val="Descripcin"/>
        <w:keepNext/>
        <w:jc w:val="center"/>
      </w:pPr>
      <w:bookmarkStart w:id="96" w:name="_Toc32403639"/>
      <w:r>
        <w:t xml:space="preserve">Tabla </w:t>
      </w:r>
      <w:r w:rsidR="00C55D23">
        <w:fldChar w:fldCharType="begin"/>
      </w:r>
      <w:r w:rsidR="00C55D23">
        <w:instrText xml:space="preserve"> SEQ Tabla \* ARABIC </w:instrText>
      </w:r>
      <w:r w:rsidR="00C55D23">
        <w:fldChar w:fldCharType="separate"/>
      </w:r>
      <w:r w:rsidR="002C5B9B">
        <w:rPr>
          <w:noProof/>
        </w:rPr>
        <w:t>40</w:t>
      </w:r>
      <w:r w:rsidR="00C55D23">
        <w:rPr>
          <w:noProof/>
        </w:rPr>
        <w:fldChar w:fldCharType="end"/>
      </w:r>
      <w:r>
        <w:t xml:space="preserve"> Caso de uso 28</w:t>
      </w:r>
      <w:bookmarkEnd w:id="96"/>
    </w:p>
    <w:p w14:paraId="72C5A818" w14:textId="77777777" w:rsidR="00266537" w:rsidRDefault="00266537">
      <w:pPr>
        <w:ind w:firstLine="0"/>
        <w:jc w:val="left"/>
        <w:rPr>
          <w:i/>
          <w:iCs/>
          <w:color w:val="44546A" w:themeColor="text2"/>
          <w:sz w:val="18"/>
          <w:szCs w:val="18"/>
        </w:rPr>
      </w:pPr>
      <w:r>
        <w:br w:type="page"/>
      </w:r>
    </w:p>
    <w:p w14:paraId="22E6023B" w14:textId="77777777" w:rsidR="00C276E8" w:rsidRDefault="00C276E8" w:rsidP="00C276E8">
      <w:pPr>
        <w:pStyle w:val="Ttulo1"/>
      </w:pPr>
      <w:bookmarkStart w:id="97" w:name="_Toc32403698"/>
      <w:r>
        <w:lastRenderedPageBreak/>
        <w:t>Apéndice C. Especificación de requisitos</w:t>
      </w:r>
      <w:bookmarkEnd w:id="97"/>
    </w:p>
    <w:p w14:paraId="75455689" w14:textId="4B7751FF" w:rsidR="00205C09" w:rsidRDefault="00205C09" w:rsidP="00205C09">
      <w:pPr>
        <w:pStyle w:val="Ttulo2"/>
        <w:numPr>
          <w:ilvl w:val="0"/>
          <w:numId w:val="50"/>
        </w:numPr>
      </w:pPr>
      <w:bookmarkStart w:id="98" w:name="_Toc32403699"/>
      <w:r>
        <w:t>Introducción</w:t>
      </w:r>
      <w:bookmarkEnd w:id="98"/>
    </w:p>
    <w:p w14:paraId="0DB7CD9B" w14:textId="77777777" w:rsidR="00205C09" w:rsidRDefault="007000E6" w:rsidP="007000E6">
      <w:r>
        <w:t xml:space="preserve">En este apartado se vana a definir </w:t>
      </w:r>
      <w:r w:rsidR="00205C09">
        <w:t>los datos que van a ser manejados por la aplicación, su estructura, las interfaces que se han definido, detalles procedimentales…</w:t>
      </w:r>
    </w:p>
    <w:p w14:paraId="135E74D1" w14:textId="77777777" w:rsidR="00205C09" w:rsidRDefault="00205C09" w:rsidP="00205C09">
      <w:pPr>
        <w:pStyle w:val="Ttulo2"/>
        <w:numPr>
          <w:ilvl w:val="0"/>
          <w:numId w:val="50"/>
        </w:numPr>
      </w:pPr>
      <w:bookmarkStart w:id="99" w:name="_Toc32403700"/>
      <w:r>
        <w:t>Diseño de datos</w:t>
      </w:r>
      <w:bookmarkEnd w:id="99"/>
    </w:p>
    <w:p w14:paraId="6A5EF3EA" w14:textId="77777777" w:rsidR="00B26BD7" w:rsidRDefault="00205C09" w:rsidP="00205C09">
      <w:r>
        <w:t xml:space="preserve">En este apartado se </w:t>
      </w:r>
      <w:r w:rsidR="00B26BD7">
        <w:t>van a explicar los tipos de datos que se están manejando en la aplicación, algunos de ellos, van a ser almacenados en variables de sesión, pero otros al tener un tamaño mucho mayor van a ser guardados en el objeto modelo.</w:t>
      </w:r>
    </w:p>
    <w:p w14:paraId="5D027CD7" w14:textId="77777777" w:rsidR="00B26BD7" w:rsidRDefault="00B26BD7" w:rsidP="00B26BD7">
      <w:pPr>
        <w:pStyle w:val="Ttulo3"/>
      </w:pPr>
      <w:bookmarkStart w:id="100" w:name="_Toc32403701"/>
      <w:r>
        <w:t>Variables de sesión</w:t>
      </w:r>
      <w:bookmarkEnd w:id="100"/>
    </w:p>
    <w:p w14:paraId="2291F283" w14:textId="77777777" w:rsidR="00B26BD7" w:rsidRDefault="00B26BD7" w:rsidP="00B26BD7">
      <w:r>
        <w:t>Los datos que van a ser guardados en variables de sesión van a ser los siguientes:</w:t>
      </w:r>
    </w:p>
    <w:p w14:paraId="5590B14A" w14:textId="77777777" w:rsidR="00B26BD7" w:rsidRDefault="00B26BD7" w:rsidP="00EB5372">
      <w:pPr>
        <w:pStyle w:val="Prrafodelista"/>
        <w:numPr>
          <w:ilvl w:val="0"/>
          <w:numId w:val="51"/>
        </w:numPr>
      </w:pPr>
      <w:r>
        <w:t>Sesión de usuario: en la que se va a guardar la id que tiene el usuario que entra a la aplicación.</w:t>
      </w:r>
    </w:p>
    <w:p w14:paraId="0AEB1BF7" w14:textId="59D20C2D" w:rsidR="00B26BD7" w:rsidRDefault="00B26BD7" w:rsidP="00EB5372">
      <w:pPr>
        <w:pStyle w:val="Prrafodelista"/>
        <w:numPr>
          <w:ilvl w:val="0"/>
          <w:numId w:val="51"/>
        </w:numPr>
      </w:pPr>
      <w:r>
        <w:t>Sesión de fichero: es en la que se guarda el nombre de la novela o de la película que se ha introducido a la aplicación.</w:t>
      </w:r>
    </w:p>
    <w:p w14:paraId="1846F7B9" w14:textId="77777777" w:rsidR="00B26BD7" w:rsidRDefault="00B26BD7" w:rsidP="00EB5372">
      <w:pPr>
        <w:pStyle w:val="Prrafodelista"/>
        <w:numPr>
          <w:ilvl w:val="1"/>
          <w:numId w:val="51"/>
        </w:numPr>
      </w:pPr>
      <w:r>
        <w:t>Nombre de la novela: en este caso lo que se va a añadir a la sesión del fichero va a ser el nombre del ePub que se ha subido en la aplicación.</w:t>
      </w:r>
    </w:p>
    <w:p w14:paraId="181A9DB1" w14:textId="77777777" w:rsidR="00B26BD7" w:rsidRDefault="00B26BD7" w:rsidP="00EB5372">
      <w:pPr>
        <w:pStyle w:val="Prrafodelista"/>
        <w:numPr>
          <w:ilvl w:val="1"/>
          <w:numId w:val="51"/>
        </w:numPr>
      </w:pPr>
      <w:r>
        <w:t xml:space="preserve">Nombre de la película: por el contrario, en este caso lo que se hace es recortar la url de forma que solo se obtenga de ella el nombre de la película, es decir, si el enlace es </w:t>
      </w:r>
      <w:hyperlink r:id="rId107" w:history="1">
        <w:r>
          <w:rPr>
            <w:rStyle w:val="Hipervnculo"/>
          </w:rPr>
          <w:t>https://www.imsdb.com/scripts/Anastasia.html</w:t>
        </w:r>
      </w:hyperlink>
      <w:r>
        <w:t xml:space="preserve"> se recorta de forma que en la variable de sesión solo se guarde “Anastasia”.</w:t>
      </w:r>
    </w:p>
    <w:p w14:paraId="7B91F590" w14:textId="77777777" w:rsidR="00B26BD7" w:rsidRDefault="00B26BD7" w:rsidP="00EB5372">
      <w:pPr>
        <w:pStyle w:val="Prrafodelista"/>
        <w:numPr>
          <w:ilvl w:val="0"/>
          <w:numId w:val="51"/>
        </w:numPr>
      </w:pPr>
      <w:r>
        <w:t>Sesión de configuración de la red: en esta variable se va a guardar la configuración de la red que luego será mostrada en la pantalla de visualización.</w:t>
      </w:r>
    </w:p>
    <w:p w14:paraId="019001C4" w14:textId="23EA8556" w:rsidR="00CE5B06" w:rsidRDefault="00B26BD7" w:rsidP="00EB5372">
      <w:pPr>
        <w:pStyle w:val="Prrafodelista"/>
        <w:numPr>
          <w:ilvl w:val="0"/>
          <w:numId w:val="51"/>
        </w:numPr>
      </w:pPr>
      <w:r>
        <w:t>Sesión de idioma: en la que se guardará el idioma elegido en la aplicación.</w:t>
      </w:r>
    </w:p>
    <w:p w14:paraId="7709FF05" w14:textId="3A198A14" w:rsidR="00CE5B06" w:rsidRDefault="00CE5B06" w:rsidP="00CE5B06">
      <w:r>
        <w:t>La variable de fichero va a ser la que de nombre a los ficheros que pueden ser exportados a lo largo de la aplicación. La sesión de usuario va a ser la que sirva para enviar estos ficheros exportados a la carpeta de sesión correspondiente.</w:t>
      </w:r>
    </w:p>
    <w:p w14:paraId="00D2E30F" w14:textId="15D13FFB" w:rsidR="00CE5B06" w:rsidRDefault="00CE5B06" w:rsidP="00CE5B06">
      <w:pPr>
        <w:pStyle w:val="Ttulo3"/>
      </w:pPr>
      <w:bookmarkStart w:id="101" w:name="_Toc32403702"/>
      <w:r>
        <w:t>Base de datos temporal</w:t>
      </w:r>
      <w:bookmarkEnd w:id="101"/>
    </w:p>
    <w:p w14:paraId="179043B2" w14:textId="36A498C7" w:rsidR="00CE5B06" w:rsidRDefault="00CE5B06" w:rsidP="00CE5B06">
      <w:r>
        <w:t>También existe una clase utilizada para almacenad datos de los usuarios que estén usando la aplicación. En esta base de datos existe un diccionario, que guarda dos datos:</w:t>
      </w:r>
    </w:p>
    <w:p w14:paraId="6385E062" w14:textId="79A2336D" w:rsidR="00CE5B06" w:rsidRDefault="00CE5B06" w:rsidP="00EB5372">
      <w:pPr>
        <w:pStyle w:val="Prrafodelista"/>
        <w:numPr>
          <w:ilvl w:val="0"/>
          <w:numId w:val="52"/>
        </w:numPr>
      </w:pPr>
      <w:r>
        <w:t>La clave del diccionario que va a ser considerada la id del usuario.</w:t>
      </w:r>
    </w:p>
    <w:p w14:paraId="5E9BC8A5" w14:textId="0A7392DE" w:rsidR="00CE5B06" w:rsidRDefault="00CE5B06" w:rsidP="00EB5372">
      <w:pPr>
        <w:pStyle w:val="Prrafodelista"/>
        <w:numPr>
          <w:ilvl w:val="0"/>
          <w:numId w:val="52"/>
        </w:numPr>
      </w:pPr>
      <w:r>
        <w:t>El valor de dicho diccionario que es el objeto modelo que lleva asociado dicho usuario.</w:t>
      </w:r>
    </w:p>
    <w:p w14:paraId="0ED5F9A9" w14:textId="199DC88F" w:rsidR="00CE5B06" w:rsidRDefault="00CE5B06" w:rsidP="00CE5B06">
      <w:r>
        <w:t>La id del usuario se va a ir incrementando cada vez que se cree una nueva entrada en el diccionario, es decir, cada vez que un usuario entra en la aplicación.</w:t>
      </w:r>
    </w:p>
    <w:p w14:paraId="5523DCAE" w14:textId="02C24634" w:rsidR="00CE5B06" w:rsidRDefault="00CE5B06" w:rsidP="00CE5B06">
      <w:r>
        <w:t>Una vez que el usuario se sale de la aplicación, es decir, cierra su navegador, esa sesión va a ser borrada, y con ella todos los datos que hay en su interior.</w:t>
      </w:r>
    </w:p>
    <w:p w14:paraId="720BFAFA" w14:textId="27143FAC" w:rsidR="00CE5B06" w:rsidRDefault="00CE5B06" w:rsidP="00CE5B06">
      <w:pPr>
        <w:pStyle w:val="Ttulo3"/>
      </w:pPr>
      <w:bookmarkStart w:id="102" w:name="_Toc32403703"/>
      <w:r>
        <w:t>Clase personaje</w:t>
      </w:r>
      <w:bookmarkEnd w:id="102"/>
    </w:p>
    <w:p w14:paraId="4EDB6547" w14:textId="53A21937" w:rsidR="00CE5B06" w:rsidRDefault="00CE5B06" w:rsidP="00CE5B06">
      <w:r>
        <w:t xml:space="preserve">La forma para almacenar el número de apariciones y los distintos nombres que puede tomar un mismo personaje en el transcurso de una novela o película, va a ser mediante una clase </w:t>
      </w:r>
      <w:r>
        <w:lastRenderedPageBreak/>
        <w:t>de Python llamada “Personaje”, en esta clase se almacena toda la información necesaria de un personaje.</w:t>
      </w:r>
    </w:p>
    <w:p w14:paraId="0CAE312B" w14:textId="07AD5C5A" w:rsidR="00CE5B06" w:rsidRDefault="00CE5B06" w:rsidP="00CE5B06">
      <w:r>
        <w:t>La clase Personaje va a contar con los siguientes campos:</w:t>
      </w:r>
    </w:p>
    <w:p w14:paraId="0FE79B1F" w14:textId="373B616A" w:rsidR="00CE5B06" w:rsidRDefault="00B210B8" w:rsidP="00EB5372">
      <w:pPr>
        <w:pStyle w:val="Prrafodelista"/>
        <w:numPr>
          <w:ilvl w:val="0"/>
          <w:numId w:val="53"/>
        </w:numPr>
      </w:pPr>
      <w:r>
        <w:t>Diccionario de nombres: un diccionario contiene como clave el nombre de un personaje y como valor tiene la posición en la que aparece.</w:t>
      </w:r>
    </w:p>
    <w:p w14:paraId="5C434BBA" w14:textId="3879D4DB" w:rsidR="00B210B8" w:rsidRDefault="00B210B8" w:rsidP="00EB5372">
      <w:pPr>
        <w:pStyle w:val="Prrafodelista"/>
        <w:numPr>
          <w:ilvl w:val="0"/>
          <w:numId w:val="53"/>
        </w:numPr>
      </w:pPr>
      <w:r>
        <w:t>Diccionario de posiciones: un diccionario que tiene como clave el capítulo de la novela y como valor las posiciones en las que aparece en dicho capítulo.</w:t>
      </w:r>
    </w:p>
    <w:p w14:paraId="34E7B697" w14:textId="6314FCA0" w:rsidR="00B210B8" w:rsidRDefault="00B210B8" w:rsidP="00EB5372">
      <w:pPr>
        <w:pStyle w:val="Prrafodelista"/>
        <w:numPr>
          <w:ilvl w:val="0"/>
          <w:numId w:val="53"/>
        </w:numPr>
      </w:pPr>
      <w:r>
        <w:t>Diccionario de referencias: un diccionario que tiene como clave cada uno de los nombres que posee un personaje y como valor las apariciones de ese personaje.</w:t>
      </w:r>
    </w:p>
    <w:p w14:paraId="372C807C" w14:textId="3D9755F8" w:rsidR="00B210B8" w:rsidRDefault="00B210B8" w:rsidP="00EB5372">
      <w:pPr>
        <w:pStyle w:val="Prrafodelista"/>
        <w:numPr>
          <w:ilvl w:val="0"/>
          <w:numId w:val="53"/>
        </w:numPr>
      </w:pPr>
      <w:r>
        <w:t>Número de apariciones: es una variable que posee el número de apariciones de cada personaje.</w:t>
      </w:r>
    </w:p>
    <w:p w14:paraId="71C9E71A" w14:textId="6DC65E2D" w:rsidR="00B210B8" w:rsidRDefault="00B210B8" w:rsidP="00EB5372">
      <w:pPr>
        <w:pStyle w:val="Prrafodelista"/>
        <w:numPr>
          <w:ilvl w:val="0"/>
          <w:numId w:val="53"/>
        </w:numPr>
      </w:pPr>
      <w:r>
        <w:t>Sexo: variable con el sexo del personaje.</w:t>
      </w:r>
    </w:p>
    <w:p w14:paraId="6E17D197" w14:textId="67DD467B" w:rsidR="00B210B8" w:rsidRDefault="00B210B8" w:rsidP="00EB5372">
      <w:pPr>
        <w:pStyle w:val="Prrafodelista"/>
        <w:numPr>
          <w:ilvl w:val="0"/>
          <w:numId w:val="53"/>
        </w:numPr>
      </w:pPr>
      <w:r>
        <w:t>Etnia: variable con la etnia del personaje.</w:t>
      </w:r>
    </w:p>
    <w:p w14:paraId="44E0E8B2" w14:textId="0516572D" w:rsidR="00396D57" w:rsidRDefault="00396D57" w:rsidP="00EB5372">
      <w:pPr>
        <w:pStyle w:val="Prrafodelista"/>
        <w:numPr>
          <w:ilvl w:val="0"/>
          <w:numId w:val="53"/>
        </w:numPr>
      </w:pPr>
      <w:r>
        <w:t>Diccionario de sexo y etnia: es un diccionario que posee dos claves “Etnia” y “Sexo” y como valor tiene la etnia y sexo del personaje respectivamente. Este diccionario se emplea para añadir estos atributos a los nodos, ya que se pueden añadir como un diccionario directamente los dos en vez de tener que ir añadiendo los atributos uno a uno.</w:t>
      </w:r>
    </w:p>
    <w:p w14:paraId="451AFC7D" w14:textId="058B2F4E" w:rsidR="00396D57" w:rsidRDefault="00396D57" w:rsidP="00396D57">
      <w:pPr>
        <w:pStyle w:val="Ttulo3"/>
      </w:pPr>
      <w:bookmarkStart w:id="103" w:name="_Toc32403704"/>
      <w:r>
        <w:t>Clase Modelo</w:t>
      </w:r>
      <w:bookmarkEnd w:id="103"/>
    </w:p>
    <w:p w14:paraId="47A280C7" w14:textId="1910DEBC" w:rsidR="00396D57" w:rsidRDefault="00396D57" w:rsidP="00396D57">
      <w:r>
        <w:t>La clase modelo es la encargada de albergar la lógica que tiene la aplicación, todos los métodos que aportan la funcionalidad a la aplicación. En esta clase se van a almacenar algunos datos que son usados por la aplicación y que poseen un peso demasiado grande para almacenarse en una variable de sesión.</w:t>
      </w:r>
    </w:p>
    <w:p w14:paraId="5E5E6EB2" w14:textId="25FF4E33" w:rsidR="00396D57" w:rsidRDefault="00396D57" w:rsidP="00F675F1">
      <w:r>
        <w:t>La clase modelo maneja los siguientes datos:</w:t>
      </w:r>
    </w:p>
    <w:p w14:paraId="71AFF0F9" w14:textId="2B2CF9A7" w:rsidR="00396D57" w:rsidRDefault="00396D57" w:rsidP="00EB5372">
      <w:pPr>
        <w:pStyle w:val="Prrafodelista"/>
        <w:numPr>
          <w:ilvl w:val="0"/>
          <w:numId w:val="54"/>
        </w:numPr>
      </w:pPr>
      <w:r>
        <w:t>Lista de texto: es una lista que contiene todo el texto que contiene la novela por cada capítulo.</w:t>
      </w:r>
    </w:p>
    <w:p w14:paraId="77724984" w14:textId="1E7CA660" w:rsidR="00396D57" w:rsidRDefault="00396D57" w:rsidP="00EB5372">
      <w:pPr>
        <w:pStyle w:val="Prrafodelista"/>
        <w:numPr>
          <w:ilvl w:val="0"/>
          <w:numId w:val="54"/>
        </w:numPr>
      </w:pPr>
      <w:r>
        <w:t>Lista de palabras: es una lista que contiene el número de palabras que tiene cada capítulo de la novela.</w:t>
      </w:r>
    </w:p>
    <w:p w14:paraId="2F077775" w14:textId="0F8CE503" w:rsidR="00396D57" w:rsidRDefault="00396D57" w:rsidP="00EB5372">
      <w:pPr>
        <w:pStyle w:val="Prrafodelista"/>
        <w:numPr>
          <w:ilvl w:val="0"/>
          <w:numId w:val="54"/>
        </w:numPr>
      </w:pPr>
      <w:r>
        <w:t>Diccionario personajes: es un diccionario que contendrá todos los personajes de la novela o el guion de forma que la clave es la id del personaje y el valor es el objeto “Personaje”.</w:t>
      </w:r>
    </w:p>
    <w:p w14:paraId="2B3A692D" w14:textId="23C2CD3F" w:rsidR="00F675F1" w:rsidRDefault="00F675F1" w:rsidP="00EB5372">
      <w:pPr>
        <w:pStyle w:val="Prrafodelista"/>
        <w:numPr>
          <w:ilvl w:val="0"/>
          <w:numId w:val="54"/>
        </w:numPr>
      </w:pPr>
      <w:r>
        <w:t>El grafo generado con los atributos de etnia y sexo.</w:t>
      </w:r>
    </w:p>
    <w:p w14:paraId="0348B6EB" w14:textId="53C2370E" w:rsidR="00F675F1" w:rsidRDefault="00F675F1" w:rsidP="00EB5372">
      <w:pPr>
        <w:pStyle w:val="Prrafodelista"/>
        <w:numPr>
          <w:ilvl w:val="0"/>
          <w:numId w:val="54"/>
        </w:numPr>
      </w:pPr>
      <w:r>
        <w:t>El mismo grafo mencionado anteriormente, pero sin los atributos para poder ser visualizado de forma correcta.</w:t>
      </w:r>
    </w:p>
    <w:p w14:paraId="0910B0D5" w14:textId="7BD30654" w:rsidR="00F675F1" w:rsidRDefault="00F675F1" w:rsidP="00EB5372">
      <w:pPr>
        <w:pStyle w:val="Prrafodelista"/>
        <w:numPr>
          <w:ilvl w:val="0"/>
          <w:numId w:val="54"/>
        </w:numPr>
      </w:pPr>
      <w:r>
        <w:t>El enlace que va a tener la película que se introduzca.</w:t>
      </w:r>
    </w:p>
    <w:p w14:paraId="69A6B68E" w14:textId="257145AF" w:rsidR="00F675F1" w:rsidRDefault="00F675F1" w:rsidP="00EB5372">
      <w:pPr>
        <w:pStyle w:val="Prrafodelista"/>
        <w:numPr>
          <w:ilvl w:val="0"/>
          <w:numId w:val="54"/>
        </w:numPr>
      </w:pPr>
      <w:r>
        <w:t>Diccionario de apariciones: es un diccionario creado simplemente para los algoritmos de obtención de personajes y posiciones en los guiones. Como clave tiene la id del personaje y como valor tiene una lista con los números de las escenas en las que aparece. Se utiliza sobre todo para la obtención de enlaces.</w:t>
      </w:r>
    </w:p>
    <w:p w14:paraId="058B235F" w14:textId="23BF662F" w:rsidR="00F675F1" w:rsidRDefault="00F675F1" w:rsidP="00EB5372">
      <w:pPr>
        <w:pStyle w:val="Prrafodelista"/>
        <w:numPr>
          <w:ilvl w:val="0"/>
          <w:numId w:val="54"/>
        </w:numPr>
      </w:pPr>
      <w:r>
        <w:t>Variable de cambio: empleada para acceder a las distintas pantallas entre película y novela. Ya que la aplicación tiene una estructura en la cual hay distintas pantallas comunes y otras pantallas no comunes entre novelas y películas, esta variable se emplea para alternar entre estas pantallas.</w:t>
      </w:r>
    </w:p>
    <w:p w14:paraId="26BF7880" w14:textId="3EB43334" w:rsidR="00F675F1" w:rsidRDefault="00D16CF0" w:rsidP="00D16CF0">
      <w:pPr>
        <w:pStyle w:val="Ttulo2"/>
        <w:numPr>
          <w:ilvl w:val="0"/>
          <w:numId w:val="50"/>
        </w:numPr>
      </w:pPr>
      <w:bookmarkStart w:id="104" w:name="_Toc32403705"/>
      <w:r>
        <w:lastRenderedPageBreak/>
        <w:t>Diseño arquitectónico</w:t>
      </w:r>
      <w:bookmarkEnd w:id="104"/>
    </w:p>
    <w:p w14:paraId="221D2BA8" w14:textId="77510C74" w:rsidR="00D16CF0" w:rsidRDefault="00D16CF0" w:rsidP="00D16CF0">
      <w:r>
        <w:t>En este apartado se va a explicar la estructura que tiene el proyecto</w:t>
      </w:r>
      <w:r w:rsidR="00C62098">
        <w:t>, cómo se distribuyen los paquetes, como se conectan las clases entre ellas, el diseño procedimental de la aplicación reflejado en un diagrama de secuencias y cómo han sido desarrolladas las interfaces de la aplicación.</w:t>
      </w:r>
    </w:p>
    <w:p w14:paraId="7B57C828" w14:textId="282ECAAD" w:rsidR="00C62098" w:rsidRDefault="00C62098" w:rsidP="00C62098">
      <w:pPr>
        <w:pStyle w:val="Ttulo3"/>
      </w:pPr>
      <w:bookmarkStart w:id="105" w:name="_Toc32403706"/>
      <w:r>
        <w:t>Modelo-Vista-Presentador (MVP)</w:t>
      </w:r>
      <w:bookmarkEnd w:id="105"/>
    </w:p>
    <w:p w14:paraId="26221103" w14:textId="7EDB96FB" w:rsidR="00C62098" w:rsidRDefault="00C62098" w:rsidP="00C62098">
      <w:r>
        <w:rPr>
          <w:noProof/>
        </w:rPr>
        <mc:AlternateContent>
          <mc:Choice Requires="wps">
            <w:drawing>
              <wp:anchor distT="0" distB="0" distL="114300" distR="114300" simplePos="0" relativeHeight="251815936" behindDoc="1" locked="0" layoutInCell="1" allowOverlap="1" wp14:anchorId="0828BD26" wp14:editId="686AFC92">
                <wp:simplePos x="0" y="0"/>
                <wp:positionH relativeFrom="column">
                  <wp:posOffset>0</wp:posOffset>
                </wp:positionH>
                <wp:positionV relativeFrom="paragraph">
                  <wp:posOffset>3950970</wp:posOffset>
                </wp:positionV>
                <wp:extent cx="5400040" cy="635"/>
                <wp:effectExtent l="0" t="0" r="0" b="0"/>
                <wp:wrapTight wrapText="bothSides">
                  <wp:wrapPolygon edited="0">
                    <wp:start x="0" y="0"/>
                    <wp:lineTo x="0" y="21600"/>
                    <wp:lineTo x="21600" y="21600"/>
                    <wp:lineTo x="21600" y="0"/>
                  </wp:wrapPolygon>
                </wp:wrapTight>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070A3DE" w14:textId="0931BAEB" w:rsidR="00E37DB1" w:rsidRPr="002B7265" w:rsidRDefault="00E37DB1" w:rsidP="00C62098">
                            <w:pPr>
                              <w:pStyle w:val="Descripcin"/>
                              <w:jc w:val="center"/>
                              <w:rPr>
                                <w:noProof/>
                              </w:rPr>
                            </w:pPr>
                            <w:bookmarkStart w:id="106" w:name="_Toc32332765"/>
                            <w:r>
                              <w:t xml:space="preserve">Figura </w:t>
                            </w:r>
                            <w:r w:rsidR="00C55D23">
                              <w:fldChar w:fldCharType="begin"/>
                            </w:r>
                            <w:r w:rsidR="00C55D23">
                              <w:instrText xml:space="preserve"> SEQ Ilustración \* ARABIC </w:instrText>
                            </w:r>
                            <w:r w:rsidR="00C55D23">
                              <w:fldChar w:fldCharType="separate"/>
                            </w:r>
                            <w:r w:rsidR="002C5B9B">
                              <w:rPr>
                                <w:noProof/>
                              </w:rPr>
                              <w:t>12</w:t>
                            </w:r>
                            <w:r w:rsidR="00C55D23">
                              <w:rPr>
                                <w:noProof/>
                              </w:rPr>
                              <w:fldChar w:fldCharType="end"/>
                            </w:r>
                            <w:r>
                              <w:t xml:space="preserve"> Modelo-Vista-Presentador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8BD26" id="Cuadro de texto 43" o:spid="_x0000_s1037" type="#_x0000_t202" style="position:absolute;left:0;text-align:left;margin-left:0;margin-top:311.1pt;width:425.2pt;height:.05pt;z-index:-25150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YXmNAIAAG4EAAAOAAAAZHJzL2Uyb0RvYy54bWysVMFu2zAMvQ/YPwi6L3batB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" stroked="f">
                <v:textbox style="mso-fit-shape-to-text:t" inset="0,0,0,0">
                  <w:txbxContent>
                    <w:p w14:paraId="4070A3DE" w14:textId="0931BAEB" w:rsidR="00E37DB1" w:rsidRPr="002B7265" w:rsidRDefault="00E37DB1" w:rsidP="00C62098">
                      <w:pPr>
                        <w:pStyle w:val="Descripcin"/>
                        <w:jc w:val="center"/>
                        <w:rPr>
                          <w:noProof/>
                        </w:rPr>
                      </w:pPr>
                      <w:bookmarkStart w:id="107" w:name="_Toc32332765"/>
                      <w:r>
                        <w:t xml:space="preserve">Figura </w:t>
                      </w:r>
                      <w:r w:rsidR="00C55D23">
                        <w:fldChar w:fldCharType="begin"/>
                      </w:r>
                      <w:r w:rsidR="00C55D23">
                        <w:instrText xml:space="preserve"> SEQ Ilustración \* ARABIC </w:instrText>
                      </w:r>
                      <w:r w:rsidR="00C55D23">
                        <w:fldChar w:fldCharType="separate"/>
                      </w:r>
                      <w:r w:rsidR="002C5B9B">
                        <w:rPr>
                          <w:noProof/>
                        </w:rPr>
                        <w:t>12</w:t>
                      </w:r>
                      <w:r w:rsidR="00C55D23">
                        <w:rPr>
                          <w:noProof/>
                        </w:rPr>
                        <w:fldChar w:fldCharType="end"/>
                      </w:r>
                      <w:r>
                        <w:t xml:space="preserve"> Modelo-Vista-Presentador</w:t>
                      </w:r>
                      <w:bookmarkEnd w:id="107"/>
                    </w:p>
                  </w:txbxContent>
                </v:textbox>
                <w10:wrap type="tight"/>
              </v:shape>
            </w:pict>
          </mc:Fallback>
        </mc:AlternateContent>
      </w:r>
      <w:r>
        <w:rPr>
          <w:noProof/>
        </w:rPr>
        <w:drawing>
          <wp:anchor distT="0" distB="0" distL="114300" distR="114300" simplePos="0" relativeHeight="251813888" behindDoc="1" locked="0" layoutInCell="1" allowOverlap="1" wp14:anchorId="1C21E771" wp14:editId="68FF2BCD">
            <wp:simplePos x="0" y="0"/>
            <wp:positionH relativeFrom="margin">
              <wp:align>right</wp:align>
            </wp:positionH>
            <wp:positionV relativeFrom="paragraph">
              <wp:posOffset>1141730</wp:posOffset>
            </wp:positionV>
            <wp:extent cx="5400040" cy="2752090"/>
            <wp:effectExtent l="0" t="0" r="0" b="0"/>
            <wp:wrapTight wrapText="bothSides">
              <wp:wrapPolygon edited="0">
                <wp:start x="0" y="0"/>
                <wp:lineTo x="0" y="21381"/>
                <wp:lineTo x="21488" y="21381"/>
                <wp:lineTo x="21488" y="0"/>
                <wp:lineTo x="0" y="0"/>
              </wp:wrapPolygon>
            </wp:wrapTight>
            <wp:docPr id="40" name="Imagen 40"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quitecturaMVP.png"/>
                    <pic:cNvPicPr/>
                  </pic:nvPicPr>
                  <pic:blipFill>
                    <a:blip r:embed="rId108">
                      <a:extLst>
                        <a:ext uri="{28A0092B-C50C-407E-A947-70E740481C1C}">
                          <a14:useLocalDpi xmlns:a14="http://schemas.microsoft.com/office/drawing/2010/main" val="0"/>
                        </a:ext>
                      </a:extLst>
                    </a:blip>
                    <a:stretch>
                      <a:fillRect/>
                    </a:stretch>
                  </pic:blipFill>
                  <pic:spPr>
                    <a:xfrm>
                      <a:off x="0" y="0"/>
                      <a:ext cx="5400040" cy="2752090"/>
                    </a:xfrm>
                    <a:prstGeom prst="rect">
                      <a:avLst/>
                    </a:prstGeom>
                  </pic:spPr>
                </pic:pic>
              </a:graphicData>
            </a:graphic>
          </wp:anchor>
        </w:drawing>
      </w:r>
      <w:r>
        <w:t>Se ha elegido emplear un patrón que cada vez está cobrando más importancia en el desarrollo de aplicaciones como es el Modelo-Vista-Presentador. Uno de los motivos por los cuales se ha implementado esto es la facilidad que aporta al desarrollador a la hora de realizar modificaciones, ya que podemos cambiar la lógica de la aplicación, sin tener que cambiar ningún requisito de la interfaz y viceversa</w:t>
      </w:r>
      <w:r>
        <w:fldChar w:fldCharType="begin"/>
      </w:r>
      <w:r w:rsidR="00693A99">
        <w:instrText xml:space="preserve"> ADDIN ZOTERO_ITEM CSL_CITATION {"citationID":"ywIbQSAP","properties":{"formattedCitation":"(2)","plainCitation":"(2)","noteIndex":0},"citationItems":[{"id":159,"uris":["http://zotero.org/users/local/7KpN74TT/items/DN9LPBPZ"],"uri":["http://zotero.org/users/local/7KpN74TT/items/DN9LPBPZ"],"itemData":{"id":159,"type":"entry-encyclopedia","abstract":"Modelo–Vista–Presentador (MVP) es una derivación del patrón arquitectónico modelo–vista–controlador (MVC), y es utilizado mayoritariamente para construir interfaces de usuario.\nEn MVP el presentador asume la funcionalidad del \"intermediario\".  En MVP, toda lógica de presentación es colocada al presentador.[1]</w:instrText>
      </w:r>
      <w:r w:rsidR="00693A99">
        <w:rPr>
          <w:rFonts w:ascii="Times New Roman" w:hAnsi="Times New Roman" w:cs="Times New Roman"/>
        </w:rPr>
        <w:instrText>​</w:instrText>
      </w:r>
      <w:r w:rsidR="00693A99">
        <w:instrText>","container-title":"Wikipedia, la enciclopedia libre","language":"es","note":"Page Version ID: 119127836","source":"Wikipedia","title":"Modelo</w:instrText>
      </w:r>
      <w:r w:rsidR="00693A99">
        <w:rPr>
          <w:rFonts w:cs="Liberation Serif"/>
        </w:rPr>
        <w:instrText>–</w:instrText>
      </w:r>
      <w:r w:rsidR="00693A99">
        <w:instrText xml:space="preserve">vista–presentador","URL":"https://es.wikipedia.org/w/index.php?title=Modelo%E2%80%93vista%E2%80%93presentador&amp;oldid=119127836","accessed":{"date-parts":[["2020",2,4]]},"issued":{"date-parts":[["2019",9,9]]}}}],"schema":"https://github.com/citation-style-language/schema/raw/master/csl-citation.json"} </w:instrText>
      </w:r>
      <w:r>
        <w:fldChar w:fldCharType="separate"/>
      </w:r>
      <w:r w:rsidR="00693A99" w:rsidRPr="00693A99">
        <w:rPr>
          <w:rFonts w:cs="Liberation Serif"/>
        </w:rPr>
        <w:t>(2)</w:t>
      </w:r>
      <w:r>
        <w:fldChar w:fldCharType="end"/>
      </w:r>
      <w:r>
        <w:t>. Además, gracias al desarrollo de la aplicación con Flask, se permite implementar este patrón de una forma muy sencilla.</w:t>
      </w:r>
    </w:p>
    <w:p w14:paraId="2B2D0BB4" w14:textId="13610E59" w:rsidR="00C62098" w:rsidRDefault="00C62098" w:rsidP="00C62098">
      <w:pPr>
        <w:pStyle w:val="Ttulo3"/>
      </w:pPr>
      <w:bookmarkStart w:id="108" w:name="_Toc32403707"/>
      <w:r>
        <w:t>Arquitectura general de la aplicación</w:t>
      </w:r>
      <w:bookmarkEnd w:id="108"/>
    </w:p>
    <w:p w14:paraId="52228979" w14:textId="46C85C84" w:rsidR="00BD0496" w:rsidRDefault="00BD0496" w:rsidP="00C62098">
      <w:pPr>
        <w:sectPr w:rsidR="00BD0496" w:rsidSect="00681815">
          <w:pgSz w:w="11906" w:h="16838" w:code="9"/>
          <w:pgMar w:top="1418" w:right="1701" w:bottom="1418" w:left="1701" w:header="709" w:footer="709" w:gutter="0"/>
          <w:cols w:space="708"/>
          <w:titlePg/>
          <w:docGrid w:linePitch="360"/>
        </w:sectPr>
      </w:pPr>
      <w:r>
        <w:t>La arquitectura que se va a mostrar a continuación muestra los inputs que se introducen en la aplicación que se corresponden con la novela o película y el informe generado como output. Además, como es una aplicación de Python, se van a mostrar algunas librerías de Python y herramientas que se han empleado en su desarrollo, también aparecen dos librerías externas que se han utilizado para la funcionalidad añadida de Etnia y Sexo</w:t>
      </w:r>
      <w:r>
        <w:fldChar w:fldCharType="begin"/>
      </w:r>
      <w:r w:rsidR="00693A99">
        <w:instrText xml:space="preserve"> ADDIN ZOTERO_ITEM CSL_CITATION {"citationID":"rRuC7c89","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 xml:space="preserve"> y para la visualización de la red</w:t>
      </w:r>
      <w:r>
        <w:fldChar w:fldCharType="begin"/>
      </w:r>
      <w:r w:rsidR="00693A99">
        <w:instrText xml:space="preserve"> ADDIN ZOTERO_ITEM CSL_CITATION {"citationID":"30dVZPI7","properties":{"formattedCitation":"(4)","plainCitation":"(4)","noteIndex":0},"citationItems":[{"id":31,"uris":["http://zotero.org/users/local/7KpN74TT/items/7Y5BCGE6"],"uri":["http://zotero.org/users/local/7KpN74TT/items/7Y5BCGE6"],"itemData":{"id":31,"type":"book","abstract":"(1) Input a network. (2) Style it. (3) Download the result.","genre":"JavaScript","note":"original-date: 2018-05-11T08:03:31Z","source":"GitHub","title":"ulfaslak/network_styling_with_d3","URL":"https://github.com/ulfaslak/network_styling_with_d3","author":[{"family":"Aslak","given":"Ulf"}],"accessed":{"date-parts":[["2020",1,28]]},"issued":{"date-parts":[["2020",1,17]]}}}],"schema":"https://github.com/citation-style-language/schema/raw/master/csl-citation.json"} </w:instrText>
      </w:r>
      <w:r>
        <w:fldChar w:fldCharType="separate"/>
      </w:r>
      <w:r w:rsidR="00693A99" w:rsidRPr="00693A99">
        <w:rPr>
          <w:rFonts w:cs="Liberation Serif"/>
        </w:rPr>
        <w:t>(4)</w:t>
      </w:r>
      <w:r>
        <w:fldChar w:fldCharType="end"/>
      </w:r>
      <w:r>
        <w:t>.</w:t>
      </w:r>
    </w:p>
    <w:p w14:paraId="0D7030BF" w14:textId="7C619409" w:rsidR="00C62098" w:rsidRDefault="00BD0496" w:rsidP="00C62098">
      <w:r>
        <w:rPr>
          <w:noProof/>
        </w:rPr>
        <w:lastRenderedPageBreak/>
        <mc:AlternateContent>
          <mc:Choice Requires="wps">
            <w:drawing>
              <wp:anchor distT="0" distB="0" distL="114300" distR="114300" simplePos="0" relativeHeight="251819008" behindDoc="1" locked="0" layoutInCell="1" allowOverlap="1" wp14:anchorId="46791647" wp14:editId="2EAC9A43">
                <wp:simplePos x="0" y="0"/>
                <wp:positionH relativeFrom="column">
                  <wp:posOffset>0</wp:posOffset>
                </wp:positionH>
                <wp:positionV relativeFrom="paragraph">
                  <wp:posOffset>5031105</wp:posOffset>
                </wp:positionV>
                <wp:extent cx="8886825" cy="635"/>
                <wp:effectExtent l="0" t="0" r="0" b="0"/>
                <wp:wrapTight wrapText="bothSides">
                  <wp:wrapPolygon edited="0">
                    <wp:start x="0" y="0"/>
                    <wp:lineTo x="0" y="21600"/>
                    <wp:lineTo x="21600" y="21600"/>
                    <wp:lineTo x="21600" y="0"/>
                  </wp:wrapPolygon>
                </wp:wrapTight>
                <wp:docPr id="88" name="Cuadro de texto 8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09B19A2E" w14:textId="44267BE5" w:rsidR="00E37DB1" w:rsidRPr="006E3E72" w:rsidRDefault="00E37DB1" w:rsidP="00BD0496">
                            <w:pPr>
                              <w:pStyle w:val="Descripcin"/>
                              <w:jc w:val="center"/>
                              <w:rPr>
                                <w:noProof/>
                              </w:rPr>
                            </w:pPr>
                            <w:bookmarkStart w:id="109" w:name="_Toc32332766"/>
                            <w:r>
                              <w:t xml:space="preserve">Figura </w:t>
                            </w:r>
                            <w:r w:rsidR="00C55D23">
                              <w:fldChar w:fldCharType="begin"/>
                            </w:r>
                            <w:r w:rsidR="00C55D23">
                              <w:instrText xml:space="preserve"> SEQ Ilustración \* ARABIC </w:instrText>
                            </w:r>
                            <w:r w:rsidR="00C55D23">
                              <w:fldChar w:fldCharType="separate"/>
                            </w:r>
                            <w:r w:rsidR="002C5B9B">
                              <w:rPr>
                                <w:noProof/>
                              </w:rPr>
                              <w:t>13</w:t>
                            </w:r>
                            <w:r w:rsidR="00C55D23">
                              <w:rPr>
                                <w:noProof/>
                              </w:rPr>
                              <w:fldChar w:fldCharType="end"/>
                            </w:r>
                            <w:r>
                              <w:t xml:space="preserve"> Arquitectura de la aplicación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91647" id="Cuadro de texto 88" o:spid="_x0000_s1038" type="#_x0000_t202" style="position:absolute;left:0;text-align:left;margin-left:0;margin-top:396.15pt;width:699.75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" stroked="f">
                <v:textbox style="mso-fit-shape-to-text:t" inset="0,0,0,0">
                  <w:txbxContent>
                    <w:p w14:paraId="09B19A2E" w14:textId="44267BE5" w:rsidR="00E37DB1" w:rsidRPr="006E3E72" w:rsidRDefault="00E37DB1" w:rsidP="00BD0496">
                      <w:pPr>
                        <w:pStyle w:val="Descripcin"/>
                        <w:jc w:val="center"/>
                        <w:rPr>
                          <w:noProof/>
                        </w:rPr>
                      </w:pPr>
                      <w:bookmarkStart w:id="110" w:name="_Toc32332766"/>
                      <w:r>
                        <w:t xml:space="preserve">Figura </w:t>
                      </w:r>
                      <w:r w:rsidR="00C55D23">
                        <w:fldChar w:fldCharType="begin"/>
                      </w:r>
                      <w:r w:rsidR="00C55D23">
                        <w:instrText xml:space="preserve"> SEQ Ilustración \* ARABIC </w:instrText>
                      </w:r>
                      <w:r w:rsidR="00C55D23">
                        <w:fldChar w:fldCharType="separate"/>
                      </w:r>
                      <w:r w:rsidR="002C5B9B">
                        <w:rPr>
                          <w:noProof/>
                        </w:rPr>
                        <w:t>13</w:t>
                      </w:r>
                      <w:r w:rsidR="00C55D23">
                        <w:rPr>
                          <w:noProof/>
                        </w:rPr>
                        <w:fldChar w:fldCharType="end"/>
                      </w:r>
                      <w:r>
                        <w:t xml:space="preserve"> Arquitectura de la aplicación</w:t>
                      </w:r>
                      <w:bookmarkEnd w:id="110"/>
                    </w:p>
                  </w:txbxContent>
                </v:textbox>
                <w10:wrap type="tight"/>
              </v:shape>
            </w:pict>
          </mc:Fallback>
        </mc:AlternateContent>
      </w:r>
      <w:r>
        <w:rPr>
          <w:noProof/>
        </w:rPr>
        <w:drawing>
          <wp:anchor distT="0" distB="0" distL="114300" distR="114300" simplePos="0" relativeHeight="251816960" behindDoc="1" locked="0" layoutInCell="1" allowOverlap="1" wp14:anchorId="30F65229" wp14:editId="19ADA841">
            <wp:simplePos x="0" y="0"/>
            <wp:positionH relativeFrom="margin">
              <wp:align>left</wp:align>
            </wp:positionH>
            <wp:positionV relativeFrom="paragraph">
              <wp:posOffset>0</wp:posOffset>
            </wp:positionV>
            <wp:extent cx="8886825" cy="4973955"/>
            <wp:effectExtent l="0" t="0" r="9525" b="0"/>
            <wp:wrapTight wrapText="bothSides">
              <wp:wrapPolygon edited="0">
                <wp:start x="5788" y="0"/>
                <wp:lineTo x="5417" y="331"/>
                <wp:lineTo x="5047" y="993"/>
                <wp:lineTo x="5047" y="1737"/>
                <wp:lineTo x="5510" y="2647"/>
                <wp:lineTo x="5741" y="2647"/>
                <wp:lineTo x="6112" y="3971"/>
                <wp:lineTo x="5741" y="3971"/>
                <wp:lineTo x="3843" y="5046"/>
                <wp:lineTo x="648" y="5791"/>
                <wp:lineTo x="648" y="6535"/>
                <wp:lineTo x="3380" y="6618"/>
                <wp:lineTo x="1111" y="7445"/>
                <wp:lineTo x="278" y="7859"/>
                <wp:lineTo x="0" y="8438"/>
                <wp:lineTo x="0" y="10424"/>
                <wp:lineTo x="3334" y="10589"/>
                <wp:lineTo x="3334" y="14560"/>
                <wp:lineTo x="602" y="15884"/>
                <wp:lineTo x="0" y="16380"/>
                <wp:lineTo x="0" y="18034"/>
                <wp:lineTo x="602" y="18531"/>
                <wp:lineTo x="3334" y="19854"/>
                <wp:lineTo x="3936" y="21178"/>
                <wp:lineTo x="4306" y="21509"/>
                <wp:lineTo x="4399" y="21509"/>
                <wp:lineTo x="17178" y="21509"/>
                <wp:lineTo x="17271" y="21509"/>
                <wp:lineTo x="17641" y="21178"/>
                <wp:lineTo x="18197" y="19937"/>
                <wp:lineTo x="18243" y="14560"/>
                <wp:lineTo x="21577" y="14477"/>
                <wp:lineTo x="21577" y="12492"/>
                <wp:lineTo x="21299" y="11830"/>
                <wp:lineTo x="18243" y="10589"/>
                <wp:lineTo x="21021" y="10589"/>
                <wp:lineTo x="21021" y="10010"/>
                <wp:lineTo x="18243" y="9265"/>
                <wp:lineTo x="18243" y="6618"/>
                <wp:lineTo x="17919" y="5708"/>
                <wp:lineTo x="17734" y="5046"/>
                <wp:lineTo x="15743" y="4054"/>
                <wp:lineTo x="15233" y="3971"/>
                <wp:lineTo x="15280" y="3971"/>
                <wp:lineTo x="15650" y="2647"/>
                <wp:lineTo x="15835" y="2647"/>
                <wp:lineTo x="16345" y="1655"/>
                <wp:lineTo x="16391" y="993"/>
                <wp:lineTo x="15835" y="83"/>
                <wp:lineTo x="15558" y="0"/>
                <wp:lineTo x="5788" y="0"/>
              </wp:wrapPolygon>
            </wp:wrapTight>
            <wp:docPr id="87" name="Imagen 8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ueba grafo.png"/>
                    <pic:cNvPicPr/>
                  </pic:nvPicPr>
                  <pic:blipFill>
                    <a:blip r:embed="rId109">
                      <a:extLst>
                        <a:ext uri="{28A0092B-C50C-407E-A947-70E740481C1C}">
                          <a14:useLocalDpi xmlns:a14="http://schemas.microsoft.com/office/drawing/2010/main" val="0"/>
                        </a:ext>
                      </a:extLst>
                    </a:blip>
                    <a:stretch>
                      <a:fillRect/>
                    </a:stretch>
                  </pic:blipFill>
                  <pic:spPr>
                    <a:xfrm>
                      <a:off x="0" y="0"/>
                      <a:ext cx="8886825" cy="4973955"/>
                    </a:xfrm>
                    <a:prstGeom prst="rect">
                      <a:avLst/>
                    </a:prstGeom>
                  </pic:spPr>
                </pic:pic>
              </a:graphicData>
            </a:graphic>
            <wp14:sizeRelH relativeFrom="margin">
              <wp14:pctWidth>0</wp14:pctWidth>
            </wp14:sizeRelH>
            <wp14:sizeRelV relativeFrom="margin">
              <wp14:pctHeight>0</wp14:pctHeight>
            </wp14:sizeRelV>
          </wp:anchor>
        </w:drawing>
      </w:r>
    </w:p>
    <w:p w14:paraId="3B98A9E3" w14:textId="7C46FDFA" w:rsidR="00BD0496" w:rsidRPr="00C62098" w:rsidRDefault="00BD0496" w:rsidP="00C62098"/>
    <w:p w14:paraId="52180F2B" w14:textId="77777777" w:rsidR="00BD0496" w:rsidRDefault="00396D57">
      <w:pPr>
        <w:ind w:firstLine="0"/>
        <w:jc w:val="left"/>
        <w:sectPr w:rsidR="00BD0496" w:rsidSect="00BD0496">
          <w:pgSz w:w="16838" w:h="11906" w:orient="landscape" w:code="9"/>
          <w:pgMar w:top="1701" w:right="1418" w:bottom="1701" w:left="1418" w:header="709" w:footer="709" w:gutter="0"/>
          <w:cols w:space="708"/>
          <w:titlePg/>
          <w:docGrid w:linePitch="360"/>
        </w:sectPr>
      </w:pPr>
      <w:r>
        <w:br w:type="page"/>
      </w:r>
    </w:p>
    <w:p w14:paraId="0D4F740D" w14:textId="77777777" w:rsidR="00BD0496" w:rsidRDefault="00BD0496" w:rsidP="00BD0496">
      <w:pPr>
        <w:pStyle w:val="Ttulo3"/>
      </w:pPr>
      <w:bookmarkStart w:id="111" w:name="_Toc32403708"/>
      <w:r>
        <w:lastRenderedPageBreak/>
        <w:t>Diagrama de paquetes</w:t>
      </w:r>
      <w:bookmarkEnd w:id="111"/>
    </w:p>
    <w:p w14:paraId="2E99C823" w14:textId="77777777" w:rsidR="004161D2" w:rsidRDefault="004161D2" w:rsidP="004161D2">
      <w:r>
        <w:t>Los paquetes de la aplicación tienen la siguiente estructura, desde el paquete src hasta cada una de las subcarpetas que lo componen:</w:t>
      </w:r>
    </w:p>
    <w:p w14:paraId="43E19B9D" w14:textId="2E595568" w:rsidR="00434327" w:rsidRDefault="004161D2" w:rsidP="00EB5372">
      <w:pPr>
        <w:pStyle w:val="Prrafodelista"/>
        <w:numPr>
          <w:ilvl w:val="0"/>
          <w:numId w:val="55"/>
        </w:numPr>
      </w:pPr>
      <w:r>
        <w:t xml:space="preserve">src: contiene todos los paquetes del proyecto. </w:t>
      </w:r>
      <w:r w:rsidR="00434327">
        <w:t>Además,</w:t>
      </w:r>
      <w:r>
        <w:t xml:space="preserve"> posee dos archivos adicionales que se corresponden con el controlador y con el fichero de configuración</w:t>
      </w:r>
      <w:r w:rsidR="00434327">
        <w:t xml:space="preserve"> de Flask Babel.</w:t>
      </w:r>
    </w:p>
    <w:p w14:paraId="47085C1F" w14:textId="77777777" w:rsidR="00434327" w:rsidRDefault="004161D2" w:rsidP="00EB5372">
      <w:pPr>
        <w:pStyle w:val="Prrafodelista"/>
        <w:numPr>
          <w:ilvl w:val="0"/>
          <w:numId w:val="55"/>
        </w:numPr>
      </w:pPr>
      <w:r>
        <w:t xml:space="preserve"> </w:t>
      </w:r>
      <w:r w:rsidR="00434327">
        <w:t>src/Modelo: contiene los dos ficheros de Python donde se encuentra la lógica de la aplicación, estos ficheros se corresponden con el modelo y con la clase personaje.</w:t>
      </w:r>
    </w:p>
    <w:p w14:paraId="517CC89E" w14:textId="77777777" w:rsidR="00434327" w:rsidRDefault="00434327" w:rsidP="00EB5372">
      <w:pPr>
        <w:pStyle w:val="Prrafodelista"/>
        <w:numPr>
          <w:ilvl w:val="0"/>
          <w:numId w:val="55"/>
        </w:numPr>
      </w:pPr>
      <w:r>
        <w:t>src/LecturaFicheros: contiene los archivos para la lectura de ePubs y de csv. También contiene archivos para la escritura de los csv cuando el diccionario es exportado.</w:t>
      </w:r>
    </w:p>
    <w:p w14:paraId="03E49EEE" w14:textId="77777777" w:rsidR="00434327" w:rsidRDefault="00434327" w:rsidP="00EB5372">
      <w:pPr>
        <w:pStyle w:val="Prrafodelista"/>
        <w:numPr>
          <w:ilvl w:val="0"/>
          <w:numId w:val="55"/>
        </w:numPr>
      </w:pPr>
      <w:r>
        <w:t>src/Lexers: contiene cada uno de los analizadores léxicos empleados para obtener las posiciones de los personajes y para crear el diccionario de personajes a partir de un ePub introducido.</w:t>
      </w:r>
    </w:p>
    <w:p w14:paraId="3D09F56F" w14:textId="77777777" w:rsidR="00434327" w:rsidRDefault="00434327" w:rsidP="00EB5372">
      <w:pPr>
        <w:pStyle w:val="Prrafodelista"/>
        <w:numPr>
          <w:ilvl w:val="0"/>
          <w:numId w:val="55"/>
        </w:numPr>
      </w:pPr>
      <w:r>
        <w:t>src/PersistenciaSesiones: contiene la lógica de almacenamiento de sesiones del usuario. Es decir, la id de la sesión y el objeto modelo.</w:t>
      </w:r>
    </w:p>
    <w:p w14:paraId="02B92262" w14:textId="77777777" w:rsidR="00434327" w:rsidRDefault="00434327" w:rsidP="00EB5372">
      <w:pPr>
        <w:pStyle w:val="Prrafodelista"/>
        <w:numPr>
          <w:ilvl w:val="0"/>
          <w:numId w:val="55"/>
        </w:numPr>
      </w:pPr>
      <w:r>
        <w:t>src/static: contiene todos los archivos que han sido empleados por las plantillas html, es decir, las hojas de estilo, imágenes y archivos javascript.</w:t>
      </w:r>
    </w:p>
    <w:p w14:paraId="588AE859" w14:textId="77777777" w:rsidR="00434327" w:rsidRDefault="00434327" w:rsidP="00EB5372">
      <w:pPr>
        <w:pStyle w:val="Prrafodelista"/>
        <w:numPr>
          <w:ilvl w:val="0"/>
          <w:numId w:val="55"/>
        </w:numPr>
      </w:pPr>
      <w:r>
        <w:t>src/static/css: contiene las hojas de estilo que se han usado en las plantillas html.</w:t>
      </w:r>
    </w:p>
    <w:p w14:paraId="4234C40A" w14:textId="77777777" w:rsidR="00434327" w:rsidRDefault="00434327" w:rsidP="00EB5372">
      <w:pPr>
        <w:pStyle w:val="Prrafodelista"/>
        <w:numPr>
          <w:ilvl w:val="0"/>
          <w:numId w:val="55"/>
        </w:numPr>
      </w:pPr>
      <w:r>
        <w:t>src/static/img: contiene las imágenes que han sido usadas en las plantillas html.</w:t>
      </w:r>
    </w:p>
    <w:p w14:paraId="47721D6C" w14:textId="77777777" w:rsidR="00434327" w:rsidRDefault="00434327" w:rsidP="00EB5372">
      <w:pPr>
        <w:pStyle w:val="Prrafodelista"/>
        <w:numPr>
          <w:ilvl w:val="0"/>
          <w:numId w:val="55"/>
        </w:numPr>
      </w:pPr>
      <w:r>
        <w:t xml:space="preserve">src/static/js: contiene los ficheros javascript que se han empleado en las plantillas html. </w:t>
      </w:r>
    </w:p>
    <w:p w14:paraId="0444E1A2" w14:textId="77777777" w:rsidR="00AA0BD8" w:rsidRDefault="00434327" w:rsidP="00EB5372">
      <w:pPr>
        <w:pStyle w:val="Prrafodelista"/>
        <w:numPr>
          <w:ilvl w:val="0"/>
          <w:numId w:val="55"/>
        </w:numPr>
      </w:pPr>
      <w:r>
        <w:t xml:space="preserve">src/translations: contiene el </w:t>
      </w:r>
      <w:r w:rsidR="00AA0BD8">
        <w:t>catálogo de traducciones de la aplicación.</w:t>
      </w:r>
    </w:p>
    <w:p w14:paraId="7F755A26" w14:textId="48712C63" w:rsidR="00AA0BD8" w:rsidRDefault="00AA0BD8" w:rsidP="00EB5372">
      <w:pPr>
        <w:pStyle w:val="Prrafodelista"/>
        <w:numPr>
          <w:ilvl w:val="0"/>
          <w:numId w:val="55"/>
        </w:numPr>
      </w:pPr>
      <w:r>
        <w:t>src/templates: contiene las plantillas html que han sido usadas en el proyecto.</w:t>
      </w:r>
    </w:p>
    <w:p w14:paraId="38C0B0AD" w14:textId="71297037" w:rsidR="0009280E" w:rsidRDefault="0009280E" w:rsidP="00EB5372">
      <w:pPr>
        <w:pStyle w:val="Prrafodelista"/>
        <w:numPr>
          <w:ilvl w:val="0"/>
          <w:numId w:val="55"/>
        </w:numPr>
      </w:pPr>
      <w:r>
        <w:t xml:space="preserve">src/guiones: contiene </w:t>
      </w:r>
      <w:r w:rsidR="00845AB4">
        <w:t>el archivo de Python para la obtención del diccionario de personajes al obtener un guion.</w:t>
      </w:r>
    </w:p>
    <w:p w14:paraId="387404D9" w14:textId="787AA966" w:rsidR="00845AB4" w:rsidRDefault="00845AB4" w:rsidP="00EB5372">
      <w:pPr>
        <w:pStyle w:val="Prrafodelista"/>
        <w:numPr>
          <w:ilvl w:val="0"/>
          <w:numId w:val="55"/>
        </w:numPr>
      </w:pPr>
      <w:r>
        <w:t>src/PredictorEtniaSexo: contiene el archivo Python que implementa el predictor de etnia y sexo de Ethnea y Genni</w:t>
      </w:r>
      <w:r>
        <w:fldChar w:fldCharType="begin"/>
      </w:r>
      <w:r w:rsidR="00693A99">
        <w:instrText xml:space="preserve"> ADDIN ZOTERO_ITEM CSL_CITATION {"citationID":"3uwU22nD","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w:t>
      </w:r>
    </w:p>
    <w:p w14:paraId="79A299D3" w14:textId="7D284776" w:rsidR="00BD0496" w:rsidRDefault="0009280E" w:rsidP="00AA0BD8">
      <w:pPr>
        <w:pStyle w:val="Ttulo3"/>
        <w:ind w:left="707"/>
      </w:pPr>
      <w:bookmarkStart w:id="112" w:name="_Toc32403709"/>
      <w:r>
        <w:rPr>
          <w:noProof/>
        </w:rPr>
        <w:lastRenderedPageBreak/>
        <w:drawing>
          <wp:anchor distT="0" distB="0" distL="114300" distR="114300" simplePos="0" relativeHeight="251854848" behindDoc="1" locked="0" layoutInCell="1" allowOverlap="1" wp14:anchorId="08B1FEDE" wp14:editId="02ACA8EF">
            <wp:simplePos x="0" y="0"/>
            <wp:positionH relativeFrom="margin">
              <wp:align>right</wp:align>
            </wp:positionH>
            <wp:positionV relativeFrom="paragraph">
              <wp:posOffset>0</wp:posOffset>
            </wp:positionV>
            <wp:extent cx="5399405" cy="5583555"/>
            <wp:effectExtent l="0" t="0" r="0" b="0"/>
            <wp:wrapTight wrapText="bothSides">
              <wp:wrapPolygon edited="0">
                <wp:start x="0" y="0"/>
                <wp:lineTo x="0" y="21519"/>
                <wp:lineTo x="21491" y="21519"/>
                <wp:lineTo x="21491"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diagramapaquetes.png"/>
                    <pic:cNvPicPr/>
                  </pic:nvPicPr>
                  <pic:blipFill>
                    <a:blip r:embed="rId110">
                      <a:extLst>
                        <a:ext uri="{28A0092B-C50C-407E-A947-70E740481C1C}">
                          <a14:useLocalDpi xmlns:a14="http://schemas.microsoft.com/office/drawing/2010/main" val="0"/>
                        </a:ext>
                      </a:extLst>
                    </a:blip>
                    <a:stretch>
                      <a:fillRect/>
                    </a:stretch>
                  </pic:blipFill>
                  <pic:spPr>
                    <a:xfrm>
                      <a:off x="0" y="0"/>
                      <a:ext cx="5400024" cy="5583555"/>
                    </a:xfrm>
                    <a:prstGeom prst="rect">
                      <a:avLst/>
                    </a:prstGeom>
                  </pic:spPr>
                </pic:pic>
              </a:graphicData>
            </a:graphic>
          </wp:anchor>
        </w:drawing>
      </w:r>
      <w:r w:rsidR="00AA0BD8">
        <w:rPr>
          <w:noProof/>
        </w:rPr>
        <mc:AlternateContent>
          <mc:Choice Requires="wps">
            <w:drawing>
              <wp:anchor distT="0" distB="0" distL="114300" distR="114300" simplePos="0" relativeHeight="251822080" behindDoc="1" locked="0" layoutInCell="1" allowOverlap="1" wp14:anchorId="3AE18216" wp14:editId="0E210969">
                <wp:simplePos x="0" y="0"/>
                <wp:positionH relativeFrom="column">
                  <wp:posOffset>0</wp:posOffset>
                </wp:positionH>
                <wp:positionV relativeFrom="paragraph">
                  <wp:posOffset>5641975</wp:posOffset>
                </wp:positionV>
                <wp:extent cx="5400040"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838B41A" w14:textId="3349A08F" w:rsidR="00E37DB1" w:rsidRPr="0097122C" w:rsidRDefault="00E37DB1" w:rsidP="00AA0BD8">
                            <w:pPr>
                              <w:pStyle w:val="Descripcin"/>
                              <w:jc w:val="center"/>
                              <w:rPr>
                                <w:noProof/>
                              </w:rPr>
                            </w:pPr>
                            <w:bookmarkStart w:id="113" w:name="_Toc32332767"/>
                            <w:r>
                              <w:t xml:space="preserve">Figura </w:t>
                            </w:r>
                            <w:r w:rsidR="00C55D23">
                              <w:fldChar w:fldCharType="begin"/>
                            </w:r>
                            <w:r w:rsidR="00C55D23">
                              <w:instrText xml:space="preserve"> SEQ Ilustración \* ARABIC </w:instrText>
                            </w:r>
                            <w:r w:rsidR="00C55D23">
                              <w:fldChar w:fldCharType="separate"/>
                            </w:r>
                            <w:r w:rsidR="002C5B9B">
                              <w:rPr>
                                <w:noProof/>
                              </w:rPr>
                              <w:t>14</w:t>
                            </w:r>
                            <w:r w:rsidR="00C55D23">
                              <w:rPr>
                                <w:noProof/>
                              </w:rPr>
                              <w:fldChar w:fldCharType="end"/>
                            </w:r>
                            <w:r>
                              <w:t xml:space="preserve"> Diagrama de paquetes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18216" id="Cuadro de texto 90" o:spid="_x0000_s1039" type="#_x0000_t202" style="position:absolute;left:0;text-align:left;margin-left:0;margin-top:444.25pt;width:425.2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" stroked="f">
                <v:textbox style="mso-fit-shape-to-text:t" inset="0,0,0,0">
                  <w:txbxContent>
                    <w:p w14:paraId="4838B41A" w14:textId="3349A08F" w:rsidR="00E37DB1" w:rsidRPr="0097122C" w:rsidRDefault="00E37DB1" w:rsidP="00AA0BD8">
                      <w:pPr>
                        <w:pStyle w:val="Descripcin"/>
                        <w:jc w:val="center"/>
                        <w:rPr>
                          <w:noProof/>
                        </w:rPr>
                      </w:pPr>
                      <w:bookmarkStart w:id="114" w:name="_Toc32332767"/>
                      <w:r>
                        <w:t xml:space="preserve">Figura </w:t>
                      </w:r>
                      <w:r w:rsidR="00C55D23">
                        <w:fldChar w:fldCharType="begin"/>
                      </w:r>
                      <w:r w:rsidR="00C55D23">
                        <w:instrText xml:space="preserve"> SEQ Ilustración \* ARABIC </w:instrText>
                      </w:r>
                      <w:r w:rsidR="00C55D23">
                        <w:fldChar w:fldCharType="separate"/>
                      </w:r>
                      <w:r w:rsidR="002C5B9B">
                        <w:rPr>
                          <w:noProof/>
                        </w:rPr>
                        <w:t>14</w:t>
                      </w:r>
                      <w:r w:rsidR="00C55D23">
                        <w:rPr>
                          <w:noProof/>
                        </w:rPr>
                        <w:fldChar w:fldCharType="end"/>
                      </w:r>
                      <w:r>
                        <w:t xml:space="preserve"> Diagrama de paquetes</w:t>
                      </w:r>
                      <w:bookmarkEnd w:id="114"/>
                    </w:p>
                  </w:txbxContent>
                </v:textbox>
                <w10:wrap type="tight"/>
              </v:shape>
            </w:pict>
          </mc:Fallback>
        </mc:AlternateContent>
      </w:r>
      <w:r w:rsidR="00BD0496">
        <w:br w:type="page"/>
      </w:r>
      <w:r w:rsidR="00AA0BD8">
        <w:lastRenderedPageBreak/>
        <w:t>Diagrama de clases</w:t>
      </w:r>
      <w:bookmarkEnd w:id="112"/>
    </w:p>
    <w:p w14:paraId="7B1FA7B0" w14:textId="5247F388" w:rsidR="00CE7A01" w:rsidRDefault="0009280E" w:rsidP="00CE7A01">
      <w:r>
        <w:rPr>
          <w:noProof/>
        </w:rPr>
        <mc:AlternateContent>
          <mc:Choice Requires="wps">
            <w:drawing>
              <wp:anchor distT="0" distB="0" distL="114300" distR="114300" simplePos="0" relativeHeight="251857920" behindDoc="1" locked="0" layoutInCell="1" allowOverlap="1" wp14:anchorId="2D568B63" wp14:editId="6A658004">
                <wp:simplePos x="0" y="0"/>
                <wp:positionH relativeFrom="column">
                  <wp:posOffset>0</wp:posOffset>
                </wp:positionH>
                <wp:positionV relativeFrom="paragraph">
                  <wp:posOffset>5825490</wp:posOffset>
                </wp:positionV>
                <wp:extent cx="5400040" cy="635"/>
                <wp:effectExtent l="0" t="0" r="0" b="0"/>
                <wp:wrapTight wrapText="bothSides">
                  <wp:wrapPolygon edited="0">
                    <wp:start x="0" y="0"/>
                    <wp:lineTo x="0" y="21600"/>
                    <wp:lineTo x="21600" y="21600"/>
                    <wp:lineTo x="21600" y="0"/>
                  </wp:wrapPolygon>
                </wp:wrapTight>
                <wp:docPr id="116" name="Cuadro de texto 1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FFCDA19" w14:textId="0BB13F93" w:rsidR="00E37DB1" w:rsidRPr="00C6316F" w:rsidRDefault="00E37DB1" w:rsidP="0009280E">
                            <w:pPr>
                              <w:pStyle w:val="Descripcin"/>
                              <w:jc w:val="center"/>
                              <w:rPr>
                                <w:noProof/>
                              </w:rPr>
                            </w:pPr>
                            <w:bookmarkStart w:id="115" w:name="_Toc32332768"/>
                            <w:r>
                              <w:t xml:space="preserve">Figura </w:t>
                            </w:r>
                            <w:r w:rsidR="00C55D23">
                              <w:fldChar w:fldCharType="begin"/>
                            </w:r>
                            <w:r w:rsidR="00C55D23">
                              <w:instrText xml:space="preserve"> SEQ Ilustración \* ARABIC </w:instrText>
                            </w:r>
                            <w:r w:rsidR="00C55D23">
                              <w:fldChar w:fldCharType="separate"/>
                            </w:r>
                            <w:r w:rsidR="002C5B9B">
                              <w:rPr>
                                <w:noProof/>
                              </w:rPr>
                              <w:t>15</w:t>
                            </w:r>
                            <w:r w:rsidR="00C55D23">
                              <w:rPr>
                                <w:noProof/>
                              </w:rPr>
                              <w:fldChar w:fldCharType="end"/>
                            </w:r>
                            <w:r>
                              <w:t xml:space="preserve"> Diagrama de clases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68B63" id="Cuadro de texto 116" o:spid="_x0000_s1040" type="#_x0000_t202" style="position:absolute;left:0;text-align:left;margin-left:0;margin-top:458.7pt;width:425.2pt;height:.05pt;z-index:-25145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" stroked="f">
                <v:textbox style="mso-fit-shape-to-text:t" inset="0,0,0,0">
                  <w:txbxContent>
                    <w:p w14:paraId="6FFCDA19" w14:textId="0BB13F93" w:rsidR="00E37DB1" w:rsidRPr="00C6316F" w:rsidRDefault="00E37DB1" w:rsidP="0009280E">
                      <w:pPr>
                        <w:pStyle w:val="Descripcin"/>
                        <w:jc w:val="center"/>
                        <w:rPr>
                          <w:noProof/>
                        </w:rPr>
                      </w:pPr>
                      <w:bookmarkStart w:id="116" w:name="_Toc32332768"/>
                      <w:r>
                        <w:t xml:space="preserve">Figura </w:t>
                      </w:r>
                      <w:r w:rsidR="00C55D23">
                        <w:fldChar w:fldCharType="begin"/>
                      </w:r>
                      <w:r w:rsidR="00C55D23">
                        <w:instrText xml:space="preserve"> SEQ Ilustración \* ARABIC </w:instrText>
                      </w:r>
                      <w:r w:rsidR="00C55D23">
                        <w:fldChar w:fldCharType="separate"/>
                      </w:r>
                      <w:r w:rsidR="002C5B9B">
                        <w:rPr>
                          <w:noProof/>
                        </w:rPr>
                        <w:t>15</w:t>
                      </w:r>
                      <w:r w:rsidR="00C55D23">
                        <w:rPr>
                          <w:noProof/>
                        </w:rPr>
                        <w:fldChar w:fldCharType="end"/>
                      </w:r>
                      <w:r>
                        <w:t xml:space="preserve"> Diagrama de clases</w:t>
                      </w:r>
                      <w:bookmarkEnd w:id="116"/>
                    </w:p>
                  </w:txbxContent>
                </v:textbox>
                <w10:wrap type="tight"/>
              </v:shape>
            </w:pict>
          </mc:Fallback>
        </mc:AlternateContent>
      </w:r>
      <w:r>
        <w:rPr>
          <w:noProof/>
        </w:rPr>
        <w:drawing>
          <wp:anchor distT="0" distB="0" distL="114300" distR="114300" simplePos="0" relativeHeight="251855872" behindDoc="1" locked="0" layoutInCell="1" allowOverlap="1" wp14:anchorId="3BAED12C" wp14:editId="3B17F3B2">
            <wp:simplePos x="0" y="0"/>
            <wp:positionH relativeFrom="margin">
              <wp:align>right</wp:align>
            </wp:positionH>
            <wp:positionV relativeFrom="paragraph">
              <wp:posOffset>935990</wp:posOffset>
            </wp:positionV>
            <wp:extent cx="5400040" cy="4832350"/>
            <wp:effectExtent l="0" t="0" r="0" b="6350"/>
            <wp:wrapTight wrapText="bothSides">
              <wp:wrapPolygon edited="0">
                <wp:start x="0" y="0"/>
                <wp:lineTo x="0" y="21543"/>
                <wp:lineTo x="21488" y="21543"/>
                <wp:lineTo x="21488" y="0"/>
                <wp:lineTo x="0" y="0"/>
              </wp:wrapPolygon>
            </wp:wrapTight>
            <wp:docPr id="115" name="Imagen 11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iagramadeclases.png"/>
                    <pic:cNvPicPr/>
                  </pic:nvPicPr>
                  <pic:blipFill>
                    <a:blip r:embed="rId111">
                      <a:extLst>
                        <a:ext uri="{28A0092B-C50C-407E-A947-70E740481C1C}">
                          <a14:useLocalDpi xmlns:a14="http://schemas.microsoft.com/office/drawing/2010/main" val="0"/>
                        </a:ext>
                      </a:extLst>
                    </a:blip>
                    <a:stretch>
                      <a:fillRect/>
                    </a:stretch>
                  </pic:blipFill>
                  <pic:spPr>
                    <a:xfrm>
                      <a:off x="0" y="0"/>
                      <a:ext cx="5400040" cy="4832350"/>
                    </a:xfrm>
                    <a:prstGeom prst="rect">
                      <a:avLst/>
                    </a:prstGeom>
                  </pic:spPr>
                </pic:pic>
              </a:graphicData>
            </a:graphic>
          </wp:anchor>
        </w:drawing>
      </w:r>
      <w:r w:rsidR="00AA0BD8">
        <w:t>En este apartado se va a mostrar el diagrama de clases generado en este proyecto, se mostrará la estructura del sistema y sus clases y atributos, dejando claro las relaciones que se establecen entre ellos. En este diagrama no se van a mostrar los métodos que existen en ellos, sino que se describirán a continuación de forma individual debido a la cantidad de métodos que poseen algunas clases.</w:t>
      </w:r>
    </w:p>
    <w:p w14:paraId="778FF60F" w14:textId="25ACED20" w:rsidR="00CE7A01" w:rsidRDefault="00CE7A01" w:rsidP="00CE7A01">
      <w:r>
        <w:t>A continuación, se van a describir cada uno de los tipos de relaciones que se van a dar en el siguiente diagrama.</w:t>
      </w:r>
    </w:p>
    <w:p w14:paraId="2F181A45" w14:textId="7F9AB1DF" w:rsidR="00CE7A01" w:rsidRDefault="00CE7A01" w:rsidP="00EB5372">
      <w:pPr>
        <w:pStyle w:val="Prrafodelista"/>
        <w:numPr>
          <w:ilvl w:val="0"/>
          <w:numId w:val="56"/>
        </w:numPr>
      </w:pPr>
      <w:r>
        <w:t>Composición: es la relación que se marca con un diamante relleno. Esta relación indica un todo y cada una de sus partes. Por ejemplo, en nuestro proyecto la clase Personaje es una parte de la clase Modelo.</w:t>
      </w:r>
    </w:p>
    <w:p w14:paraId="2DC8190F" w14:textId="01307E8B" w:rsidR="00CE7A01" w:rsidRDefault="00CE7A01" w:rsidP="00EB5372">
      <w:pPr>
        <w:pStyle w:val="Prrafodelista"/>
        <w:numPr>
          <w:ilvl w:val="0"/>
          <w:numId w:val="56"/>
        </w:numPr>
      </w:pPr>
      <w:r>
        <w:t>Asociación: es la relación marcada con una línea. Una asociación indica la relación entre dos clases</w:t>
      </w:r>
      <w:r w:rsidR="00270DE3">
        <w:t xml:space="preserve"> de forma estática. La clase Modelo se asocia con la clase Lectorcsv.</w:t>
      </w:r>
    </w:p>
    <w:p w14:paraId="7A66BBB7" w14:textId="0154D3F0" w:rsidR="00270DE3" w:rsidRDefault="00270DE3" w:rsidP="00EB5372">
      <w:pPr>
        <w:pStyle w:val="Prrafodelista"/>
        <w:numPr>
          <w:ilvl w:val="0"/>
          <w:numId w:val="56"/>
        </w:numPr>
      </w:pPr>
      <w:r>
        <w:t>Dependencia: es la relación marcada con una línea discontinua y corresponde con una relación cliente-proveedor, en la cual el cliente usa los servicios del proveedor. Por ejemplo, la clase Modelo, usa los servicios de la clase LecturaEpub.</w:t>
      </w:r>
    </w:p>
    <w:p w14:paraId="0BF949B8" w14:textId="4739A1C5" w:rsidR="00270DE3" w:rsidRDefault="00270DE3" w:rsidP="00EB5372">
      <w:pPr>
        <w:pStyle w:val="Prrafodelista"/>
        <w:numPr>
          <w:ilvl w:val="0"/>
          <w:numId w:val="56"/>
        </w:numPr>
      </w:pPr>
      <w:r>
        <w:lastRenderedPageBreak/>
        <w:t xml:space="preserve">Asociación directa: es la relación marcada con una flecha. Esta relación denota navegación en la dirección hacia la que va la flecha. Por </w:t>
      </w:r>
      <w:r w:rsidR="004B29D9">
        <w:t>ejemplo,</w:t>
      </w:r>
      <w:r>
        <w:t xml:space="preserve"> la clase CreaDict y Modelo tienen una asociación directa ya que poseen una relación en la que Modelo llama a CreaDict, por </w:t>
      </w:r>
      <w:r w:rsidR="00270007">
        <w:t>tanto,</w:t>
      </w:r>
      <w:r>
        <w:t xml:space="preserve"> la dirección de navegación va de CreaDict a Modelo.</w:t>
      </w:r>
    </w:p>
    <w:p w14:paraId="58CB170A" w14:textId="69F87BB4" w:rsidR="00270DE3" w:rsidRDefault="00457CE9" w:rsidP="00270DE3">
      <w:r>
        <w:rPr>
          <w:noProof/>
        </w:rPr>
        <w:drawing>
          <wp:anchor distT="0" distB="0" distL="114300" distR="114300" simplePos="0" relativeHeight="251827200" behindDoc="1" locked="0" layoutInCell="1" allowOverlap="1" wp14:anchorId="3C0A14E9" wp14:editId="20226546">
            <wp:simplePos x="0" y="0"/>
            <wp:positionH relativeFrom="margin">
              <wp:align>left</wp:align>
            </wp:positionH>
            <wp:positionV relativeFrom="paragraph">
              <wp:posOffset>560070</wp:posOffset>
            </wp:positionV>
            <wp:extent cx="2676525" cy="4800600"/>
            <wp:effectExtent l="0" t="0" r="9525" b="0"/>
            <wp:wrapTight wrapText="bothSides">
              <wp:wrapPolygon edited="0">
                <wp:start x="0" y="0"/>
                <wp:lineTo x="0" y="21514"/>
                <wp:lineTo x="21523" y="21514"/>
                <wp:lineTo x="21523" y="0"/>
                <wp:lineTo x="0" y="0"/>
              </wp:wrapPolygon>
            </wp:wrapTight>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ontrolador.png"/>
                    <pic:cNvPicPr/>
                  </pic:nvPicPr>
                  <pic:blipFill>
                    <a:blip r:embed="rId112">
                      <a:extLst>
                        <a:ext uri="{28A0092B-C50C-407E-A947-70E740481C1C}">
                          <a14:useLocalDpi xmlns:a14="http://schemas.microsoft.com/office/drawing/2010/main" val="0"/>
                        </a:ext>
                      </a:extLst>
                    </a:blip>
                    <a:stretch>
                      <a:fillRect/>
                    </a:stretch>
                  </pic:blipFill>
                  <pic:spPr>
                    <a:xfrm>
                      <a:off x="0" y="0"/>
                      <a:ext cx="2676525" cy="4800600"/>
                    </a:xfrm>
                    <a:prstGeom prst="rect">
                      <a:avLst/>
                    </a:prstGeom>
                  </pic:spPr>
                </pic:pic>
              </a:graphicData>
            </a:graphic>
          </wp:anchor>
        </w:drawing>
      </w:r>
      <w:r w:rsidR="00BB056E">
        <w:rPr>
          <w:noProof/>
        </w:rPr>
        <mc:AlternateContent>
          <mc:Choice Requires="wps">
            <w:drawing>
              <wp:anchor distT="0" distB="0" distL="114300" distR="114300" simplePos="0" relativeHeight="251853824" behindDoc="1" locked="0" layoutInCell="1" allowOverlap="1" wp14:anchorId="606F5A57" wp14:editId="0917FB84">
                <wp:simplePos x="0" y="0"/>
                <wp:positionH relativeFrom="margin">
                  <wp:align>right</wp:align>
                </wp:positionH>
                <wp:positionV relativeFrom="paragraph">
                  <wp:posOffset>2887345</wp:posOffset>
                </wp:positionV>
                <wp:extent cx="2686050" cy="635"/>
                <wp:effectExtent l="0" t="0" r="0" b="8255"/>
                <wp:wrapTight wrapText="bothSides">
                  <wp:wrapPolygon edited="0">
                    <wp:start x="0" y="0"/>
                    <wp:lineTo x="0" y="20698"/>
                    <wp:lineTo x="21447" y="20698"/>
                    <wp:lineTo x="21447" y="0"/>
                    <wp:lineTo x="0" y="0"/>
                  </wp:wrapPolygon>
                </wp:wrapTight>
                <wp:docPr id="111" name="Cuadro de texto 11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787F6116" w14:textId="3870203D" w:rsidR="00E37DB1" w:rsidRPr="00C55E65" w:rsidRDefault="00E37DB1" w:rsidP="00BB056E">
                            <w:pPr>
                              <w:pStyle w:val="Descripcin"/>
                              <w:jc w:val="center"/>
                              <w:rPr>
                                <w:noProof/>
                              </w:rPr>
                            </w:pPr>
                            <w:bookmarkStart w:id="117" w:name="_Toc32332769"/>
                            <w:r>
                              <w:t xml:space="preserve">Figura </w:t>
                            </w:r>
                            <w:r w:rsidR="00C55D23">
                              <w:fldChar w:fldCharType="begin"/>
                            </w:r>
                            <w:r w:rsidR="00C55D23">
                              <w:instrText xml:space="preserve"> SEQ Ilustración \* ARABIC </w:instrText>
                            </w:r>
                            <w:r w:rsidR="00C55D23">
                              <w:fldChar w:fldCharType="separate"/>
                            </w:r>
                            <w:r w:rsidR="002C5B9B">
                              <w:rPr>
                                <w:noProof/>
                              </w:rPr>
                              <w:t>16</w:t>
                            </w:r>
                            <w:r w:rsidR="00C55D23">
                              <w:rPr>
                                <w:noProof/>
                              </w:rPr>
                              <w:fldChar w:fldCharType="end"/>
                            </w:r>
                            <w:r>
                              <w:t xml:space="preserve"> Clase CreaDict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F5A57" id="Cuadro de texto 111" o:spid="_x0000_s1041" type="#_x0000_t202" style="position:absolute;left:0;text-align:left;margin-left:160.3pt;margin-top:227.35pt;width:211.5pt;height:.05pt;z-index:-251462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" stroked="f">
                <v:textbox style="mso-fit-shape-to-text:t" inset="0,0,0,0">
                  <w:txbxContent>
                    <w:p w14:paraId="787F6116" w14:textId="3870203D" w:rsidR="00E37DB1" w:rsidRPr="00C55E65" w:rsidRDefault="00E37DB1" w:rsidP="00BB056E">
                      <w:pPr>
                        <w:pStyle w:val="Descripcin"/>
                        <w:jc w:val="center"/>
                        <w:rPr>
                          <w:noProof/>
                        </w:rPr>
                      </w:pPr>
                      <w:bookmarkStart w:id="118" w:name="_Toc32332769"/>
                      <w:r>
                        <w:t xml:space="preserve">Figura </w:t>
                      </w:r>
                      <w:r w:rsidR="00C55D23">
                        <w:fldChar w:fldCharType="begin"/>
                      </w:r>
                      <w:r w:rsidR="00C55D23">
                        <w:instrText xml:space="preserve"> SEQ Ilustración \* ARABIC </w:instrText>
                      </w:r>
                      <w:r w:rsidR="00C55D23">
                        <w:fldChar w:fldCharType="separate"/>
                      </w:r>
                      <w:r w:rsidR="002C5B9B">
                        <w:rPr>
                          <w:noProof/>
                        </w:rPr>
                        <w:t>16</w:t>
                      </w:r>
                      <w:r w:rsidR="00C55D23">
                        <w:rPr>
                          <w:noProof/>
                        </w:rPr>
                        <w:fldChar w:fldCharType="end"/>
                      </w:r>
                      <w:r>
                        <w:t xml:space="preserve"> Clase CreaDict</w:t>
                      </w:r>
                      <w:bookmarkEnd w:id="118"/>
                    </w:p>
                  </w:txbxContent>
                </v:textbox>
                <w10:wrap type="tight" anchorx="margin"/>
              </v:shape>
            </w:pict>
          </mc:Fallback>
        </mc:AlternateContent>
      </w:r>
      <w:r w:rsidR="00BB056E">
        <w:rPr>
          <w:noProof/>
        </w:rPr>
        <w:drawing>
          <wp:anchor distT="0" distB="0" distL="114300" distR="114300" simplePos="0" relativeHeight="251851776" behindDoc="1" locked="0" layoutInCell="1" allowOverlap="1" wp14:anchorId="2C8193C7" wp14:editId="6163B21C">
            <wp:simplePos x="0" y="0"/>
            <wp:positionH relativeFrom="margin">
              <wp:align>right</wp:align>
            </wp:positionH>
            <wp:positionV relativeFrom="paragraph">
              <wp:posOffset>563245</wp:posOffset>
            </wp:positionV>
            <wp:extent cx="2686050" cy="2324100"/>
            <wp:effectExtent l="0" t="0" r="0" b="0"/>
            <wp:wrapTight wrapText="bothSides">
              <wp:wrapPolygon edited="0">
                <wp:start x="0" y="0"/>
                <wp:lineTo x="0" y="21423"/>
                <wp:lineTo x="21447" y="21423"/>
                <wp:lineTo x="21447" y="0"/>
                <wp:lineTo x="0" y="0"/>
              </wp:wrapPolygon>
            </wp:wrapTight>
            <wp:docPr id="110" name="Imagen 1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reaDict.png"/>
                    <pic:cNvPicPr/>
                  </pic:nvPicPr>
                  <pic:blipFill>
                    <a:blip r:embed="rId113">
                      <a:extLst>
                        <a:ext uri="{28A0092B-C50C-407E-A947-70E740481C1C}">
                          <a14:useLocalDpi xmlns:a14="http://schemas.microsoft.com/office/drawing/2010/main" val="0"/>
                        </a:ext>
                      </a:extLst>
                    </a:blip>
                    <a:stretch>
                      <a:fillRect/>
                    </a:stretch>
                  </pic:blipFill>
                  <pic:spPr>
                    <a:xfrm>
                      <a:off x="0" y="0"/>
                      <a:ext cx="2686050" cy="2324100"/>
                    </a:xfrm>
                    <a:prstGeom prst="rect">
                      <a:avLst/>
                    </a:prstGeom>
                  </pic:spPr>
                </pic:pic>
              </a:graphicData>
            </a:graphic>
          </wp:anchor>
        </w:drawing>
      </w:r>
      <w:r w:rsidR="00BB056E">
        <w:rPr>
          <w:noProof/>
        </w:rPr>
        <mc:AlternateContent>
          <mc:Choice Requires="wps">
            <w:drawing>
              <wp:anchor distT="0" distB="0" distL="114300" distR="114300" simplePos="0" relativeHeight="251843584" behindDoc="1" locked="0" layoutInCell="1" allowOverlap="1" wp14:anchorId="50BB8F7D" wp14:editId="1450E8ED">
                <wp:simplePos x="0" y="0"/>
                <wp:positionH relativeFrom="column">
                  <wp:posOffset>2713990</wp:posOffset>
                </wp:positionH>
                <wp:positionV relativeFrom="paragraph">
                  <wp:posOffset>7665720</wp:posOffset>
                </wp:positionV>
                <wp:extent cx="2676525" cy="635"/>
                <wp:effectExtent l="0" t="0" r="0" b="0"/>
                <wp:wrapTight wrapText="bothSides">
                  <wp:wrapPolygon edited="0">
                    <wp:start x="0" y="0"/>
                    <wp:lineTo x="0" y="21600"/>
                    <wp:lineTo x="21600" y="21600"/>
                    <wp:lineTo x="2160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F3F5832" w14:textId="2446CA52" w:rsidR="00E37DB1" w:rsidRPr="00AA3BB7" w:rsidRDefault="00E37DB1" w:rsidP="00BB056E">
                            <w:pPr>
                              <w:pStyle w:val="Descripcin"/>
                              <w:jc w:val="center"/>
                              <w:rPr>
                                <w:noProof/>
                              </w:rPr>
                            </w:pPr>
                            <w:bookmarkStart w:id="119" w:name="_Toc32332770"/>
                            <w:r>
                              <w:t xml:space="preserve">Figura </w:t>
                            </w:r>
                            <w:r w:rsidR="00C55D23">
                              <w:fldChar w:fldCharType="begin"/>
                            </w:r>
                            <w:r w:rsidR="00C55D23">
                              <w:instrText xml:space="preserve"> SEQ Ilustración \* ARABIC </w:instrText>
                            </w:r>
                            <w:r w:rsidR="00C55D23">
                              <w:fldChar w:fldCharType="separate"/>
                            </w:r>
                            <w:r w:rsidR="002C5B9B">
                              <w:rPr>
                                <w:noProof/>
                              </w:rPr>
                              <w:t>17</w:t>
                            </w:r>
                            <w:r w:rsidR="00C55D23">
                              <w:rPr>
                                <w:noProof/>
                              </w:rPr>
                              <w:fldChar w:fldCharType="end"/>
                            </w:r>
                            <w:r>
                              <w:t xml:space="preserve"> Clase TempBD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B8F7D" id="Cuadro de texto 106" o:spid="_x0000_s1042" type="#_x0000_t202" style="position:absolute;left:0;text-align:left;margin-left:213.7pt;margin-top:603.6pt;width:210.75pt;height:.05pt;z-index:-25147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" stroked="f">
                <v:textbox style="mso-fit-shape-to-text:t" inset="0,0,0,0">
                  <w:txbxContent>
                    <w:p w14:paraId="6F3F5832" w14:textId="2446CA52" w:rsidR="00E37DB1" w:rsidRPr="00AA3BB7" w:rsidRDefault="00E37DB1" w:rsidP="00BB056E">
                      <w:pPr>
                        <w:pStyle w:val="Descripcin"/>
                        <w:jc w:val="center"/>
                        <w:rPr>
                          <w:noProof/>
                        </w:rPr>
                      </w:pPr>
                      <w:bookmarkStart w:id="120" w:name="_Toc32332770"/>
                      <w:r>
                        <w:t xml:space="preserve">Figura </w:t>
                      </w:r>
                      <w:r w:rsidR="00C55D23">
                        <w:fldChar w:fldCharType="begin"/>
                      </w:r>
                      <w:r w:rsidR="00C55D23">
                        <w:instrText xml:space="preserve"> SEQ Ilustración \* ARABIC </w:instrText>
                      </w:r>
                      <w:r w:rsidR="00C55D23">
                        <w:fldChar w:fldCharType="separate"/>
                      </w:r>
                      <w:r w:rsidR="002C5B9B">
                        <w:rPr>
                          <w:noProof/>
                        </w:rPr>
                        <w:t>17</w:t>
                      </w:r>
                      <w:r w:rsidR="00C55D23">
                        <w:rPr>
                          <w:noProof/>
                        </w:rPr>
                        <w:fldChar w:fldCharType="end"/>
                      </w:r>
                      <w:r>
                        <w:t xml:space="preserve"> Clase TempBD</w:t>
                      </w:r>
                      <w:bookmarkEnd w:id="120"/>
                    </w:p>
                  </w:txbxContent>
                </v:textbox>
                <w10:wrap type="tight"/>
              </v:shape>
            </w:pict>
          </mc:Fallback>
        </mc:AlternateContent>
      </w:r>
      <w:r w:rsidR="00BB056E">
        <w:rPr>
          <w:noProof/>
        </w:rPr>
        <w:drawing>
          <wp:anchor distT="0" distB="0" distL="114300" distR="114300" simplePos="0" relativeHeight="251832320" behindDoc="1" locked="0" layoutInCell="1" allowOverlap="1" wp14:anchorId="7E14C183" wp14:editId="55DDAF23">
            <wp:simplePos x="0" y="0"/>
            <wp:positionH relativeFrom="margin">
              <wp:align>right</wp:align>
            </wp:positionH>
            <wp:positionV relativeFrom="paragraph">
              <wp:posOffset>5665470</wp:posOffset>
            </wp:positionV>
            <wp:extent cx="2676525" cy="1943100"/>
            <wp:effectExtent l="0" t="0" r="9525" b="0"/>
            <wp:wrapTight wrapText="bothSides">
              <wp:wrapPolygon edited="0">
                <wp:start x="0" y="0"/>
                <wp:lineTo x="0" y="21388"/>
                <wp:lineTo x="21523" y="21388"/>
                <wp:lineTo x="21523" y="0"/>
                <wp:lineTo x="0" y="0"/>
              </wp:wrapPolygon>
            </wp:wrapTight>
            <wp:docPr id="101" name="Imagen 10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empBD.png"/>
                    <pic:cNvPicPr/>
                  </pic:nvPicPr>
                  <pic:blipFill>
                    <a:blip r:embed="rId114">
                      <a:extLst>
                        <a:ext uri="{28A0092B-C50C-407E-A947-70E740481C1C}">
                          <a14:useLocalDpi xmlns:a14="http://schemas.microsoft.com/office/drawing/2010/main" val="0"/>
                        </a:ext>
                      </a:extLst>
                    </a:blip>
                    <a:stretch>
                      <a:fillRect/>
                    </a:stretch>
                  </pic:blipFill>
                  <pic:spPr>
                    <a:xfrm>
                      <a:off x="0" y="0"/>
                      <a:ext cx="2676525" cy="1943100"/>
                    </a:xfrm>
                    <a:prstGeom prst="rect">
                      <a:avLst/>
                    </a:prstGeom>
                  </pic:spPr>
                </pic:pic>
              </a:graphicData>
            </a:graphic>
          </wp:anchor>
        </w:drawing>
      </w:r>
      <w:r w:rsidR="00BB056E">
        <w:rPr>
          <w:noProof/>
        </w:rPr>
        <mc:AlternateContent>
          <mc:Choice Requires="wps">
            <w:drawing>
              <wp:anchor distT="0" distB="0" distL="114300" distR="114300" simplePos="0" relativeHeight="251839488" behindDoc="1" locked="0" layoutInCell="1" allowOverlap="1" wp14:anchorId="45870927" wp14:editId="0BE536FA">
                <wp:simplePos x="0" y="0"/>
                <wp:positionH relativeFrom="column">
                  <wp:posOffset>2713990</wp:posOffset>
                </wp:positionH>
                <wp:positionV relativeFrom="paragraph">
                  <wp:posOffset>4963795</wp:posOffset>
                </wp:positionV>
                <wp:extent cx="2676525" cy="635"/>
                <wp:effectExtent l="0" t="0" r="0" b="0"/>
                <wp:wrapTight wrapText="bothSides">
                  <wp:wrapPolygon edited="0">
                    <wp:start x="0" y="0"/>
                    <wp:lineTo x="0" y="21600"/>
                    <wp:lineTo x="21600" y="21600"/>
                    <wp:lineTo x="21600" y="0"/>
                  </wp:wrapPolygon>
                </wp:wrapTight>
                <wp:docPr id="104" name="Cuadro de texto 104"/>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4DA7FD6A" w14:textId="34927F4E" w:rsidR="00E37DB1" w:rsidRPr="002D732B" w:rsidRDefault="00E37DB1" w:rsidP="00BB056E">
                            <w:pPr>
                              <w:pStyle w:val="Descripcin"/>
                              <w:jc w:val="center"/>
                              <w:rPr>
                                <w:noProof/>
                              </w:rPr>
                            </w:pPr>
                            <w:bookmarkStart w:id="121" w:name="_Toc32332771"/>
                            <w:r>
                              <w:t xml:space="preserve">Figura </w:t>
                            </w:r>
                            <w:r w:rsidR="00C55D23">
                              <w:fldChar w:fldCharType="begin"/>
                            </w:r>
                            <w:r w:rsidR="00C55D23">
                              <w:instrText xml:space="preserve"> SEQ Ilustración \* ARABIC </w:instrText>
                            </w:r>
                            <w:r w:rsidR="00C55D23">
                              <w:fldChar w:fldCharType="separate"/>
                            </w:r>
                            <w:r w:rsidR="002C5B9B">
                              <w:rPr>
                                <w:noProof/>
                              </w:rPr>
                              <w:t>18</w:t>
                            </w:r>
                            <w:r w:rsidR="00C55D23">
                              <w:rPr>
                                <w:noProof/>
                              </w:rPr>
                              <w:fldChar w:fldCharType="end"/>
                            </w:r>
                            <w:r>
                              <w:t xml:space="preserve"> Clase Lectorcsv</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70927" id="Cuadro de texto 104" o:spid="_x0000_s1043" type="#_x0000_t202" style="position:absolute;left:0;text-align:left;margin-left:213.7pt;margin-top:390.85pt;width:210.75pt;height:.05pt;z-index:-25147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9DmNgIAAHAEAAAOAAAAZHJzL2Uyb0RvYy54bWysVMFu2zAMvQ/YPwi6L06yJS2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" stroked="f">
                <v:textbox style="mso-fit-shape-to-text:t" inset="0,0,0,0">
                  <w:txbxContent>
                    <w:p w14:paraId="4DA7FD6A" w14:textId="34927F4E" w:rsidR="00E37DB1" w:rsidRPr="002D732B" w:rsidRDefault="00E37DB1" w:rsidP="00BB056E">
                      <w:pPr>
                        <w:pStyle w:val="Descripcin"/>
                        <w:jc w:val="center"/>
                        <w:rPr>
                          <w:noProof/>
                        </w:rPr>
                      </w:pPr>
                      <w:bookmarkStart w:id="122" w:name="_Toc32332771"/>
                      <w:r>
                        <w:t xml:space="preserve">Figura </w:t>
                      </w:r>
                      <w:r w:rsidR="00C55D23">
                        <w:fldChar w:fldCharType="begin"/>
                      </w:r>
                      <w:r w:rsidR="00C55D23">
                        <w:instrText xml:space="preserve"> SEQ Ilustración \* ARABIC </w:instrText>
                      </w:r>
                      <w:r w:rsidR="00C55D23">
                        <w:fldChar w:fldCharType="separate"/>
                      </w:r>
                      <w:r w:rsidR="002C5B9B">
                        <w:rPr>
                          <w:noProof/>
                        </w:rPr>
                        <w:t>18</w:t>
                      </w:r>
                      <w:r w:rsidR="00C55D23">
                        <w:rPr>
                          <w:noProof/>
                        </w:rPr>
                        <w:fldChar w:fldCharType="end"/>
                      </w:r>
                      <w:r>
                        <w:t xml:space="preserve"> Clase Lectorcsv</w:t>
                      </w:r>
                      <w:bookmarkEnd w:id="122"/>
                    </w:p>
                  </w:txbxContent>
                </v:textbox>
                <w10:wrap type="tight"/>
              </v:shape>
            </w:pict>
          </mc:Fallback>
        </mc:AlternateContent>
      </w:r>
      <w:r w:rsidR="00BB056E">
        <w:rPr>
          <w:noProof/>
        </w:rPr>
        <w:drawing>
          <wp:anchor distT="0" distB="0" distL="114300" distR="114300" simplePos="0" relativeHeight="251829248" behindDoc="1" locked="0" layoutInCell="1" allowOverlap="1" wp14:anchorId="25C63DD9" wp14:editId="36AC8E94">
            <wp:simplePos x="0" y="0"/>
            <wp:positionH relativeFrom="margin">
              <wp:align>right</wp:align>
            </wp:positionH>
            <wp:positionV relativeFrom="paragraph">
              <wp:posOffset>3820795</wp:posOffset>
            </wp:positionV>
            <wp:extent cx="2676525" cy="1085850"/>
            <wp:effectExtent l="0" t="0" r="9525" b="0"/>
            <wp:wrapTight wrapText="bothSides">
              <wp:wrapPolygon edited="0">
                <wp:start x="0" y="0"/>
                <wp:lineTo x="0" y="21221"/>
                <wp:lineTo x="21523" y="21221"/>
                <wp:lineTo x="21523" y="0"/>
                <wp:lineTo x="0" y="0"/>
              </wp:wrapPolygon>
            </wp:wrapTight>
            <wp:docPr id="96" name="Imagen 9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ectorcsv.png"/>
                    <pic:cNvPicPr/>
                  </pic:nvPicPr>
                  <pic:blipFill>
                    <a:blip r:embed="rId115">
                      <a:extLst>
                        <a:ext uri="{28A0092B-C50C-407E-A947-70E740481C1C}">
                          <a14:useLocalDpi xmlns:a14="http://schemas.microsoft.com/office/drawing/2010/main" val="0"/>
                        </a:ext>
                      </a:extLst>
                    </a:blip>
                    <a:stretch>
                      <a:fillRect/>
                    </a:stretch>
                  </pic:blipFill>
                  <pic:spPr>
                    <a:xfrm>
                      <a:off x="0" y="0"/>
                      <a:ext cx="2676525" cy="1085850"/>
                    </a:xfrm>
                    <a:prstGeom prst="rect">
                      <a:avLst/>
                    </a:prstGeom>
                  </pic:spPr>
                </pic:pic>
              </a:graphicData>
            </a:graphic>
          </wp:anchor>
        </w:drawing>
      </w:r>
      <w:r w:rsidR="00BB056E">
        <w:rPr>
          <w:noProof/>
        </w:rPr>
        <mc:AlternateContent>
          <mc:Choice Requires="wps">
            <w:drawing>
              <wp:anchor distT="0" distB="0" distL="114300" distR="114300" simplePos="0" relativeHeight="251841536" behindDoc="1" locked="0" layoutInCell="1" allowOverlap="1" wp14:anchorId="46DE5517" wp14:editId="3C63DE34">
                <wp:simplePos x="0" y="0"/>
                <wp:positionH relativeFrom="column">
                  <wp:posOffset>-635</wp:posOffset>
                </wp:positionH>
                <wp:positionV relativeFrom="paragraph">
                  <wp:posOffset>7478395</wp:posOffset>
                </wp:positionV>
                <wp:extent cx="2676525" cy="635"/>
                <wp:effectExtent l="0" t="0" r="0" b="0"/>
                <wp:wrapTight wrapText="bothSides">
                  <wp:wrapPolygon edited="0">
                    <wp:start x="0" y="0"/>
                    <wp:lineTo x="0" y="21600"/>
                    <wp:lineTo x="21600" y="21600"/>
                    <wp:lineTo x="21600" y="0"/>
                  </wp:wrapPolygon>
                </wp:wrapTight>
                <wp:docPr id="105" name="Cuadro de texto 105"/>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1FEBC68" w14:textId="49AD7EA8" w:rsidR="00E37DB1" w:rsidRPr="00AF02F6" w:rsidRDefault="00E37DB1" w:rsidP="00BB056E">
                            <w:pPr>
                              <w:pStyle w:val="Descripcin"/>
                              <w:jc w:val="center"/>
                              <w:rPr>
                                <w:noProof/>
                              </w:rPr>
                            </w:pPr>
                            <w:bookmarkStart w:id="123" w:name="_Toc32332772"/>
                            <w:r>
                              <w:t xml:space="preserve">Figura </w:t>
                            </w:r>
                            <w:r w:rsidR="00C55D23">
                              <w:fldChar w:fldCharType="begin"/>
                            </w:r>
                            <w:r w:rsidR="00C55D23">
                              <w:instrText xml:space="preserve"> SEQ Ilustración \* ARABIC </w:instrText>
                            </w:r>
                            <w:r w:rsidR="00C55D23">
                              <w:fldChar w:fldCharType="separate"/>
                            </w:r>
                            <w:r w:rsidR="002C5B9B">
                              <w:rPr>
                                <w:noProof/>
                              </w:rPr>
                              <w:t>19</w:t>
                            </w:r>
                            <w:r w:rsidR="00C55D23">
                              <w:rPr>
                                <w:noProof/>
                              </w:rPr>
                              <w:fldChar w:fldCharType="end"/>
                            </w:r>
                            <w:r>
                              <w:t xml:space="preserve"> Clase LecturaEpub</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E5517" id="Cuadro de texto 105" o:spid="_x0000_s1044" type="#_x0000_t202" style="position:absolute;left:0;text-align:left;margin-left:-.05pt;margin-top:588.85pt;width:210.75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" stroked="f">
                <v:textbox style="mso-fit-shape-to-text:t" inset="0,0,0,0">
                  <w:txbxContent>
                    <w:p w14:paraId="61FEBC68" w14:textId="49AD7EA8" w:rsidR="00E37DB1" w:rsidRPr="00AF02F6" w:rsidRDefault="00E37DB1" w:rsidP="00BB056E">
                      <w:pPr>
                        <w:pStyle w:val="Descripcin"/>
                        <w:jc w:val="center"/>
                        <w:rPr>
                          <w:noProof/>
                        </w:rPr>
                      </w:pPr>
                      <w:bookmarkStart w:id="124" w:name="_Toc32332772"/>
                      <w:r>
                        <w:t xml:space="preserve">Figura </w:t>
                      </w:r>
                      <w:r w:rsidR="00C55D23">
                        <w:fldChar w:fldCharType="begin"/>
                      </w:r>
                      <w:r w:rsidR="00C55D23">
                        <w:instrText xml:space="preserve"> SEQ Ilustración \* ARABIC </w:instrText>
                      </w:r>
                      <w:r w:rsidR="00C55D23">
                        <w:fldChar w:fldCharType="separate"/>
                      </w:r>
                      <w:r w:rsidR="002C5B9B">
                        <w:rPr>
                          <w:noProof/>
                        </w:rPr>
                        <w:t>19</w:t>
                      </w:r>
                      <w:r w:rsidR="00C55D23">
                        <w:rPr>
                          <w:noProof/>
                        </w:rPr>
                        <w:fldChar w:fldCharType="end"/>
                      </w:r>
                      <w:r>
                        <w:t xml:space="preserve"> Clase LecturaEpub</w:t>
                      </w:r>
                      <w:bookmarkEnd w:id="124"/>
                    </w:p>
                  </w:txbxContent>
                </v:textbox>
                <w10:wrap type="tight"/>
              </v:shape>
            </w:pict>
          </mc:Fallback>
        </mc:AlternateContent>
      </w:r>
      <w:r w:rsidR="00BB056E">
        <w:rPr>
          <w:noProof/>
        </w:rPr>
        <w:drawing>
          <wp:anchor distT="0" distB="0" distL="114300" distR="114300" simplePos="0" relativeHeight="251830272" behindDoc="1" locked="0" layoutInCell="1" allowOverlap="1" wp14:anchorId="02226943" wp14:editId="6062A97B">
            <wp:simplePos x="0" y="0"/>
            <wp:positionH relativeFrom="margin">
              <wp:posOffset>-635</wp:posOffset>
            </wp:positionH>
            <wp:positionV relativeFrom="paragraph">
              <wp:posOffset>6049645</wp:posOffset>
            </wp:positionV>
            <wp:extent cx="2676525" cy="1371600"/>
            <wp:effectExtent l="0" t="0" r="9525" b="0"/>
            <wp:wrapTight wrapText="bothSides">
              <wp:wrapPolygon edited="0">
                <wp:start x="0" y="0"/>
                <wp:lineTo x="0" y="21300"/>
                <wp:lineTo x="21523" y="21300"/>
                <wp:lineTo x="21523" y="0"/>
                <wp:lineTo x="0" y="0"/>
              </wp:wrapPolygon>
            </wp:wrapTight>
            <wp:docPr id="97" name="Imagen 97"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LecturaEpub.png"/>
                    <pic:cNvPicPr/>
                  </pic:nvPicPr>
                  <pic:blipFill>
                    <a:blip r:embed="rId116">
                      <a:extLst>
                        <a:ext uri="{28A0092B-C50C-407E-A947-70E740481C1C}">
                          <a14:useLocalDpi xmlns:a14="http://schemas.microsoft.com/office/drawing/2010/main" val="0"/>
                        </a:ext>
                      </a:extLst>
                    </a:blip>
                    <a:stretch>
                      <a:fillRect/>
                    </a:stretch>
                  </pic:blipFill>
                  <pic:spPr>
                    <a:xfrm>
                      <a:off x="0" y="0"/>
                      <a:ext cx="2676525" cy="1371600"/>
                    </a:xfrm>
                    <a:prstGeom prst="rect">
                      <a:avLst/>
                    </a:prstGeom>
                  </pic:spPr>
                </pic:pic>
              </a:graphicData>
            </a:graphic>
          </wp:anchor>
        </w:drawing>
      </w:r>
      <w:r w:rsidR="00BB056E">
        <w:rPr>
          <w:noProof/>
        </w:rPr>
        <mc:AlternateContent>
          <mc:Choice Requires="wps">
            <w:drawing>
              <wp:anchor distT="0" distB="0" distL="114300" distR="114300" simplePos="0" relativeHeight="251835392" behindDoc="1" locked="0" layoutInCell="1" allowOverlap="1" wp14:anchorId="20546DCA" wp14:editId="7CAE9555">
                <wp:simplePos x="0" y="0"/>
                <wp:positionH relativeFrom="column">
                  <wp:posOffset>0</wp:posOffset>
                </wp:positionH>
                <wp:positionV relativeFrom="paragraph">
                  <wp:posOffset>5417820</wp:posOffset>
                </wp:positionV>
                <wp:extent cx="2676525" cy="635"/>
                <wp:effectExtent l="0" t="0" r="0" b="0"/>
                <wp:wrapTight wrapText="bothSides">
                  <wp:wrapPolygon edited="0">
                    <wp:start x="0" y="0"/>
                    <wp:lineTo x="0" y="21600"/>
                    <wp:lineTo x="21600" y="21600"/>
                    <wp:lineTo x="21600" y="0"/>
                  </wp:wrapPolygon>
                </wp:wrapTight>
                <wp:docPr id="102" name="Cuadro de texto 10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DD40F82" w14:textId="51775A13" w:rsidR="00E37DB1" w:rsidRPr="00C84B38" w:rsidRDefault="00E37DB1" w:rsidP="00BB056E">
                            <w:pPr>
                              <w:pStyle w:val="Descripcin"/>
                              <w:jc w:val="center"/>
                              <w:rPr>
                                <w:noProof/>
                              </w:rPr>
                            </w:pPr>
                            <w:bookmarkStart w:id="125" w:name="_Toc32332773"/>
                            <w:r>
                              <w:t xml:space="preserve">Figura </w:t>
                            </w:r>
                            <w:r w:rsidR="00C55D23">
                              <w:fldChar w:fldCharType="begin"/>
                            </w:r>
                            <w:r w:rsidR="00C55D23">
                              <w:instrText xml:space="preserve"> SEQ Ilustración \* ARABIC </w:instrText>
                            </w:r>
                            <w:r w:rsidR="00C55D23">
                              <w:fldChar w:fldCharType="separate"/>
                            </w:r>
                            <w:r w:rsidR="002C5B9B">
                              <w:rPr>
                                <w:noProof/>
                              </w:rPr>
                              <w:t>20</w:t>
                            </w:r>
                            <w:r w:rsidR="00C55D23">
                              <w:rPr>
                                <w:noProof/>
                              </w:rPr>
                              <w:fldChar w:fldCharType="end"/>
                            </w:r>
                            <w:r>
                              <w:t xml:space="preserve"> Clase controlador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46DCA" id="Cuadro de texto 102" o:spid="_x0000_s1045" type="#_x0000_t202" style="position:absolute;left:0;text-align:left;margin-left:0;margin-top:426.6pt;width:210.75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JyNQIAAHAEAAAOAAAAZHJzL2Uyb0RvYy54bWysVMFu2zAMvQ/YPwi6L04yJNu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" stroked="f">
                <v:textbox style="mso-fit-shape-to-text:t" inset="0,0,0,0">
                  <w:txbxContent>
                    <w:p w14:paraId="6DD40F82" w14:textId="51775A13" w:rsidR="00E37DB1" w:rsidRPr="00C84B38" w:rsidRDefault="00E37DB1" w:rsidP="00BB056E">
                      <w:pPr>
                        <w:pStyle w:val="Descripcin"/>
                        <w:jc w:val="center"/>
                        <w:rPr>
                          <w:noProof/>
                        </w:rPr>
                      </w:pPr>
                      <w:bookmarkStart w:id="126" w:name="_Toc32332773"/>
                      <w:r>
                        <w:t xml:space="preserve">Figura </w:t>
                      </w:r>
                      <w:r w:rsidR="00C55D23">
                        <w:fldChar w:fldCharType="begin"/>
                      </w:r>
                      <w:r w:rsidR="00C55D23">
                        <w:instrText xml:space="preserve"> SEQ Ilustración \* ARABIC </w:instrText>
                      </w:r>
                      <w:r w:rsidR="00C55D23">
                        <w:fldChar w:fldCharType="separate"/>
                      </w:r>
                      <w:r w:rsidR="002C5B9B">
                        <w:rPr>
                          <w:noProof/>
                        </w:rPr>
                        <w:t>20</w:t>
                      </w:r>
                      <w:r w:rsidR="00C55D23">
                        <w:rPr>
                          <w:noProof/>
                        </w:rPr>
                        <w:fldChar w:fldCharType="end"/>
                      </w:r>
                      <w:r>
                        <w:t xml:space="preserve"> Clase controlador</w:t>
                      </w:r>
                      <w:bookmarkEnd w:id="126"/>
                    </w:p>
                  </w:txbxContent>
                </v:textbox>
                <w10:wrap type="tight"/>
              </v:shape>
            </w:pict>
          </mc:Fallback>
        </mc:AlternateContent>
      </w:r>
      <w:r w:rsidR="00270DE3">
        <w:t xml:space="preserve">Como no cabían todas las variables y métodos en cada una de las clases, se van a poner a continuación </w:t>
      </w:r>
      <w:r w:rsidR="004B29D9">
        <w:t>todas las clases detalladas más a fondo:</w:t>
      </w:r>
      <w:r w:rsidR="00BB056E" w:rsidRPr="00BB056E">
        <w:rPr>
          <w:noProof/>
        </w:rPr>
        <w:t xml:space="preserve"> </w:t>
      </w:r>
    </w:p>
    <w:p w14:paraId="3D2260C2" w14:textId="10F88EAF" w:rsidR="00BB056E" w:rsidRDefault="00322EAA" w:rsidP="00BB056E">
      <w:pPr>
        <w:keepNext/>
      </w:pPr>
      <w:r>
        <w:rPr>
          <w:noProof/>
        </w:rPr>
        <w:lastRenderedPageBreak/>
        <w:drawing>
          <wp:inline distT="0" distB="0" distL="0" distR="0" wp14:anchorId="5F7FEE86" wp14:editId="6A4DFDC8">
            <wp:extent cx="2833370" cy="8249539"/>
            <wp:effectExtent l="0" t="0" r="508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delo.png"/>
                    <pic:cNvPicPr/>
                  </pic:nvPicPr>
                  <pic:blipFill>
                    <a:blip r:embed="rId117">
                      <a:extLst>
                        <a:ext uri="{28A0092B-C50C-407E-A947-70E740481C1C}">
                          <a14:useLocalDpi xmlns:a14="http://schemas.microsoft.com/office/drawing/2010/main" val="0"/>
                        </a:ext>
                      </a:extLst>
                    </a:blip>
                    <a:stretch>
                      <a:fillRect/>
                    </a:stretch>
                  </pic:blipFill>
                  <pic:spPr>
                    <a:xfrm>
                      <a:off x="0" y="0"/>
                      <a:ext cx="2833370" cy="8249539"/>
                    </a:xfrm>
                    <a:prstGeom prst="rect">
                      <a:avLst/>
                    </a:prstGeom>
                  </pic:spPr>
                </pic:pic>
              </a:graphicData>
            </a:graphic>
          </wp:inline>
        </w:drawing>
      </w:r>
      <w:r w:rsidR="00BB056E">
        <w:rPr>
          <w:noProof/>
        </w:rPr>
        <mc:AlternateContent>
          <mc:Choice Requires="wps">
            <w:drawing>
              <wp:anchor distT="0" distB="0" distL="114300" distR="114300" simplePos="0" relativeHeight="251846656" behindDoc="1" locked="0" layoutInCell="1" allowOverlap="1" wp14:anchorId="6F8CFE74" wp14:editId="2A868719">
                <wp:simplePos x="0" y="0"/>
                <wp:positionH relativeFrom="column">
                  <wp:posOffset>3339465</wp:posOffset>
                </wp:positionH>
                <wp:positionV relativeFrom="paragraph">
                  <wp:posOffset>20320</wp:posOffset>
                </wp:positionV>
                <wp:extent cx="1918970" cy="457200"/>
                <wp:effectExtent l="0" t="0" r="5080" b="0"/>
                <wp:wrapTight wrapText="bothSides">
                  <wp:wrapPolygon edited="0">
                    <wp:start x="0" y="0"/>
                    <wp:lineTo x="0" y="20700"/>
                    <wp:lineTo x="21443" y="20700"/>
                    <wp:lineTo x="21443" y="0"/>
                    <wp:lineTo x="0" y="0"/>
                  </wp:wrapPolygon>
                </wp:wrapTight>
                <wp:docPr id="107" name="Cuadro de texto 107"/>
                <wp:cNvGraphicFramePr/>
                <a:graphic xmlns:a="http://schemas.openxmlformats.org/drawingml/2006/main">
                  <a:graphicData uri="http://schemas.microsoft.com/office/word/2010/wordprocessingShape">
                    <wps:wsp>
                      <wps:cNvSpPr txBox="1"/>
                      <wps:spPr>
                        <a:xfrm>
                          <a:off x="0" y="0"/>
                          <a:ext cx="1918970" cy="457200"/>
                        </a:xfrm>
                        <a:prstGeom prst="rect">
                          <a:avLst/>
                        </a:prstGeom>
                        <a:solidFill>
                          <a:prstClr val="white"/>
                        </a:solidFill>
                        <a:ln>
                          <a:noFill/>
                        </a:ln>
                      </wps:spPr>
                      <wps:txbx>
                        <w:txbxContent>
                          <w:p w14:paraId="5121C7B5" w14:textId="1CA289FD" w:rsidR="00E37DB1" w:rsidRPr="005B5BED" w:rsidRDefault="00E37DB1" w:rsidP="00BB056E">
                            <w:pPr>
                              <w:pStyle w:val="Descripcin"/>
                              <w:jc w:val="center"/>
                              <w:rPr>
                                <w:noProof/>
                              </w:rPr>
                            </w:pPr>
                            <w:bookmarkStart w:id="127" w:name="_Toc32332774"/>
                            <w:r>
                              <w:t xml:space="preserve">Figura </w:t>
                            </w:r>
                            <w:r w:rsidR="00C55D23">
                              <w:fldChar w:fldCharType="begin"/>
                            </w:r>
                            <w:r w:rsidR="00C55D23">
                              <w:instrText xml:space="preserve"> SEQ Ilustración \* ARABIC </w:instrText>
                            </w:r>
                            <w:r w:rsidR="00C55D23">
                              <w:fldChar w:fldCharType="separate"/>
                            </w:r>
                            <w:r w:rsidR="002C5B9B">
                              <w:rPr>
                                <w:noProof/>
                              </w:rPr>
                              <w:t>21</w:t>
                            </w:r>
                            <w:r w:rsidR="00C55D23">
                              <w:rPr>
                                <w:noProof/>
                              </w:rPr>
                              <w:fldChar w:fldCharType="end"/>
                            </w:r>
                            <w:r>
                              <w:t xml:space="preserve"> Clase Modelo</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8CFE74" id="Cuadro de texto 107" o:spid="_x0000_s1046" type="#_x0000_t202" style="position:absolute;left:0;text-align:left;margin-left:262.95pt;margin-top:1.6pt;width:151.1pt;height:36pt;z-index:-25146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" stroked="f">
                <v:textbox inset="0,0,0,0">
                  <w:txbxContent>
                    <w:p w14:paraId="5121C7B5" w14:textId="1CA289FD" w:rsidR="00E37DB1" w:rsidRPr="005B5BED" w:rsidRDefault="00E37DB1" w:rsidP="00BB056E">
                      <w:pPr>
                        <w:pStyle w:val="Descripcin"/>
                        <w:jc w:val="center"/>
                        <w:rPr>
                          <w:noProof/>
                        </w:rPr>
                      </w:pPr>
                      <w:bookmarkStart w:id="128" w:name="_Toc32332774"/>
                      <w:r>
                        <w:t xml:space="preserve">Figura </w:t>
                      </w:r>
                      <w:r w:rsidR="00C55D23">
                        <w:fldChar w:fldCharType="begin"/>
                      </w:r>
                      <w:r w:rsidR="00C55D23">
                        <w:instrText xml:space="preserve"> SEQ Ilustración \* ARABIC </w:instrText>
                      </w:r>
                      <w:r w:rsidR="00C55D23">
                        <w:fldChar w:fldCharType="separate"/>
                      </w:r>
                      <w:r w:rsidR="002C5B9B">
                        <w:rPr>
                          <w:noProof/>
                        </w:rPr>
                        <w:t>21</w:t>
                      </w:r>
                      <w:r w:rsidR="00C55D23">
                        <w:rPr>
                          <w:noProof/>
                        </w:rPr>
                        <w:fldChar w:fldCharType="end"/>
                      </w:r>
                      <w:r>
                        <w:t xml:space="preserve"> Clase Modelo</w:t>
                      </w:r>
                      <w:bookmarkEnd w:id="128"/>
                    </w:p>
                  </w:txbxContent>
                </v:textbox>
                <w10:wrap type="tight"/>
              </v:shape>
            </w:pict>
          </mc:Fallback>
        </mc:AlternateContent>
      </w:r>
    </w:p>
    <w:p w14:paraId="44465F65" w14:textId="330D83FA" w:rsidR="00BB056E" w:rsidRDefault="00845AB4">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864064" behindDoc="1" locked="0" layoutInCell="1" allowOverlap="1" wp14:anchorId="288CE9C2" wp14:editId="47C9FD01">
                <wp:simplePos x="0" y="0"/>
                <wp:positionH relativeFrom="column">
                  <wp:posOffset>0</wp:posOffset>
                </wp:positionH>
                <wp:positionV relativeFrom="paragraph">
                  <wp:posOffset>7577455</wp:posOffset>
                </wp:positionV>
                <wp:extent cx="2524125" cy="635"/>
                <wp:effectExtent l="0" t="0" r="0" b="0"/>
                <wp:wrapTight wrapText="bothSides">
                  <wp:wrapPolygon edited="0">
                    <wp:start x="0" y="0"/>
                    <wp:lineTo x="0" y="21600"/>
                    <wp:lineTo x="21600" y="21600"/>
                    <wp:lineTo x="21600" y="0"/>
                  </wp:wrapPolygon>
                </wp:wrapTight>
                <wp:docPr id="120" name="Cuadro de texto 120"/>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20BFC7E3" w14:textId="49D88944" w:rsidR="00E37DB1" w:rsidRPr="00065EC7" w:rsidRDefault="00E37DB1" w:rsidP="00845AB4">
                            <w:pPr>
                              <w:pStyle w:val="Descripcin"/>
                              <w:rPr>
                                <w:noProof/>
                              </w:rPr>
                            </w:pPr>
                            <w:bookmarkStart w:id="129" w:name="_Toc32332775"/>
                            <w:r>
                              <w:t xml:space="preserve">Figura </w:t>
                            </w:r>
                            <w:r w:rsidR="00C55D23">
                              <w:fldChar w:fldCharType="begin"/>
                            </w:r>
                            <w:r w:rsidR="00C55D23">
                              <w:instrText xml:space="preserve"> SEQ Ilustración \* ARABIC </w:instrText>
                            </w:r>
                            <w:r w:rsidR="00C55D23">
                              <w:fldChar w:fldCharType="separate"/>
                            </w:r>
                            <w:r w:rsidR="002C5B9B">
                              <w:rPr>
                                <w:noProof/>
                              </w:rPr>
                              <w:t>22</w:t>
                            </w:r>
                            <w:r w:rsidR="00C55D23">
                              <w:rPr>
                                <w:noProof/>
                              </w:rPr>
                              <w:fldChar w:fldCharType="end"/>
                            </w:r>
                            <w:r>
                              <w:t xml:space="preserve"> Clase EthneaGenni</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CE9C2" id="Cuadro de texto 120" o:spid="_x0000_s1047" type="#_x0000_t202" style="position:absolute;margin-left:0;margin-top:596.65pt;width:198.75pt;height:.05pt;z-index:-25145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" stroked="f">
                <v:textbox style="mso-fit-shape-to-text:t" inset="0,0,0,0">
                  <w:txbxContent>
                    <w:p w14:paraId="20BFC7E3" w14:textId="49D88944" w:rsidR="00E37DB1" w:rsidRPr="00065EC7" w:rsidRDefault="00E37DB1" w:rsidP="00845AB4">
                      <w:pPr>
                        <w:pStyle w:val="Descripcin"/>
                        <w:rPr>
                          <w:noProof/>
                        </w:rPr>
                      </w:pPr>
                      <w:bookmarkStart w:id="130" w:name="_Toc32332775"/>
                      <w:r>
                        <w:t xml:space="preserve">Figura </w:t>
                      </w:r>
                      <w:r w:rsidR="00C55D23">
                        <w:fldChar w:fldCharType="begin"/>
                      </w:r>
                      <w:r w:rsidR="00C55D23">
                        <w:instrText xml:space="preserve"> SEQ Ilustración \* ARABIC </w:instrText>
                      </w:r>
                      <w:r w:rsidR="00C55D23">
                        <w:fldChar w:fldCharType="separate"/>
                      </w:r>
                      <w:r w:rsidR="002C5B9B">
                        <w:rPr>
                          <w:noProof/>
                        </w:rPr>
                        <w:t>22</w:t>
                      </w:r>
                      <w:r w:rsidR="00C55D23">
                        <w:rPr>
                          <w:noProof/>
                        </w:rPr>
                        <w:fldChar w:fldCharType="end"/>
                      </w:r>
                      <w:r>
                        <w:t xml:space="preserve"> Clase EthneaGenni</w:t>
                      </w:r>
                      <w:bookmarkEnd w:id="130"/>
                    </w:p>
                  </w:txbxContent>
                </v:textbox>
                <w10:wrap type="tight"/>
              </v:shape>
            </w:pict>
          </mc:Fallback>
        </mc:AlternateContent>
      </w:r>
      <w:r w:rsidR="00322EAA">
        <w:rPr>
          <w:noProof/>
        </w:rPr>
        <w:drawing>
          <wp:anchor distT="0" distB="0" distL="114300" distR="114300" simplePos="0" relativeHeight="251862016" behindDoc="1" locked="0" layoutInCell="1" allowOverlap="1" wp14:anchorId="09414F78" wp14:editId="623CEBB7">
            <wp:simplePos x="0" y="0"/>
            <wp:positionH relativeFrom="margin">
              <wp:align>left</wp:align>
            </wp:positionH>
            <wp:positionV relativeFrom="paragraph">
              <wp:posOffset>6316345</wp:posOffset>
            </wp:positionV>
            <wp:extent cx="2524125" cy="1203960"/>
            <wp:effectExtent l="0" t="0" r="9525" b="0"/>
            <wp:wrapTight wrapText="bothSides">
              <wp:wrapPolygon edited="0">
                <wp:start x="0" y="0"/>
                <wp:lineTo x="0" y="21190"/>
                <wp:lineTo x="21518" y="21190"/>
                <wp:lineTo x="21518" y="0"/>
                <wp:lineTo x="0" y="0"/>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CrearDiccionario.png"/>
                    <pic:cNvPicPr/>
                  </pic:nvPicPr>
                  <pic:blipFill>
                    <a:blip r:embed="rId118">
                      <a:extLst>
                        <a:ext uri="{28A0092B-C50C-407E-A947-70E740481C1C}">
                          <a14:useLocalDpi xmlns:a14="http://schemas.microsoft.com/office/drawing/2010/main" val="0"/>
                        </a:ext>
                      </a:extLst>
                    </a:blip>
                    <a:stretch>
                      <a:fillRect/>
                    </a:stretch>
                  </pic:blipFill>
                  <pic:spPr>
                    <a:xfrm>
                      <a:off x="0" y="0"/>
                      <a:ext cx="2524125" cy="1203960"/>
                    </a:xfrm>
                    <a:prstGeom prst="rect">
                      <a:avLst/>
                    </a:prstGeom>
                  </pic:spPr>
                </pic:pic>
              </a:graphicData>
            </a:graphic>
            <wp14:sizeRelH relativeFrom="margin">
              <wp14:pctWidth>0</wp14:pctWidth>
            </wp14:sizeRelH>
            <wp14:sizeRelV relativeFrom="margin">
              <wp14:pctHeight>0</wp14:pctHeight>
            </wp14:sizeRelV>
          </wp:anchor>
        </w:drawing>
      </w:r>
      <w:r w:rsidR="00322EAA">
        <w:rPr>
          <w:noProof/>
        </w:rPr>
        <w:drawing>
          <wp:anchor distT="0" distB="0" distL="114300" distR="114300" simplePos="0" relativeHeight="251858944" behindDoc="1" locked="0" layoutInCell="1" allowOverlap="1" wp14:anchorId="5AAED45E" wp14:editId="3FAE1FE6">
            <wp:simplePos x="0" y="0"/>
            <wp:positionH relativeFrom="margin">
              <wp:align>right</wp:align>
            </wp:positionH>
            <wp:positionV relativeFrom="paragraph">
              <wp:posOffset>3754120</wp:posOffset>
            </wp:positionV>
            <wp:extent cx="2676525" cy="989965"/>
            <wp:effectExtent l="0" t="0" r="0" b="635"/>
            <wp:wrapTight wrapText="bothSides">
              <wp:wrapPolygon edited="0">
                <wp:start x="0" y="0"/>
                <wp:lineTo x="0" y="21198"/>
                <wp:lineTo x="21369" y="21198"/>
                <wp:lineTo x="21369" y="0"/>
                <wp:lineTo x="0" y="0"/>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rearDiccionario.png"/>
                    <pic:cNvPicPr/>
                  </pic:nvPicPr>
                  <pic:blipFill>
                    <a:blip r:embed="rId119">
                      <a:extLst>
                        <a:ext uri="{28A0092B-C50C-407E-A947-70E740481C1C}">
                          <a14:useLocalDpi xmlns:a14="http://schemas.microsoft.com/office/drawing/2010/main" val="0"/>
                        </a:ext>
                      </a:extLst>
                    </a:blip>
                    <a:stretch>
                      <a:fillRect/>
                    </a:stretch>
                  </pic:blipFill>
                  <pic:spPr>
                    <a:xfrm>
                      <a:off x="0" y="0"/>
                      <a:ext cx="2676525" cy="990599"/>
                    </a:xfrm>
                    <a:prstGeom prst="rect">
                      <a:avLst/>
                    </a:prstGeom>
                  </pic:spPr>
                </pic:pic>
              </a:graphicData>
            </a:graphic>
          </wp:anchor>
        </w:drawing>
      </w:r>
      <w:r w:rsidR="00322EAA">
        <w:rPr>
          <w:noProof/>
        </w:rPr>
        <mc:AlternateContent>
          <mc:Choice Requires="wps">
            <w:drawing>
              <wp:anchor distT="0" distB="0" distL="114300" distR="114300" simplePos="0" relativeHeight="251860992" behindDoc="1" locked="0" layoutInCell="1" allowOverlap="1" wp14:anchorId="727F7EBB" wp14:editId="6187C078">
                <wp:simplePos x="0" y="0"/>
                <wp:positionH relativeFrom="column">
                  <wp:posOffset>2713990</wp:posOffset>
                </wp:positionH>
                <wp:positionV relativeFrom="paragraph">
                  <wp:posOffset>4773295</wp:posOffset>
                </wp:positionV>
                <wp:extent cx="2676525" cy="635"/>
                <wp:effectExtent l="0" t="0" r="0" b="0"/>
                <wp:wrapTight wrapText="bothSides">
                  <wp:wrapPolygon edited="0">
                    <wp:start x="0" y="0"/>
                    <wp:lineTo x="0" y="21600"/>
                    <wp:lineTo x="21600" y="21600"/>
                    <wp:lineTo x="21600" y="0"/>
                  </wp:wrapPolygon>
                </wp:wrapTight>
                <wp:docPr id="118" name="Cuadro de texto 118"/>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4AF041DA" w14:textId="19E938EA" w:rsidR="00E37DB1" w:rsidRPr="00A15314" w:rsidRDefault="00E37DB1" w:rsidP="00322EAA">
                            <w:pPr>
                              <w:pStyle w:val="Descripcin"/>
                              <w:jc w:val="center"/>
                              <w:rPr>
                                <w:noProof/>
                              </w:rPr>
                            </w:pPr>
                            <w:bookmarkStart w:id="131" w:name="_Toc32332776"/>
                            <w:r>
                              <w:t xml:space="preserve">Figura </w:t>
                            </w:r>
                            <w:r w:rsidR="00C55D23">
                              <w:fldChar w:fldCharType="begin"/>
                            </w:r>
                            <w:r w:rsidR="00C55D23">
                              <w:instrText xml:space="preserve"> SEQ Ilustración \* ARABIC </w:instrText>
                            </w:r>
                            <w:r w:rsidR="00C55D23">
                              <w:fldChar w:fldCharType="separate"/>
                            </w:r>
                            <w:r w:rsidR="002C5B9B">
                              <w:rPr>
                                <w:noProof/>
                              </w:rPr>
                              <w:t>23</w:t>
                            </w:r>
                            <w:r w:rsidR="00C55D23">
                              <w:rPr>
                                <w:noProof/>
                              </w:rPr>
                              <w:fldChar w:fldCharType="end"/>
                            </w:r>
                            <w:r>
                              <w:t xml:space="preserve"> Clase CrearDiccionario</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F7EBB" id="Cuadro de texto 118" o:spid="_x0000_s1048" type="#_x0000_t202" style="position:absolute;margin-left:213.7pt;margin-top:375.85pt;width:210.75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" stroked="f">
                <v:textbox style="mso-fit-shape-to-text:t" inset="0,0,0,0">
                  <w:txbxContent>
                    <w:p w14:paraId="4AF041DA" w14:textId="19E938EA" w:rsidR="00E37DB1" w:rsidRPr="00A15314" w:rsidRDefault="00E37DB1" w:rsidP="00322EAA">
                      <w:pPr>
                        <w:pStyle w:val="Descripcin"/>
                        <w:jc w:val="center"/>
                        <w:rPr>
                          <w:noProof/>
                        </w:rPr>
                      </w:pPr>
                      <w:bookmarkStart w:id="132" w:name="_Toc32332776"/>
                      <w:r>
                        <w:t xml:space="preserve">Figura </w:t>
                      </w:r>
                      <w:r w:rsidR="00C55D23">
                        <w:fldChar w:fldCharType="begin"/>
                      </w:r>
                      <w:r w:rsidR="00C55D23">
                        <w:instrText xml:space="preserve"> SEQ Ilustración \* ARABIC </w:instrText>
                      </w:r>
                      <w:r w:rsidR="00C55D23">
                        <w:fldChar w:fldCharType="separate"/>
                      </w:r>
                      <w:r w:rsidR="002C5B9B">
                        <w:rPr>
                          <w:noProof/>
                        </w:rPr>
                        <w:t>23</w:t>
                      </w:r>
                      <w:r w:rsidR="00C55D23">
                        <w:rPr>
                          <w:noProof/>
                        </w:rPr>
                        <w:fldChar w:fldCharType="end"/>
                      </w:r>
                      <w:r>
                        <w:t xml:space="preserve"> Clase CrearDiccionario</w:t>
                      </w:r>
                      <w:bookmarkEnd w:id="132"/>
                    </w:p>
                  </w:txbxContent>
                </v:textbox>
                <w10:wrap type="tight"/>
              </v:shape>
            </w:pict>
          </mc:Fallback>
        </mc:AlternateContent>
      </w:r>
      <w:r w:rsidR="00BB056E">
        <w:rPr>
          <w:noProof/>
        </w:rPr>
        <mc:AlternateContent>
          <mc:Choice Requires="wps">
            <w:drawing>
              <wp:anchor distT="0" distB="0" distL="114300" distR="114300" simplePos="0" relativeHeight="251848704" behindDoc="1" locked="0" layoutInCell="1" allowOverlap="1" wp14:anchorId="691507E2" wp14:editId="0EA86AB4">
                <wp:simplePos x="0" y="0"/>
                <wp:positionH relativeFrom="margin">
                  <wp:align>left</wp:align>
                </wp:positionH>
                <wp:positionV relativeFrom="paragraph">
                  <wp:posOffset>3219450</wp:posOffset>
                </wp:positionV>
                <wp:extent cx="3057525" cy="457200"/>
                <wp:effectExtent l="0" t="0" r="9525" b="0"/>
                <wp:wrapTight wrapText="bothSides">
                  <wp:wrapPolygon edited="0">
                    <wp:start x="0" y="0"/>
                    <wp:lineTo x="0" y="20700"/>
                    <wp:lineTo x="21533" y="20700"/>
                    <wp:lineTo x="21533"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3057525" cy="457200"/>
                        </a:xfrm>
                        <a:prstGeom prst="rect">
                          <a:avLst/>
                        </a:prstGeom>
                        <a:solidFill>
                          <a:prstClr val="white"/>
                        </a:solidFill>
                        <a:ln>
                          <a:noFill/>
                        </a:ln>
                      </wps:spPr>
                      <wps:txbx>
                        <w:txbxContent>
                          <w:p w14:paraId="135FA97E" w14:textId="07164B43" w:rsidR="00E37DB1" w:rsidRPr="000825E1" w:rsidRDefault="00E37DB1" w:rsidP="00BB056E">
                            <w:pPr>
                              <w:pStyle w:val="Descripcin"/>
                              <w:jc w:val="center"/>
                              <w:rPr>
                                <w:noProof/>
                              </w:rPr>
                            </w:pPr>
                            <w:bookmarkStart w:id="133" w:name="_Toc32332777"/>
                            <w:r>
                              <w:t xml:space="preserve">Figura </w:t>
                            </w:r>
                            <w:r w:rsidR="00C55D23">
                              <w:fldChar w:fldCharType="begin"/>
                            </w:r>
                            <w:r w:rsidR="00C55D23">
                              <w:instrText xml:space="preserve"> SEQ Ilustración \* ARABIC </w:instrText>
                            </w:r>
                            <w:r w:rsidR="00C55D23">
                              <w:fldChar w:fldCharType="separate"/>
                            </w:r>
                            <w:r w:rsidR="002C5B9B">
                              <w:rPr>
                                <w:noProof/>
                              </w:rPr>
                              <w:t>24</w:t>
                            </w:r>
                            <w:r w:rsidR="00C55D23">
                              <w:rPr>
                                <w:noProof/>
                              </w:rPr>
                              <w:fldChar w:fldCharType="end"/>
                            </w:r>
                            <w:r>
                              <w:t xml:space="preserve"> Clase Personaje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1507E2" id="Cuadro de texto 108" o:spid="_x0000_s1049" type="#_x0000_t202" style="position:absolute;margin-left:0;margin-top:253.5pt;width:240.75pt;height:36pt;z-index:-251467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" stroked="f">
                <v:textbox inset="0,0,0,0">
                  <w:txbxContent>
                    <w:p w14:paraId="135FA97E" w14:textId="07164B43" w:rsidR="00E37DB1" w:rsidRPr="000825E1" w:rsidRDefault="00E37DB1" w:rsidP="00BB056E">
                      <w:pPr>
                        <w:pStyle w:val="Descripcin"/>
                        <w:jc w:val="center"/>
                        <w:rPr>
                          <w:noProof/>
                        </w:rPr>
                      </w:pPr>
                      <w:bookmarkStart w:id="134" w:name="_Toc32332777"/>
                      <w:r>
                        <w:t xml:space="preserve">Figura </w:t>
                      </w:r>
                      <w:r w:rsidR="00C55D23">
                        <w:fldChar w:fldCharType="begin"/>
                      </w:r>
                      <w:r w:rsidR="00C55D23">
                        <w:instrText xml:space="preserve"> SEQ Ilustración \* ARABIC </w:instrText>
                      </w:r>
                      <w:r w:rsidR="00C55D23">
                        <w:fldChar w:fldCharType="separate"/>
                      </w:r>
                      <w:r w:rsidR="002C5B9B">
                        <w:rPr>
                          <w:noProof/>
                        </w:rPr>
                        <w:t>24</w:t>
                      </w:r>
                      <w:r w:rsidR="00C55D23">
                        <w:rPr>
                          <w:noProof/>
                        </w:rPr>
                        <w:fldChar w:fldCharType="end"/>
                      </w:r>
                      <w:r>
                        <w:t xml:space="preserve"> Clase Personaje</w:t>
                      </w:r>
                      <w:bookmarkEnd w:id="134"/>
                    </w:p>
                  </w:txbxContent>
                </v:textbox>
                <w10:wrap type="tight" anchorx="margin"/>
              </v:shape>
            </w:pict>
          </mc:Fallback>
        </mc:AlternateContent>
      </w:r>
      <w:r w:rsidR="00BB056E">
        <w:rPr>
          <w:noProof/>
        </w:rPr>
        <mc:AlternateContent>
          <mc:Choice Requires="wps">
            <w:drawing>
              <wp:anchor distT="0" distB="0" distL="114300" distR="114300" simplePos="0" relativeHeight="251850752" behindDoc="1" locked="0" layoutInCell="1" allowOverlap="1" wp14:anchorId="41D7516A" wp14:editId="22B2EFD5">
                <wp:simplePos x="0" y="0"/>
                <wp:positionH relativeFrom="column">
                  <wp:posOffset>-635</wp:posOffset>
                </wp:positionH>
                <wp:positionV relativeFrom="paragraph">
                  <wp:posOffset>5922645</wp:posOffset>
                </wp:positionV>
                <wp:extent cx="2676525" cy="635"/>
                <wp:effectExtent l="0" t="0" r="0" b="0"/>
                <wp:wrapTight wrapText="bothSides">
                  <wp:wrapPolygon edited="0">
                    <wp:start x="0" y="0"/>
                    <wp:lineTo x="0" y="21600"/>
                    <wp:lineTo x="21600" y="21600"/>
                    <wp:lineTo x="21600" y="0"/>
                  </wp:wrapPolygon>
                </wp:wrapTight>
                <wp:docPr id="109" name="Cuadro de texto 109"/>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62E1C4CF" w14:textId="66EA823E" w:rsidR="00E37DB1" w:rsidRPr="001C6AC2" w:rsidRDefault="00E37DB1" w:rsidP="00BB056E">
                            <w:pPr>
                              <w:pStyle w:val="Descripcin"/>
                              <w:jc w:val="center"/>
                              <w:rPr>
                                <w:noProof/>
                              </w:rPr>
                            </w:pPr>
                            <w:bookmarkStart w:id="135" w:name="_Toc32332778"/>
                            <w:r>
                              <w:t xml:space="preserve">Figura </w:t>
                            </w:r>
                            <w:r w:rsidR="00C55D23">
                              <w:fldChar w:fldCharType="begin"/>
                            </w:r>
                            <w:r w:rsidR="00C55D23">
                              <w:instrText xml:space="preserve"> SEQ Ilustración \* ARABIC </w:instrText>
                            </w:r>
                            <w:r w:rsidR="00C55D23">
                              <w:fldChar w:fldCharType="separate"/>
                            </w:r>
                            <w:r w:rsidR="002C5B9B">
                              <w:rPr>
                                <w:noProof/>
                              </w:rPr>
                              <w:t>25</w:t>
                            </w:r>
                            <w:r w:rsidR="00C55D23">
                              <w:rPr>
                                <w:noProof/>
                              </w:rPr>
                              <w:fldChar w:fldCharType="end"/>
                            </w:r>
                            <w:r>
                              <w:t xml:space="preserve"> Clase PosPersonajes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7516A" id="Cuadro de texto 109" o:spid="_x0000_s1050" type="#_x0000_t202" style="position:absolute;margin-left:-.05pt;margin-top:466.35pt;width:210.75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" stroked="f">
                <v:textbox style="mso-fit-shape-to-text:t" inset="0,0,0,0">
                  <w:txbxContent>
                    <w:p w14:paraId="62E1C4CF" w14:textId="66EA823E" w:rsidR="00E37DB1" w:rsidRPr="001C6AC2" w:rsidRDefault="00E37DB1" w:rsidP="00BB056E">
                      <w:pPr>
                        <w:pStyle w:val="Descripcin"/>
                        <w:jc w:val="center"/>
                        <w:rPr>
                          <w:noProof/>
                        </w:rPr>
                      </w:pPr>
                      <w:bookmarkStart w:id="136" w:name="_Toc32332778"/>
                      <w:r>
                        <w:t xml:space="preserve">Figura </w:t>
                      </w:r>
                      <w:r w:rsidR="00C55D23">
                        <w:fldChar w:fldCharType="begin"/>
                      </w:r>
                      <w:r w:rsidR="00C55D23">
                        <w:instrText xml:space="preserve"> SEQ Ilustración \* ARABIC </w:instrText>
                      </w:r>
                      <w:r w:rsidR="00C55D23">
                        <w:fldChar w:fldCharType="separate"/>
                      </w:r>
                      <w:r w:rsidR="002C5B9B">
                        <w:rPr>
                          <w:noProof/>
                        </w:rPr>
                        <w:t>25</w:t>
                      </w:r>
                      <w:r w:rsidR="00C55D23">
                        <w:rPr>
                          <w:noProof/>
                        </w:rPr>
                        <w:fldChar w:fldCharType="end"/>
                      </w:r>
                      <w:r>
                        <w:t xml:space="preserve"> Clase PosPersonajes</w:t>
                      </w:r>
                      <w:bookmarkEnd w:id="136"/>
                    </w:p>
                  </w:txbxContent>
                </v:textbox>
                <w10:wrap type="tight"/>
              </v:shape>
            </w:pict>
          </mc:Fallback>
        </mc:AlternateContent>
      </w:r>
      <w:r w:rsidR="00BB056E">
        <w:rPr>
          <w:noProof/>
        </w:rPr>
        <w:drawing>
          <wp:anchor distT="0" distB="0" distL="114300" distR="114300" simplePos="0" relativeHeight="251833344" behindDoc="1" locked="0" layoutInCell="1" allowOverlap="1" wp14:anchorId="63C01152" wp14:editId="343C5F15">
            <wp:simplePos x="0" y="0"/>
            <wp:positionH relativeFrom="margin">
              <wp:posOffset>-635</wp:posOffset>
            </wp:positionH>
            <wp:positionV relativeFrom="paragraph">
              <wp:posOffset>3731895</wp:posOffset>
            </wp:positionV>
            <wp:extent cx="2676525" cy="2133600"/>
            <wp:effectExtent l="0" t="0" r="9525" b="0"/>
            <wp:wrapTight wrapText="bothSides">
              <wp:wrapPolygon edited="0">
                <wp:start x="0" y="0"/>
                <wp:lineTo x="0" y="21407"/>
                <wp:lineTo x="21523" y="21407"/>
                <wp:lineTo x="21523" y="0"/>
                <wp:lineTo x="0" y="0"/>
              </wp:wrapPolygon>
            </wp:wrapTight>
            <wp:docPr id="100" name="Imagen 100"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osPersonajes.png"/>
                    <pic:cNvPicPr/>
                  </pic:nvPicPr>
                  <pic:blipFill>
                    <a:blip r:embed="rId120">
                      <a:extLst>
                        <a:ext uri="{28A0092B-C50C-407E-A947-70E740481C1C}">
                          <a14:useLocalDpi xmlns:a14="http://schemas.microsoft.com/office/drawing/2010/main" val="0"/>
                        </a:ext>
                      </a:extLst>
                    </a:blip>
                    <a:stretch>
                      <a:fillRect/>
                    </a:stretch>
                  </pic:blipFill>
                  <pic:spPr>
                    <a:xfrm>
                      <a:off x="0" y="0"/>
                      <a:ext cx="2676525" cy="2133600"/>
                    </a:xfrm>
                    <a:prstGeom prst="rect">
                      <a:avLst/>
                    </a:prstGeom>
                  </pic:spPr>
                </pic:pic>
              </a:graphicData>
            </a:graphic>
          </wp:anchor>
        </w:drawing>
      </w:r>
      <w:r w:rsidR="00BB056E">
        <w:rPr>
          <w:noProof/>
        </w:rPr>
        <w:drawing>
          <wp:anchor distT="0" distB="0" distL="114300" distR="114300" simplePos="0" relativeHeight="251831296" behindDoc="1" locked="0" layoutInCell="1" allowOverlap="1" wp14:anchorId="707D2192" wp14:editId="29B49D6D">
            <wp:simplePos x="0" y="0"/>
            <wp:positionH relativeFrom="margin">
              <wp:posOffset>-635</wp:posOffset>
            </wp:positionH>
            <wp:positionV relativeFrom="paragraph">
              <wp:posOffset>9525</wp:posOffset>
            </wp:positionV>
            <wp:extent cx="3057525" cy="3181350"/>
            <wp:effectExtent l="0" t="0" r="9525" b="0"/>
            <wp:wrapTight wrapText="bothSides">
              <wp:wrapPolygon edited="0">
                <wp:start x="0" y="0"/>
                <wp:lineTo x="0" y="21471"/>
                <wp:lineTo x="21533" y="21471"/>
                <wp:lineTo x="21533" y="0"/>
                <wp:lineTo x="0" y="0"/>
              </wp:wrapPolygon>
            </wp:wrapTight>
            <wp:docPr id="99" name="Imagen 9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ersonaje.png"/>
                    <pic:cNvPicPr/>
                  </pic:nvPicPr>
                  <pic:blipFill>
                    <a:blip r:embed="rId121">
                      <a:extLst>
                        <a:ext uri="{28A0092B-C50C-407E-A947-70E740481C1C}">
                          <a14:useLocalDpi xmlns:a14="http://schemas.microsoft.com/office/drawing/2010/main" val="0"/>
                        </a:ext>
                      </a:extLst>
                    </a:blip>
                    <a:stretch>
                      <a:fillRect/>
                    </a:stretch>
                  </pic:blipFill>
                  <pic:spPr>
                    <a:xfrm>
                      <a:off x="0" y="0"/>
                      <a:ext cx="3057525" cy="3181350"/>
                    </a:xfrm>
                    <a:prstGeom prst="rect">
                      <a:avLst/>
                    </a:prstGeom>
                  </pic:spPr>
                </pic:pic>
              </a:graphicData>
            </a:graphic>
          </wp:anchor>
        </w:drawing>
      </w:r>
      <w:r w:rsidR="00BB056E">
        <w:br w:type="page"/>
      </w:r>
    </w:p>
    <w:p w14:paraId="34579E19" w14:textId="77777777" w:rsidR="008963F3" w:rsidRDefault="008963F3" w:rsidP="008963F3">
      <w:pPr>
        <w:pStyle w:val="Ttulo3"/>
      </w:pPr>
      <w:bookmarkStart w:id="137" w:name="_Toc32403710"/>
      <w:r>
        <w:lastRenderedPageBreak/>
        <w:t>Diseño procedimental</w:t>
      </w:r>
      <w:bookmarkEnd w:id="137"/>
    </w:p>
    <w:p w14:paraId="0A253624" w14:textId="416E2B05" w:rsidR="008963F3" w:rsidRDefault="00217FC8" w:rsidP="008963F3">
      <w:r>
        <w:t>En este apartado se muestran los detalles más relevantes de los algoritmos utilizados para la obtención de diccionario, apariciones de personajes y para la predicción de la etnia y sexo del personaje.</w:t>
      </w:r>
    </w:p>
    <w:p w14:paraId="2152C56C" w14:textId="75029DE4" w:rsidR="00217FC8" w:rsidRDefault="00217FC8" w:rsidP="00217FC8">
      <w:pPr>
        <w:sectPr w:rsidR="00217FC8" w:rsidSect="00BD0496">
          <w:pgSz w:w="11906" w:h="16838" w:code="9"/>
          <w:pgMar w:top="1418" w:right="1701" w:bottom="1418" w:left="1701" w:header="709" w:footer="709" w:gutter="0"/>
          <w:cols w:space="708"/>
          <w:titlePg/>
          <w:docGrid w:linePitch="360"/>
        </w:sectPr>
      </w:pPr>
      <w:r>
        <w:t>Los siguientes diagramas de secuencia representan la interacción de las clases de este proyecto cuando tienen lugar los algoritmos mencionados en el párrafo anterior.</w:t>
      </w:r>
    </w:p>
    <w:p w14:paraId="6DC336C6" w14:textId="7C118C68" w:rsidR="00217FC8" w:rsidRDefault="000365E0" w:rsidP="00217FC8">
      <w:r>
        <w:rPr>
          <w:noProof/>
        </w:rPr>
        <w:lastRenderedPageBreak/>
        <w:drawing>
          <wp:anchor distT="0" distB="0" distL="114300" distR="114300" simplePos="0" relativeHeight="251865088" behindDoc="1" locked="0" layoutInCell="1" allowOverlap="1" wp14:anchorId="42397FCA" wp14:editId="0F142C75">
            <wp:simplePos x="0" y="0"/>
            <wp:positionH relativeFrom="margin">
              <wp:align>right</wp:align>
            </wp:positionH>
            <wp:positionV relativeFrom="paragraph">
              <wp:posOffset>0</wp:posOffset>
            </wp:positionV>
            <wp:extent cx="8885555" cy="5100320"/>
            <wp:effectExtent l="0" t="0" r="0" b="5080"/>
            <wp:wrapTight wrapText="bothSides">
              <wp:wrapPolygon edited="0">
                <wp:start x="0" y="0"/>
                <wp:lineTo x="0" y="21541"/>
                <wp:lineTo x="21534" y="21541"/>
                <wp:lineTo x="21534" y="0"/>
                <wp:lineTo x="0" y="0"/>
              </wp:wrapPolygon>
            </wp:wrapTight>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DSCreacióndict.png"/>
                    <pic:cNvPicPr/>
                  </pic:nvPicPr>
                  <pic:blipFill>
                    <a:blip r:embed="rId122">
                      <a:extLst>
                        <a:ext uri="{28A0092B-C50C-407E-A947-70E740481C1C}">
                          <a14:useLocalDpi xmlns:a14="http://schemas.microsoft.com/office/drawing/2010/main" val="0"/>
                        </a:ext>
                      </a:extLst>
                    </a:blip>
                    <a:stretch>
                      <a:fillRect/>
                    </a:stretch>
                  </pic:blipFill>
                  <pic:spPr>
                    <a:xfrm>
                      <a:off x="0" y="0"/>
                      <a:ext cx="8885982" cy="5100320"/>
                    </a:xfrm>
                    <a:prstGeom prst="rect">
                      <a:avLst/>
                    </a:prstGeom>
                  </pic:spPr>
                </pic:pic>
              </a:graphicData>
            </a:graphic>
            <wp14:sizeRelH relativeFrom="margin">
              <wp14:pctWidth>0</wp14:pctWidth>
            </wp14:sizeRelH>
            <wp14:sizeRelV relativeFrom="margin">
              <wp14:pctHeight>0</wp14:pctHeight>
            </wp14:sizeRelV>
          </wp:anchor>
        </w:drawing>
      </w:r>
      <w:r w:rsidR="00217FC8">
        <w:rPr>
          <w:noProof/>
        </w:rPr>
        <mc:AlternateContent>
          <mc:Choice Requires="wps">
            <w:drawing>
              <wp:anchor distT="0" distB="0" distL="114300" distR="114300" simplePos="0" relativeHeight="251867136" behindDoc="1" locked="0" layoutInCell="1" allowOverlap="1" wp14:anchorId="00FDF7B9" wp14:editId="484467B8">
                <wp:simplePos x="0" y="0"/>
                <wp:positionH relativeFrom="column">
                  <wp:posOffset>-5080</wp:posOffset>
                </wp:positionH>
                <wp:positionV relativeFrom="paragraph">
                  <wp:posOffset>5121910</wp:posOffset>
                </wp:positionV>
                <wp:extent cx="8886825" cy="635"/>
                <wp:effectExtent l="0" t="0" r="0" b="0"/>
                <wp:wrapTight wrapText="bothSides">
                  <wp:wrapPolygon edited="0">
                    <wp:start x="0" y="0"/>
                    <wp:lineTo x="0" y="21600"/>
                    <wp:lineTo x="21600" y="21600"/>
                    <wp:lineTo x="21600" y="0"/>
                  </wp:wrapPolygon>
                </wp:wrapTight>
                <wp:docPr id="123" name="Cuadro de texto 123"/>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06CEE0A" w14:textId="1F82F292" w:rsidR="00E37DB1" w:rsidRPr="003B21E8" w:rsidRDefault="00E37DB1" w:rsidP="00217FC8">
                            <w:pPr>
                              <w:pStyle w:val="Descripcin"/>
                              <w:jc w:val="center"/>
                              <w:rPr>
                                <w:noProof/>
                              </w:rPr>
                            </w:pPr>
                            <w:bookmarkStart w:id="138" w:name="_Toc32332779"/>
                            <w:r>
                              <w:t xml:space="preserve">Figura </w:t>
                            </w:r>
                            <w:r w:rsidR="00C55D23">
                              <w:fldChar w:fldCharType="begin"/>
                            </w:r>
                            <w:r w:rsidR="00C55D23">
                              <w:instrText xml:space="preserve"> SEQ Ilustración \* ARABIC </w:instrText>
                            </w:r>
                            <w:r w:rsidR="00C55D23">
                              <w:fldChar w:fldCharType="separate"/>
                            </w:r>
                            <w:r w:rsidR="002C5B9B">
                              <w:rPr>
                                <w:noProof/>
                              </w:rPr>
                              <w:t>26</w:t>
                            </w:r>
                            <w:r w:rsidR="00C55D23">
                              <w:rPr>
                                <w:noProof/>
                              </w:rPr>
                              <w:fldChar w:fldCharType="end"/>
                            </w:r>
                            <w:r>
                              <w:t xml:space="preserve"> Diagrama de secuencia para los algoritmos de creación de diccionarios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DF7B9" id="Cuadro de texto 123" o:spid="_x0000_s1051" type="#_x0000_t202" style="position:absolute;left:0;text-align:left;margin-left:-.4pt;margin-top:403.3pt;width:699.75pt;height:.05pt;z-index:-25144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" stroked="f">
                <v:textbox style="mso-fit-shape-to-text:t" inset="0,0,0,0">
                  <w:txbxContent>
                    <w:p w14:paraId="106CEE0A" w14:textId="1F82F292" w:rsidR="00E37DB1" w:rsidRPr="003B21E8" w:rsidRDefault="00E37DB1" w:rsidP="00217FC8">
                      <w:pPr>
                        <w:pStyle w:val="Descripcin"/>
                        <w:jc w:val="center"/>
                        <w:rPr>
                          <w:noProof/>
                        </w:rPr>
                      </w:pPr>
                      <w:bookmarkStart w:id="139" w:name="_Toc32332779"/>
                      <w:r>
                        <w:t xml:space="preserve">Figura </w:t>
                      </w:r>
                      <w:r w:rsidR="00C55D23">
                        <w:fldChar w:fldCharType="begin"/>
                      </w:r>
                      <w:r w:rsidR="00C55D23">
                        <w:instrText xml:space="preserve"> SEQ Ilustración \* ARABIC </w:instrText>
                      </w:r>
                      <w:r w:rsidR="00C55D23">
                        <w:fldChar w:fldCharType="separate"/>
                      </w:r>
                      <w:r w:rsidR="002C5B9B">
                        <w:rPr>
                          <w:noProof/>
                        </w:rPr>
                        <w:t>26</w:t>
                      </w:r>
                      <w:r w:rsidR="00C55D23">
                        <w:rPr>
                          <w:noProof/>
                        </w:rPr>
                        <w:fldChar w:fldCharType="end"/>
                      </w:r>
                      <w:r>
                        <w:t xml:space="preserve"> Diagrama de secuencia para los algoritmos de creación de diccionarios</w:t>
                      </w:r>
                      <w:bookmarkEnd w:id="139"/>
                    </w:p>
                  </w:txbxContent>
                </v:textbox>
                <w10:wrap type="tight"/>
              </v:shape>
            </w:pict>
          </mc:Fallback>
        </mc:AlternateContent>
      </w:r>
    </w:p>
    <w:p w14:paraId="312D13DE" w14:textId="218343DB" w:rsidR="008963F3" w:rsidRDefault="000365E0" w:rsidP="008963F3">
      <w:pPr>
        <w:rPr>
          <w:sz w:val="48"/>
          <w:szCs w:val="32"/>
        </w:rPr>
      </w:pPr>
      <w:r>
        <w:rPr>
          <w:noProof/>
        </w:rPr>
        <w:lastRenderedPageBreak/>
        <w:drawing>
          <wp:anchor distT="0" distB="0" distL="114300" distR="114300" simplePos="0" relativeHeight="251868160" behindDoc="1" locked="0" layoutInCell="1" allowOverlap="1" wp14:anchorId="2FA5227F" wp14:editId="467EC9D7">
            <wp:simplePos x="0" y="0"/>
            <wp:positionH relativeFrom="margin">
              <wp:align>left</wp:align>
            </wp:positionH>
            <wp:positionV relativeFrom="paragraph">
              <wp:posOffset>0</wp:posOffset>
            </wp:positionV>
            <wp:extent cx="8891270" cy="4794885"/>
            <wp:effectExtent l="0" t="0" r="5080" b="5715"/>
            <wp:wrapTight wrapText="bothSides">
              <wp:wrapPolygon edited="0">
                <wp:start x="0" y="0"/>
                <wp:lineTo x="0" y="21540"/>
                <wp:lineTo x="21566" y="21540"/>
                <wp:lineTo x="21566" y="0"/>
                <wp:lineTo x="0" y="0"/>
              </wp:wrapPolygon>
            </wp:wrapTight>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SEtniaSexo.png"/>
                    <pic:cNvPicPr/>
                  </pic:nvPicPr>
                  <pic:blipFill>
                    <a:blip r:embed="rId123">
                      <a:extLst>
                        <a:ext uri="{28A0092B-C50C-407E-A947-70E740481C1C}">
                          <a14:useLocalDpi xmlns:a14="http://schemas.microsoft.com/office/drawing/2010/main" val="0"/>
                        </a:ext>
                      </a:extLst>
                    </a:blip>
                    <a:stretch>
                      <a:fillRect/>
                    </a:stretch>
                  </pic:blipFill>
                  <pic:spPr>
                    <a:xfrm>
                      <a:off x="0" y="0"/>
                      <a:ext cx="8891270" cy="4795362"/>
                    </a:xfrm>
                    <a:prstGeom prst="rect">
                      <a:avLst/>
                    </a:prstGeom>
                  </pic:spPr>
                </pic:pic>
              </a:graphicData>
            </a:graphic>
          </wp:anchor>
        </w:drawing>
      </w:r>
      <w:r w:rsidR="00217FC8">
        <w:rPr>
          <w:noProof/>
        </w:rPr>
        <mc:AlternateContent>
          <mc:Choice Requires="wps">
            <w:drawing>
              <wp:anchor distT="0" distB="0" distL="114300" distR="114300" simplePos="0" relativeHeight="251870208" behindDoc="1" locked="0" layoutInCell="1" allowOverlap="1" wp14:anchorId="4B1247FB" wp14:editId="43CEEA7F">
                <wp:simplePos x="0" y="0"/>
                <wp:positionH relativeFrom="column">
                  <wp:posOffset>0</wp:posOffset>
                </wp:positionH>
                <wp:positionV relativeFrom="paragraph">
                  <wp:posOffset>4852670</wp:posOffset>
                </wp:positionV>
                <wp:extent cx="8891270" cy="635"/>
                <wp:effectExtent l="0" t="0" r="0" b="0"/>
                <wp:wrapTight wrapText="bothSides">
                  <wp:wrapPolygon edited="0">
                    <wp:start x="0" y="0"/>
                    <wp:lineTo x="0" y="21600"/>
                    <wp:lineTo x="21600" y="21600"/>
                    <wp:lineTo x="21600" y="0"/>
                  </wp:wrapPolygon>
                </wp:wrapTight>
                <wp:docPr id="125" name="Cuadro de texto 125"/>
                <wp:cNvGraphicFramePr/>
                <a:graphic xmlns:a="http://schemas.openxmlformats.org/drawingml/2006/main">
                  <a:graphicData uri="http://schemas.microsoft.com/office/word/2010/wordprocessingShape">
                    <wps:wsp>
                      <wps:cNvSpPr txBox="1"/>
                      <wps:spPr>
                        <a:xfrm>
                          <a:off x="0" y="0"/>
                          <a:ext cx="8891270" cy="635"/>
                        </a:xfrm>
                        <a:prstGeom prst="rect">
                          <a:avLst/>
                        </a:prstGeom>
                        <a:solidFill>
                          <a:prstClr val="white"/>
                        </a:solidFill>
                        <a:ln>
                          <a:noFill/>
                        </a:ln>
                      </wps:spPr>
                      <wps:txbx>
                        <w:txbxContent>
                          <w:p w14:paraId="581432A8" w14:textId="055318DD" w:rsidR="00E37DB1" w:rsidRPr="00772961" w:rsidRDefault="00E37DB1" w:rsidP="00217FC8">
                            <w:pPr>
                              <w:pStyle w:val="Descripcin"/>
                              <w:jc w:val="center"/>
                              <w:rPr>
                                <w:noProof/>
                              </w:rPr>
                            </w:pPr>
                            <w:bookmarkStart w:id="140" w:name="_Toc32332780"/>
                            <w:r>
                              <w:t xml:space="preserve">Figura </w:t>
                            </w:r>
                            <w:r w:rsidR="00C55D23">
                              <w:fldChar w:fldCharType="begin"/>
                            </w:r>
                            <w:r w:rsidR="00C55D23">
                              <w:instrText xml:space="preserve"> SEQ Ilustración \* ARABIC </w:instrText>
                            </w:r>
                            <w:r w:rsidR="00C55D23">
                              <w:fldChar w:fldCharType="separate"/>
                            </w:r>
                            <w:r w:rsidR="002C5B9B">
                              <w:rPr>
                                <w:noProof/>
                              </w:rPr>
                              <w:t>27</w:t>
                            </w:r>
                            <w:r w:rsidR="00C55D23">
                              <w:rPr>
                                <w:noProof/>
                              </w:rPr>
                              <w:fldChar w:fldCharType="end"/>
                            </w:r>
                            <w:r>
                              <w:t xml:space="preserve"> Diagrama de secuencia para los algoritmos de obtención de posiciones y predicción de etnia y sexo</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247FB" id="Cuadro de texto 125" o:spid="_x0000_s1052" type="#_x0000_t202" style="position:absolute;left:0;text-align:left;margin-left:0;margin-top:382.1pt;width:700.1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" stroked="f">
                <v:textbox style="mso-fit-shape-to-text:t" inset="0,0,0,0">
                  <w:txbxContent>
                    <w:p w14:paraId="581432A8" w14:textId="055318DD" w:rsidR="00E37DB1" w:rsidRPr="00772961" w:rsidRDefault="00E37DB1" w:rsidP="00217FC8">
                      <w:pPr>
                        <w:pStyle w:val="Descripcin"/>
                        <w:jc w:val="center"/>
                        <w:rPr>
                          <w:noProof/>
                        </w:rPr>
                      </w:pPr>
                      <w:bookmarkStart w:id="141" w:name="_Toc32332780"/>
                      <w:r>
                        <w:t xml:space="preserve">Figura </w:t>
                      </w:r>
                      <w:r w:rsidR="00C55D23">
                        <w:fldChar w:fldCharType="begin"/>
                      </w:r>
                      <w:r w:rsidR="00C55D23">
                        <w:instrText xml:space="preserve"> SEQ Ilustración \* ARABIC </w:instrText>
                      </w:r>
                      <w:r w:rsidR="00C55D23">
                        <w:fldChar w:fldCharType="separate"/>
                      </w:r>
                      <w:r w:rsidR="002C5B9B">
                        <w:rPr>
                          <w:noProof/>
                        </w:rPr>
                        <w:t>27</w:t>
                      </w:r>
                      <w:r w:rsidR="00C55D23">
                        <w:rPr>
                          <w:noProof/>
                        </w:rPr>
                        <w:fldChar w:fldCharType="end"/>
                      </w:r>
                      <w:r>
                        <w:t xml:space="preserve"> Diagrama de secuencia para los algoritmos de obtención de posiciones y predicción de etnia y sexo</w:t>
                      </w:r>
                      <w:bookmarkEnd w:id="141"/>
                    </w:p>
                  </w:txbxContent>
                </v:textbox>
                <w10:wrap type="tight"/>
              </v:shape>
            </w:pict>
          </mc:Fallback>
        </mc:AlternateContent>
      </w:r>
      <w:r w:rsidR="008963F3">
        <w:br w:type="page"/>
      </w:r>
    </w:p>
    <w:p w14:paraId="5DCD2320" w14:textId="77777777" w:rsidR="00217FC8" w:rsidRDefault="00217FC8" w:rsidP="00266537">
      <w:pPr>
        <w:pStyle w:val="Ttulo1"/>
        <w:sectPr w:rsidR="00217FC8" w:rsidSect="00217FC8">
          <w:pgSz w:w="16838" w:h="11906" w:orient="landscape" w:code="9"/>
          <w:pgMar w:top="1701" w:right="1418" w:bottom="1701" w:left="1418" w:header="709" w:footer="709" w:gutter="0"/>
          <w:cols w:space="708"/>
          <w:titlePg/>
          <w:docGrid w:linePitch="360"/>
        </w:sectPr>
      </w:pPr>
    </w:p>
    <w:p w14:paraId="7330FB2A" w14:textId="77777777" w:rsidR="00A24F57" w:rsidRPr="00A24F57" w:rsidRDefault="00A24F57" w:rsidP="00A24F57">
      <w:pPr>
        <w:pStyle w:val="Ttulo2"/>
        <w:numPr>
          <w:ilvl w:val="0"/>
          <w:numId w:val="50"/>
        </w:numPr>
        <w:rPr>
          <w:sz w:val="48"/>
          <w:szCs w:val="32"/>
        </w:rPr>
      </w:pPr>
      <w:bookmarkStart w:id="142" w:name="_Toc32403711"/>
      <w:r>
        <w:lastRenderedPageBreak/>
        <w:t>Diseño de interfaces</w:t>
      </w:r>
      <w:bookmarkEnd w:id="142"/>
    </w:p>
    <w:p w14:paraId="04770F7B" w14:textId="77777777" w:rsidR="00A24F57" w:rsidRDefault="00A24F57" w:rsidP="00A24F57">
      <w:r>
        <w:t>Al empezar el proyecto, se decidió que la interfaz iba a ser una de las cosas que habría que cambiar, sustituirla por una más vistosa y que pueda ser más entendible al usuario.</w:t>
      </w:r>
    </w:p>
    <w:p w14:paraId="6A7C4A8F" w14:textId="2EB516BA" w:rsidR="00A24F57" w:rsidRDefault="00A24F57" w:rsidP="00A24F57">
      <w:r>
        <w:rPr>
          <w:noProof/>
        </w:rPr>
        <mc:AlternateContent>
          <mc:Choice Requires="wps">
            <w:drawing>
              <wp:anchor distT="0" distB="0" distL="114300" distR="114300" simplePos="0" relativeHeight="251880448" behindDoc="1" locked="0" layoutInCell="1" allowOverlap="1" wp14:anchorId="788223EE" wp14:editId="75753538">
                <wp:simplePos x="0" y="0"/>
                <wp:positionH relativeFrom="column">
                  <wp:posOffset>0</wp:posOffset>
                </wp:positionH>
                <wp:positionV relativeFrom="paragraph">
                  <wp:posOffset>7760970</wp:posOffset>
                </wp:positionV>
                <wp:extent cx="5400040" cy="635"/>
                <wp:effectExtent l="0" t="0" r="0" b="0"/>
                <wp:wrapTight wrapText="bothSides">
                  <wp:wrapPolygon edited="0">
                    <wp:start x="0" y="0"/>
                    <wp:lineTo x="0" y="21600"/>
                    <wp:lineTo x="21600" y="21600"/>
                    <wp:lineTo x="21600" y="0"/>
                  </wp:wrapPolygon>
                </wp:wrapTight>
                <wp:docPr id="133" name="Cuadro de texto 1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95249B8" w14:textId="56C379E7" w:rsidR="00E37DB1" w:rsidRPr="00A778B9" w:rsidRDefault="00E37DB1" w:rsidP="00A24F57">
                            <w:pPr>
                              <w:pStyle w:val="Descripcin"/>
                              <w:jc w:val="center"/>
                              <w:rPr>
                                <w:noProof/>
                              </w:rPr>
                            </w:pPr>
                            <w:bookmarkStart w:id="143" w:name="_Toc32332781"/>
                            <w:r>
                              <w:t xml:space="preserve">Figura </w:t>
                            </w:r>
                            <w:r w:rsidR="00C55D23">
                              <w:fldChar w:fldCharType="begin"/>
                            </w:r>
                            <w:r w:rsidR="00C55D23">
                              <w:instrText xml:space="preserve"> SEQ Ilustración \* ARABIC </w:instrText>
                            </w:r>
                            <w:r w:rsidR="00C55D23">
                              <w:fldChar w:fldCharType="separate"/>
                            </w:r>
                            <w:r w:rsidR="002C5B9B">
                              <w:rPr>
                                <w:noProof/>
                              </w:rPr>
                              <w:t>28</w:t>
                            </w:r>
                            <w:r w:rsidR="00C55D23">
                              <w:rPr>
                                <w:noProof/>
                              </w:rPr>
                              <w:fldChar w:fldCharType="end"/>
                            </w:r>
                            <w:r>
                              <w:t xml:space="preserve"> Prototipo introducir guion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223EE" id="Cuadro de texto 133" o:spid="_x0000_s1053" type="#_x0000_t202" style="position:absolute;left:0;text-align:left;margin-left:0;margin-top:611.1pt;width:425.2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" stroked="f">
                <v:textbox style="mso-fit-shape-to-text:t" inset="0,0,0,0">
                  <w:txbxContent>
                    <w:p w14:paraId="695249B8" w14:textId="56C379E7" w:rsidR="00E37DB1" w:rsidRPr="00A778B9" w:rsidRDefault="00E37DB1" w:rsidP="00A24F57">
                      <w:pPr>
                        <w:pStyle w:val="Descripcin"/>
                        <w:jc w:val="center"/>
                        <w:rPr>
                          <w:noProof/>
                        </w:rPr>
                      </w:pPr>
                      <w:bookmarkStart w:id="144" w:name="_Toc32332781"/>
                      <w:r>
                        <w:t xml:space="preserve">Figura </w:t>
                      </w:r>
                      <w:r w:rsidR="00C55D23">
                        <w:fldChar w:fldCharType="begin"/>
                      </w:r>
                      <w:r w:rsidR="00C55D23">
                        <w:instrText xml:space="preserve"> SEQ Ilustración \* ARABIC </w:instrText>
                      </w:r>
                      <w:r w:rsidR="00C55D23">
                        <w:fldChar w:fldCharType="separate"/>
                      </w:r>
                      <w:r w:rsidR="002C5B9B">
                        <w:rPr>
                          <w:noProof/>
                        </w:rPr>
                        <w:t>28</w:t>
                      </w:r>
                      <w:r w:rsidR="00C55D23">
                        <w:rPr>
                          <w:noProof/>
                        </w:rPr>
                        <w:fldChar w:fldCharType="end"/>
                      </w:r>
                      <w:r>
                        <w:t xml:space="preserve"> Prototipo introducir guion</w:t>
                      </w:r>
                      <w:bookmarkEnd w:id="144"/>
                    </w:p>
                  </w:txbxContent>
                </v:textbox>
                <w10:wrap type="tight"/>
              </v:shape>
            </w:pict>
          </mc:Fallback>
        </mc:AlternateContent>
      </w:r>
      <w:r>
        <w:rPr>
          <w:noProof/>
        </w:rPr>
        <w:drawing>
          <wp:anchor distT="0" distB="0" distL="114300" distR="114300" simplePos="0" relativeHeight="251873280" behindDoc="1" locked="0" layoutInCell="1" allowOverlap="1" wp14:anchorId="610C5051" wp14:editId="35D7971C">
            <wp:simplePos x="0" y="0"/>
            <wp:positionH relativeFrom="margin">
              <wp:align>right</wp:align>
            </wp:positionH>
            <wp:positionV relativeFrom="paragraph">
              <wp:posOffset>4665980</wp:posOffset>
            </wp:positionV>
            <wp:extent cx="5400040" cy="3037840"/>
            <wp:effectExtent l="0" t="0" r="0" b="0"/>
            <wp:wrapTight wrapText="bothSides">
              <wp:wrapPolygon edited="0">
                <wp:start x="0" y="0"/>
                <wp:lineTo x="0" y="21401"/>
                <wp:lineTo x="21488" y="21401"/>
                <wp:lineTo x="21488" y="0"/>
                <wp:lineTo x="0" y="0"/>
              </wp:wrapPolygon>
            </wp:wrapTight>
            <wp:docPr id="129" name="Imagen 129"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ntroducirGuionPrototipo.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78400" behindDoc="1" locked="0" layoutInCell="1" allowOverlap="1" wp14:anchorId="59DFE2ED" wp14:editId="212A2519">
                <wp:simplePos x="0" y="0"/>
                <wp:positionH relativeFrom="column">
                  <wp:posOffset>0</wp:posOffset>
                </wp:positionH>
                <wp:positionV relativeFrom="paragraph">
                  <wp:posOffset>4084320</wp:posOffset>
                </wp:positionV>
                <wp:extent cx="5400040" cy="635"/>
                <wp:effectExtent l="0" t="0" r="0" b="0"/>
                <wp:wrapTight wrapText="bothSides">
                  <wp:wrapPolygon edited="0">
                    <wp:start x="0" y="0"/>
                    <wp:lineTo x="0" y="21600"/>
                    <wp:lineTo x="21600" y="21600"/>
                    <wp:lineTo x="21600" y="0"/>
                  </wp:wrapPolygon>
                </wp:wrapTight>
                <wp:docPr id="132" name="Cuadro de texto 13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A01B1D3" w14:textId="36ED4140" w:rsidR="00E37DB1" w:rsidRPr="00797792" w:rsidRDefault="00E37DB1" w:rsidP="00A24F57">
                            <w:pPr>
                              <w:pStyle w:val="Descripcin"/>
                              <w:jc w:val="center"/>
                              <w:rPr>
                                <w:noProof/>
                              </w:rPr>
                            </w:pPr>
                            <w:bookmarkStart w:id="145" w:name="_Toc32332782"/>
                            <w:r>
                              <w:t xml:space="preserve">Figura </w:t>
                            </w:r>
                            <w:r w:rsidR="00C55D23">
                              <w:fldChar w:fldCharType="begin"/>
                            </w:r>
                            <w:r w:rsidR="00C55D23">
                              <w:instrText xml:space="preserve"> SEQ Ilustración \* ARABIC </w:instrText>
                            </w:r>
                            <w:r w:rsidR="00C55D23">
                              <w:fldChar w:fldCharType="separate"/>
                            </w:r>
                            <w:r w:rsidR="002C5B9B">
                              <w:rPr>
                                <w:noProof/>
                              </w:rPr>
                              <w:t>29</w:t>
                            </w:r>
                            <w:r w:rsidR="00C55D23">
                              <w:rPr>
                                <w:noProof/>
                              </w:rPr>
                              <w:fldChar w:fldCharType="end"/>
                            </w:r>
                            <w:r>
                              <w:t xml:space="preserve"> Prototipo selección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FE2ED" id="Cuadro de texto 132" o:spid="_x0000_s1054" type="#_x0000_t202" style="position:absolute;left:0;text-align:left;margin-left:0;margin-top:321.6pt;width:425.2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" stroked="f">
                <v:textbox style="mso-fit-shape-to-text:t" inset="0,0,0,0">
                  <w:txbxContent>
                    <w:p w14:paraId="1A01B1D3" w14:textId="36ED4140" w:rsidR="00E37DB1" w:rsidRPr="00797792" w:rsidRDefault="00E37DB1" w:rsidP="00A24F57">
                      <w:pPr>
                        <w:pStyle w:val="Descripcin"/>
                        <w:jc w:val="center"/>
                        <w:rPr>
                          <w:noProof/>
                        </w:rPr>
                      </w:pPr>
                      <w:bookmarkStart w:id="146" w:name="_Toc32332782"/>
                      <w:r>
                        <w:t xml:space="preserve">Figura </w:t>
                      </w:r>
                      <w:r w:rsidR="00C55D23">
                        <w:fldChar w:fldCharType="begin"/>
                      </w:r>
                      <w:r w:rsidR="00C55D23">
                        <w:instrText xml:space="preserve"> SEQ Ilustración \* ARABIC </w:instrText>
                      </w:r>
                      <w:r w:rsidR="00C55D23">
                        <w:fldChar w:fldCharType="separate"/>
                      </w:r>
                      <w:r w:rsidR="002C5B9B">
                        <w:rPr>
                          <w:noProof/>
                        </w:rPr>
                        <w:t>29</w:t>
                      </w:r>
                      <w:r w:rsidR="00C55D23">
                        <w:rPr>
                          <w:noProof/>
                        </w:rPr>
                        <w:fldChar w:fldCharType="end"/>
                      </w:r>
                      <w:r>
                        <w:t xml:space="preserve"> Prototipo selección</w:t>
                      </w:r>
                      <w:bookmarkEnd w:id="146"/>
                    </w:p>
                  </w:txbxContent>
                </v:textbox>
                <w10:wrap type="tight"/>
              </v:shape>
            </w:pict>
          </mc:Fallback>
        </mc:AlternateContent>
      </w:r>
      <w:r>
        <w:rPr>
          <w:noProof/>
        </w:rPr>
        <w:drawing>
          <wp:anchor distT="0" distB="0" distL="114300" distR="114300" simplePos="0" relativeHeight="251872256" behindDoc="1" locked="0" layoutInCell="1" allowOverlap="1" wp14:anchorId="2909A008" wp14:editId="359D71BA">
            <wp:simplePos x="0" y="0"/>
            <wp:positionH relativeFrom="margin">
              <wp:align>right</wp:align>
            </wp:positionH>
            <wp:positionV relativeFrom="paragraph">
              <wp:posOffset>989330</wp:posOffset>
            </wp:positionV>
            <wp:extent cx="5400040" cy="3037840"/>
            <wp:effectExtent l="0" t="0" r="0" b="0"/>
            <wp:wrapTight wrapText="bothSides">
              <wp:wrapPolygon edited="0">
                <wp:start x="0" y="0"/>
                <wp:lineTo x="0" y="21401"/>
                <wp:lineTo x="21488" y="21401"/>
                <wp:lineTo x="21488" y="0"/>
                <wp:lineTo x="0" y="0"/>
              </wp:wrapPolygon>
            </wp:wrapTight>
            <wp:docPr id="127" name="Imagen 1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HomePrototipo.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t>Para ello se desarrollaron una serie de prototipos sobre algunas pantallas de la aplicación. Estos prototipos han sido realizados con la herramienta de Adobe XD</w:t>
      </w:r>
      <w:r w:rsidR="005C31DD">
        <w:fldChar w:fldCharType="begin"/>
      </w:r>
      <w:r w:rsidR="00693A99">
        <w:instrText xml:space="preserve"> ADDIN ZOTERO_ITEM CSL_CITATION {"citationID":"om2L2jeZ","properties":{"formattedCitation":"(5)","plainCitation":"(5)","noteIndex":0},"citationItems":[{"id":161,"uris":["http://zotero.org/users/local/7KpN74TT/items/HVH5PR8E"],"uri":["http://zotero.org/users/local/7KpN74TT/items/HVH5PR8E"],"itemData":{"id":161,"type":"webpage","abstract":"Diseña, crea prototipos y comparte experiencias de usuario atractivas en diferentes plataformas, pantallas y dispositivos con Adobe XD.","language":"es","title":"Crea y comparte diseños, maquetas y prototipos rápidamente | Adobe XD","URL":"https://www.adobe.com/es/products/xd/details.html","accessed":{"date-parts":[["2020",2,5]]}}}],"schema":"https://github.com/citation-style-language/schema/raw/master/csl-citation.json"} </w:instrText>
      </w:r>
      <w:r w:rsidR="005C31DD">
        <w:fldChar w:fldCharType="separate"/>
      </w:r>
      <w:r w:rsidR="00693A99" w:rsidRPr="00693A99">
        <w:rPr>
          <w:rFonts w:cs="Liberation Serif"/>
        </w:rPr>
        <w:t>(5)</w:t>
      </w:r>
      <w:r w:rsidR="005C31DD">
        <w:fldChar w:fldCharType="end"/>
      </w:r>
      <w:r>
        <w:t>, una herramienta que permite la realización de prototipos, tanto móviles como web. Permite además exportar los prototipos en distintos tipos de formato de imagen. Algunos de los prototipos que se realizaron fueron los siguientes:</w:t>
      </w:r>
    </w:p>
    <w:p w14:paraId="7FA0A597" w14:textId="57217B4B" w:rsidR="000365E0" w:rsidRDefault="00A24F57" w:rsidP="00A24F57">
      <w:pPr>
        <w:rPr>
          <w:sz w:val="48"/>
          <w:szCs w:val="32"/>
        </w:rPr>
      </w:pPr>
      <w:r>
        <w:rPr>
          <w:noProof/>
        </w:rPr>
        <w:lastRenderedPageBreak/>
        <mc:AlternateContent>
          <mc:Choice Requires="wps">
            <w:drawing>
              <wp:anchor distT="0" distB="0" distL="114300" distR="114300" simplePos="0" relativeHeight="251884544" behindDoc="1" locked="0" layoutInCell="1" allowOverlap="1" wp14:anchorId="3A83CC4E" wp14:editId="6E81B448">
                <wp:simplePos x="0" y="0"/>
                <wp:positionH relativeFrom="column">
                  <wp:posOffset>0</wp:posOffset>
                </wp:positionH>
                <wp:positionV relativeFrom="paragraph">
                  <wp:posOffset>6906260</wp:posOffset>
                </wp:positionV>
                <wp:extent cx="5400040" cy="635"/>
                <wp:effectExtent l="0" t="0" r="0" b="0"/>
                <wp:wrapTight wrapText="bothSides">
                  <wp:wrapPolygon edited="0">
                    <wp:start x="0" y="0"/>
                    <wp:lineTo x="0" y="21600"/>
                    <wp:lineTo x="21600" y="21600"/>
                    <wp:lineTo x="21600" y="0"/>
                  </wp:wrapPolygon>
                </wp:wrapTight>
                <wp:docPr id="135" name="Cuadro de texto 13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992D880" w14:textId="1B59D193" w:rsidR="00E37DB1" w:rsidRPr="002C028B" w:rsidRDefault="00E37DB1" w:rsidP="00A24F57">
                            <w:pPr>
                              <w:pStyle w:val="Descripcin"/>
                              <w:jc w:val="center"/>
                              <w:rPr>
                                <w:noProof/>
                              </w:rPr>
                            </w:pPr>
                            <w:bookmarkStart w:id="147" w:name="_Toc32332783"/>
                            <w:r>
                              <w:t xml:space="preserve">Figura </w:t>
                            </w:r>
                            <w:r w:rsidR="00C55D23">
                              <w:fldChar w:fldCharType="begin"/>
                            </w:r>
                            <w:r w:rsidR="00C55D23">
                              <w:instrText xml:space="preserve"> SEQ Ilustración \* ARABIC </w:instrText>
                            </w:r>
                            <w:r w:rsidR="00C55D23">
                              <w:fldChar w:fldCharType="separate"/>
                            </w:r>
                            <w:r w:rsidR="002C5B9B">
                              <w:rPr>
                                <w:noProof/>
                              </w:rPr>
                              <w:t>30</w:t>
                            </w:r>
                            <w:r w:rsidR="00C55D23">
                              <w:rPr>
                                <w:noProof/>
                              </w:rPr>
                              <w:fldChar w:fldCharType="end"/>
                            </w:r>
                            <w:r>
                              <w:t xml:space="preserve"> Prototipo visualización de la red</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3CC4E" id="Cuadro de texto 135" o:spid="_x0000_s1055" type="#_x0000_t202" style="position:absolute;left:0;text-align:left;margin-left:0;margin-top:543.8pt;width:425.2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" stroked="f">
                <v:textbox style="mso-fit-shape-to-text:t" inset="0,0,0,0">
                  <w:txbxContent>
                    <w:p w14:paraId="1992D880" w14:textId="1B59D193" w:rsidR="00E37DB1" w:rsidRPr="002C028B" w:rsidRDefault="00E37DB1" w:rsidP="00A24F57">
                      <w:pPr>
                        <w:pStyle w:val="Descripcin"/>
                        <w:jc w:val="center"/>
                        <w:rPr>
                          <w:noProof/>
                        </w:rPr>
                      </w:pPr>
                      <w:bookmarkStart w:id="148" w:name="_Toc32332783"/>
                      <w:r>
                        <w:t xml:space="preserve">Figura </w:t>
                      </w:r>
                      <w:r w:rsidR="00C55D23">
                        <w:fldChar w:fldCharType="begin"/>
                      </w:r>
                      <w:r w:rsidR="00C55D23">
                        <w:instrText xml:space="preserve"> SEQ Ilustración \* ARABIC </w:instrText>
                      </w:r>
                      <w:r w:rsidR="00C55D23">
                        <w:fldChar w:fldCharType="separate"/>
                      </w:r>
                      <w:r w:rsidR="002C5B9B">
                        <w:rPr>
                          <w:noProof/>
                        </w:rPr>
                        <w:t>30</w:t>
                      </w:r>
                      <w:r w:rsidR="00C55D23">
                        <w:rPr>
                          <w:noProof/>
                        </w:rPr>
                        <w:fldChar w:fldCharType="end"/>
                      </w:r>
                      <w:r>
                        <w:t xml:space="preserve"> Prototipo visualización de la red</w:t>
                      </w:r>
                      <w:bookmarkEnd w:id="148"/>
                    </w:p>
                  </w:txbxContent>
                </v:textbox>
                <w10:wrap type="tight"/>
              </v:shape>
            </w:pict>
          </mc:Fallback>
        </mc:AlternateContent>
      </w:r>
      <w:r>
        <w:rPr>
          <w:noProof/>
        </w:rPr>
        <w:drawing>
          <wp:anchor distT="0" distB="0" distL="114300" distR="114300" simplePos="0" relativeHeight="251875328" behindDoc="1" locked="0" layoutInCell="1" allowOverlap="1" wp14:anchorId="5FCB0473" wp14:editId="120B6514">
            <wp:simplePos x="0" y="0"/>
            <wp:positionH relativeFrom="margin">
              <wp:align>right</wp:align>
            </wp:positionH>
            <wp:positionV relativeFrom="paragraph">
              <wp:posOffset>3811270</wp:posOffset>
            </wp:positionV>
            <wp:extent cx="5400040" cy="3037840"/>
            <wp:effectExtent l="0" t="0" r="0" b="0"/>
            <wp:wrapTight wrapText="bothSides">
              <wp:wrapPolygon edited="0">
                <wp:start x="0" y="0"/>
                <wp:lineTo x="0" y="21401"/>
                <wp:lineTo x="21488" y="21401"/>
                <wp:lineTo x="21488" y="0"/>
                <wp:lineTo x="0" y="0"/>
              </wp:wrapPolygon>
            </wp:wrapTight>
            <wp:docPr id="131" name="Imagen 1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Visualización de redPrototipo.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82496" behindDoc="1" locked="0" layoutInCell="1" allowOverlap="1" wp14:anchorId="14BA8D28" wp14:editId="002DC3F9">
                <wp:simplePos x="0" y="0"/>
                <wp:positionH relativeFrom="column">
                  <wp:posOffset>0</wp:posOffset>
                </wp:positionH>
                <wp:positionV relativeFrom="paragraph">
                  <wp:posOffset>3255645</wp:posOffset>
                </wp:positionV>
                <wp:extent cx="5400040" cy="635"/>
                <wp:effectExtent l="0" t="0" r="0" b="0"/>
                <wp:wrapTight wrapText="bothSides">
                  <wp:wrapPolygon edited="0">
                    <wp:start x="0" y="0"/>
                    <wp:lineTo x="0" y="21600"/>
                    <wp:lineTo x="21600" y="21600"/>
                    <wp:lineTo x="21600" y="0"/>
                  </wp:wrapPolygon>
                </wp:wrapTight>
                <wp:docPr id="134" name="Cuadro de texto 1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D47936" w14:textId="1055C960" w:rsidR="00E37DB1" w:rsidRPr="003A6382" w:rsidRDefault="00E37DB1" w:rsidP="00A24F57">
                            <w:pPr>
                              <w:pStyle w:val="Descripcin"/>
                              <w:jc w:val="center"/>
                              <w:rPr>
                                <w:noProof/>
                              </w:rPr>
                            </w:pPr>
                            <w:bookmarkStart w:id="149" w:name="_Toc32332784"/>
                            <w:r>
                              <w:t xml:space="preserve">Figura </w:t>
                            </w:r>
                            <w:r w:rsidR="00C55D23">
                              <w:fldChar w:fldCharType="begin"/>
                            </w:r>
                            <w:r w:rsidR="00C55D23">
                              <w:instrText xml:space="preserve"> SEQ Ilustración \* ARABIC </w:instrText>
                            </w:r>
                            <w:r w:rsidR="00C55D23">
                              <w:fldChar w:fldCharType="separate"/>
                            </w:r>
                            <w:r w:rsidR="002C5B9B">
                              <w:rPr>
                                <w:noProof/>
                              </w:rPr>
                              <w:t>31</w:t>
                            </w:r>
                            <w:r w:rsidR="00C55D23">
                              <w:rPr>
                                <w:noProof/>
                              </w:rPr>
                              <w:fldChar w:fldCharType="end"/>
                            </w:r>
                            <w:r>
                              <w:t xml:space="preserve"> Prototipo modificar diccionario</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A8D28" id="Cuadro de texto 134" o:spid="_x0000_s1056" type="#_x0000_t202" style="position:absolute;left:0;text-align:left;margin-left:0;margin-top:256.35pt;width:425.2pt;height:.05pt;z-index:-25143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" stroked="f">
                <v:textbox style="mso-fit-shape-to-text:t" inset="0,0,0,0">
                  <w:txbxContent>
                    <w:p w14:paraId="51D47936" w14:textId="1055C960" w:rsidR="00E37DB1" w:rsidRPr="003A6382" w:rsidRDefault="00E37DB1" w:rsidP="00A24F57">
                      <w:pPr>
                        <w:pStyle w:val="Descripcin"/>
                        <w:jc w:val="center"/>
                        <w:rPr>
                          <w:noProof/>
                        </w:rPr>
                      </w:pPr>
                      <w:bookmarkStart w:id="150" w:name="_Toc32332784"/>
                      <w:r>
                        <w:t xml:space="preserve">Figura </w:t>
                      </w:r>
                      <w:r w:rsidR="00C55D23">
                        <w:fldChar w:fldCharType="begin"/>
                      </w:r>
                      <w:r w:rsidR="00C55D23">
                        <w:instrText xml:space="preserve"> SEQ Ilustración \* ARABIC </w:instrText>
                      </w:r>
                      <w:r w:rsidR="00C55D23">
                        <w:fldChar w:fldCharType="separate"/>
                      </w:r>
                      <w:r w:rsidR="002C5B9B">
                        <w:rPr>
                          <w:noProof/>
                        </w:rPr>
                        <w:t>31</w:t>
                      </w:r>
                      <w:r w:rsidR="00C55D23">
                        <w:rPr>
                          <w:noProof/>
                        </w:rPr>
                        <w:fldChar w:fldCharType="end"/>
                      </w:r>
                      <w:r>
                        <w:t xml:space="preserve"> Prototipo modificar diccionario</w:t>
                      </w:r>
                      <w:bookmarkEnd w:id="150"/>
                    </w:p>
                  </w:txbxContent>
                </v:textbox>
                <w10:wrap type="tight"/>
              </v:shape>
            </w:pict>
          </mc:Fallback>
        </mc:AlternateContent>
      </w:r>
      <w:r>
        <w:rPr>
          <w:noProof/>
        </w:rPr>
        <w:drawing>
          <wp:anchor distT="0" distB="0" distL="114300" distR="114300" simplePos="0" relativeHeight="251874304" behindDoc="1" locked="0" layoutInCell="1" allowOverlap="1" wp14:anchorId="3607019D" wp14:editId="6D02416A">
            <wp:simplePos x="0" y="0"/>
            <wp:positionH relativeFrom="margin">
              <wp:align>right</wp:align>
            </wp:positionH>
            <wp:positionV relativeFrom="paragraph">
              <wp:posOffset>160655</wp:posOffset>
            </wp:positionV>
            <wp:extent cx="5400040" cy="3037840"/>
            <wp:effectExtent l="0" t="0" r="0" b="0"/>
            <wp:wrapTight wrapText="bothSides">
              <wp:wrapPolygon edited="0">
                <wp:start x="0" y="0"/>
                <wp:lineTo x="0" y="21401"/>
                <wp:lineTo x="21488" y="21401"/>
                <wp:lineTo x="21488" y="0"/>
                <wp:lineTo x="0" y="0"/>
              </wp:wrapPolygon>
            </wp:wrapTight>
            <wp:docPr id="130" name="Imagen 1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ModificarPersonajesPrototipo.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sidR="000365E0">
        <w:br w:type="page"/>
      </w:r>
    </w:p>
    <w:p w14:paraId="578E1421" w14:textId="77777777" w:rsidR="00A24F57" w:rsidRDefault="00A24F57" w:rsidP="00A24F57">
      <w:r>
        <w:rPr>
          <w:noProof/>
        </w:rPr>
        <w:lastRenderedPageBreak/>
        <mc:AlternateContent>
          <mc:Choice Requires="wps">
            <w:drawing>
              <wp:anchor distT="0" distB="0" distL="114300" distR="114300" simplePos="0" relativeHeight="251886592" behindDoc="1" locked="0" layoutInCell="1" allowOverlap="1" wp14:anchorId="76B42292" wp14:editId="3B850A60">
                <wp:simplePos x="0" y="0"/>
                <wp:positionH relativeFrom="column">
                  <wp:posOffset>0</wp:posOffset>
                </wp:positionH>
                <wp:positionV relativeFrom="paragraph">
                  <wp:posOffset>3817620</wp:posOffset>
                </wp:positionV>
                <wp:extent cx="5400040" cy="635"/>
                <wp:effectExtent l="0" t="0" r="0" b="0"/>
                <wp:wrapTight wrapText="bothSides">
                  <wp:wrapPolygon edited="0">
                    <wp:start x="0" y="0"/>
                    <wp:lineTo x="0" y="21600"/>
                    <wp:lineTo x="21600" y="21600"/>
                    <wp:lineTo x="21600" y="0"/>
                  </wp:wrapPolygon>
                </wp:wrapTight>
                <wp:docPr id="136" name="Cuadro de texto 13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CA8FCD8" w14:textId="114BFA7B" w:rsidR="00E37DB1" w:rsidRPr="00EB171D" w:rsidRDefault="00E37DB1" w:rsidP="00A24F57">
                            <w:pPr>
                              <w:pStyle w:val="Descripcin"/>
                              <w:jc w:val="center"/>
                              <w:rPr>
                                <w:noProof/>
                              </w:rPr>
                            </w:pPr>
                            <w:bookmarkStart w:id="151" w:name="_Toc32332785"/>
                            <w:r>
                              <w:t xml:space="preserve">Figura </w:t>
                            </w:r>
                            <w:r w:rsidR="00C55D23">
                              <w:fldChar w:fldCharType="begin"/>
                            </w:r>
                            <w:r w:rsidR="00C55D23">
                              <w:instrText xml:space="preserve"> SEQ Ilustración \* ARABIC </w:instrText>
                            </w:r>
                            <w:r w:rsidR="00C55D23">
                              <w:fldChar w:fldCharType="separate"/>
                            </w:r>
                            <w:r w:rsidR="002C5B9B">
                              <w:rPr>
                                <w:noProof/>
                              </w:rPr>
                              <w:t>32</w:t>
                            </w:r>
                            <w:r w:rsidR="00C55D23">
                              <w:rPr>
                                <w:noProof/>
                              </w:rPr>
                              <w:fldChar w:fldCharType="end"/>
                            </w:r>
                            <w:r>
                              <w:t xml:space="preserve"> Prototipo extración caracterísiticas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42292" id="Cuadro de texto 136" o:spid="_x0000_s1057" type="#_x0000_t202" style="position:absolute;left:0;text-align:left;margin-left:0;margin-top:300.6pt;width:425.2pt;height:.05pt;z-index:-25142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WLNAIAAHAEAAAOAAAAZHJzL2Uyb0RvYy54bWysVMFu2zAMvQ/YPwi6L3aath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" stroked="f">
                <v:textbox style="mso-fit-shape-to-text:t" inset="0,0,0,0">
                  <w:txbxContent>
                    <w:p w14:paraId="2CA8FCD8" w14:textId="114BFA7B" w:rsidR="00E37DB1" w:rsidRPr="00EB171D" w:rsidRDefault="00E37DB1" w:rsidP="00A24F57">
                      <w:pPr>
                        <w:pStyle w:val="Descripcin"/>
                        <w:jc w:val="center"/>
                        <w:rPr>
                          <w:noProof/>
                        </w:rPr>
                      </w:pPr>
                      <w:bookmarkStart w:id="152" w:name="_Toc32332785"/>
                      <w:r>
                        <w:t xml:space="preserve">Figura </w:t>
                      </w:r>
                      <w:r w:rsidR="00C55D23">
                        <w:fldChar w:fldCharType="begin"/>
                      </w:r>
                      <w:r w:rsidR="00C55D23">
                        <w:instrText xml:space="preserve"> SEQ Ilustración \* ARABIC </w:instrText>
                      </w:r>
                      <w:r w:rsidR="00C55D23">
                        <w:fldChar w:fldCharType="separate"/>
                      </w:r>
                      <w:r w:rsidR="002C5B9B">
                        <w:rPr>
                          <w:noProof/>
                        </w:rPr>
                        <w:t>32</w:t>
                      </w:r>
                      <w:r w:rsidR="00C55D23">
                        <w:rPr>
                          <w:noProof/>
                        </w:rPr>
                        <w:fldChar w:fldCharType="end"/>
                      </w:r>
                      <w:r>
                        <w:t xml:space="preserve"> Prototipo extración caracterísiticas</w:t>
                      </w:r>
                      <w:bookmarkEnd w:id="152"/>
                    </w:p>
                  </w:txbxContent>
                </v:textbox>
                <w10:wrap type="tight"/>
              </v:shape>
            </w:pict>
          </mc:Fallback>
        </mc:AlternateContent>
      </w:r>
      <w:r>
        <w:rPr>
          <w:noProof/>
        </w:rPr>
        <w:drawing>
          <wp:anchor distT="0" distB="0" distL="114300" distR="114300" simplePos="0" relativeHeight="251871232" behindDoc="1" locked="0" layoutInCell="1" allowOverlap="1" wp14:anchorId="46E9C9BF" wp14:editId="77996578">
            <wp:simplePos x="0" y="0"/>
            <wp:positionH relativeFrom="margin">
              <wp:align>right</wp:align>
            </wp:positionH>
            <wp:positionV relativeFrom="paragraph">
              <wp:posOffset>722630</wp:posOffset>
            </wp:positionV>
            <wp:extent cx="5400040" cy="3037840"/>
            <wp:effectExtent l="0" t="0" r="0" b="0"/>
            <wp:wrapTight wrapText="bothSides">
              <wp:wrapPolygon edited="0">
                <wp:start x="0" y="0"/>
                <wp:lineTo x="0" y="21401"/>
                <wp:lineTo x="21488" y="21401"/>
                <wp:lineTo x="21488" y="0"/>
                <wp:lineTo x="0" y="0"/>
              </wp:wrapPolygon>
            </wp:wrapTight>
            <wp:docPr id="126" name="Imagen 126"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xtracción característicasPrototipo.pn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rPr>
          <w:noProof/>
        </w:rPr>
        <mc:AlternateContent>
          <mc:Choice Requires="wps">
            <w:drawing>
              <wp:anchor distT="0" distB="0" distL="114300" distR="114300" simplePos="0" relativeHeight="251888640" behindDoc="1" locked="0" layoutInCell="1" allowOverlap="1" wp14:anchorId="059D86E6" wp14:editId="1EE02E3C">
                <wp:simplePos x="0" y="0"/>
                <wp:positionH relativeFrom="column">
                  <wp:posOffset>0</wp:posOffset>
                </wp:positionH>
                <wp:positionV relativeFrom="paragraph">
                  <wp:posOffset>7656195</wp:posOffset>
                </wp:positionV>
                <wp:extent cx="5400040" cy="635"/>
                <wp:effectExtent l="0" t="0" r="0" b="0"/>
                <wp:wrapTight wrapText="bothSides">
                  <wp:wrapPolygon edited="0">
                    <wp:start x="0" y="0"/>
                    <wp:lineTo x="0" y="21600"/>
                    <wp:lineTo x="21600" y="21600"/>
                    <wp:lineTo x="21600" y="0"/>
                  </wp:wrapPolygon>
                </wp:wrapTight>
                <wp:docPr id="137" name="Cuadro de texto 1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B9A5533" w14:textId="2E1D2F55" w:rsidR="00E37DB1" w:rsidRPr="00D4625F" w:rsidRDefault="00E37DB1" w:rsidP="00A24F57">
                            <w:pPr>
                              <w:pStyle w:val="Descripcin"/>
                              <w:jc w:val="center"/>
                              <w:rPr>
                                <w:noProof/>
                              </w:rPr>
                            </w:pPr>
                            <w:bookmarkStart w:id="153" w:name="_Toc32332786"/>
                            <w:r>
                              <w:t xml:space="preserve">Figura </w:t>
                            </w:r>
                            <w:r w:rsidR="00C55D23">
                              <w:fldChar w:fldCharType="begin"/>
                            </w:r>
                            <w:r w:rsidR="00C55D23">
                              <w:instrText xml:space="preserve"> SEQ Ilustración \* ARABIC </w:instrText>
                            </w:r>
                            <w:r w:rsidR="00C55D23">
                              <w:fldChar w:fldCharType="separate"/>
                            </w:r>
                            <w:r w:rsidR="002C5B9B">
                              <w:rPr>
                                <w:noProof/>
                              </w:rPr>
                              <w:t>33</w:t>
                            </w:r>
                            <w:r w:rsidR="00C55D23">
                              <w:rPr>
                                <w:noProof/>
                              </w:rPr>
                              <w:fldChar w:fldCharType="end"/>
                            </w:r>
                            <w:r>
                              <w:t xml:space="preserve"> Prototipo informe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86E6" id="Cuadro de texto 137" o:spid="_x0000_s1058" type="#_x0000_t202" style="position:absolute;left:0;text-align:left;margin-left:0;margin-top:602.85pt;width:425.2pt;height:.05pt;z-index:-25142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" stroked="f">
                <v:textbox style="mso-fit-shape-to-text:t" inset="0,0,0,0">
                  <w:txbxContent>
                    <w:p w14:paraId="4B9A5533" w14:textId="2E1D2F55" w:rsidR="00E37DB1" w:rsidRPr="00D4625F" w:rsidRDefault="00E37DB1" w:rsidP="00A24F57">
                      <w:pPr>
                        <w:pStyle w:val="Descripcin"/>
                        <w:jc w:val="center"/>
                        <w:rPr>
                          <w:noProof/>
                        </w:rPr>
                      </w:pPr>
                      <w:bookmarkStart w:id="154" w:name="_Toc32332786"/>
                      <w:r>
                        <w:t xml:space="preserve">Figura </w:t>
                      </w:r>
                      <w:r w:rsidR="00C55D23">
                        <w:fldChar w:fldCharType="begin"/>
                      </w:r>
                      <w:r w:rsidR="00C55D23">
                        <w:instrText xml:space="preserve"> SEQ Ilustración \* ARABIC </w:instrText>
                      </w:r>
                      <w:r w:rsidR="00C55D23">
                        <w:fldChar w:fldCharType="separate"/>
                      </w:r>
                      <w:r w:rsidR="002C5B9B">
                        <w:rPr>
                          <w:noProof/>
                        </w:rPr>
                        <w:t>33</w:t>
                      </w:r>
                      <w:r w:rsidR="00C55D23">
                        <w:rPr>
                          <w:noProof/>
                        </w:rPr>
                        <w:fldChar w:fldCharType="end"/>
                      </w:r>
                      <w:r>
                        <w:t xml:space="preserve"> Prototipo informe</w:t>
                      </w:r>
                      <w:bookmarkEnd w:id="154"/>
                    </w:p>
                  </w:txbxContent>
                </v:textbox>
                <w10:wrap type="tight"/>
              </v:shape>
            </w:pict>
          </mc:Fallback>
        </mc:AlternateContent>
      </w:r>
      <w:r>
        <w:rPr>
          <w:noProof/>
        </w:rPr>
        <w:drawing>
          <wp:anchor distT="0" distB="0" distL="114300" distR="114300" simplePos="0" relativeHeight="251876352" behindDoc="1" locked="0" layoutInCell="1" allowOverlap="1" wp14:anchorId="1504E89C" wp14:editId="4FED8160">
            <wp:simplePos x="0" y="0"/>
            <wp:positionH relativeFrom="margin">
              <wp:align>right</wp:align>
            </wp:positionH>
            <wp:positionV relativeFrom="paragraph">
              <wp:posOffset>4561205</wp:posOffset>
            </wp:positionV>
            <wp:extent cx="5400040" cy="3037840"/>
            <wp:effectExtent l="0" t="0" r="0" b="0"/>
            <wp:wrapTight wrapText="bothSides">
              <wp:wrapPolygon edited="0">
                <wp:start x="0" y="0"/>
                <wp:lineTo x="0" y="21401"/>
                <wp:lineTo x="21488" y="21401"/>
                <wp:lineTo x="21488" y="0"/>
                <wp:lineTo x="0" y="0"/>
              </wp:wrapPolygon>
            </wp:wrapTight>
            <wp:docPr id="128" name="Imagen 128"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nformePrototipo.pn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r>
        <w:br w:type="page"/>
      </w:r>
    </w:p>
    <w:p w14:paraId="13EEA9CB" w14:textId="7746B0BC" w:rsidR="00A24F57" w:rsidRDefault="00A24F57" w:rsidP="00A24F57">
      <w:r>
        <w:lastRenderedPageBreak/>
        <w:t>Estos fueron los primeros prototipos, una ventaja de su realización es que al ser una evolución de un proyecto anterior (Ububooknet), ya existía una interfaz anterior, por lo tanto, se sabía como podría desarrollarse la nueva interfaz conociendo la anterior.</w:t>
      </w:r>
    </w:p>
    <w:p w14:paraId="6DF717ED" w14:textId="42B9D4B0" w:rsidR="00A24F57" w:rsidRDefault="005C31DD" w:rsidP="00A24F57">
      <w:r>
        <w:rPr>
          <w:noProof/>
        </w:rPr>
        <mc:AlternateContent>
          <mc:Choice Requires="wps">
            <w:drawing>
              <wp:anchor distT="0" distB="0" distL="114300" distR="114300" simplePos="0" relativeHeight="251896832" behindDoc="1" locked="0" layoutInCell="1" allowOverlap="1" wp14:anchorId="6E21468A" wp14:editId="237BA73A">
                <wp:simplePos x="0" y="0"/>
                <wp:positionH relativeFrom="column">
                  <wp:posOffset>0</wp:posOffset>
                </wp:positionH>
                <wp:positionV relativeFrom="paragraph">
                  <wp:posOffset>3159760</wp:posOffset>
                </wp:positionV>
                <wp:extent cx="5400040" cy="635"/>
                <wp:effectExtent l="0" t="0" r="0" b="0"/>
                <wp:wrapTight wrapText="bothSides">
                  <wp:wrapPolygon edited="0">
                    <wp:start x="0" y="0"/>
                    <wp:lineTo x="0" y="21600"/>
                    <wp:lineTo x="21600" y="21600"/>
                    <wp:lineTo x="21600" y="0"/>
                  </wp:wrapPolygon>
                </wp:wrapTight>
                <wp:docPr id="144" name="Cuadro de texto 1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B78FEF0" w14:textId="06028D02" w:rsidR="00E37DB1" w:rsidRPr="00964EB6" w:rsidRDefault="00E37DB1" w:rsidP="005C31DD">
                            <w:pPr>
                              <w:pStyle w:val="Descripcin"/>
                              <w:jc w:val="center"/>
                              <w:rPr>
                                <w:noProof/>
                              </w:rPr>
                            </w:pPr>
                            <w:bookmarkStart w:id="155" w:name="_Toc32332787"/>
                            <w:r>
                              <w:t xml:space="preserve">Figura </w:t>
                            </w:r>
                            <w:r w:rsidR="00C55D23">
                              <w:fldChar w:fldCharType="begin"/>
                            </w:r>
                            <w:r w:rsidR="00C55D23">
                              <w:instrText xml:space="preserve"> SEQ Ilustración \* ARABIC </w:instrText>
                            </w:r>
                            <w:r w:rsidR="00C55D23">
                              <w:fldChar w:fldCharType="separate"/>
                            </w:r>
                            <w:r w:rsidR="002C5B9B">
                              <w:rPr>
                                <w:noProof/>
                              </w:rPr>
                              <w:t>34</w:t>
                            </w:r>
                            <w:r w:rsidR="00C55D23">
                              <w:rPr>
                                <w:noProof/>
                              </w:rPr>
                              <w:fldChar w:fldCharType="end"/>
                            </w:r>
                            <w:r>
                              <w:t xml:space="preserve"> Seleccion final</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1468A" id="Cuadro de texto 144" o:spid="_x0000_s1059" type="#_x0000_t202" style="position:absolute;left:0;text-align:left;margin-left:0;margin-top:248.8pt;width:425.2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" stroked="f">
                <v:textbox style="mso-fit-shape-to-text:t" inset="0,0,0,0">
                  <w:txbxContent>
                    <w:p w14:paraId="3B78FEF0" w14:textId="06028D02" w:rsidR="00E37DB1" w:rsidRPr="00964EB6" w:rsidRDefault="00E37DB1" w:rsidP="005C31DD">
                      <w:pPr>
                        <w:pStyle w:val="Descripcin"/>
                        <w:jc w:val="center"/>
                        <w:rPr>
                          <w:noProof/>
                        </w:rPr>
                      </w:pPr>
                      <w:bookmarkStart w:id="156" w:name="_Toc32332787"/>
                      <w:r>
                        <w:t xml:space="preserve">Figura </w:t>
                      </w:r>
                      <w:r w:rsidR="00C55D23">
                        <w:fldChar w:fldCharType="begin"/>
                      </w:r>
                      <w:r w:rsidR="00C55D23">
                        <w:instrText xml:space="preserve"> SEQ Ilustración \* ARABIC </w:instrText>
                      </w:r>
                      <w:r w:rsidR="00C55D23">
                        <w:fldChar w:fldCharType="separate"/>
                      </w:r>
                      <w:r w:rsidR="002C5B9B">
                        <w:rPr>
                          <w:noProof/>
                        </w:rPr>
                        <w:t>34</w:t>
                      </w:r>
                      <w:r w:rsidR="00C55D23">
                        <w:rPr>
                          <w:noProof/>
                        </w:rPr>
                        <w:fldChar w:fldCharType="end"/>
                      </w:r>
                      <w:r>
                        <w:t xml:space="preserve"> Seleccion final</w:t>
                      </w:r>
                      <w:bookmarkEnd w:id="156"/>
                    </w:p>
                  </w:txbxContent>
                </v:textbox>
                <w10:wrap type="tight"/>
              </v:shape>
            </w:pict>
          </mc:Fallback>
        </mc:AlternateContent>
      </w:r>
      <w:r>
        <w:rPr>
          <w:noProof/>
        </w:rPr>
        <w:drawing>
          <wp:anchor distT="0" distB="0" distL="114300" distR="114300" simplePos="0" relativeHeight="251892736" behindDoc="1" locked="0" layoutInCell="1" allowOverlap="1" wp14:anchorId="349968CB" wp14:editId="7D8E225A">
            <wp:simplePos x="0" y="0"/>
            <wp:positionH relativeFrom="margin">
              <wp:align>right</wp:align>
            </wp:positionH>
            <wp:positionV relativeFrom="paragraph">
              <wp:posOffset>500380</wp:posOffset>
            </wp:positionV>
            <wp:extent cx="5400040" cy="2602230"/>
            <wp:effectExtent l="0" t="0" r="0" b="7620"/>
            <wp:wrapTight wrapText="bothSides">
              <wp:wrapPolygon edited="0">
                <wp:start x="0" y="0"/>
                <wp:lineTo x="0" y="21505"/>
                <wp:lineTo x="21488" y="21505"/>
                <wp:lineTo x="21488" y="0"/>
                <wp:lineTo x="0" y="0"/>
              </wp:wrapPolygon>
            </wp:wrapTight>
            <wp:docPr id="142" name="Imagen 142" descr="Captura de pantalla de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eleccion.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00040" cy="2602230"/>
                    </a:xfrm>
                    <a:prstGeom prst="rect">
                      <a:avLst/>
                    </a:prstGeom>
                  </pic:spPr>
                </pic:pic>
              </a:graphicData>
            </a:graphic>
          </wp:anchor>
        </w:drawing>
      </w:r>
      <w:r>
        <w:t>Al final, a lo largo del proyecto, se fueron cambiando los colores y diseños de la interfaz hasta conseguir los finales que son los siguientes:</w:t>
      </w:r>
    </w:p>
    <w:p w14:paraId="6377887B" w14:textId="33644D89" w:rsidR="005C31DD" w:rsidRPr="00A24F57" w:rsidRDefault="005C31DD" w:rsidP="00A24F57"/>
    <w:p w14:paraId="6EC2791C" w14:textId="5C05F20B" w:rsidR="00A24F57" w:rsidRDefault="005C31DD">
      <w:pPr>
        <w:ind w:firstLine="0"/>
        <w:jc w:val="left"/>
        <w:rPr>
          <w:rFonts w:eastAsiaTheme="majorEastAsia" w:cstheme="majorBidi"/>
          <w:b/>
          <w:sz w:val="48"/>
          <w:szCs w:val="32"/>
        </w:rPr>
      </w:pPr>
      <w:r>
        <w:rPr>
          <w:noProof/>
        </w:rPr>
        <mc:AlternateContent>
          <mc:Choice Requires="wps">
            <w:drawing>
              <wp:anchor distT="0" distB="0" distL="114300" distR="114300" simplePos="0" relativeHeight="251898880" behindDoc="1" locked="0" layoutInCell="1" allowOverlap="1" wp14:anchorId="6B2380E9" wp14:editId="63A2C1FD">
                <wp:simplePos x="0" y="0"/>
                <wp:positionH relativeFrom="column">
                  <wp:posOffset>0</wp:posOffset>
                </wp:positionH>
                <wp:positionV relativeFrom="paragraph">
                  <wp:posOffset>3220085</wp:posOffset>
                </wp:positionV>
                <wp:extent cx="5400040" cy="635"/>
                <wp:effectExtent l="0" t="0" r="0" b="0"/>
                <wp:wrapTight wrapText="bothSides">
                  <wp:wrapPolygon edited="0">
                    <wp:start x="0" y="0"/>
                    <wp:lineTo x="0" y="21600"/>
                    <wp:lineTo x="21600" y="21600"/>
                    <wp:lineTo x="21600" y="0"/>
                  </wp:wrapPolygon>
                </wp:wrapTight>
                <wp:docPr id="145" name="Cuadro de texto 1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074E2A" w14:textId="6FCD9530" w:rsidR="00E37DB1" w:rsidRPr="00672DFB" w:rsidRDefault="00E37DB1" w:rsidP="005C31DD">
                            <w:pPr>
                              <w:pStyle w:val="Descripcin"/>
                              <w:jc w:val="center"/>
                              <w:rPr>
                                <w:noProof/>
                              </w:rPr>
                            </w:pPr>
                            <w:bookmarkStart w:id="157" w:name="_Toc32332788"/>
                            <w:r>
                              <w:t xml:space="preserve">Figura </w:t>
                            </w:r>
                            <w:r w:rsidR="00C55D23">
                              <w:fldChar w:fldCharType="begin"/>
                            </w:r>
                            <w:r w:rsidR="00C55D23">
                              <w:instrText xml:space="preserve"> SEQ Ilustración \* ARABIC </w:instrText>
                            </w:r>
                            <w:r w:rsidR="00C55D23">
                              <w:fldChar w:fldCharType="separate"/>
                            </w:r>
                            <w:r w:rsidR="002C5B9B">
                              <w:rPr>
                                <w:noProof/>
                              </w:rPr>
                              <w:t>35</w:t>
                            </w:r>
                            <w:r w:rsidR="00C55D23">
                              <w:rPr>
                                <w:noProof/>
                              </w:rPr>
                              <w:fldChar w:fldCharType="end"/>
                            </w:r>
                            <w:r>
                              <w:t xml:space="preserve"> Introducir guion final</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380E9" id="Cuadro de texto 145" o:spid="_x0000_s1060" type="#_x0000_t202" style="position:absolute;margin-left:0;margin-top:253.55pt;width:425.2pt;height:.05pt;z-index:-25141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" stroked="f">
                <v:textbox style="mso-fit-shape-to-text:t" inset="0,0,0,0">
                  <w:txbxContent>
                    <w:p w14:paraId="46074E2A" w14:textId="6FCD9530" w:rsidR="00E37DB1" w:rsidRPr="00672DFB" w:rsidRDefault="00E37DB1" w:rsidP="005C31DD">
                      <w:pPr>
                        <w:pStyle w:val="Descripcin"/>
                        <w:jc w:val="center"/>
                        <w:rPr>
                          <w:noProof/>
                        </w:rPr>
                      </w:pPr>
                      <w:bookmarkStart w:id="158" w:name="_Toc32332788"/>
                      <w:r>
                        <w:t xml:space="preserve">Figura </w:t>
                      </w:r>
                      <w:r w:rsidR="00C55D23">
                        <w:fldChar w:fldCharType="begin"/>
                      </w:r>
                      <w:r w:rsidR="00C55D23">
                        <w:instrText xml:space="preserve"> SEQ Ilustración \* ARABIC </w:instrText>
                      </w:r>
                      <w:r w:rsidR="00C55D23">
                        <w:fldChar w:fldCharType="separate"/>
                      </w:r>
                      <w:r w:rsidR="002C5B9B">
                        <w:rPr>
                          <w:noProof/>
                        </w:rPr>
                        <w:t>35</w:t>
                      </w:r>
                      <w:r w:rsidR="00C55D23">
                        <w:rPr>
                          <w:noProof/>
                        </w:rPr>
                        <w:fldChar w:fldCharType="end"/>
                      </w:r>
                      <w:r>
                        <w:t xml:space="preserve"> Introducir guion final</w:t>
                      </w:r>
                      <w:bookmarkEnd w:id="158"/>
                    </w:p>
                  </w:txbxContent>
                </v:textbox>
                <w10:wrap type="tight"/>
              </v:shape>
            </w:pict>
          </mc:Fallback>
        </mc:AlternateContent>
      </w:r>
      <w:r>
        <w:rPr>
          <w:noProof/>
        </w:rPr>
        <w:drawing>
          <wp:anchor distT="0" distB="0" distL="114300" distR="114300" simplePos="0" relativeHeight="251891712" behindDoc="1" locked="0" layoutInCell="1" allowOverlap="1" wp14:anchorId="1EDE0E53" wp14:editId="26DDE898">
            <wp:simplePos x="0" y="0"/>
            <wp:positionH relativeFrom="margin">
              <wp:align>right</wp:align>
            </wp:positionH>
            <wp:positionV relativeFrom="paragraph">
              <wp:posOffset>522605</wp:posOffset>
            </wp:positionV>
            <wp:extent cx="5400040" cy="2640330"/>
            <wp:effectExtent l="0" t="0" r="0" b="7620"/>
            <wp:wrapTight wrapText="bothSides">
              <wp:wrapPolygon edited="0">
                <wp:start x="0" y="0"/>
                <wp:lineTo x="0" y="21506"/>
                <wp:lineTo x="21488" y="21506"/>
                <wp:lineTo x="21488" y="0"/>
                <wp:lineTo x="0" y="0"/>
              </wp:wrapPolygon>
            </wp:wrapTight>
            <wp:docPr id="140" name="Imagen 14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ntroducirGuion.PN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00040" cy="2640330"/>
                    </a:xfrm>
                    <a:prstGeom prst="rect">
                      <a:avLst/>
                    </a:prstGeom>
                  </pic:spPr>
                </pic:pic>
              </a:graphicData>
            </a:graphic>
          </wp:anchor>
        </w:drawing>
      </w:r>
      <w:r w:rsidR="00A24F57">
        <w:br w:type="page"/>
      </w:r>
    </w:p>
    <w:p w14:paraId="031038CE" w14:textId="065A9445" w:rsidR="005C31DD" w:rsidRDefault="005C31DD">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902976" behindDoc="1" locked="0" layoutInCell="1" allowOverlap="1" wp14:anchorId="5BF6D968" wp14:editId="61E6D7AE">
                <wp:simplePos x="0" y="0"/>
                <wp:positionH relativeFrom="column">
                  <wp:posOffset>0</wp:posOffset>
                </wp:positionH>
                <wp:positionV relativeFrom="paragraph">
                  <wp:posOffset>6038215</wp:posOffset>
                </wp:positionV>
                <wp:extent cx="5400040" cy="635"/>
                <wp:effectExtent l="0" t="0" r="0" b="0"/>
                <wp:wrapTight wrapText="bothSides">
                  <wp:wrapPolygon edited="0">
                    <wp:start x="0" y="0"/>
                    <wp:lineTo x="0" y="21600"/>
                    <wp:lineTo x="21600" y="21600"/>
                    <wp:lineTo x="21600" y="0"/>
                  </wp:wrapPolygon>
                </wp:wrapTight>
                <wp:docPr id="147" name="Cuadro de texto 14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BD183E3" w14:textId="453E321B" w:rsidR="00E37DB1" w:rsidRPr="008C5A25" w:rsidRDefault="00E37DB1" w:rsidP="005C31DD">
                            <w:pPr>
                              <w:pStyle w:val="Descripcin"/>
                              <w:jc w:val="center"/>
                              <w:rPr>
                                <w:noProof/>
                              </w:rPr>
                            </w:pPr>
                            <w:bookmarkStart w:id="159" w:name="_Toc32332789"/>
                            <w:r>
                              <w:t xml:space="preserve">Figura </w:t>
                            </w:r>
                            <w:r w:rsidR="00C55D23">
                              <w:fldChar w:fldCharType="begin"/>
                            </w:r>
                            <w:r w:rsidR="00C55D23">
                              <w:instrText xml:space="preserve"> SEQ Ilustración \* ARABIC </w:instrText>
                            </w:r>
                            <w:r w:rsidR="00C55D23">
                              <w:fldChar w:fldCharType="separate"/>
                            </w:r>
                            <w:r w:rsidR="002C5B9B">
                              <w:rPr>
                                <w:noProof/>
                              </w:rPr>
                              <w:t>36</w:t>
                            </w:r>
                            <w:r w:rsidR="00C55D23">
                              <w:rPr>
                                <w:noProof/>
                              </w:rPr>
                              <w:fldChar w:fldCharType="end"/>
                            </w:r>
                            <w:r>
                              <w:t xml:space="preserve"> Visualización de la red final</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6D968" id="Cuadro de texto 147" o:spid="_x0000_s1061" type="#_x0000_t202" style="position:absolute;margin-left:0;margin-top:475.45pt;width:425.2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" stroked="f">
                <v:textbox style="mso-fit-shape-to-text:t" inset="0,0,0,0">
                  <w:txbxContent>
                    <w:p w14:paraId="6BD183E3" w14:textId="453E321B" w:rsidR="00E37DB1" w:rsidRPr="008C5A25" w:rsidRDefault="00E37DB1" w:rsidP="005C31DD">
                      <w:pPr>
                        <w:pStyle w:val="Descripcin"/>
                        <w:jc w:val="center"/>
                        <w:rPr>
                          <w:noProof/>
                        </w:rPr>
                      </w:pPr>
                      <w:bookmarkStart w:id="160" w:name="_Toc32332789"/>
                      <w:r>
                        <w:t xml:space="preserve">Figura </w:t>
                      </w:r>
                      <w:r w:rsidR="00C55D23">
                        <w:fldChar w:fldCharType="begin"/>
                      </w:r>
                      <w:r w:rsidR="00C55D23">
                        <w:instrText xml:space="preserve"> SEQ Ilustración \* ARABIC </w:instrText>
                      </w:r>
                      <w:r w:rsidR="00C55D23">
                        <w:fldChar w:fldCharType="separate"/>
                      </w:r>
                      <w:r w:rsidR="002C5B9B">
                        <w:rPr>
                          <w:noProof/>
                        </w:rPr>
                        <w:t>36</w:t>
                      </w:r>
                      <w:r w:rsidR="00C55D23">
                        <w:rPr>
                          <w:noProof/>
                        </w:rPr>
                        <w:fldChar w:fldCharType="end"/>
                      </w:r>
                      <w:r>
                        <w:t xml:space="preserve"> Visualización de la red final</w:t>
                      </w:r>
                      <w:bookmarkEnd w:id="160"/>
                    </w:p>
                  </w:txbxContent>
                </v:textbox>
                <w10:wrap type="tight"/>
              </v:shape>
            </w:pict>
          </mc:Fallback>
        </mc:AlternateContent>
      </w:r>
      <w:r>
        <w:rPr>
          <w:noProof/>
        </w:rPr>
        <w:drawing>
          <wp:anchor distT="0" distB="0" distL="114300" distR="114300" simplePos="0" relativeHeight="251893760" behindDoc="1" locked="0" layoutInCell="1" allowOverlap="1" wp14:anchorId="4E3E621E" wp14:editId="67303B71">
            <wp:simplePos x="0" y="0"/>
            <wp:positionH relativeFrom="margin">
              <wp:align>right</wp:align>
            </wp:positionH>
            <wp:positionV relativeFrom="paragraph">
              <wp:posOffset>3333750</wp:posOffset>
            </wp:positionV>
            <wp:extent cx="5400040" cy="2647315"/>
            <wp:effectExtent l="0" t="0" r="0" b="635"/>
            <wp:wrapTight wrapText="bothSides">
              <wp:wrapPolygon edited="0">
                <wp:start x="0" y="0"/>
                <wp:lineTo x="0" y="21450"/>
                <wp:lineTo x="21488" y="21450"/>
                <wp:lineTo x="21488" y="0"/>
                <wp:lineTo x="0" y="0"/>
              </wp:wrapPolygon>
            </wp:wrapTight>
            <wp:docPr id="143" name="Imagen 1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VisualizaciónRed.PN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rPr>
          <w:noProof/>
        </w:rPr>
        <mc:AlternateContent>
          <mc:Choice Requires="wps">
            <w:drawing>
              <wp:anchor distT="0" distB="0" distL="114300" distR="114300" simplePos="0" relativeHeight="251900928" behindDoc="1" locked="0" layoutInCell="1" allowOverlap="1" wp14:anchorId="1DF17F7A" wp14:editId="78C22982">
                <wp:simplePos x="0" y="0"/>
                <wp:positionH relativeFrom="column">
                  <wp:posOffset>0</wp:posOffset>
                </wp:positionH>
                <wp:positionV relativeFrom="paragraph">
                  <wp:posOffset>2818765</wp:posOffset>
                </wp:positionV>
                <wp:extent cx="5400040" cy="635"/>
                <wp:effectExtent l="0" t="0" r="0" b="0"/>
                <wp:wrapTight wrapText="bothSides">
                  <wp:wrapPolygon edited="0">
                    <wp:start x="0" y="0"/>
                    <wp:lineTo x="0" y="21600"/>
                    <wp:lineTo x="21600" y="21600"/>
                    <wp:lineTo x="21600" y="0"/>
                  </wp:wrapPolygon>
                </wp:wrapTight>
                <wp:docPr id="146" name="Cuadro de texto 14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13D441A" w14:textId="3AAB870A" w:rsidR="00E37DB1" w:rsidRPr="003A76DC" w:rsidRDefault="00E37DB1" w:rsidP="005C31DD">
                            <w:pPr>
                              <w:pStyle w:val="Descripcin"/>
                              <w:jc w:val="center"/>
                              <w:rPr>
                                <w:noProof/>
                              </w:rPr>
                            </w:pPr>
                            <w:bookmarkStart w:id="161" w:name="_Toc32332790"/>
                            <w:r>
                              <w:t xml:space="preserve">Figura </w:t>
                            </w:r>
                            <w:r w:rsidR="00C55D23">
                              <w:fldChar w:fldCharType="begin"/>
                            </w:r>
                            <w:r w:rsidR="00C55D23">
                              <w:instrText xml:space="preserve"> SEQ Ilustración \* ARABIC </w:instrText>
                            </w:r>
                            <w:r w:rsidR="00C55D23">
                              <w:fldChar w:fldCharType="separate"/>
                            </w:r>
                            <w:r w:rsidR="002C5B9B">
                              <w:rPr>
                                <w:noProof/>
                              </w:rPr>
                              <w:t>37</w:t>
                            </w:r>
                            <w:r w:rsidR="00C55D23">
                              <w:rPr>
                                <w:noProof/>
                              </w:rPr>
                              <w:fldChar w:fldCharType="end"/>
                            </w:r>
                            <w:r>
                              <w:t xml:space="preserve"> Modificar diccionario final</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17F7A" id="Cuadro de texto 146" o:spid="_x0000_s1062" type="#_x0000_t202" style="position:absolute;margin-left:0;margin-top:221.95pt;width:425.2pt;height:.05pt;z-index:-25141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" stroked="f">
                <v:textbox style="mso-fit-shape-to-text:t" inset="0,0,0,0">
                  <w:txbxContent>
                    <w:p w14:paraId="613D441A" w14:textId="3AAB870A" w:rsidR="00E37DB1" w:rsidRPr="003A76DC" w:rsidRDefault="00E37DB1" w:rsidP="005C31DD">
                      <w:pPr>
                        <w:pStyle w:val="Descripcin"/>
                        <w:jc w:val="center"/>
                        <w:rPr>
                          <w:noProof/>
                        </w:rPr>
                      </w:pPr>
                      <w:bookmarkStart w:id="162" w:name="_Toc32332790"/>
                      <w:r>
                        <w:t xml:space="preserve">Figura </w:t>
                      </w:r>
                      <w:r w:rsidR="00C55D23">
                        <w:fldChar w:fldCharType="begin"/>
                      </w:r>
                      <w:r w:rsidR="00C55D23">
                        <w:instrText xml:space="preserve"> SEQ Ilustración \* ARABIC </w:instrText>
                      </w:r>
                      <w:r w:rsidR="00C55D23">
                        <w:fldChar w:fldCharType="separate"/>
                      </w:r>
                      <w:r w:rsidR="002C5B9B">
                        <w:rPr>
                          <w:noProof/>
                        </w:rPr>
                        <w:t>37</w:t>
                      </w:r>
                      <w:r w:rsidR="00C55D23">
                        <w:rPr>
                          <w:noProof/>
                        </w:rPr>
                        <w:fldChar w:fldCharType="end"/>
                      </w:r>
                      <w:r>
                        <w:t xml:space="preserve"> Modificar diccionario final</w:t>
                      </w:r>
                      <w:bookmarkEnd w:id="162"/>
                    </w:p>
                  </w:txbxContent>
                </v:textbox>
                <w10:wrap type="tight"/>
              </v:shape>
            </w:pict>
          </mc:Fallback>
        </mc:AlternateContent>
      </w:r>
      <w:r>
        <w:rPr>
          <w:noProof/>
        </w:rPr>
        <w:drawing>
          <wp:anchor distT="0" distB="0" distL="114300" distR="114300" simplePos="0" relativeHeight="251894784" behindDoc="1" locked="0" layoutInCell="1" allowOverlap="1" wp14:anchorId="65667844" wp14:editId="18C3BA40">
            <wp:simplePos x="0" y="0"/>
            <wp:positionH relativeFrom="margin">
              <wp:align>right</wp:align>
            </wp:positionH>
            <wp:positionV relativeFrom="paragraph">
              <wp:posOffset>114300</wp:posOffset>
            </wp:positionV>
            <wp:extent cx="5400040" cy="2647315"/>
            <wp:effectExtent l="0" t="0" r="0" b="635"/>
            <wp:wrapTight wrapText="bothSides">
              <wp:wrapPolygon edited="0">
                <wp:start x="0" y="0"/>
                <wp:lineTo x="0" y="21450"/>
                <wp:lineTo x="21488" y="21450"/>
                <wp:lineTo x="21488" y="0"/>
                <wp:lineTo x="0" y="0"/>
              </wp:wrapPolygon>
            </wp:wrapTight>
            <wp:docPr id="141" name="Imagen 14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ModificarDiccionario.PN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br w:type="page"/>
      </w:r>
    </w:p>
    <w:p w14:paraId="6ACCC2EA" w14:textId="2BE440E8" w:rsidR="005C31DD" w:rsidRDefault="005C31DD">
      <w:pPr>
        <w:ind w:firstLine="0"/>
        <w:jc w:val="left"/>
        <w:rPr>
          <w:rFonts w:eastAsiaTheme="majorEastAsia" w:cstheme="majorBidi"/>
          <w:b/>
          <w:sz w:val="48"/>
          <w:szCs w:val="32"/>
        </w:rPr>
      </w:pPr>
      <w:r>
        <w:rPr>
          <w:noProof/>
        </w:rPr>
        <w:lastRenderedPageBreak/>
        <mc:AlternateContent>
          <mc:Choice Requires="wps">
            <w:drawing>
              <wp:anchor distT="0" distB="0" distL="114300" distR="114300" simplePos="0" relativeHeight="251907072" behindDoc="1" locked="0" layoutInCell="1" allowOverlap="1" wp14:anchorId="6E9AC1B8" wp14:editId="15A9B00D">
                <wp:simplePos x="0" y="0"/>
                <wp:positionH relativeFrom="column">
                  <wp:posOffset>0</wp:posOffset>
                </wp:positionH>
                <wp:positionV relativeFrom="paragraph">
                  <wp:posOffset>6376670</wp:posOffset>
                </wp:positionV>
                <wp:extent cx="5400040" cy="635"/>
                <wp:effectExtent l="0" t="0" r="0" b="0"/>
                <wp:wrapTight wrapText="bothSides">
                  <wp:wrapPolygon edited="0">
                    <wp:start x="0" y="0"/>
                    <wp:lineTo x="0" y="21600"/>
                    <wp:lineTo x="21600" y="21600"/>
                    <wp:lineTo x="21600" y="0"/>
                  </wp:wrapPolygon>
                </wp:wrapTight>
                <wp:docPr id="149" name="Cuadro de texto 14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17B053" w14:textId="3F6C7127" w:rsidR="00E37DB1" w:rsidRPr="009E534F" w:rsidRDefault="00E37DB1" w:rsidP="005C31DD">
                            <w:pPr>
                              <w:pStyle w:val="Descripcin"/>
                              <w:jc w:val="center"/>
                              <w:rPr>
                                <w:noProof/>
                              </w:rPr>
                            </w:pPr>
                            <w:bookmarkStart w:id="163" w:name="_Toc32332791"/>
                            <w:r>
                              <w:t xml:space="preserve">Figura </w:t>
                            </w:r>
                            <w:r w:rsidR="00C55D23">
                              <w:fldChar w:fldCharType="begin"/>
                            </w:r>
                            <w:r w:rsidR="00C55D23">
                              <w:instrText xml:space="preserve"> SEQ Ilustración \* ARABIC </w:instrText>
                            </w:r>
                            <w:r w:rsidR="00C55D23">
                              <w:fldChar w:fldCharType="separate"/>
                            </w:r>
                            <w:r w:rsidR="002C5B9B">
                              <w:rPr>
                                <w:noProof/>
                              </w:rPr>
                              <w:t>38</w:t>
                            </w:r>
                            <w:r w:rsidR="00C55D23">
                              <w:rPr>
                                <w:noProof/>
                              </w:rPr>
                              <w:fldChar w:fldCharType="end"/>
                            </w:r>
                            <w:r>
                              <w:t xml:space="preserve"> Informe final</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AC1B8" id="Cuadro de texto 149" o:spid="_x0000_s1063" type="#_x0000_t202" style="position:absolute;margin-left:0;margin-top:502.1pt;width:425.2pt;height:.05pt;z-index:-25140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" stroked="f">
                <v:textbox style="mso-fit-shape-to-text:t" inset="0,0,0,0">
                  <w:txbxContent>
                    <w:p w14:paraId="5117B053" w14:textId="3F6C7127" w:rsidR="00E37DB1" w:rsidRPr="009E534F" w:rsidRDefault="00E37DB1" w:rsidP="005C31DD">
                      <w:pPr>
                        <w:pStyle w:val="Descripcin"/>
                        <w:jc w:val="center"/>
                        <w:rPr>
                          <w:noProof/>
                        </w:rPr>
                      </w:pPr>
                      <w:bookmarkStart w:id="164" w:name="_Toc32332791"/>
                      <w:r>
                        <w:t xml:space="preserve">Figura </w:t>
                      </w:r>
                      <w:r w:rsidR="00C55D23">
                        <w:fldChar w:fldCharType="begin"/>
                      </w:r>
                      <w:r w:rsidR="00C55D23">
                        <w:instrText xml:space="preserve"> SEQ Ilustración \* ARABIC </w:instrText>
                      </w:r>
                      <w:r w:rsidR="00C55D23">
                        <w:fldChar w:fldCharType="separate"/>
                      </w:r>
                      <w:r w:rsidR="002C5B9B">
                        <w:rPr>
                          <w:noProof/>
                        </w:rPr>
                        <w:t>38</w:t>
                      </w:r>
                      <w:r w:rsidR="00C55D23">
                        <w:rPr>
                          <w:noProof/>
                        </w:rPr>
                        <w:fldChar w:fldCharType="end"/>
                      </w:r>
                      <w:r>
                        <w:t xml:space="preserve"> Informe final</w:t>
                      </w:r>
                      <w:bookmarkEnd w:id="164"/>
                    </w:p>
                  </w:txbxContent>
                </v:textbox>
                <w10:wrap type="tight"/>
              </v:shape>
            </w:pict>
          </mc:Fallback>
        </mc:AlternateContent>
      </w:r>
      <w:r>
        <w:rPr>
          <w:noProof/>
        </w:rPr>
        <w:drawing>
          <wp:anchor distT="0" distB="0" distL="114300" distR="114300" simplePos="0" relativeHeight="251890688" behindDoc="1" locked="0" layoutInCell="1" allowOverlap="1" wp14:anchorId="7661BF1A" wp14:editId="4E4B95E2">
            <wp:simplePos x="0" y="0"/>
            <wp:positionH relativeFrom="margin">
              <wp:align>right</wp:align>
            </wp:positionH>
            <wp:positionV relativeFrom="paragraph">
              <wp:posOffset>3674745</wp:posOffset>
            </wp:positionV>
            <wp:extent cx="5400040" cy="2644775"/>
            <wp:effectExtent l="0" t="0" r="0" b="3175"/>
            <wp:wrapTight wrapText="bothSides">
              <wp:wrapPolygon edited="0">
                <wp:start x="0" y="0"/>
                <wp:lineTo x="0" y="21470"/>
                <wp:lineTo x="21488" y="21470"/>
                <wp:lineTo x="21488" y="0"/>
                <wp:lineTo x="0" y="0"/>
              </wp:wrapPolygon>
            </wp:wrapTight>
            <wp:docPr id="139" name="Imagen 13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nforme.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anchor>
        </w:drawing>
      </w:r>
      <w:r>
        <w:rPr>
          <w:noProof/>
        </w:rPr>
        <mc:AlternateContent>
          <mc:Choice Requires="wps">
            <w:drawing>
              <wp:anchor distT="0" distB="0" distL="114300" distR="114300" simplePos="0" relativeHeight="251905024" behindDoc="1" locked="0" layoutInCell="1" allowOverlap="1" wp14:anchorId="0E77D27A" wp14:editId="7E9A38A3">
                <wp:simplePos x="0" y="0"/>
                <wp:positionH relativeFrom="column">
                  <wp:posOffset>0</wp:posOffset>
                </wp:positionH>
                <wp:positionV relativeFrom="paragraph">
                  <wp:posOffset>2638425</wp:posOffset>
                </wp:positionV>
                <wp:extent cx="5400040" cy="635"/>
                <wp:effectExtent l="0" t="0" r="0" b="0"/>
                <wp:wrapTight wrapText="bothSides">
                  <wp:wrapPolygon edited="0">
                    <wp:start x="0" y="0"/>
                    <wp:lineTo x="0" y="21600"/>
                    <wp:lineTo x="21600" y="21600"/>
                    <wp:lineTo x="21600" y="0"/>
                  </wp:wrapPolygon>
                </wp:wrapTight>
                <wp:docPr id="148" name="Cuadro de texto 14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31246F" w14:textId="1F9D9AF0" w:rsidR="00E37DB1" w:rsidRPr="00A66DD2" w:rsidRDefault="00E37DB1" w:rsidP="005C31DD">
                            <w:pPr>
                              <w:pStyle w:val="Descripcin"/>
                              <w:jc w:val="center"/>
                              <w:rPr>
                                <w:noProof/>
                              </w:rPr>
                            </w:pPr>
                            <w:bookmarkStart w:id="165" w:name="_Toc32332792"/>
                            <w:r>
                              <w:t xml:space="preserve">Figura </w:t>
                            </w:r>
                            <w:r w:rsidR="00C55D23">
                              <w:fldChar w:fldCharType="begin"/>
                            </w:r>
                            <w:r w:rsidR="00C55D23">
                              <w:instrText xml:space="preserve"> SEQ Ilustración \* ARABIC </w:instrText>
                            </w:r>
                            <w:r w:rsidR="00C55D23">
                              <w:fldChar w:fldCharType="separate"/>
                            </w:r>
                            <w:r w:rsidR="002C5B9B">
                              <w:rPr>
                                <w:noProof/>
                              </w:rPr>
                              <w:t>39</w:t>
                            </w:r>
                            <w:r w:rsidR="00C55D23">
                              <w:rPr>
                                <w:noProof/>
                              </w:rPr>
                              <w:fldChar w:fldCharType="end"/>
                            </w:r>
                            <w:r>
                              <w:t xml:space="preserve"> Extracción de datos final</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7D27A" id="Cuadro de texto 148" o:spid="_x0000_s1064" type="#_x0000_t202" style="position:absolute;margin-left:0;margin-top:207.75pt;width:425.2pt;height:.05pt;z-index:-25141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" stroked="f">
                <v:textbox style="mso-fit-shape-to-text:t" inset="0,0,0,0">
                  <w:txbxContent>
                    <w:p w14:paraId="3231246F" w14:textId="1F9D9AF0" w:rsidR="00E37DB1" w:rsidRPr="00A66DD2" w:rsidRDefault="00E37DB1" w:rsidP="005C31DD">
                      <w:pPr>
                        <w:pStyle w:val="Descripcin"/>
                        <w:jc w:val="center"/>
                        <w:rPr>
                          <w:noProof/>
                        </w:rPr>
                      </w:pPr>
                      <w:bookmarkStart w:id="166" w:name="_Toc32332792"/>
                      <w:r>
                        <w:t xml:space="preserve">Figura </w:t>
                      </w:r>
                      <w:r w:rsidR="00C55D23">
                        <w:fldChar w:fldCharType="begin"/>
                      </w:r>
                      <w:r w:rsidR="00C55D23">
                        <w:instrText xml:space="preserve"> SEQ Ilustración \* ARABIC </w:instrText>
                      </w:r>
                      <w:r w:rsidR="00C55D23">
                        <w:fldChar w:fldCharType="separate"/>
                      </w:r>
                      <w:r w:rsidR="002C5B9B">
                        <w:rPr>
                          <w:noProof/>
                        </w:rPr>
                        <w:t>39</w:t>
                      </w:r>
                      <w:r w:rsidR="00C55D23">
                        <w:rPr>
                          <w:noProof/>
                        </w:rPr>
                        <w:fldChar w:fldCharType="end"/>
                      </w:r>
                      <w:r>
                        <w:t xml:space="preserve"> Extracción de datos final</w:t>
                      </w:r>
                      <w:bookmarkEnd w:id="166"/>
                    </w:p>
                  </w:txbxContent>
                </v:textbox>
                <w10:wrap type="tight"/>
              </v:shape>
            </w:pict>
          </mc:Fallback>
        </mc:AlternateContent>
      </w:r>
      <w:r>
        <w:rPr>
          <w:noProof/>
        </w:rPr>
        <w:drawing>
          <wp:anchor distT="0" distB="0" distL="114300" distR="114300" simplePos="0" relativeHeight="251889664" behindDoc="1" locked="0" layoutInCell="1" allowOverlap="1" wp14:anchorId="23AD203F" wp14:editId="20B7BE49">
            <wp:simplePos x="0" y="0"/>
            <wp:positionH relativeFrom="margin">
              <wp:align>right</wp:align>
            </wp:positionH>
            <wp:positionV relativeFrom="paragraph">
              <wp:posOffset>0</wp:posOffset>
            </wp:positionV>
            <wp:extent cx="5400040" cy="2581275"/>
            <wp:effectExtent l="0" t="0" r="0" b="9525"/>
            <wp:wrapTight wrapText="bothSides">
              <wp:wrapPolygon edited="0">
                <wp:start x="0" y="0"/>
                <wp:lineTo x="0" y="21520"/>
                <wp:lineTo x="21488" y="21520"/>
                <wp:lineTo x="21488" y="0"/>
                <wp:lineTo x="0" y="0"/>
              </wp:wrapPolygon>
            </wp:wrapTight>
            <wp:docPr id="138" name="Imagen 13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xtracciónDatos.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pic:spPr>
                </pic:pic>
              </a:graphicData>
            </a:graphic>
          </wp:anchor>
        </w:drawing>
      </w:r>
      <w:r>
        <w:br w:type="page"/>
      </w:r>
    </w:p>
    <w:p w14:paraId="23CE8799" w14:textId="375D2951" w:rsidR="00163CF7" w:rsidRDefault="00266537" w:rsidP="00266537">
      <w:pPr>
        <w:pStyle w:val="Ttulo1"/>
      </w:pPr>
      <w:bookmarkStart w:id="167" w:name="_Toc32403712"/>
      <w:r>
        <w:lastRenderedPageBreak/>
        <w:t>Apéndice D. Documentación técnica de programación</w:t>
      </w:r>
      <w:bookmarkEnd w:id="167"/>
    </w:p>
    <w:p w14:paraId="4534BB31" w14:textId="1593E634" w:rsidR="00216CC0" w:rsidRDefault="00266537" w:rsidP="0001124E">
      <w:pPr>
        <w:pStyle w:val="Ttulo2"/>
        <w:numPr>
          <w:ilvl w:val="0"/>
          <w:numId w:val="10"/>
        </w:numPr>
      </w:pPr>
      <w:bookmarkStart w:id="168" w:name="_Toc32403713"/>
      <w:r>
        <w:t>Introducción</w:t>
      </w:r>
      <w:bookmarkEnd w:id="168"/>
    </w:p>
    <w:p w14:paraId="12FE3300" w14:textId="41442162" w:rsidR="008B2CA7" w:rsidRDefault="00266537" w:rsidP="00A24F57">
      <w:r>
        <w:t xml:space="preserve">En este apartado se va a describir toda la estructura de archivos que tenemos en el repositorio del proyecto y que serán necesarios si vamos a desplegar la aplicación. También se van a describir todos los aspectos técnicos de la aplicación y cómo se debe instalar todos los archivos para poder lanzar la aplicación tanto en local como en el servidor de </w:t>
      </w:r>
      <w:r w:rsidR="00F9569F">
        <w:t>H</w:t>
      </w:r>
      <w:r>
        <w:t>eroku.</w:t>
      </w:r>
    </w:p>
    <w:p w14:paraId="3CF74591" w14:textId="37D83748" w:rsidR="00F9569F" w:rsidRDefault="00F9569F" w:rsidP="00266537">
      <w:r>
        <w:t>También se mostrará cómo crear la wiki en Wikidot y aunque no se haya implementado finalmente, se mostrará cómo desplegar MediaWiki en Heroku también.</w:t>
      </w:r>
    </w:p>
    <w:p w14:paraId="753498D9" w14:textId="5C27567C" w:rsidR="00FF7738" w:rsidRDefault="00F9569F" w:rsidP="0001124E">
      <w:pPr>
        <w:pStyle w:val="Ttulo2"/>
        <w:numPr>
          <w:ilvl w:val="0"/>
          <w:numId w:val="10"/>
        </w:numPr>
      </w:pPr>
      <w:bookmarkStart w:id="169" w:name="_Toc32403714"/>
      <w:r>
        <w:t>Estructura de directorios</w:t>
      </w:r>
      <w:bookmarkEnd w:id="169"/>
    </w:p>
    <w:p w14:paraId="7DD8C07A" w14:textId="77777777" w:rsidR="00F9569F" w:rsidRDefault="00F9569F" w:rsidP="00F9569F">
      <w:r>
        <w:t>En este proyecto existen tres repositorios que hemos empleado durante su realización.</w:t>
      </w:r>
    </w:p>
    <w:p w14:paraId="7F5D0E10" w14:textId="77777777" w:rsidR="00F9569F" w:rsidRDefault="00F9569F" w:rsidP="0001124E">
      <w:pPr>
        <w:pStyle w:val="Prrafodelista"/>
        <w:numPr>
          <w:ilvl w:val="0"/>
          <w:numId w:val="11"/>
        </w:numPr>
      </w:pPr>
      <w:r>
        <w:t>Repositorio principal: es donde se aloja todo el proyecto y por tanto todos los archivos que lo componen.</w:t>
      </w:r>
    </w:p>
    <w:p w14:paraId="2FF184DC" w14:textId="77777777" w:rsidR="00F9569F" w:rsidRDefault="00F9569F" w:rsidP="0001124E">
      <w:pPr>
        <w:pStyle w:val="Prrafodelista"/>
        <w:numPr>
          <w:ilvl w:val="0"/>
          <w:numId w:val="11"/>
        </w:numPr>
      </w:pPr>
      <w:r>
        <w:t xml:space="preserve">Repositorio despliegue: como ya se mencionó en la memoria, el </w:t>
      </w:r>
      <w:r w:rsidRPr="00F21352">
        <w:rPr>
          <w:i/>
          <w:iCs/>
        </w:rPr>
        <w:t>main</w:t>
      </w:r>
      <w:r>
        <w:t xml:space="preserve"> del despliegue difiere un poco del </w:t>
      </w:r>
      <w:r w:rsidRPr="00F21352">
        <w:rPr>
          <w:i/>
          <w:iCs/>
        </w:rPr>
        <w:t>main</w:t>
      </w:r>
      <w:r>
        <w:t xml:space="preserve"> necesario para su ejecución en local, por tanto, se creó otro repositorio para albergar el despliegue de la aplicación.</w:t>
      </w:r>
    </w:p>
    <w:p w14:paraId="5F82A7F0" w14:textId="77777777" w:rsidR="00F9569F" w:rsidRPr="00F9569F" w:rsidRDefault="00F9569F" w:rsidP="0001124E">
      <w:pPr>
        <w:pStyle w:val="Prrafodelista"/>
        <w:numPr>
          <w:ilvl w:val="0"/>
          <w:numId w:val="11"/>
        </w:numPr>
      </w:pPr>
      <w:r>
        <w:t>Repositorio MediaWiki: aunque no se llegó a emplear MediaWiki para la realización de la wiki debido a problemas aparecidos mencionados en la memoria, sí que se llegó a desplegar MediaWiki en Heroku, por tanto, este repositorio también figurará en el proyecto.</w:t>
      </w:r>
    </w:p>
    <w:p w14:paraId="32718EFC" w14:textId="77777777" w:rsidR="00F9569F" w:rsidRDefault="00F9569F" w:rsidP="00F9569F">
      <w:pPr>
        <w:pStyle w:val="Ttulo3"/>
      </w:pPr>
      <w:bookmarkStart w:id="170" w:name="_Toc32403715"/>
      <w:r>
        <w:t>Repositorio principal</w:t>
      </w:r>
      <w:bookmarkEnd w:id="170"/>
    </w:p>
    <w:p w14:paraId="4987297F" w14:textId="77777777" w:rsidR="00F9569F" w:rsidRPr="00F9569F" w:rsidRDefault="00F9569F" w:rsidP="00F9569F">
      <w:r>
        <w:t xml:space="preserve">Se mostrará a continuación la estructura de directorios que vamos a tener en el repositorio principal de </w:t>
      </w:r>
      <w:hyperlink r:id="rId136" w:history="1">
        <w:r w:rsidR="00F91630" w:rsidRPr="00F91630">
          <w:rPr>
            <w:rStyle w:val="Hipervnculo"/>
          </w:rPr>
          <w:t>GitHub</w:t>
        </w:r>
      </w:hyperlink>
      <w:r>
        <w:t>.</w:t>
      </w:r>
    </w:p>
    <w:p w14:paraId="614FBFB5" w14:textId="77777777" w:rsidR="00681815" w:rsidRDefault="00F9569F" w:rsidP="0001124E">
      <w:pPr>
        <w:pStyle w:val="Prrafodelista"/>
        <w:numPr>
          <w:ilvl w:val="0"/>
          <w:numId w:val="12"/>
        </w:numPr>
      </w:pPr>
      <w:r>
        <w:t>/Imagenes Wiki/: Carpeta donde están contenidas las imágenes que van a ser usadas en la wiki de la aplicación.</w:t>
      </w:r>
    </w:p>
    <w:p w14:paraId="4B7A6309" w14:textId="77777777" w:rsidR="00F9569F" w:rsidRDefault="00F9569F" w:rsidP="0001124E">
      <w:pPr>
        <w:pStyle w:val="Prrafodelista"/>
        <w:numPr>
          <w:ilvl w:val="0"/>
          <w:numId w:val="12"/>
        </w:numPr>
      </w:pPr>
      <w:r>
        <w:t xml:space="preserve">/ReadMeImagenes/: Carpeta para guardar las imágenes usadas en el </w:t>
      </w:r>
      <w:r w:rsidRPr="00F21352">
        <w:rPr>
          <w:i/>
          <w:iCs/>
        </w:rPr>
        <w:t>readme</w:t>
      </w:r>
      <w:r>
        <w:t xml:space="preserve"> del repositorio.</w:t>
      </w:r>
    </w:p>
    <w:p w14:paraId="313639C5" w14:textId="77777777" w:rsidR="00F9569F" w:rsidRDefault="00F9569F" w:rsidP="0001124E">
      <w:pPr>
        <w:pStyle w:val="Prrafodelista"/>
        <w:numPr>
          <w:ilvl w:val="0"/>
          <w:numId w:val="12"/>
        </w:numPr>
      </w:pPr>
      <w:r>
        <w:t>/doc/: Carpeta que contiene toda la documentación del proyecto.</w:t>
      </w:r>
    </w:p>
    <w:p w14:paraId="08530AD1" w14:textId="77777777" w:rsidR="00F9569F" w:rsidRDefault="00F9569F" w:rsidP="0001124E">
      <w:pPr>
        <w:pStyle w:val="Prrafodelista"/>
        <w:numPr>
          <w:ilvl w:val="0"/>
          <w:numId w:val="12"/>
        </w:numPr>
      </w:pPr>
      <w:r>
        <w:t>/doc/Imagenes/: Carpeta que contiene las imágenes que se han empleado en la documentación.</w:t>
      </w:r>
    </w:p>
    <w:p w14:paraId="74D2BC01" w14:textId="77777777" w:rsidR="00F9569F" w:rsidRDefault="00F9569F" w:rsidP="0001124E">
      <w:pPr>
        <w:pStyle w:val="Prrafodelista"/>
        <w:numPr>
          <w:ilvl w:val="0"/>
          <w:numId w:val="12"/>
        </w:numPr>
      </w:pPr>
      <w:r>
        <w:t xml:space="preserve">/src/: </w:t>
      </w:r>
      <w:r w:rsidR="00A80AAA">
        <w:t>Carpeta que contiene todos los archivos necesarios para el funcionamiento del proyecto.</w:t>
      </w:r>
    </w:p>
    <w:p w14:paraId="53836886" w14:textId="77777777" w:rsidR="00A80AAA" w:rsidRDefault="00A80AAA" w:rsidP="0001124E">
      <w:pPr>
        <w:pStyle w:val="Prrafodelista"/>
        <w:numPr>
          <w:ilvl w:val="0"/>
          <w:numId w:val="12"/>
        </w:numPr>
      </w:pPr>
      <w:r>
        <w:t>/src/LecturaFicheros/: Carpeta que contiene los ficheros que van a ser usados para leer los distintos archivos subidos a la aplicación (ePub, csv importados…).</w:t>
      </w:r>
    </w:p>
    <w:p w14:paraId="734DC7C0" w14:textId="77777777" w:rsidR="00A80AAA" w:rsidRDefault="00A80AAA" w:rsidP="0001124E">
      <w:pPr>
        <w:pStyle w:val="Prrafodelista"/>
        <w:numPr>
          <w:ilvl w:val="0"/>
          <w:numId w:val="12"/>
        </w:numPr>
      </w:pPr>
      <w:r>
        <w:t>/src/Lexers/: Carpeta que contiene todos los archivos necesarios para realizar los distintos análisis léxicos a lo largo de la aplicación.</w:t>
      </w:r>
    </w:p>
    <w:p w14:paraId="09F5003F" w14:textId="77777777" w:rsidR="00A80AAA" w:rsidRDefault="00A80AAA" w:rsidP="0001124E">
      <w:pPr>
        <w:pStyle w:val="Prrafodelista"/>
        <w:numPr>
          <w:ilvl w:val="0"/>
          <w:numId w:val="12"/>
        </w:numPr>
      </w:pPr>
      <w:r>
        <w:t>/src/Modelo/: Carpeta que contiene dos ficheros, uno llamado Modelo.py que contiene todas las funcionalidades que posee la aplicación; y otro llamado Personaje.py que contiene la clase con la lógica que posee cada personaje detectado.</w:t>
      </w:r>
    </w:p>
    <w:p w14:paraId="17172F28" w14:textId="77777777" w:rsidR="00A80AAA" w:rsidRDefault="00A80AAA" w:rsidP="0001124E">
      <w:pPr>
        <w:pStyle w:val="Prrafodelista"/>
        <w:numPr>
          <w:ilvl w:val="0"/>
          <w:numId w:val="12"/>
        </w:numPr>
      </w:pPr>
      <w:r>
        <w:lastRenderedPageBreak/>
        <w:t>/src/PersistenciaSesiones/: Carpeta que contiene las sesiones de usuario, la información perteneciente a cada usuario será eliminada una vez que la aplicación se cierre.</w:t>
      </w:r>
    </w:p>
    <w:p w14:paraId="6F78C2D5" w14:textId="42B2CAF8" w:rsidR="00A80AAA" w:rsidRDefault="00A80AAA" w:rsidP="0001124E">
      <w:pPr>
        <w:pStyle w:val="Prrafodelista"/>
        <w:numPr>
          <w:ilvl w:val="0"/>
          <w:numId w:val="12"/>
        </w:numPr>
      </w:pPr>
      <w:r>
        <w:t>/src/ficheros/: Carpeta que contiene los ficheros empleados a lo largo del transcurso de la aplicación, en esta carpeta se guardan, por ejemplo, las imágenes usadas cuando se genera el informe.</w:t>
      </w:r>
    </w:p>
    <w:p w14:paraId="602167BB" w14:textId="2164CE83" w:rsidR="00845AB4" w:rsidRDefault="00845AB4" w:rsidP="0001124E">
      <w:pPr>
        <w:pStyle w:val="Prrafodelista"/>
        <w:numPr>
          <w:ilvl w:val="0"/>
          <w:numId w:val="12"/>
        </w:numPr>
      </w:pPr>
      <w:r>
        <w:t>/src/Guiones: Carpeta que contiene el fichero de obtención de personajes para un guion.</w:t>
      </w:r>
    </w:p>
    <w:p w14:paraId="656DCD78" w14:textId="12F6BDF2" w:rsidR="00845AB4" w:rsidRDefault="00845AB4" w:rsidP="0001124E">
      <w:pPr>
        <w:pStyle w:val="Prrafodelista"/>
        <w:numPr>
          <w:ilvl w:val="0"/>
          <w:numId w:val="12"/>
        </w:numPr>
      </w:pPr>
      <w:r>
        <w:t>/src/PredictorEtniaSexo/: Carpeta que contiene el fichero que usa Ethnea y Genni</w:t>
      </w:r>
      <w:r>
        <w:fldChar w:fldCharType="begin"/>
      </w:r>
      <w:r w:rsidR="00693A99">
        <w:instrText xml:space="preserve"> ADDIN ZOTERO_ITEM CSL_CITATION {"citationID":"99Yhbwz8","properties":{"formattedCitation":"(3)","plainCitation":"(3)","noteIndex":0},"citationItems":[{"id":23,"uris":["http://zotero.org/users/local/7KpN74TT/items/LEK9YMLE"],"uri":["http://zotero.org/users/local/7KpN74TT/items/LEK9YMLE"],"itemData":{"id":23,"type":"paper-conference","source":"ResearchGate","title":"Ethnea --an instance-based ethnicity classifier based on geo-coded author names in a large-scale bibliographic database","author":[{"family":"Torvik","given":"Vetle"},{"family":"Agarwal","given":"Sneha"}],"issued":{"date-parts":[["2016",3,1]]}}}],"schema":"https://github.com/citation-style-language/schema/raw/master/csl-citation.json"} </w:instrText>
      </w:r>
      <w:r>
        <w:fldChar w:fldCharType="separate"/>
      </w:r>
      <w:r w:rsidR="00693A99" w:rsidRPr="00693A99">
        <w:rPr>
          <w:rFonts w:cs="Liberation Serif"/>
        </w:rPr>
        <w:t>(3)</w:t>
      </w:r>
      <w:r>
        <w:fldChar w:fldCharType="end"/>
      </w:r>
      <w:r>
        <w:t xml:space="preserve"> para predecir la etnia y el sexo.</w:t>
      </w:r>
    </w:p>
    <w:p w14:paraId="06D75327" w14:textId="77777777" w:rsidR="00A80AAA" w:rsidRDefault="00A80AAA" w:rsidP="0001124E">
      <w:pPr>
        <w:pStyle w:val="Prrafodelista"/>
        <w:numPr>
          <w:ilvl w:val="0"/>
          <w:numId w:val="12"/>
        </w:numPr>
      </w:pPr>
      <w:r>
        <w:t>/src/static/: Carpeta que contiene ficheros pertenecientes a la web de la aplicación.</w:t>
      </w:r>
    </w:p>
    <w:p w14:paraId="0D9DB6B1" w14:textId="77777777" w:rsidR="00A80AAA" w:rsidRDefault="00A80AAA" w:rsidP="0001124E">
      <w:pPr>
        <w:pStyle w:val="Prrafodelista"/>
        <w:numPr>
          <w:ilvl w:val="0"/>
          <w:numId w:val="12"/>
        </w:numPr>
      </w:pPr>
      <w:r>
        <w:t>/src/static/img: Carpeta que contiene las imágenes que van a ser usadas en la aplicación, estas se corresponden con las banderas del idioma, el logo de la aplicación, escudos de universidad y politécnica y gif de pantalla de carga.</w:t>
      </w:r>
    </w:p>
    <w:p w14:paraId="76766EA0" w14:textId="77777777" w:rsidR="00A80AAA" w:rsidRDefault="00A80AAA" w:rsidP="0001124E">
      <w:pPr>
        <w:pStyle w:val="Prrafodelista"/>
        <w:numPr>
          <w:ilvl w:val="0"/>
          <w:numId w:val="12"/>
        </w:numPr>
      </w:pPr>
      <w:r>
        <w:t>/src/static/css: Carpeta que contiene el css para la interfaz de la web.</w:t>
      </w:r>
    </w:p>
    <w:p w14:paraId="387EF785" w14:textId="77777777" w:rsidR="00A80AAA" w:rsidRDefault="00A80AAA" w:rsidP="0001124E">
      <w:pPr>
        <w:pStyle w:val="Prrafodelista"/>
        <w:numPr>
          <w:ilvl w:val="0"/>
          <w:numId w:val="12"/>
        </w:numPr>
      </w:pPr>
      <w:r>
        <w:t>/src/static/js: Carpeta que contiene ficheros js para poder realizar ciertas funcionalidades de la web.</w:t>
      </w:r>
    </w:p>
    <w:p w14:paraId="79EA8BD8" w14:textId="77777777" w:rsidR="00A80AAA" w:rsidRDefault="00A80AAA" w:rsidP="0001124E">
      <w:pPr>
        <w:pStyle w:val="Prrafodelista"/>
        <w:numPr>
          <w:ilvl w:val="0"/>
          <w:numId w:val="12"/>
        </w:numPr>
      </w:pPr>
      <w:r>
        <w:t>/src/templates/: Carpeta que contiene todos los ficheros html de cada pantalla que existe en la aplicación.</w:t>
      </w:r>
    </w:p>
    <w:p w14:paraId="3603D834" w14:textId="77777777" w:rsidR="00A80AAA" w:rsidRDefault="00A80AAA" w:rsidP="0001124E">
      <w:pPr>
        <w:pStyle w:val="Prrafodelista"/>
        <w:numPr>
          <w:ilvl w:val="0"/>
          <w:numId w:val="12"/>
        </w:numPr>
      </w:pPr>
      <w:r>
        <w:t>/src/translations/: Carpeta que contiene todos los ficheros de traducciones que tiene la aplicación.</w:t>
      </w:r>
    </w:p>
    <w:p w14:paraId="4C8A0ABF" w14:textId="77777777" w:rsidR="00A80AAA" w:rsidRDefault="00F91630" w:rsidP="0001124E">
      <w:pPr>
        <w:pStyle w:val="Prrafodelista"/>
        <w:numPr>
          <w:ilvl w:val="0"/>
          <w:numId w:val="12"/>
        </w:numPr>
      </w:pPr>
      <w:r>
        <w:t>/src/Controlador.py/: Es el fichero que conecta el modelo con la vista de la aplicación en la arquitectura MVP.</w:t>
      </w:r>
    </w:p>
    <w:p w14:paraId="66CB22A4" w14:textId="77777777" w:rsidR="00F91630" w:rsidRDefault="00F91630" w:rsidP="0001124E">
      <w:pPr>
        <w:pStyle w:val="Prrafodelista"/>
        <w:numPr>
          <w:ilvl w:val="0"/>
          <w:numId w:val="12"/>
        </w:numPr>
      </w:pPr>
      <w:r>
        <w:t>/src/Config.py/: Es el fichero de configuración empleado por Flask y Babel.</w:t>
      </w:r>
    </w:p>
    <w:p w14:paraId="19FCE4F1" w14:textId="77777777" w:rsidR="00F91630" w:rsidRDefault="00F91630" w:rsidP="0001124E">
      <w:pPr>
        <w:pStyle w:val="Prrafodelista"/>
        <w:numPr>
          <w:ilvl w:val="0"/>
          <w:numId w:val="12"/>
        </w:numPr>
      </w:pPr>
      <w:r>
        <w:t>/LICENSE: Es el fichero con la licencia del proyecto.</w:t>
      </w:r>
    </w:p>
    <w:p w14:paraId="15E7B297" w14:textId="77777777" w:rsidR="00F91630" w:rsidRDefault="00F91630" w:rsidP="0001124E">
      <w:pPr>
        <w:pStyle w:val="Prrafodelista"/>
        <w:numPr>
          <w:ilvl w:val="0"/>
          <w:numId w:val="12"/>
        </w:numPr>
      </w:pPr>
      <w:r>
        <w:t xml:space="preserve">/README.md: Es el fichero del </w:t>
      </w:r>
      <w:r w:rsidRPr="00F21352">
        <w:rPr>
          <w:i/>
          <w:iCs/>
        </w:rPr>
        <w:t>readme</w:t>
      </w:r>
      <w:r>
        <w:t xml:space="preserve"> del repositorio.</w:t>
      </w:r>
    </w:p>
    <w:p w14:paraId="74BB17CE" w14:textId="77777777" w:rsidR="00F91630" w:rsidRDefault="00F91630" w:rsidP="0001124E">
      <w:pPr>
        <w:pStyle w:val="Prrafodelista"/>
        <w:numPr>
          <w:ilvl w:val="0"/>
          <w:numId w:val="12"/>
        </w:numPr>
      </w:pPr>
      <w:r>
        <w:t>/babel.cfg: Es un fichero para la configuración de babel.</w:t>
      </w:r>
    </w:p>
    <w:p w14:paraId="488D2894" w14:textId="77777777" w:rsidR="00F91630" w:rsidRDefault="00F91630" w:rsidP="0001124E">
      <w:pPr>
        <w:pStyle w:val="Prrafodelista"/>
        <w:numPr>
          <w:ilvl w:val="0"/>
          <w:numId w:val="12"/>
        </w:numPr>
      </w:pPr>
      <w:r>
        <w:t>/requirements.txt: Es el fichero utilizado para poder instalar todos los paquetes y herramientas necesarios para este proyecto.</w:t>
      </w:r>
    </w:p>
    <w:p w14:paraId="6A5AA196" w14:textId="77777777" w:rsidR="00F91630" w:rsidRDefault="00F91630" w:rsidP="0001124E">
      <w:pPr>
        <w:pStyle w:val="Prrafodelista"/>
        <w:numPr>
          <w:ilvl w:val="0"/>
          <w:numId w:val="12"/>
        </w:numPr>
      </w:pPr>
      <w:r>
        <w:t>/main.py: Es el fichero con el cual se va a poder ejecutar el proyecto.</w:t>
      </w:r>
    </w:p>
    <w:p w14:paraId="31F5DFF2" w14:textId="34E80DB7" w:rsidR="00F91630" w:rsidRDefault="00F91630" w:rsidP="0001124E">
      <w:pPr>
        <w:pStyle w:val="Prrafodelista"/>
        <w:numPr>
          <w:ilvl w:val="0"/>
          <w:numId w:val="12"/>
        </w:numPr>
      </w:pPr>
      <w:r>
        <w:t xml:space="preserve">/tst/: Carpeta que contiene una clase </w:t>
      </w:r>
      <w:r w:rsidR="00F21352">
        <w:t>de pruebas</w:t>
      </w:r>
      <w:r>
        <w:t xml:space="preserve"> unitari</w:t>
      </w:r>
      <w:r w:rsidR="00F21352">
        <w:t>a</w:t>
      </w:r>
      <w:r>
        <w:t>s.</w:t>
      </w:r>
    </w:p>
    <w:p w14:paraId="409D0255" w14:textId="77777777" w:rsidR="00F91630" w:rsidRDefault="00F91630" w:rsidP="00F91630">
      <w:pPr>
        <w:pStyle w:val="Ttulo3"/>
      </w:pPr>
      <w:bookmarkStart w:id="171" w:name="_Toc32403716"/>
      <w:r>
        <w:t>Repositorio despliegue</w:t>
      </w:r>
      <w:bookmarkEnd w:id="171"/>
    </w:p>
    <w:p w14:paraId="626F524A" w14:textId="77777777" w:rsidR="00F91630" w:rsidRDefault="00F91630" w:rsidP="00F91630">
      <w:r>
        <w:t xml:space="preserve">En este apartado se va a describir la estructura de directorios del repositorio despliegue, muchos de los ficheros son iguales a los mencionados en el apartado anterior, con lo cual, dichos archivos no se volverán a definir de nuevo. Esta estructura se puede encontrar en el repositorio de GitHub correspondiente para el despliegue </w:t>
      </w:r>
      <w:hyperlink r:id="rId137" w:history="1">
        <w:r w:rsidRPr="00F91630">
          <w:rPr>
            <w:rStyle w:val="Hipervnculo"/>
          </w:rPr>
          <w:t>aquí</w:t>
        </w:r>
      </w:hyperlink>
      <w:r>
        <w:t>.</w:t>
      </w:r>
    </w:p>
    <w:p w14:paraId="63B4D1CC" w14:textId="77777777" w:rsidR="00F91630" w:rsidRDefault="00F91630" w:rsidP="0001124E">
      <w:pPr>
        <w:pStyle w:val="Prrafodelista"/>
        <w:numPr>
          <w:ilvl w:val="0"/>
          <w:numId w:val="13"/>
        </w:numPr>
      </w:pPr>
      <w:r>
        <w:t>/src/: Misma estructura que el apartado anterior.</w:t>
      </w:r>
    </w:p>
    <w:p w14:paraId="2AE1750C" w14:textId="77777777" w:rsidR="00F91630" w:rsidRDefault="00F91630" w:rsidP="0001124E">
      <w:pPr>
        <w:pStyle w:val="Prrafodelista"/>
        <w:numPr>
          <w:ilvl w:val="0"/>
          <w:numId w:val="13"/>
        </w:numPr>
      </w:pPr>
      <w:r>
        <w:t>/main.py: Distinto al del apartado anterior con el fin de que pueda ser leído por Heroku a la hora de desplegar la aplicación.</w:t>
      </w:r>
    </w:p>
    <w:p w14:paraId="26542374" w14:textId="77777777" w:rsidR="00F91630" w:rsidRDefault="00F91630" w:rsidP="0001124E">
      <w:pPr>
        <w:pStyle w:val="Prrafodelista"/>
        <w:numPr>
          <w:ilvl w:val="0"/>
          <w:numId w:val="13"/>
        </w:numPr>
      </w:pPr>
      <w:r>
        <w:t>/README.md: Mismo que el apartado anterior.</w:t>
      </w:r>
    </w:p>
    <w:p w14:paraId="04E0E7AB" w14:textId="77777777" w:rsidR="00F91630" w:rsidRDefault="00F91630" w:rsidP="0001124E">
      <w:pPr>
        <w:pStyle w:val="Prrafodelista"/>
        <w:numPr>
          <w:ilvl w:val="0"/>
          <w:numId w:val="13"/>
        </w:numPr>
      </w:pPr>
      <w:r>
        <w:t>/requirements.txt: Fichero necesario para que Heroku pueda leer lo que necesita instalar, mismo que en el apartado anterior.</w:t>
      </w:r>
    </w:p>
    <w:p w14:paraId="43244C62" w14:textId="77777777" w:rsidR="00F91630" w:rsidRDefault="00F91630" w:rsidP="0001124E">
      <w:pPr>
        <w:pStyle w:val="Prrafodelista"/>
        <w:numPr>
          <w:ilvl w:val="0"/>
          <w:numId w:val="13"/>
        </w:numPr>
      </w:pPr>
      <w:r>
        <w:t>/Procfile: Fichero necesario para que Heroku lea como se debe ejecutar la aplicación.</w:t>
      </w:r>
    </w:p>
    <w:p w14:paraId="62932D75" w14:textId="77777777" w:rsidR="00F91630" w:rsidRDefault="00F91630" w:rsidP="0001124E">
      <w:pPr>
        <w:pStyle w:val="Prrafodelista"/>
        <w:numPr>
          <w:ilvl w:val="0"/>
          <w:numId w:val="13"/>
        </w:numPr>
      </w:pPr>
      <w:r>
        <w:t xml:space="preserve">/runtime.txt: Fichero para que </w:t>
      </w:r>
      <w:r w:rsidR="00947CA5">
        <w:t>H</w:t>
      </w:r>
      <w:r>
        <w:t xml:space="preserve">eroku detecte </w:t>
      </w:r>
      <w:r w:rsidR="00947CA5">
        <w:t>el lenguaje de programación que se emplea en la aplicación.</w:t>
      </w:r>
    </w:p>
    <w:p w14:paraId="4343C3E3" w14:textId="77777777" w:rsidR="00947CA5" w:rsidRDefault="00947CA5" w:rsidP="0001124E">
      <w:pPr>
        <w:pStyle w:val="Prrafodelista"/>
        <w:numPr>
          <w:ilvl w:val="0"/>
          <w:numId w:val="13"/>
        </w:numPr>
      </w:pPr>
      <w:r>
        <w:lastRenderedPageBreak/>
        <w:t>/requirements.txt: Mismo que en el apartado anterior, también empleado por Heroku para poder instalar todas las herramientas necesarias.</w:t>
      </w:r>
    </w:p>
    <w:p w14:paraId="19BEA1E6" w14:textId="77777777" w:rsidR="00947CA5" w:rsidRDefault="00947CA5" w:rsidP="0001124E">
      <w:pPr>
        <w:pStyle w:val="Prrafodelista"/>
        <w:numPr>
          <w:ilvl w:val="0"/>
          <w:numId w:val="13"/>
        </w:numPr>
      </w:pPr>
      <w:r>
        <w:t>/LICENSE: Mismo documento que en el apartado anterior.</w:t>
      </w:r>
    </w:p>
    <w:p w14:paraId="4155C481" w14:textId="77777777" w:rsidR="00947CA5" w:rsidRDefault="00947CA5" w:rsidP="0001124E">
      <w:pPr>
        <w:pStyle w:val="Prrafodelista"/>
        <w:numPr>
          <w:ilvl w:val="0"/>
          <w:numId w:val="13"/>
        </w:numPr>
      </w:pPr>
      <w:r>
        <w:t>/babel.cfg: Mismo documento que en el apartado anterior.</w:t>
      </w:r>
    </w:p>
    <w:p w14:paraId="12605B70" w14:textId="77777777" w:rsidR="00947CA5" w:rsidRDefault="00947CA5" w:rsidP="00947CA5">
      <w:pPr>
        <w:pStyle w:val="Ttulo3"/>
      </w:pPr>
      <w:bookmarkStart w:id="172" w:name="_Toc32403717"/>
      <w:r>
        <w:t>Repositorio MediaWiki</w:t>
      </w:r>
      <w:bookmarkEnd w:id="172"/>
    </w:p>
    <w:p w14:paraId="15A0919C" w14:textId="77777777" w:rsidR="00947CA5" w:rsidRDefault="00947CA5" w:rsidP="00947CA5">
      <w:r>
        <w:t xml:space="preserve">En este repositorio se encuentran todos los ficheros que se obtienen cuando descargamos MediaWiki de la página oficial </w:t>
      </w:r>
      <w:hyperlink r:id="rId138" w:history="1">
        <w:r w:rsidRPr="00947CA5">
          <w:rPr>
            <w:rStyle w:val="Hipervnculo"/>
          </w:rPr>
          <w:t>aquí</w:t>
        </w:r>
      </w:hyperlink>
      <w:r>
        <w:t>. Además contiene un fichero composer.lock necesario para que Heroku pueda leer la aplicación que estamos desplegando.</w:t>
      </w:r>
    </w:p>
    <w:p w14:paraId="4BFED0CF" w14:textId="77777777" w:rsidR="00947CA5" w:rsidRDefault="00947CA5" w:rsidP="00947CA5">
      <w:r>
        <w:t>Para generar este fichero, se tuvo que descargar MediaWiki en una imagen de Linux, en este caso Ubuntu con el fin de instalar composer, ya que su instalación en Linux ofrecía menos resistencias. Para instalar composer podemos se ha seguido el siguiente tutorial:</w:t>
      </w:r>
    </w:p>
    <w:p w14:paraId="099D6573" w14:textId="1B8DE5D2" w:rsidR="00947CA5" w:rsidRDefault="00C55D23" w:rsidP="0001124E">
      <w:pPr>
        <w:pStyle w:val="Prrafodelista"/>
        <w:numPr>
          <w:ilvl w:val="0"/>
          <w:numId w:val="14"/>
        </w:numPr>
      </w:pPr>
      <w:hyperlink r:id="rId139" w:history="1">
        <w:r w:rsidR="00947CA5" w:rsidRPr="00947CA5">
          <w:rPr>
            <w:rStyle w:val="Hipervnculo"/>
          </w:rPr>
          <w:t>Cómo instalar y utilizar Composer en Ubuntu 18.04</w:t>
        </w:r>
      </w:hyperlink>
      <w:r w:rsidR="00947CA5">
        <w:fldChar w:fldCharType="begin"/>
      </w:r>
      <w:r w:rsidR="00693A99">
        <w:instrText xml:space="preserve"> ADDIN ZOTERO_ITEM CSL_CITATION {"citationID":"Oys5BFfI","properties":{"formattedCitation":"(6)","plainCitation":"(6)","noteIndex":0},"citationItems":[{"id":140,"uris":["http://zotero.org/users/local/7KpN74TT/items/TSRS47D6"],"uri":["http://zotero.org/users/local/7KpN74TT/items/TSRS47D6"],"itemData":{"id":140,"type":"webpage","abstract":"Brennen Bearnes escribió una versión anterior de este tutorial. Composer es una herramienta popular de administración de dependencias para PHP, creada principalmente para facilitar la…","container-title":"DigitalOcean","language":"en","title":"Cómo instalar y utilizar Composer en Ubuntu 18.04","URL":"https://www.digitalocean.com/community/tutorials/como-instalar-y-utilizar-composer-en-ubuntu-18-04-es","accessed":{"date-parts":[["2020",2,3]]}}}],"schema":"https://github.com/citation-style-language/schema/raw/master/csl-citation.json"} </w:instrText>
      </w:r>
      <w:r w:rsidR="00947CA5">
        <w:fldChar w:fldCharType="separate"/>
      </w:r>
      <w:r w:rsidR="00693A99" w:rsidRPr="00693A99">
        <w:rPr>
          <w:rFonts w:cs="Liberation Serif"/>
        </w:rPr>
        <w:t>(6)</w:t>
      </w:r>
      <w:r w:rsidR="00947CA5">
        <w:fldChar w:fldCharType="end"/>
      </w:r>
      <w:r w:rsidR="00947CA5">
        <w:t>.</w:t>
      </w:r>
    </w:p>
    <w:p w14:paraId="7649B4DB" w14:textId="77777777" w:rsidR="00947CA5" w:rsidRDefault="00947CA5" w:rsidP="00947CA5">
      <w:pPr>
        <w:ind w:firstLine="0"/>
      </w:pPr>
      <w:r>
        <w:t>Una vez instalado, simplemente debemos movernos a la carpeta donde se encuentran todos los ficheros descargados de MediaWiki, abrir una terminal en esta carpeta y escribir el siguiente comando:</w:t>
      </w:r>
    </w:p>
    <w:p w14:paraId="04AC2BB9" w14:textId="77777777" w:rsidR="00947CA5" w:rsidRDefault="00947CA5" w:rsidP="00947CA5">
      <w:pPr>
        <w:ind w:firstLine="0"/>
      </w:pPr>
      <w:r>
        <w:tab/>
      </w:r>
      <w:r>
        <w:tab/>
        <w:t>“$ composer update”</w:t>
      </w:r>
    </w:p>
    <w:p w14:paraId="5C161CEA" w14:textId="77777777" w:rsidR="00947CA5" w:rsidRDefault="00947CA5" w:rsidP="00947CA5">
      <w:pPr>
        <w:ind w:firstLine="0"/>
      </w:pPr>
      <w:r>
        <w:t>Cuando hagamos esto, se nos habrá creado el fichero composer.lock, con esto ya tendríamos todos los ficheros necesarios para su despliegue.</w:t>
      </w:r>
    </w:p>
    <w:p w14:paraId="57602C80" w14:textId="77777777" w:rsidR="003874C5" w:rsidRDefault="003874C5" w:rsidP="0001124E">
      <w:pPr>
        <w:pStyle w:val="Ttulo2"/>
        <w:numPr>
          <w:ilvl w:val="0"/>
          <w:numId w:val="10"/>
        </w:numPr>
      </w:pPr>
      <w:bookmarkStart w:id="173" w:name="_Manual_de_programador"/>
      <w:bookmarkStart w:id="174" w:name="_Toc32403718"/>
      <w:bookmarkEnd w:id="173"/>
      <w:r>
        <w:t>Manual de programador</w:t>
      </w:r>
      <w:bookmarkEnd w:id="174"/>
    </w:p>
    <w:p w14:paraId="1F980F22" w14:textId="77777777" w:rsidR="003874C5" w:rsidRDefault="003874C5" w:rsidP="003874C5">
      <w:r>
        <w:t>En este apartado se van a describir los procesos de instalación de la aplicación, tanto en local como en remoto, también se mostrará cómo se ha realizado la internacionalización de la aplicación y la wiki correspondiente, tanto la de Wikidot, como la de MediaWiki.</w:t>
      </w:r>
    </w:p>
    <w:p w14:paraId="27893CA8" w14:textId="77777777" w:rsidR="003874C5" w:rsidRDefault="003874C5" w:rsidP="003874C5">
      <w:pPr>
        <w:pStyle w:val="Ttulo3"/>
      </w:pPr>
      <w:bookmarkStart w:id="175" w:name="_Toc32403719"/>
      <w:r>
        <w:t>Ejecución en local</w:t>
      </w:r>
      <w:bookmarkEnd w:id="175"/>
    </w:p>
    <w:p w14:paraId="56E8C070" w14:textId="77777777" w:rsidR="003874C5" w:rsidRDefault="003874C5" w:rsidP="003874C5">
      <w:r>
        <w:t xml:space="preserve">Para realizar la ejecución de la aplicación en local, debemos primero descargarnos el proyecto que está alojado en el </w:t>
      </w:r>
      <w:hyperlink r:id="rId140" w:history="1">
        <w:r w:rsidRPr="003874C5">
          <w:rPr>
            <w:rStyle w:val="Hipervnculo"/>
          </w:rPr>
          <w:t>repositorio principal</w:t>
        </w:r>
      </w:hyperlink>
      <w:r>
        <w:t xml:space="preserve"> mencionado anteriormente.</w:t>
      </w:r>
    </w:p>
    <w:p w14:paraId="3A2B6680" w14:textId="77777777" w:rsidR="003874C5" w:rsidRDefault="003874C5" w:rsidP="003874C5">
      <w:r>
        <w:t>Una vez que lo hemos descargado, lo primero que se debe hacer es descargar cada una de las herramientas que van a ser usadas. Para ello simplemente debemos situarnos en la carpeta del proyecto y ejecutar el siguiente comando:</w:t>
      </w:r>
    </w:p>
    <w:p w14:paraId="2E07FFDD" w14:textId="77777777" w:rsidR="003874C5" w:rsidRDefault="003874C5" w:rsidP="0001124E">
      <w:pPr>
        <w:pStyle w:val="Prrafodelista"/>
        <w:numPr>
          <w:ilvl w:val="0"/>
          <w:numId w:val="14"/>
        </w:numPr>
      </w:pPr>
      <w:r>
        <w:t>pip install -r requirements.txt</w:t>
      </w:r>
    </w:p>
    <w:p w14:paraId="03EF8014" w14:textId="77777777" w:rsidR="003874C5" w:rsidRDefault="003874C5" w:rsidP="003874C5">
      <w:pPr>
        <w:pStyle w:val="Ttulo4"/>
      </w:pPr>
      <w:r>
        <w:t>Componentes instalados</w:t>
      </w:r>
    </w:p>
    <w:p w14:paraId="16113AFD" w14:textId="77777777" w:rsidR="003874C5" w:rsidRDefault="003874C5" w:rsidP="003874C5">
      <w:r>
        <w:t>Estos son los componentes que van a ser instalados al ejecutar el comando anterior:</w:t>
      </w:r>
    </w:p>
    <w:p w14:paraId="2E10A679" w14:textId="77777777" w:rsidR="003874C5" w:rsidRDefault="003874C5" w:rsidP="0001124E">
      <w:pPr>
        <w:pStyle w:val="Prrafodelista"/>
        <w:numPr>
          <w:ilvl w:val="0"/>
          <w:numId w:val="14"/>
        </w:numPr>
      </w:pPr>
      <w:r>
        <w:t>Flask: v1.0</w:t>
      </w:r>
    </w:p>
    <w:p w14:paraId="4FCF2A07" w14:textId="77777777" w:rsidR="003874C5" w:rsidRDefault="003874C5" w:rsidP="0001124E">
      <w:pPr>
        <w:pStyle w:val="Prrafodelista"/>
        <w:numPr>
          <w:ilvl w:val="0"/>
          <w:numId w:val="14"/>
        </w:numPr>
      </w:pPr>
      <w:r>
        <w:t>Flask Babel: v0.12</w:t>
      </w:r>
    </w:p>
    <w:p w14:paraId="598C1F9D" w14:textId="77777777" w:rsidR="003874C5" w:rsidRDefault="003874C5" w:rsidP="0001124E">
      <w:pPr>
        <w:pStyle w:val="Prrafodelista"/>
        <w:numPr>
          <w:ilvl w:val="0"/>
          <w:numId w:val="14"/>
        </w:numPr>
      </w:pPr>
      <w:r>
        <w:t>Matplotlib: v3.0</w:t>
      </w:r>
    </w:p>
    <w:p w14:paraId="6FA5B867" w14:textId="77777777" w:rsidR="003874C5" w:rsidRDefault="003874C5" w:rsidP="0001124E">
      <w:pPr>
        <w:pStyle w:val="Prrafodelista"/>
        <w:numPr>
          <w:ilvl w:val="0"/>
          <w:numId w:val="14"/>
        </w:numPr>
      </w:pPr>
      <w:r>
        <w:t>Numpy: v1.15</w:t>
      </w:r>
    </w:p>
    <w:p w14:paraId="43A0369D" w14:textId="77777777" w:rsidR="003874C5" w:rsidRDefault="003874C5" w:rsidP="0001124E">
      <w:pPr>
        <w:pStyle w:val="Prrafodelista"/>
        <w:numPr>
          <w:ilvl w:val="0"/>
          <w:numId w:val="14"/>
        </w:numPr>
      </w:pPr>
      <w:r>
        <w:t>Ply: v3.11</w:t>
      </w:r>
    </w:p>
    <w:p w14:paraId="745BEDCA" w14:textId="77777777" w:rsidR="003874C5" w:rsidRDefault="003874C5" w:rsidP="0001124E">
      <w:pPr>
        <w:pStyle w:val="Prrafodelista"/>
        <w:numPr>
          <w:ilvl w:val="0"/>
          <w:numId w:val="14"/>
        </w:numPr>
      </w:pPr>
      <w:r>
        <w:t>BeautifulSoup4: v4.7</w:t>
      </w:r>
    </w:p>
    <w:p w14:paraId="05BE4689" w14:textId="77777777" w:rsidR="003874C5" w:rsidRDefault="003874C5" w:rsidP="0001124E">
      <w:pPr>
        <w:pStyle w:val="Prrafodelista"/>
        <w:numPr>
          <w:ilvl w:val="0"/>
          <w:numId w:val="14"/>
        </w:numPr>
      </w:pPr>
      <w:r>
        <w:t>lxml: v4.3</w:t>
      </w:r>
    </w:p>
    <w:p w14:paraId="6FA4BBD3" w14:textId="77777777" w:rsidR="003874C5" w:rsidRDefault="003874C5" w:rsidP="0001124E">
      <w:pPr>
        <w:pStyle w:val="Prrafodelista"/>
        <w:numPr>
          <w:ilvl w:val="0"/>
          <w:numId w:val="14"/>
        </w:numPr>
      </w:pPr>
      <w:r>
        <w:t>html5lib: v1.0</w:t>
      </w:r>
    </w:p>
    <w:p w14:paraId="1DC6877D" w14:textId="77777777" w:rsidR="003874C5" w:rsidRDefault="003874C5" w:rsidP="0001124E">
      <w:pPr>
        <w:pStyle w:val="Prrafodelista"/>
        <w:numPr>
          <w:ilvl w:val="0"/>
          <w:numId w:val="14"/>
        </w:numPr>
      </w:pPr>
      <w:r>
        <w:t>Networkx: v2.2</w:t>
      </w:r>
    </w:p>
    <w:p w14:paraId="6448875F" w14:textId="77777777" w:rsidR="003874C5" w:rsidRDefault="003874C5" w:rsidP="0001124E">
      <w:pPr>
        <w:pStyle w:val="Prrafodelista"/>
        <w:numPr>
          <w:ilvl w:val="0"/>
          <w:numId w:val="14"/>
        </w:numPr>
      </w:pPr>
      <w:r>
        <w:t>Scipy: v1.1</w:t>
      </w:r>
    </w:p>
    <w:p w14:paraId="4D7E33DC" w14:textId="75966A3C" w:rsidR="003874C5" w:rsidRDefault="003874C5" w:rsidP="0001124E">
      <w:pPr>
        <w:pStyle w:val="Prrafodelista"/>
        <w:numPr>
          <w:ilvl w:val="0"/>
          <w:numId w:val="14"/>
        </w:numPr>
      </w:pPr>
      <w:r>
        <w:lastRenderedPageBreak/>
        <w:t>Python-louvain: versión sin especificar.</w:t>
      </w:r>
    </w:p>
    <w:p w14:paraId="267675E3" w14:textId="328128B3" w:rsidR="00AE311F" w:rsidRDefault="00AE311F" w:rsidP="0001124E">
      <w:pPr>
        <w:pStyle w:val="Prrafodelista"/>
        <w:numPr>
          <w:ilvl w:val="0"/>
          <w:numId w:val="14"/>
        </w:numPr>
      </w:pPr>
      <w:r>
        <w:t>Werkzeug: v0.16.1</w:t>
      </w:r>
    </w:p>
    <w:p w14:paraId="7D984B6C" w14:textId="77777777" w:rsidR="007111FA" w:rsidRDefault="007B7A1E" w:rsidP="007111FA">
      <w:r>
        <w:t>Para poder ejecutar nuestra aplicación también debemos tener instalado Python en su versión 3.7.4.</w:t>
      </w:r>
    </w:p>
    <w:p w14:paraId="56925988" w14:textId="77777777" w:rsidR="007111FA" w:rsidRDefault="007111FA" w:rsidP="007111FA">
      <w:r>
        <w:t>Una vez que se hayan instalado los anteriores componentes ya podemos ejecutar la aplicación, para ello, tenemos que movernos hasta la carpeta donde se encuentra el fichero “main.py” y ejecutar el siguiente comando:</w:t>
      </w:r>
    </w:p>
    <w:p w14:paraId="47819471" w14:textId="77777777" w:rsidR="007111FA" w:rsidRDefault="007111FA" w:rsidP="0001124E">
      <w:pPr>
        <w:pStyle w:val="Prrafodelista"/>
        <w:numPr>
          <w:ilvl w:val="0"/>
          <w:numId w:val="15"/>
        </w:numPr>
      </w:pPr>
      <w:r>
        <w:t>“python main.py”</w:t>
      </w:r>
    </w:p>
    <w:p w14:paraId="51288B51" w14:textId="77777777" w:rsidR="007111FA" w:rsidRDefault="007111FA" w:rsidP="007111FA">
      <w:r>
        <w:t>Cuando hayamos realizado esto nos aparecerá una serie de líneas indicando que se está ejecutando la aplicación en local, pueden darse dos casos distintos dependiendo de si estemos en modo debug o no, para entrar en modo debug debemos simplemente abrir el main.py con un editor de texto y poner la variable marcada a continuación como “True”.</w:t>
      </w:r>
    </w:p>
    <w:p w14:paraId="1B757B38" w14:textId="77777777" w:rsidR="007111FA" w:rsidRDefault="007111FA" w:rsidP="007111FA">
      <w:pPr>
        <w:keepNext/>
      </w:pPr>
      <w:r>
        <w:rPr>
          <w:noProof/>
        </w:rPr>
        <w:drawing>
          <wp:inline distT="0" distB="0" distL="0" distR="0" wp14:anchorId="5CC81D46" wp14:editId="0417E8E4">
            <wp:extent cx="4696480" cy="1600423"/>
            <wp:effectExtent l="0" t="0" r="889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NG"/>
                    <pic:cNvPicPr/>
                  </pic:nvPicPr>
                  <pic:blipFill>
                    <a:blip r:embed="rId141">
                      <a:extLst>
                        <a:ext uri="{28A0092B-C50C-407E-A947-70E740481C1C}">
                          <a14:useLocalDpi xmlns:a14="http://schemas.microsoft.com/office/drawing/2010/main" val="0"/>
                        </a:ext>
                      </a:extLst>
                    </a:blip>
                    <a:stretch>
                      <a:fillRect/>
                    </a:stretch>
                  </pic:blipFill>
                  <pic:spPr>
                    <a:xfrm>
                      <a:off x="0" y="0"/>
                      <a:ext cx="4696480" cy="1600423"/>
                    </a:xfrm>
                    <a:prstGeom prst="rect">
                      <a:avLst/>
                    </a:prstGeom>
                  </pic:spPr>
                </pic:pic>
              </a:graphicData>
            </a:graphic>
          </wp:inline>
        </w:drawing>
      </w:r>
    </w:p>
    <w:p w14:paraId="0504D030" w14:textId="6CF422DD" w:rsidR="007111FA" w:rsidRDefault="009D20FD" w:rsidP="007111FA">
      <w:pPr>
        <w:pStyle w:val="Descripcin"/>
        <w:ind w:left="2831"/>
      </w:pPr>
      <w:bookmarkStart w:id="176" w:name="_Toc32332793"/>
      <w:r>
        <w:t>Figura</w:t>
      </w:r>
      <w:r w:rsidR="007111FA">
        <w:t xml:space="preserve"> </w:t>
      </w:r>
      <w:r w:rsidR="00C55D23">
        <w:fldChar w:fldCharType="begin"/>
      </w:r>
      <w:r w:rsidR="00C55D23">
        <w:instrText xml:space="preserve"> SEQ Ilustración \* ARABIC </w:instrText>
      </w:r>
      <w:r w:rsidR="00C55D23">
        <w:fldChar w:fldCharType="separate"/>
      </w:r>
      <w:r w:rsidR="002C5B9B">
        <w:rPr>
          <w:noProof/>
        </w:rPr>
        <w:t>40</w:t>
      </w:r>
      <w:r w:rsidR="00C55D23">
        <w:rPr>
          <w:noProof/>
        </w:rPr>
        <w:fldChar w:fldCharType="end"/>
      </w:r>
      <w:r w:rsidR="007111FA">
        <w:t xml:space="preserve"> Main.py</w:t>
      </w:r>
      <w:bookmarkEnd w:id="176"/>
    </w:p>
    <w:p w14:paraId="24B387CC" w14:textId="77777777" w:rsidR="007111FA" w:rsidRDefault="007111FA" w:rsidP="007111FA">
      <w:r>
        <w:t xml:space="preserve">Con este </w:t>
      </w:r>
      <w:r w:rsidRPr="00F21352">
        <w:rPr>
          <w:i/>
          <w:iCs/>
        </w:rPr>
        <w:t>main</w:t>
      </w:r>
      <w:r>
        <w:t xml:space="preserve"> obtendremos lo siguiente cuando ejecutemos la aplicación.</w:t>
      </w:r>
    </w:p>
    <w:p w14:paraId="166D6618" w14:textId="77777777" w:rsidR="007111FA" w:rsidRDefault="007111FA" w:rsidP="007111FA">
      <w:pPr>
        <w:keepNext/>
      </w:pPr>
      <w:r>
        <w:rPr>
          <w:noProof/>
        </w:rPr>
        <w:drawing>
          <wp:inline distT="0" distB="0" distL="0" distR="0" wp14:anchorId="244E19DE" wp14:editId="63432579">
            <wp:extent cx="5400040" cy="1377315"/>
            <wp:effectExtent l="0" t="0" r="0" b="0"/>
            <wp:docPr id="5" name="Imagen 5" descr="Imagen que contiene foto, negro, teléfono,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jecuciondebug.PNG"/>
                    <pic:cNvPicPr/>
                  </pic:nvPicPr>
                  <pic:blipFill>
                    <a:blip r:embed="rId142">
                      <a:extLst>
                        <a:ext uri="{28A0092B-C50C-407E-A947-70E740481C1C}">
                          <a14:useLocalDpi xmlns:a14="http://schemas.microsoft.com/office/drawing/2010/main" val="0"/>
                        </a:ext>
                      </a:extLst>
                    </a:blip>
                    <a:stretch>
                      <a:fillRect/>
                    </a:stretch>
                  </pic:blipFill>
                  <pic:spPr>
                    <a:xfrm>
                      <a:off x="0" y="0"/>
                      <a:ext cx="5400040" cy="1377315"/>
                    </a:xfrm>
                    <a:prstGeom prst="rect">
                      <a:avLst/>
                    </a:prstGeom>
                  </pic:spPr>
                </pic:pic>
              </a:graphicData>
            </a:graphic>
          </wp:inline>
        </w:drawing>
      </w:r>
    </w:p>
    <w:p w14:paraId="7DF2570B" w14:textId="29ABB2B9" w:rsidR="007111FA" w:rsidRDefault="009D20FD" w:rsidP="007111FA">
      <w:pPr>
        <w:pStyle w:val="Descripcin"/>
        <w:ind w:left="2831"/>
      </w:pPr>
      <w:bookmarkStart w:id="177" w:name="_Toc32332794"/>
      <w:r>
        <w:t>Figura</w:t>
      </w:r>
      <w:r w:rsidR="007111FA">
        <w:t xml:space="preserve"> </w:t>
      </w:r>
      <w:r w:rsidR="00C55D23">
        <w:fldChar w:fldCharType="begin"/>
      </w:r>
      <w:r w:rsidR="00C55D23">
        <w:instrText xml:space="preserve"> SEQ Ilustración \* ARABIC </w:instrText>
      </w:r>
      <w:r w:rsidR="00C55D23">
        <w:fldChar w:fldCharType="separate"/>
      </w:r>
      <w:r w:rsidR="002C5B9B">
        <w:rPr>
          <w:noProof/>
        </w:rPr>
        <w:t>41</w:t>
      </w:r>
      <w:r w:rsidR="00C55D23">
        <w:rPr>
          <w:noProof/>
        </w:rPr>
        <w:fldChar w:fldCharType="end"/>
      </w:r>
      <w:r w:rsidR="007111FA">
        <w:t xml:space="preserve"> Debug Mode On</w:t>
      </w:r>
      <w:bookmarkEnd w:id="177"/>
    </w:p>
    <w:p w14:paraId="55024744" w14:textId="77777777" w:rsidR="007111FA" w:rsidRDefault="007111FA" w:rsidP="007111FA">
      <w:r>
        <w:t>Por el contrario, si no queremos activar el “</w:t>
      </w:r>
      <w:r w:rsidRPr="006B1D24">
        <w:rPr>
          <w:i/>
          <w:iCs/>
        </w:rPr>
        <w:t>debug mode</w:t>
      </w:r>
      <w:r>
        <w:t>” simplemente debemos poner la variable marcada con anterioridad a “</w:t>
      </w:r>
      <w:r w:rsidRPr="006B1D24">
        <w:rPr>
          <w:i/>
          <w:iCs/>
        </w:rPr>
        <w:t>False</w:t>
      </w:r>
      <w:r>
        <w:t>”, con lo que obtendremos las siguientes líneas.</w:t>
      </w:r>
    </w:p>
    <w:p w14:paraId="5374E8B9" w14:textId="77777777" w:rsidR="007111FA" w:rsidRDefault="007111FA" w:rsidP="007111FA">
      <w:pPr>
        <w:keepNext/>
      </w:pPr>
      <w:r>
        <w:rPr>
          <w:noProof/>
        </w:rPr>
        <w:drawing>
          <wp:inline distT="0" distB="0" distL="0" distR="0" wp14:anchorId="22018C45" wp14:editId="306EE977">
            <wp:extent cx="5400040" cy="9258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400040" cy="925830"/>
                    </a:xfrm>
                    <a:prstGeom prst="rect">
                      <a:avLst/>
                    </a:prstGeom>
                  </pic:spPr>
                </pic:pic>
              </a:graphicData>
            </a:graphic>
          </wp:inline>
        </w:drawing>
      </w:r>
    </w:p>
    <w:p w14:paraId="4710E60F" w14:textId="6A76D6FE" w:rsidR="007111FA" w:rsidRDefault="009D20FD" w:rsidP="007111FA">
      <w:pPr>
        <w:pStyle w:val="Descripcin"/>
        <w:ind w:left="2831"/>
      </w:pPr>
      <w:bookmarkStart w:id="178" w:name="_Toc32332795"/>
      <w:r>
        <w:t>Figura</w:t>
      </w:r>
      <w:r w:rsidR="007111FA">
        <w:t xml:space="preserve"> </w:t>
      </w:r>
      <w:r w:rsidR="00C55D23">
        <w:fldChar w:fldCharType="begin"/>
      </w:r>
      <w:r w:rsidR="00C55D23">
        <w:instrText xml:space="preserve"> SEQ Ilustración \* ARABIC </w:instrText>
      </w:r>
      <w:r w:rsidR="00C55D23">
        <w:fldChar w:fldCharType="separate"/>
      </w:r>
      <w:r w:rsidR="002C5B9B">
        <w:rPr>
          <w:noProof/>
        </w:rPr>
        <w:t>42</w:t>
      </w:r>
      <w:r w:rsidR="00C55D23">
        <w:rPr>
          <w:noProof/>
        </w:rPr>
        <w:fldChar w:fldCharType="end"/>
      </w:r>
      <w:r w:rsidR="007111FA">
        <w:t xml:space="preserve"> Debug Mode Off</w:t>
      </w:r>
      <w:bookmarkEnd w:id="178"/>
    </w:p>
    <w:p w14:paraId="6E56BA05" w14:textId="77777777" w:rsidR="007111FA" w:rsidRDefault="007111FA" w:rsidP="007111FA">
      <w:r>
        <w:lastRenderedPageBreak/>
        <w:t>Con esto ya podríamos utilizar la aplicación en nuestro dispositivo de forma local simplemente abriendo nuestro navegado y accediendo a la dirección marcada en la anterior imagen</w:t>
      </w:r>
      <w:r w:rsidR="007B7A1E">
        <w:t xml:space="preserve"> (</w:t>
      </w:r>
      <w:hyperlink r:id="rId144" w:history="1">
        <w:r w:rsidR="007B7A1E" w:rsidRPr="006F2CBF">
          <w:rPr>
            <w:rStyle w:val="Hipervnculo"/>
          </w:rPr>
          <w:t>http://127.0.0.1:5000/</w:t>
        </w:r>
      </w:hyperlink>
      <w:r w:rsidR="007B7A1E">
        <w:t>).</w:t>
      </w:r>
    </w:p>
    <w:p w14:paraId="102B333A" w14:textId="77777777" w:rsidR="007B7A1E" w:rsidRDefault="007B7A1E" w:rsidP="007B7A1E">
      <w:pPr>
        <w:pStyle w:val="Ttulo3"/>
      </w:pPr>
      <w:bookmarkStart w:id="179" w:name="_Toc32403720"/>
      <w:r>
        <w:t>Desplegar aplicación en remoto con Heroku</w:t>
      </w:r>
      <w:bookmarkEnd w:id="179"/>
    </w:p>
    <w:p w14:paraId="6458F0A4" w14:textId="37CECB48" w:rsidR="007B7A1E" w:rsidRDefault="007B7A1E" w:rsidP="007B7A1E">
      <w:r>
        <w:t xml:space="preserve">Para desplegar la aplicación en Heroku se puede hacer de dos formas distintas, por </w:t>
      </w:r>
      <w:r w:rsidR="006B1D24">
        <w:t>la línea</w:t>
      </w:r>
      <w:r>
        <w:t xml:space="preserve"> de comandos, de forma que se puede visitar un tutorial con el cual desplegar la aplicación.</w:t>
      </w:r>
    </w:p>
    <w:p w14:paraId="4314A2BD" w14:textId="77777777" w:rsidR="007B7A1E" w:rsidRDefault="00C55D23" w:rsidP="0001124E">
      <w:pPr>
        <w:pStyle w:val="Prrafodelista"/>
        <w:numPr>
          <w:ilvl w:val="0"/>
          <w:numId w:val="15"/>
        </w:numPr>
      </w:pPr>
      <w:hyperlink r:id="rId145" w:history="1">
        <w:r w:rsidR="007B7A1E" w:rsidRPr="007B7A1E">
          <w:rPr>
            <w:rStyle w:val="Hipervnculo"/>
          </w:rPr>
          <w:t>Getting Started on Heroku</w:t>
        </w:r>
      </w:hyperlink>
      <w:r w:rsidR="007B7A1E">
        <w:t>.</w:t>
      </w:r>
    </w:p>
    <w:p w14:paraId="09B3FA5D" w14:textId="77777777" w:rsidR="007B7A1E" w:rsidRDefault="007B7A1E" w:rsidP="007B7A1E">
      <w:r>
        <w:t>En esta página podemos seleccionar el lenguaje de programación que queramos, y desplegar nuestra aplicación, en nuestro caso seleccionaríamos Python.</w:t>
      </w:r>
    </w:p>
    <w:p w14:paraId="5898831F" w14:textId="77777777" w:rsidR="007B7A1E" w:rsidRDefault="007B7A1E" w:rsidP="007B7A1E">
      <w:r>
        <w:t xml:space="preserve">Aquí se explicará cómo realizar el despliegue a través de la web de Heroku, ya que es el método que se ha empleado para el despliegue. </w:t>
      </w:r>
    </w:p>
    <w:p w14:paraId="6DEB2515" w14:textId="77777777" w:rsidR="007B7A1E" w:rsidRDefault="007B7A1E" w:rsidP="007B7A1E">
      <w:r>
        <w:t>Lo primero que debemos saber antes de explicar el despliegue es la necesidad de tener en nuestro proyecto tres ficheros, que van a ser necesarios a la hora de que Heroku lea nuestra aplicación y sea capaz de desplegarla:</w:t>
      </w:r>
    </w:p>
    <w:p w14:paraId="70FA9B40" w14:textId="7BC1F588" w:rsidR="007B7A1E" w:rsidRDefault="007B7A1E" w:rsidP="0001124E">
      <w:pPr>
        <w:pStyle w:val="Prrafodelista"/>
        <w:numPr>
          <w:ilvl w:val="0"/>
          <w:numId w:val="15"/>
        </w:numPr>
      </w:pPr>
      <w:r>
        <w:t xml:space="preserve">Requirements.txt: Es el fichero donde tendremos que especificar todas las herramientas que van a tener que </w:t>
      </w:r>
      <w:r w:rsidR="006B1D24">
        <w:t>ser</w:t>
      </w:r>
      <w:r>
        <w:t xml:space="preserve"> utilizadas e instaladas, de esta forma, en el despliegue Heroku lee este fichero e instala los requisitos necesarios.</w:t>
      </w:r>
    </w:p>
    <w:p w14:paraId="5922D392" w14:textId="77777777" w:rsidR="007B7A1E" w:rsidRDefault="008F3B21" w:rsidP="0001124E">
      <w:pPr>
        <w:pStyle w:val="Prrafodelista"/>
        <w:numPr>
          <w:ilvl w:val="0"/>
          <w:numId w:val="15"/>
        </w:numPr>
      </w:pPr>
      <w:r>
        <w:t>Runtime.txt: Es el fichero en el que se especifica el lenguaje de programación empleado y la versión en la que se está utilizando.</w:t>
      </w:r>
    </w:p>
    <w:p w14:paraId="281B627B" w14:textId="77777777" w:rsidR="008F3B21" w:rsidRDefault="008F3B21" w:rsidP="0001124E">
      <w:pPr>
        <w:pStyle w:val="Prrafodelista"/>
        <w:numPr>
          <w:ilvl w:val="0"/>
          <w:numId w:val="15"/>
        </w:numPr>
      </w:pPr>
      <w:r>
        <w:t>Procfile: Es el fichero donde se encuentra el comando que Heroku tendrá que utilizar para ejecutar la aplicación.</w:t>
      </w:r>
    </w:p>
    <w:p w14:paraId="3D9DC560" w14:textId="77777777" w:rsidR="007B7A1E" w:rsidRDefault="008F3B21" w:rsidP="007B7A1E">
      <w:r>
        <w:rPr>
          <w:noProof/>
        </w:rPr>
        <w:drawing>
          <wp:anchor distT="0" distB="0" distL="114300" distR="114300" simplePos="0" relativeHeight="251719680" behindDoc="1" locked="0" layoutInCell="1" allowOverlap="1" wp14:anchorId="29FF4F20" wp14:editId="428B50BF">
            <wp:simplePos x="0" y="0"/>
            <wp:positionH relativeFrom="margin">
              <wp:align>right</wp:align>
            </wp:positionH>
            <wp:positionV relativeFrom="paragraph">
              <wp:posOffset>814401</wp:posOffset>
            </wp:positionV>
            <wp:extent cx="5400040" cy="892175"/>
            <wp:effectExtent l="0" t="0" r="0" b="3175"/>
            <wp:wrapTight wrapText="bothSides">
              <wp:wrapPolygon edited="0">
                <wp:start x="0" y="0"/>
                <wp:lineTo x="0" y="21216"/>
                <wp:lineTo x="21488" y="21216"/>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rokuNew.PNG"/>
                    <pic:cNvPicPr/>
                  </pic:nvPicPr>
                  <pic:blipFill>
                    <a:blip r:embed="rId146">
                      <a:extLst>
                        <a:ext uri="{28A0092B-C50C-407E-A947-70E740481C1C}">
                          <a14:useLocalDpi xmlns:a14="http://schemas.microsoft.com/office/drawing/2010/main" val="0"/>
                        </a:ext>
                      </a:extLst>
                    </a:blip>
                    <a:stretch>
                      <a:fillRect/>
                    </a:stretch>
                  </pic:blipFill>
                  <pic:spPr>
                    <a:xfrm>
                      <a:off x="0" y="0"/>
                      <a:ext cx="5400040" cy="892175"/>
                    </a:xfrm>
                    <a:prstGeom prst="rect">
                      <a:avLst/>
                    </a:prstGeom>
                  </pic:spPr>
                </pic:pic>
              </a:graphicData>
            </a:graphic>
          </wp:anchor>
        </w:drawing>
      </w:r>
      <w:r>
        <w:rPr>
          <w:noProof/>
        </w:rPr>
        <w:t>Una vez tenemos nuestro proyecto en GitHub con los tres ficheros mencionados anteriormente creados,</w:t>
      </w:r>
      <w:r w:rsidR="007B7A1E">
        <w:t xml:space="preserve"> debemos crearnos una cuenta gratuita en Heroku</w:t>
      </w:r>
      <w:r>
        <w:t xml:space="preserve">, para ello simplemente tenemos que acceder a la página oficial de </w:t>
      </w:r>
      <w:hyperlink r:id="rId147" w:history="1">
        <w:r w:rsidRPr="008F3B21">
          <w:rPr>
            <w:rStyle w:val="Hipervnculo"/>
          </w:rPr>
          <w:t>Heroku</w:t>
        </w:r>
      </w:hyperlink>
      <w:r w:rsidR="007B7A1E">
        <w:t xml:space="preserve">. </w:t>
      </w:r>
      <w:r>
        <w:t>Cuando</w:t>
      </w:r>
      <w:r w:rsidR="007B7A1E">
        <w:t xml:space="preserve"> nos hayamos </w:t>
      </w:r>
      <w:r w:rsidR="007B7A1E" w:rsidRPr="006B1D24">
        <w:rPr>
          <w:i/>
          <w:iCs/>
        </w:rPr>
        <w:t>logueado</w:t>
      </w:r>
      <w:r w:rsidR="007B7A1E">
        <w:t>, en la parte superior de la pantalla nos aparecerá lo siguiente:</w:t>
      </w:r>
    </w:p>
    <w:p w14:paraId="68A9D2A8" w14:textId="77777777" w:rsidR="007B7A1E" w:rsidRDefault="00365D1B" w:rsidP="007B7A1E">
      <w:r>
        <w:rPr>
          <w:noProof/>
        </w:rPr>
        <w:lastRenderedPageBreak/>
        <mc:AlternateContent>
          <mc:Choice Requires="wps">
            <w:drawing>
              <wp:anchor distT="0" distB="0" distL="114300" distR="114300" simplePos="0" relativeHeight="251728896" behindDoc="1" locked="0" layoutInCell="1" allowOverlap="1" wp14:anchorId="75A58C38" wp14:editId="6B014291">
                <wp:simplePos x="0" y="0"/>
                <wp:positionH relativeFrom="margin">
                  <wp:align>right</wp:align>
                </wp:positionH>
                <wp:positionV relativeFrom="paragraph">
                  <wp:posOffset>3906603</wp:posOffset>
                </wp:positionV>
                <wp:extent cx="5400040" cy="635"/>
                <wp:effectExtent l="0" t="0" r="0" b="8255"/>
                <wp:wrapTight wrapText="bothSides">
                  <wp:wrapPolygon edited="0">
                    <wp:start x="0" y="0"/>
                    <wp:lineTo x="0" y="20698"/>
                    <wp:lineTo x="21488" y="20698"/>
                    <wp:lineTo x="21488"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272FC4" w14:textId="553A6FC0" w:rsidR="00E37DB1" w:rsidRPr="007A0328" w:rsidRDefault="00E37DB1" w:rsidP="00365D1B">
                            <w:pPr>
                              <w:pStyle w:val="Descripcin"/>
                              <w:jc w:val="center"/>
                              <w:rPr>
                                <w:noProof/>
                              </w:rPr>
                            </w:pPr>
                            <w:bookmarkStart w:id="180" w:name="_Toc32332796"/>
                            <w:r>
                              <w:t xml:space="preserve">Figura </w:t>
                            </w:r>
                            <w:r w:rsidR="00C55D23">
                              <w:fldChar w:fldCharType="begin"/>
                            </w:r>
                            <w:r w:rsidR="00C55D23">
                              <w:instrText xml:space="preserve"> SEQ Ilustración \* ARABIC </w:instrText>
                            </w:r>
                            <w:r w:rsidR="00C55D23">
                              <w:fldChar w:fldCharType="separate"/>
                            </w:r>
                            <w:r w:rsidR="002C5B9B">
                              <w:rPr>
                                <w:noProof/>
                              </w:rPr>
                              <w:t>43</w:t>
                            </w:r>
                            <w:r w:rsidR="00C55D23">
                              <w:rPr>
                                <w:noProof/>
                              </w:rPr>
                              <w:fldChar w:fldCharType="end"/>
                            </w:r>
                            <w:r>
                              <w:t xml:space="preserve"> Crear nueva aplicación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58C38" id="Cuadro de texto 16" o:spid="_x0000_s1065" type="#_x0000_t202" style="position:absolute;left:0;text-align:left;margin-left:374pt;margin-top:307.6pt;width:425.2pt;height:.05pt;z-index:-251587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" stroked="f">
                <v:textbox style="mso-fit-shape-to-text:t" inset="0,0,0,0">
                  <w:txbxContent>
                    <w:p w14:paraId="32272FC4" w14:textId="553A6FC0" w:rsidR="00E37DB1" w:rsidRPr="007A0328" w:rsidRDefault="00E37DB1" w:rsidP="00365D1B">
                      <w:pPr>
                        <w:pStyle w:val="Descripcin"/>
                        <w:jc w:val="center"/>
                        <w:rPr>
                          <w:noProof/>
                        </w:rPr>
                      </w:pPr>
                      <w:bookmarkStart w:id="181" w:name="_Toc32332796"/>
                      <w:r>
                        <w:t xml:space="preserve">Figura </w:t>
                      </w:r>
                      <w:r w:rsidR="00C55D23">
                        <w:fldChar w:fldCharType="begin"/>
                      </w:r>
                      <w:r w:rsidR="00C55D23">
                        <w:instrText xml:space="preserve"> SEQ Ilustración \* ARABIC </w:instrText>
                      </w:r>
                      <w:r w:rsidR="00C55D23">
                        <w:fldChar w:fldCharType="separate"/>
                      </w:r>
                      <w:r w:rsidR="002C5B9B">
                        <w:rPr>
                          <w:noProof/>
                        </w:rPr>
                        <w:t>43</w:t>
                      </w:r>
                      <w:r w:rsidR="00C55D23">
                        <w:rPr>
                          <w:noProof/>
                        </w:rPr>
                        <w:fldChar w:fldCharType="end"/>
                      </w:r>
                      <w:r>
                        <w:t xml:space="preserve"> Crear nueva aplicación</w:t>
                      </w:r>
                      <w:bookmarkEnd w:id="181"/>
                    </w:p>
                  </w:txbxContent>
                </v:textbox>
                <w10:wrap type="tight" anchorx="margin"/>
              </v:shape>
            </w:pict>
          </mc:Fallback>
        </mc:AlternateContent>
      </w:r>
      <w:r w:rsidR="008F3B21">
        <w:rPr>
          <w:noProof/>
        </w:rPr>
        <w:drawing>
          <wp:anchor distT="0" distB="0" distL="114300" distR="114300" simplePos="0" relativeHeight="251720704" behindDoc="1" locked="0" layoutInCell="1" allowOverlap="1" wp14:anchorId="2A63A931" wp14:editId="4C5E81A9">
            <wp:simplePos x="0" y="0"/>
            <wp:positionH relativeFrom="margin">
              <wp:align>right</wp:align>
            </wp:positionH>
            <wp:positionV relativeFrom="paragraph">
              <wp:posOffset>1556965</wp:posOffset>
            </wp:positionV>
            <wp:extent cx="5400040" cy="2428240"/>
            <wp:effectExtent l="0" t="0" r="0" b="0"/>
            <wp:wrapTight wrapText="bothSides">
              <wp:wrapPolygon edited="0">
                <wp:start x="0" y="0"/>
                <wp:lineTo x="0" y="21351"/>
                <wp:lineTo x="21488" y="21351"/>
                <wp:lineTo x="21488" y="0"/>
                <wp:lineTo x="0" y="0"/>
              </wp:wrapPolygon>
            </wp:wrapTight>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Heroku.PNG"/>
                    <pic:cNvPicPr/>
                  </pic:nvPicPr>
                  <pic:blipFill>
                    <a:blip r:embed="rId148">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anchor>
        </w:drawing>
      </w:r>
      <w:r w:rsidR="008F3B21">
        <w:t>Debemos seleccionar donde dice “Create new app”, entonces, nos aparecerá otra pantalla en la cual nos permite seleccionar el nombre que queremos darle a nuestra aplicación y donde queremos que se encuentre.</w:t>
      </w:r>
    </w:p>
    <w:p w14:paraId="56036E9E" w14:textId="21F67452" w:rsidR="008F3B21" w:rsidRDefault="008F3B21" w:rsidP="007B7A1E">
      <w:r>
        <w:t>Cuando pulsemos en “</w:t>
      </w:r>
      <w:r w:rsidRPr="006B1D24">
        <w:rPr>
          <w:i/>
          <w:iCs/>
        </w:rPr>
        <w:t>Create app</w:t>
      </w:r>
      <w:r>
        <w:t xml:space="preserve">” tendremos ya la aplicación desplegada y nos aparecerá una pantalla parecida a la </w:t>
      </w:r>
      <w:r w:rsidR="00575AD2">
        <w:t>siguiente</w:t>
      </w:r>
      <w:r>
        <w:t>:</w:t>
      </w:r>
    </w:p>
    <w:p w14:paraId="5CB77957" w14:textId="77777777" w:rsidR="008F3B21" w:rsidRDefault="00365D1B" w:rsidP="007B7A1E">
      <w:r>
        <w:rPr>
          <w:noProof/>
        </w:rPr>
        <mc:AlternateContent>
          <mc:Choice Requires="wps">
            <w:drawing>
              <wp:anchor distT="0" distB="0" distL="114300" distR="114300" simplePos="0" relativeHeight="251732992" behindDoc="1" locked="0" layoutInCell="1" allowOverlap="1" wp14:anchorId="60A10776" wp14:editId="1CA81642">
                <wp:simplePos x="0" y="0"/>
                <wp:positionH relativeFrom="margin">
                  <wp:align>right</wp:align>
                </wp:positionH>
                <wp:positionV relativeFrom="paragraph">
                  <wp:posOffset>5644681</wp:posOffset>
                </wp:positionV>
                <wp:extent cx="5400040" cy="635"/>
                <wp:effectExtent l="0" t="0" r="0" b="8255"/>
                <wp:wrapTight wrapText="bothSides">
                  <wp:wrapPolygon edited="0">
                    <wp:start x="0" y="0"/>
                    <wp:lineTo x="0" y="20698"/>
                    <wp:lineTo x="21488" y="20698"/>
                    <wp:lineTo x="21488"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57FEEC" w14:textId="1DD1432B" w:rsidR="00E37DB1" w:rsidRPr="00DB569A" w:rsidRDefault="00E37DB1" w:rsidP="00365D1B">
                            <w:pPr>
                              <w:pStyle w:val="Descripcin"/>
                              <w:jc w:val="center"/>
                              <w:rPr>
                                <w:noProof/>
                              </w:rPr>
                            </w:pPr>
                            <w:bookmarkStart w:id="182" w:name="_Toc32332797"/>
                            <w:r>
                              <w:t xml:space="preserve">Figura </w:t>
                            </w:r>
                            <w:r w:rsidR="00C55D23">
                              <w:fldChar w:fldCharType="begin"/>
                            </w:r>
                            <w:r w:rsidR="00C55D23">
                              <w:instrText xml:space="preserve"> SEQ Ilustración \* ARABIC </w:instrText>
                            </w:r>
                            <w:r w:rsidR="00C55D23">
                              <w:fldChar w:fldCharType="separate"/>
                            </w:r>
                            <w:r w:rsidR="002C5B9B">
                              <w:rPr>
                                <w:noProof/>
                              </w:rPr>
                              <w:t>44</w:t>
                            </w:r>
                            <w:r w:rsidR="00C55D23">
                              <w:rPr>
                                <w:noProof/>
                              </w:rPr>
                              <w:fldChar w:fldCharType="end"/>
                            </w:r>
                            <w:r>
                              <w:t xml:space="preserve"> Seleccionar repositorio</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10776" id="Cuadro de texto 18" o:spid="_x0000_s1066" type="#_x0000_t202" style="position:absolute;left:0;text-align:left;margin-left:374pt;margin-top:444.45pt;width:425.2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" stroked="f">
                <v:textbox style="mso-fit-shape-to-text:t" inset="0,0,0,0">
                  <w:txbxContent>
                    <w:p w14:paraId="1C57FEEC" w14:textId="1DD1432B" w:rsidR="00E37DB1" w:rsidRPr="00DB569A" w:rsidRDefault="00E37DB1" w:rsidP="00365D1B">
                      <w:pPr>
                        <w:pStyle w:val="Descripcin"/>
                        <w:jc w:val="center"/>
                        <w:rPr>
                          <w:noProof/>
                        </w:rPr>
                      </w:pPr>
                      <w:bookmarkStart w:id="183" w:name="_Toc32332797"/>
                      <w:r>
                        <w:t xml:space="preserve">Figura </w:t>
                      </w:r>
                      <w:r w:rsidR="00C55D23">
                        <w:fldChar w:fldCharType="begin"/>
                      </w:r>
                      <w:r w:rsidR="00C55D23">
                        <w:instrText xml:space="preserve"> SEQ Ilustración \* ARABIC </w:instrText>
                      </w:r>
                      <w:r w:rsidR="00C55D23">
                        <w:fldChar w:fldCharType="separate"/>
                      </w:r>
                      <w:r w:rsidR="002C5B9B">
                        <w:rPr>
                          <w:noProof/>
                        </w:rPr>
                        <w:t>44</w:t>
                      </w:r>
                      <w:r w:rsidR="00C55D23">
                        <w:rPr>
                          <w:noProof/>
                        </w:rPr>
                        <w:fldChar w:fldCharType="end"/>
                      </w:r>
                      <w:r>
                        <w:t xml:space="preserve"> Seleccionar repositorio</w:t>
                      </w:r>
                      <w:bookmarkEnd w:id="183"/>
                    </w:p>
                  </w:txbxContent>
                </v:textbox>
                <w10:wrap type="tight" anchorx="margin"/>
              </v:shape>
            </w:pict>
          </mc:Fallback>
        </mc:AlternateContent>
      </w:r>
      <w:r>
        <w:rPr>
          <w:noProof/>
        </w:rPr>
        <mc:AlternateContent>
          <mc:Choice Requires="wps">
            <w:drawing>
              <wp:anchor distT="0" distB="0" distL="114300" distR="114300" simplePos="0" relativeHeight="251730944" behindDoc="1" locked="0" layoutInCell="1" allowOverlap="1" wp14:anchorId="776A9407" wp14:editId="4EBDB745">
                <wp:simplePos x="0" y="0"/>
                <wp:positionH relativeFrom="margin">
                  <wp:align>right</wp:align>
                </wp:positionH>
                <wp:positionV relativeFrom="paragraph">
                  <wp:posOffset>2570370</wp:posOffset>
                </wp:positionV>
                <wp:extent cx="5400040" cy="635"/>
                <wp:effectExtent l="0" t="0" r="0" b="8255"/>
                <wp:wrapTight wrapText="bothSides">
                  <wp:wrapPolygon edited="0">
                    <wp:start x="0" y="0"/>
                    <wp:lineTo x="0" y="20698"/>
                    <wp:lineTo x="21488" y="20698"/>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990E2C" w14:textId="0B772582" w:rsidR="00E37DB1" w:rsidRPr="00BD70E0" w:rsidRDefault="00E37DB1" w:rsidP="00365D1B">
                            <w:pPr>
                              <w:pStyle w:val="Descripcin"/>
                              <w:jc w:val="center"/>
                              <w:rPr>
                                <w:noProof/>
                              </w:rPr>
                            </w:pPr>
                            <w:bookmarkStart w:id="184" w:name="_Toc32332798"/>
                            <w:r>
                              <w:t xml:space="preserve">Figura </w:t>
                            </w:r>
                            <w:r w:rsidR="00C55D23">
                              <w:fldChar w:fldCharType="begin"/>
                            </w:r>
                            <w:r w:rsidR="00C55D23">
                              <w:instrText xml:space="preserve"> SEQ Ilustración \* ARABIC </w:instrText>
                            </w:r>
                            <w:r w:rsidR="00C55D23">
                              <w:fldChar w:fldCharType="separate"/>
                            </w:r>
                            <w:r w:rsidR="002C5B9B">
                              <w:rPr>
                                <w:noProof/>
                              </w:rPr>
                              <w:t>45</w:t>
                            </w:r>
                            <w:r w:rsidR="00C55D23">
                              <w:rPr>
                                <w:noProof/>
                              </w:rPr>
                              <w:fldChar w:fldCharType="end"/>
                            </w:r>
                            <w:r>
                              <w:t xml:space="preserve"> Enlazar GitHub</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A9407" id="Cuadro de texto 17" o:spid="_x0000_s1067" type="#_x0000_t202" style="position:absolute;left:0;text-align:left;margin-left:374pt;margin-top:202.4pt;width:425.2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" stroked="f">
                <v:textbox style="mso-fit-shape-to-text:t" inset="0,0,0,0">
                  <w:txbxContent>
                    <w:p w14:paraId="59990E2C" w14:textId="0B772582" w:rsidR="00E37DB1" w:rsidRPr="00BD70E0" w:rsidRDefault="00E37DB1" w:rsidP="00365D1B">
                      <w:pPr>
                        <w:pStyle w:val="Descripcin"/>
                        <w:jc w:val="center"/>
                        <w:rPr>
                          <w:noProof/>
                        </w:rPr>
                      </w:pPr>
                      <w:bookmarkStart w:id="185" w:name="_Toc32332798"/>
                      <w:r>
                        <w:t xml:space="preserve">Figura </w:t>
                      </w:r>
                      <w:r w:rsidR="00C55D23">
                        <w:fldChar w:fldCharType="begin"/>
                      </w:r>
                      <w:r w:rsidR="00C55D23">
                        <w:instrText xml:space="preserve"> SEQ Ilustración \* ARABIC </w:instrText>
                      </w:r>
                      <w:r w:rsidR="00C55D23">
                        <w:fldChar w:fldCharType="separate"/>
                      </w:r>
                      <w:r w:rsidR="002C5B9B">
                        <w:rPr>
                          <w:noProof/>
                        </w:rPr>
                        <w:t>45</w:t>
                      </w:r>
                      <w:r w:rsidR="00C55D23">
                        <w:rPr>
                          <w:noProof/>
                        </w:rPr>
                        <w:fldChar w:fldCharType="end"/>
                      </w:r>
                      <w:r>
                        <w:t xml:space="preserve"> Enlazar GitHub</w:t>
                      </w:r>
                      <w:bookmarkEnd w:id="185"/>
                    </w:p>
                  </w:txbxContent>
                </v:textbox>
                <w10:wrap type="tight" anchorx="margin"/>
              </v:shape>
            </w:pict>
          </mc:Fallback>
        </mc:AlternateContent>
      </w:r>
      <w:r w:rsidR="008F3B21">
        <w:rPr>
          <w:noProof/>
        </w:rPr>
        <w:drawing>
          <wp:anchor distT="0" distB="0" distL="114300" distR="114300" simplePos="0" relativeHeight="251722752" behindDoc="1" locked="0" layoutInCell="1" allowOverlap="1" wp14:anchorId="5F2CAD1A" wp14:editId="4FF9B2E2">
            <wp:simplePos x="0" y="0"/>
            <wp:positionH relativeFrom="margin">
              <wp:align>right</wp:align>
            </wp:positionH>
            <wp:positionV relativeFrom="paragraph">
              <wp:posOffset>3513096</wp:posOffset>
            </wp:positionV>
            <wp:extent cx="5400040" cy="2162175"/>
            <wp:effectExtent l="0" t="0" r="0" b="9525"/>
            <wp:wrapTight wrapText="bothSides">
              <wp:wrapPolygon edited="0">
                <wp:start x="0" y="0"/>
                <wp:lineTo x="0" y="21505"/>
                <wp:lineTo x="21488" y="21505"/>
                <wp:lineTo x="21488" y="0"/>
                <wp:lineTo x="0" y="0"/>
              </wp:wrapPolygon>
            </wp:wrapTight>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cionHeroku.PNG"/>
                    <pic:cNvPicPr/>
                  </pic:nvPicPr>
                  <pic:blipFill>
                    <a:blip r:embed="rId149">
                      <a:extLst>
                        <a:ext uri="{28A0092B-C50C-407E-A947-70E740481C1C}">
                          <a14:useLocalDpi xmlns:a14="http://schemas.microsoft.com/office/drawing/2010/main" val="0"/>
                        </a:ext>
                      </a:extLst>
                    </a:blip>
                    <a:stretch>
                      <a:fillRect/>
                    </a:stretch>
                  </pic:blipFill>
                  <pic:spPr>
                    <a:xfrm>
                      <a:off x="0" y="0"/>
                      <a:ext cx="5400040" cy="2162175"/>
                    </a:xfrm>
                    <a:prstGeom prst="rect">
                      <a:avLst/>
                    </a:prstGeom>
                  </pic:spPr>
                </pic:pic>
              </a:graphicData>
            </a:graphic>
          </wp:anchor>
        </w:drawing>
      </w:r>
      <w:r w:rsidR="008F3B21">
        <w:rPr>
          <w:noProof/>
        </w:rPr>
        <w:drawing>
          <wp:anchor distT="0" distB="0" distL="114300" distR="114300" simplePos="0" relativeHeight="251721728" behindDoc="1" locked="0" layoutInCell="1" allowOverlap="1" wp14:anchorId="39506C48" wp14:editId="5D56DA60">
            <wp:simplePos x="0" y="0"/>
            <wp:positionH relativeFrom="margin">
              <wp:align>right</wp:align>
            </wp:positionH>
            <wp:positionV relativeFrom="paragraph">
              <wp:posOffset>193</wp:posOffset>
            </wp:positionV>
            <wp:extent cx="5400040" cy="2568575"/>
            <wp:effectExtent l="0" t="0" r="0" b="3175"/>
            <wp:wrapTight wrapText="bothSides">
              <wp:wrapPolygon edited="0">
                <wp:start x="0" y="0"/>
                <wp:lineTo x="0" y="21467"/>
                <wp:lineTo x="21488" y="21467"/>
                <wp:lineTo x="21488" y="0"/>
                <wp:lineTo x="0" y="0"/>
              </wp:wrapPolygon>
            </wp:wrapTight>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Heroku.PNG"/>
                    <pic:cNvPicPr/>
                  </pic:nvPicPr>
                  <pic:blipFill>
                    <a:blip r:embed="rId150">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anchor>
        </w:drawing>
      </w:r>
      <w:r w:rsidR="008F3B21">
        <w:t>Para que nuestra aplicación se corresponda con la que tenemos en nuestro repositorio de GitHub simplemente tenemos seleccionar en el apartado “</w:t>
      </w:r>
      <w:r w:rsidR="008F3B21" w:rsidRPr="006B1D24">
        <w:rPr>
          <w:i/>
          <w:iCs/>
        </w:rPr>
        <w:t>Deployment method</w:t>
      </w:r>
      <w:r w:rsidR="008F3B21">
        <w:t xml:space="preserve">” mostrado en la imagen la opción de GitHub, de esta forma nos pedirá que iniciemos la sesión de nuestra cuenta de GitHub. Una vez que lo tengamos debemos seleccionar el repositorio donde tenemos la aplicación </w:t>
      </w:r>
      <w:r w:rsidR="003B19D9">
        <w:t>haciendo clic en “</w:t>
      </w:r>
      <w:r w:rsidR="003B19D9" w:rsidRPr="006B1D24">
        <w:rPr>
          <w:i/>
          <w:iCs/>
        </w:rPr>
        <w:t>Connect</w:t>
      </w:r>
      <w:r w:rsidR="003B19D9">
        <w:t>” en el repositorio correspondiente</w:t>
      </w:r>
      <w:r w:rsidR="008F3B21">
        <w:t>.</w:t>
      </w:r>
    </w:p>
    <w:p w14:paraId="05B6E590" w14:textId="77777777" w:rsidR="008F3B21" w:rsidRDefault="003B19D9" w:rsidP="007B7A1E">
      <w:r>
        <w:t>Una vez hecho esto ya tendremos nuestra aplicación seleccionada, simplemente debemos hacer el despliegue, para ello debemos ir hasta la parte inferior de la web donde nos encontraremos lo siguiente, podemos establecer que si hay cambios en el repositorio se cambie de forma automática en la aplicación habilitando lo despliegues automáticos en la primera opción “</w:t>
      </w:r>
      <w:r w:rsidRPr="006B1D24">
        <w:rPr>
          <w:i/>
          <w:iCs/>
        </w:rPr>
        <w:t>Enable Automatic Deploys</w:t>
      </w:r>
      <w:r>
        <w:t>”. En el apartado de “</w:t>
      </w:r>
      <w:r w:rsidRPr="006B1D24">
        <w:rPr>
          <w:i/>
          <w:iCs/>
        </w:rPr>
        <w:t>Manual deploy</w:t>
      </w:r>
      <w:r>
        <w:t xml:space="preserve">” debemos de establecer qué rama del </w:t>
      </w:r>
      <w:r>
        <w:lastRenderedPageBreak/>
        <w:t>repositorio queremos desplegar y pulsar en “</w:t>
      </w:r>
      <w:r w:rsidRPr="006B1D24">
        <w:rPr>
          <w:i/>
          <w:iCs/>
        </w:rPr>
        <w:t>Deploy Branch</w:t>
      </w:r>
      <w:r>
        <w:t>”, después tenemos que esperar a que todo cargue correctamente y podremos acceder ya a nuestra aplicación de forma remota.</w:t>
      </w:r>
    </w:p>
    <w:p w14:paraId="54916874" w14:textId="77777777" w:rsidR="003B19D9" w:rsidRDefault="00365D1B" w:rsidP="007B7A1E">
      <w:r>
        <w:rPr>
          <w:noProof/>
        </w:rPr>
        <mc:AlternateContent>
          <mc:Choice Requires="wps">
            <w:drawing>
              <wp:anchor distT="0" distB="0" distL="114300" distR="114300" simplePos="0" relativeHeight="251737088" behindDoc="1" locked="0" layoutInCell="1" allowOverlap="1" wp14:anchorId="68047502" wp14:editId="0E09A94B">
                <wp:simplePos x="0" y="0"/>
                <wp:positionH relativeFrom="margin">
                  <wp:align>right</wp:align>
                </wp:positionH>
                <wp:positionV relativeFrom="paragraph">
                  <wp:posOffset>5526929</wp:posOffset>
                </wp:positionV>
                <wp:extent cx="5400040" cy="635"/>
                <wp:effectExtent l="0" t="0" r="0" b="8255"/>
                <wp:wrapTight wrapText="bothSides">
                  <wp:wrapPolygon edited="0">
                    <wp:start x="0" y="0"/>
                    <wp:lineTo x="0" y="20698"/>
                    <wp:lineTo x="21488" y="20698"/>
                    <wp:lineTo x="21488" y="0"/>
                    <wp:lineTo x="0" y="0"/>
                  </wp:wrapPolygon>
                </wp:wrapTight>
                <wp:docPr id="34" name="Cuadro de texto 3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2169233" w14:textId="26A40E23" w:rsidR="00E37DB1" w:rsidRPr="00FD343D" w:rsidRDefault="00E37DB1" w:rsidP="00365D1B">
                            <w:pPr>
                              <w:pStyle w:val="Descripcin"/>
                              <w:jc w:val="center"/>
                              <w:rPr>
                                <w:noProof/>
                              </w:rPr>
                            </w:pPr>
                            <w:bookmarkStart w:id="186" w:name="_Toc32332799"/>
                            <w:r>
                              <w:t xml:space="preserve">Figura </w:t>
                            </w:r>
                            <w:r w:rsidR="00C55D23">
                              <w:fldChar w:fldCharType="begin"/>
                            </w:r>
                            <w:r w:rsidR="00C55D23">
                              <w:instrText xml:space="preserve"> SEQ Ilustración \* ARABIC </w:instrText>
                            </w:r>
                            <w:r w:rsidR="00C55D23">
                              <w:fldChar w:fldCharType="separate"/>
                            </w:r>
                            <w:r w:rsidR="002C5B9B">
                              <w:rPr>
                                <w:noProof/>
                              </w:rPr>
                              <w:t>46</w:t>
                            </w:r>
                            <w:r w:rsidR="00C55D23">
                              <w:rPr>
                                <w:noProof/>
                              </w:rPr>
                              <w:fldChar w:fldCharType="end"/>
                            </w:r>
                            <w:r>
                              <w:t xml:space="preserve"> Despliegue correcto</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47502" id="Cuadro de texto 34" o:spid="_x0000_s1068" type="#_x0000_t202" style="position:absolute;left:0;text-align:left;margin-left:374pt;margin-top:435.2pt;width:425.2pt;height:.05pt;z-index:-251579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6x5NQIAAG4EAAAOAAAAZHJzL2Uyb0RvYy54bWysVMFu2zAMvQ/YPwi6L3bStB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" stroked="f">
                <v:textbox style="mso-fit-shape-to-text:t" inset="0,0,0,0">
                  <w:txbxContent>
                    <w:p w14:paraId="22169233" w14:textId="26A40E23" w:rsidR="00E37DB1" w:rsidRPr="00FD343D" w:rsidRDefault="00E37DB1" w:rsidP="00365D1B">
                      <w:pPr>
                        <w:pStyle w:val="Descripcin"/>
                        <w:jc w:val="center"/>
                        <w:rPr>
                          <w:noProof/>
                        </w:rPr>
                      </w:pPr>
                      <w:bookmarkStart w:id="187" w:name="_Toc32332799"/>
                      <w:r>
                        <w:t xml:space="preserve">Figura </w:t>
                      </w:r>
                      <w:r w:rsidR="00C55D23">
                        <w:fldChar w:fldCharType="begin"/>
                      </w:r>
                      <w:r w:rsidR="00C55D23">
                        <w:instrText xml:space="preserve"> SEQ Ilustración \* ARABIC </w:instrText>
                      </w:r>
                      <w:r w:rsidR="00C55D23">
                        <w:fldChar w:fldCharType="separate"/>
                      </w:r>
                      <w:r w:rsidR="002C5B9B">
                        <w:rPr>
                          <w:noProof/>
                        </w:rPr>
                        <w:t>46</w:t>
                      </w:r>
                      <w:r w:rsidR="00C55D23">
                        <w:rPr>
                          <w:noProof/>
                        </w:rPr>
                        <w:fldChar w:fldCharType="end"/>
                      </w:r>
                      <w:r>
                        <w:t xml:space="preserve"> Despliegue correcto</w:t>
                      </w:r>
                      <w:bookmarkEnd w:id="187"/>
                    </w:p>
                  </w:txbxContent>
                </v:textbox>
                <w10:wrap type="tight" anchorx="margin"/>
              </v:shape>
            </w:pict>
          </mc:Fallback>
        </mc:AlternateContent>
      </w:r>
      <w:r>
        <w:rPr>
          <w:noProof/>
        </w:rPr>
        <mc:AlternateContent>
          <mc:Choice Requires="wps">
            <w:drawing>
              <wp:anchor distT="0" distB="0" distL="114300" distR="114300" simplePos="0" relativeHeight="251735040" behindDoc="1" locked="0" layoutInCell="1" allowOverlap="1" wp14:anchorId="23B05460" wp14:editId="3EA1AE35">
                <wp:simplePos x="0" y="0"/>
                <wp:positionH relativeFrom="margin">
                  <wp:align>right</wp:align>
                </wp:positionH>
                <wp:positionV relativeFrom="paragraph">
                  <wp:posOffset>3103687</wp:posOffset>
                </wp:positionV>
                <wp:extent cx="5400040" cy="635"/>
                <wp:effectExtent l="0" t="0" r="0" b="8255"/>
                <wp:wrapTight wrapText="bothSides">
                  <wp:wrapPolygon edited="0">
                    <wp:start x="0" y="0"/>
                    <wp:lineTo x="0" y="20698"/>
                    <wp:lineTo x="21488" y="20698"/>
                    <wp:lineTo x="21488" y="0"/>
                    <wp:lineTo x="0" y="0"/>
                  </wp:wrapPolygon>
                </wp:wrapTight>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6C65B33" w14:textId="2D0FE54C" w:rsidR="00E37DB1" w:rsidRPr="009E0005" w:rsidRDefault="00E37DB1" w:rsidP="00365D1B">
                            <w:pPr>
                              <w:pStyle w:val="Descripcin"/>
                              <w:jc w:val="center"/>
                              <w:rPr>
                                <w:noProof/>
                              </w:rPr>
                            </w:pPr>
                            <w:bookmarkStart w:id="188" w:name="_Toc32332800"/>
                            <w:r>
                              <w:t xml:space="preserve">Figura </w:t>
                            </w:r>
                            <w:r w:rsidR="00C55D23">
                              <w:fldChar w:fldCharType="begin"/>
                            </w:r>
                            <w:r w:rsidR="00C55D23">
                              <w:instrText xml:space="preserve"> SEQ Ilustración \* ARABIC </w:instrText>
                            </w:r>
                            <w:r w:rsidR="00C55D23">
                              <w:fldChar w:fldCharType="separate"/>
                            </w:r>
                            <w:r w:rsidR="002C5B9B">
                              <w:rPr>
                                <w:noProof/>
                              </w:rPr>
                              <w:t>47</w:t>
                            </w:r>
                            <w:r w:rsidR="00C55D23">
                              <w:rPr>
                                <w:noProof/>
                              </w:rPr>
                              <w:fldChar w:fldCharType="end"/>
                            </w:r>
                            <w:r>
                              <w:t xml:space="preserve"> Despliegue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05460" id="Cuadro de texto 33" o:spid="_x0000_s1069" type="#_x0000_t202" style="position:absolute;left:0;text-align:left;margin-left:374pt;margin-top:244.4pt;width:425.2pt;height:.05pt;z-index:-251581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" stroked="f">
                <v:textbox style="mso-fit-shape-to-text:t" inset="0,0,0,0">
                  <w:txbxContent>
                    <w:p w14:paraId="56C65B33" w14:textId="2D0FE54C" w:rsidR="00E37DB1" w:rsidRPr="009E0005" w:rsidRDefault="00E37DB1" w:rsidP="00365D1B">
                      <w:pPr>
                        <w:pStyle w:val="Descripcin"/>
                        <w:jc w:val="center"/>
                        <w:rPr>
                          <w:noProof/>
                        </w:rPr>
                      </w:pPr>
                      <w:bookmarkStart w:id="189" w:name="_Toc32332800"/>
                      <w:r>
                        <w:t xml:space="preserve">Figura </w:t>
                      </w:r>
                      <w:r w:rsidR="00C55D23">
                        <w:fldChar w:fldCharType="begin"/>
                      </w:r>
                      <w:r w:rsidR="00C55D23">
                        <w:instrText xml:space="preserve"> SEQ Ilustración \* ARABIC </w:instrText>
                      </w:r>
                      <w:r w:rsidR="00C55D23">
                        <w:fldChar w:fldCharType="separate"/>
                      </w:r>
                      <w:r w:rsidR="002C5B9B">
                        <w:rPr>
                          <w:noProof/>
                        </w:rPr>
                        <w:t>47</w:t>
                      </w:r>
                      <w:r w:rsidR="00C55D23">
                        <w:rPr>
                          <w:noProof/>
                        </w:rPr>
                        <w:fldChar w:fldCharType="end"/>
                      </w:r>
                      <w:r>
                        <w:t xml:space="preserve"> Despliegue</w:t>
                      </w:r>
                      <w:bookmarkEnd w:id="189"/>
                    </w:p>
                  </w:txbxContent>
                </v:textbox>
                <w10:wrap type="tight" anchorx="margin"/>
              </v:shape>
            </w:pict>
          </mc:Fallback>
        </mc:AlternateContent>
      </w:r>
      <w:r w:rsidR="003B19D9">
        <w:rPr>
          <w:noProof/>
        </w:rPr>
        <w:drawing>
          <wp:anchor distT="0" distB="0" distL="114300" distR="114300" simplePos="0" relativeHeight="251724800" behindDoc="1" locked="0" layoutInCell="1" allowOverlap="1" wp14:anchorId="5BA4FE18" wp14:editId="63B4CC90">
            <wp:simplePos x="0" y="0"/>
            <wp:positionH relativeFrom="margin">
              <wp:align>right</wp:align>
            </wp:positionH>
            <wp:positionV relativeFrom="paragraph">
              <wp:posOffset>3464836</wp:posOffset>
            </wp:positionV>
            <wp:extent cx="5400040" cy="2068830"/>
            <wp:effectExtent l="0" t="0" r="0" b="7620"/>
            <wp:wrapTight wrapText="bothSides">
              <wp:wrapPolygon edited="0">
                <wp:start x="0" y="0"/>
                <wp:lineTo x="0" y="21481"/>
                <wp:lineTo x="21488" y="21481"/>
                <wp:lineTo x="21488" y="0"/>
                <wp:lineTo x="0" y="0"/>
              </wp:wrapPolygon>
            </wp:wrapTight>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doOkHeroku.PNG"/>
                    <pic:cNvPicPr/>
                  </pic:nvPicPr>
                  <pic:blipFill>
                    <a:blip r:embed="rId151">
                      <a:extLst>
                        <a:ext uri="{28A0092B-C50C-407E-A947-70E740481C1C}">
                          <a14:useLocalDpi xmlns:a14="http://schemas.microsoft.com/office/drawing/2010/main" val="0"/>
                        </a:ext>
                      </a:extLst>
                    </a:blip>
                    <a:stretch>
                      <a:fillRect/>
                    </a:stretch>
                  </pic:blipFill>
                  <pic:spPr>
                    <a:xfrm>
                      <a:off x="0" y="0"/>
                      <a:ext cx="5400040" cy="2068830"/>
                    </a:xfrm>
                    <a:prstGeom prst="rect">
                      <a:avLst/>
                    </a:prstGeom>
                  </pic:spPr>
                </pic:pic>
              </a:graphicData>
            </a:graphic>
          </wp:anchor>
        </w:drawing>
      </w:r>
      <w:r w:rsidR="003B19D9">
        <w:rPr>
          <w:noProof/>
        </w:rPr>
        <w:drawing>
          <wp:anchor distT="0" distB="0" distL="114300" distR="114300" simplePos="0" relativeHeight="251723776" behindDoc="1" locked="0" layoutInCell="1" allowOverlap="1" wp14:anchorId="2A189518" wp14:editId="0C1C78F6">
            <wp:simplePos x="0" y="0"/>
            <wp:positionH relativeFrom="margin">
              <wp:align>right</wp:align>
            </wp:positionH>
            <wp:positionV relativeFrom="paragraph">
              <wp:posOffset>497</wp:posOffset>
            </wp:positionV>
            <wp:extent cx="5400040" cy="3157855"/>
            <wp:effectExtent l="0" t="0" r="0" b="4445"/>
            <wp:wrapTight wrapText="bothSides">
              <wp:wrapPolygon edited="0">
                <wp:start x="0" y="0"/>
                <wp:lineTo x="0" y="21500"/>
                <wp:lineTo x="21488" y="21500"/>
                <wp:lineTo x="21488" y="0"/>
                <wp:lineTo x="0" y="0"/>
              </wp:wrapPolygon>
            </wp:wrapTight>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spliegueheroku.PNG"/>
                    <pic:cNvPicPr/>
                  </pic:nvPicPr>
                  <pic:blipFill>
                    <a:blip r:embed="rId152">
                      <a:extLst>
                        <a:ext uri="{28A0092B-C50C-407E-A947-70E740481C1C}">
                          <a14:useLocalDpi xmlns:a14="http://schemas.microsoft.com/office/drawing/2010/main" val="0"/>
                        </a:ext>
                      </a:extLst>
                    </a:blip>
                    <a:stretch>
                      <a:fillRect/>
                    </a:stretch>
                  </pic:blipFill>
                  <pic:spPr>
                    <a:xfrm>
                      <a:off x="0" y="0"/>
                      <a:ext cx="5400040" cy="3157855"/>
                    </a:xfrm>
                    <a:prstGeom prst="rect">
                      <a:avLst/>
                    </a:prstGeom>
                  </pic:spPr>
                </pic:pic>
              </a:graphicData>
            </a:graphic>
          </wp:anchor>
        </w:drawing>
      </w:r>
      <w:r w:rsidR="003B19D9">
        <w:t>Cuando todo haya cargado aparecerá algo como lo siguiente:</w:t>
      </w:r>
    </w:p>
    <w:p w14:paraId="69610B3F" w14:textId="77777777" w:rsidR="003B19D9" w:rsidRDefault="003B19D9" w:rsidP="003B19D9">
      <w:pPr>
        <w:pStyle w:val="Ttulo3"/>
      </w:pPr>
      <w:bookmarkStart w:id="190" w:name="_Toc32403721"/>
      <w:r>
        <w:t>Internacionalización</w:t>
      </w:r>
      <w:bookmarkEnd w:id="190"/>
    </w:p>
    <w:p w14:paraId="4AF9594F" w14:textId="77777777" w:rsidR="003B19D9" w:rsidRDefault="009C7D3A" w:rsidP="003B19D9">
      <w:r>
        <w:t>Otro aspecto que tratar</w:t>
      </w:r>
      <w:r w:rsidR="003B19D9">
        <w:t xml:space="preserve"> en este manual es la internacionalización de la aplicación, se puede actualizar el catálogo de traducciones de una manera muy cómoda realizando dos comandos en caso de que se hayan añadido nuevas palabras para traducir. Los textos que se van a traducir en nuestra aplicación van a ser todos aquellos que estén en</w:t>
      </w:r>
      <w:r>
        <w:t xml:space="preserve"> </w:t>
      </w:r>
      <w:r w:rsidR="003B19D9">
        <w:t>la carpeta /src/templates/</w:t>
      </w:r>
      <w:r>
        <w:t>, en los archivos html que se encuentren de esta forma {{ _(‘texto a traducir’) }}. Si se han añadido nuevas traducciones debemos ejecutar los siguientes comandos:</w:t>
      </w:r>
    </w:p>
    <w:p w14:paraId="38F42669" w14:textId="7B42A040" w:rsidR="009C7D3A" w:rsidRDefault="009C7D3A" w:rsidP="009C7D3A">
      <w:r>
        <w:t>Cuando hayamos hecho esto podemos entrar en los catálogos de traducciones, por ejemplo en la traducción inglesa, podemos entrar en /src/translations/en/LC_MESSAGES/ y acceder al fichero “messages.po” abriéndolo con un editor como Poedit, de tal forma que nos aparecerán dos columnas, una con el texto encontrado con el formato mencionado anteriormente ({{ _(‘texto a traducir’) }}) y otra con la traducción que queramos hacer:</w:t>
      </w:r>
    </w:p>
    <w:p w14:paraId="0972524E" w14:textId="77777777" w:rsidR="009C7D3A" w:rsidRDefault="00365D1B" w:rsidP="009C7D3A">
      <w:r>
        <w:rPr>
          <w:noProof/>
        </w:rPr>
        <w:lastRenderedPageBreak/>
        <mc:AlternateContent>
          <mc:Choice Requires="wps">
            <w:drawing>
              <wp:anchor distT="0" distB="0" distL="114300" distR="114300" simplePos="0" relativeHeight="251739136" behindDoc="1" locked="0" layoutInCell="1" allowOverlap="1" wp14:anchorId="3B593488" wp14:editId="684123F7">
                <wp:simplePos x="0" y="0"/>
                <wp:positionH relativeFrom="column">
                  <wp:posOffset>0</wp:posOffset>
                </wp:positionH>
                <wp:positionV relativeFrom="paragraph">
                  <wp:posOffset>4532630</wp:posOffset>
                </wp:positionV>
                <wp:extent cx="5400040" cy="635"/>
                <wp:effectExtent l="0" t="0" r="0" b="0"/>
                <wp:wrapTight wrapText="bothSides">
                  <wp:wrapPolygon edited="0">
                    <wp:start x="0" y="0"/>
                    <wp:lineTo x="0" y="21600"/>
                    <wp:lineTo x="21600" y="21600"/>
                    <wp:lineTo x="21600" y="0"/>
                  </wp:wrapPolygon>
                </wp:wrapTight>
                <wp:docPr id="35" name="Cuadro de texto 3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6B6C397" w14:textId="61BD966D" w:rsidR="00E37DB1" w:rsidRPr="00BF5847" w:rsidRDefault="00E37DB1" w:rsidP="00365D1B">
                            <w:pPr>
                              <w:pStyle w:val="Descripcin"/>
                              <w:jc w:val="center"/>
                              <w:rPr>
                                <w:noProof/>
                              </w:rPr>
                            </w:pPr>
                            <w:bookmarkStart w:id="191" w:name="_Toc32332801"/>
                            <w:r>
                              <w:t xml:space="preserve">Figura </w:t>
                            </w:r>
                            <w:r w:rsidR="00C55D23">
                              <w:fldChar w:fldCharType="begin"/>
                            </w:r>
                            <w:r w:rsidR="00C55D23">
                              <w:instrText xml:space="preserve"> SEQ Ilustración \* ARABIC </w:instrText>
                            </w:r>
                            <w:r w:rsidR="00C55D23">
                              <w:fldChar w:fldCharType="separate"/>
                            </w:r>
                            <w:r w:rsidR="002C5B9B">
                              <w:rPr>
                                <w:noProof/>
                              </w:rPr>
                              <w:t>48</w:t>
                            </w:r>
                            <w:r w:rsidR="00C55D23">
                              <w:rPr>
                                <w:noProof/>
                              </w:rPr>
                              <w:fldChar w:fldCharType="end"/>
                            </w:r>
                            <w:r>
                              <w:t xml:space="preserve"> Traducciones poedit</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93488" id="Cuadro de texto 35" o:spid="_x0000_s1070" type="#_x0000_t202" style="position:absolute;left:0;text-align:left;margin-left:0;margin-top:356.9pt;width:425.2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" stroked="f">
                <v:textbox style="mso-fit-shape-to-text:t" inset="0,0,0,0">
                  <w:txbxContent>
                    <w:p w14:paraId="76B6C397" w14:textId="61BD966D" w:rsidR="00E37DB1" w:rsidRPr="00BF5847" w:rsidRDefault="00E37DB1" w:rsidP="00365D1B">
                      <w:pPr>
                        <w:pStyle w:val="Descripcin"/>
                        <w:jc w:val="center"/>
                        <w:rPr>
                          <w:noProof/>
                        </w:rPr>
                      </w:pPr>
                      <w:bookmarkStart w:id="192" w:name="_Toc32332801"/>
                      <w:r>
                        <w:t xml:space="preserve">Figura </w:t>
                      </w:r>
                      <w:r w:rsidR="00C55D23">
                        <w:fldChar w:fldCharType="begin"/>
                      </w:r>
                      <w:r w:rsidR="00C55D23">
                        <w:instrText xml:space="preserve"> SEQ Ilustración \* ARABIC </w:instrText>
                      </w:r>
                      <w:r w:rsidR="00C55D23">
                        <w:fldChar w:fldCharType="separate"/>
                      </w:r>
                      <w:r w:rsidR="002C5B9B">
                        <w:rPr>
                          <w:noProof/>
                        </w:rPr>
                        <w:t>48</w:t>
                      </w:r>
                      <w:r w:rsidR="00C55D23">
                        <w:rPr>
                          <w:noProof/>
                        </w:rPr>
                        <w:fldChar w:fldCharType="end"/>
                      </w:r>
                      <w:r>
                        <w:t xml:space="preserve"> Traducciones poedit</w:t>
                      </w:r>
                      <w:bookmarkEnd w:id="192"/>
                    </w:p>
                  </w:txbxContent>
                </v:textbox>
                <w10:wrap type="tight"/>
              </v:shape>
            </w:pict>
          </mc:Fallback>
        </mc:AlternateContent>
      </w:r>
      <w:r w:rsidR="009C7D3A">
        <w:rPr>
          <w:noProof/>
        </w:rPr>
        <w:drawing>
          <wp:anchor distT="0" distB="0" distL="114300" distR="114300" simplePos="0" relativeHeight="251725824" behindDoc="1" locked="0" layoutInCell="1" allowOverlap="1" wp14:anchorId="260D9D6A" wp14:editId="735CA773">
            <wp:simplePos x="0" y="0"/>
            <wp:positionH relativeFrom="margin">
              <wp:align>right</wp:align>
            </wp:positionH>
            <wp:positionV relativeFrom="paragraph">
              <wp:posOffset>83</wp:posOffset>
            </wp:positionV>
            <wp:extent cx="5400040" cy="4475480"/>
            <wp:effectExtent l="0" t="0" r="0" b="1270"/>
            <wp:wrapTight wrapText="bothSides">
              <wp:wrapPolygon edited="0">
                <wp:start x="0" y="0"/>
                <wp:lineTo x="0" y="21514"/>
                <wp:lineTo x="21488" y="21514"/>
                <wp:lineTo x="21488" y="0"/>
                <wp:lineTo x="0" y="0"/>
              </wp:wrapPolygon>
            </wp:wrapTight>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edit.PNG"/>
                    <pic:cNvPicPr/>
                  </pic:nvPicPr>
                  <pic:blipFill>
                    <a:blip r:embed="rId153">
                      <a:extLst>
                        <a:ext uri="{28A0092B-C50C-407E-A947-70E740481C1C}">
                          <a14:useLocalDpi xmlns:a14="http://schemas.microsoft.com/office/drawing/2010/main" val="0"/>
                        </a:ext>
                      </a:extLst>
                    </a:blip>
                    <a:stretch>
                      <a:fillRect/>
                    </a:stretch>
                  </pic:blipFill>
                  <pic:spPr>
                    <a:xfrm>
                      <a:off x="0" y="0"/>
                      <a:ext cx="5400040" cy="4475480"/>
                    </a:xfrm>
                    <a:prstGeom prst="rect">
                      <a:avLst/>
                    </a:prstGeom>
                  </pic:spPr>
                </pic:pic>
              </a:graphicData>
            </a:graphic>
          </wp:anchor>
        </w:drawing>
      </w:r>
      <w:r w:rsidR="009C7D3A">
        <w:t>Una vez establecidas las traducciones simplemente debemos guardar los cambios.</w:t>
      </w:r>
    </w:p>
    <w:p w14:paraId="01CC2ABE" w14:textId="77777777" w:rsidR="009C7D3A" w:rsidRDefault="009C7D3A" w:rsidP="009C7D3A">
      <w:r>
        <w:t>También se podría añadir nuevos idiomas para la aplicación web, bastaría con ejecutar un comando y cambiar un fichero que se encuentra dentro de la carpeta /src/. Pasos para añadir un nuevo idioma:</w:t>
      </w:r>
    </w:p>
    <w:p w14:paraId="10907B8A" w14:textId="77777777" w:rsidR="009C7D3A" w:rsidRDefault="009C7D3A" w:rsidP="0001124E">
      <w:pPr>
        <w:pStyle w:val="Prrafodelista"/>
        <w:numPr>
          <w:ilvl w:val="0"/>
          <w:numId w:val="17"/>
        </w:numPr>
      </w:pPr>
      <w:r>
        <w:t>Ejecutar el siguiente comando: “pybabel init -i messages.pot -d src/translations -l idioma</w:t>
      </w:r>
    </w:p>
    <w:p w14:paraId="11E01FAD" w14:textId="77777777" w:rsidR="009C7D3A" w:rsidRDefault="009E126D" w:rsidP="0001124E">
      <w:pPr>
        <w:pStyle w:val="Prrafodelista"/>
        <w:numPr>
          <w:ilvl w:val="0"/>
          <w:numId w:val="17"/>
        </w:numPr>
      </w:pPr>
      <w:r>
        <w:rPr>
          <w:noProof/>
        </w:rPr>
        <mc:AlternateContent>
          <mc:Choice Requires="wps">
            <w:drawing>
              <wp:anchor distT="0" distB="0" distL="114300" distR="114300" simplePos="0" relativeHeight="251742208" behindDoc="1" locked="0" layoutInCell="1" allowOverlap="1" wp14:anchorId="4490CC9B" wp14:editId="02062A75">
                <wp:simplePos x="0" y="0"/>
                <wp:positionH relativeFrom="column">
                  <wp:posOffset>0</wp:posOffset>
                </wp:positionH>
                <wp:positionV relativeFrom="paragraph">
                  <wp:posOffset>2445385</wp:posOffset>
                </wp:positionV>
                <wp:extent cx="5400040" cy="635"/>
                <wp:effectExtent l="0" t="0" r="0" b="0"/>
                <wp:wrapTight wrapText="bothSides">
                  <wp:wrapPolygon edited="0">
                    <wp:start x="0" y="0"/>
                    <wp:lineTo x="0" y="21600"/>
                    <wp:lineTo x="21600" y="21600"/>
                    <wp:lineTo x="21600" y="0"/>
                  </wp:wrapPolygon>
                </wp:wrapTight>
                <wp:docPr id="37" name="Cuadro de texto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B33C56" w14:textId="5B2CA6E6" w:rsidR="00E37DB1" w:rsidRPr="00534301" w:rsidRDefault="00E37DB1" w:rsidP="009E126D">
                            <w:pPr>
                              <w:pStyle w:val="Descripcin"/>
                              <w:jc w:val="center"/>
                              <w:rPr>
                                <w:noProof/>
                              </w:rPr>
                            </w:pPr>
                            <w:bookmarkStart w:id="193" w:name="_Toc32332802"/>
                            <w:r>
                              <w:t xml:space="preserve">Figura </w:t>
                            </w:r>
                            <w:r w:rsidR="00C55D23">
                              <w:fldChar w:fldCharType="begin"/>
                            </w:r>
                            <w:r w:rsidR="00C55D23">
                              <w:instrText xml:space="preserve"> SEQ Ilustración \* ARABIC </w:instrText>
                            </w:r>
                            <w:r w:rsidR="00C55D23">
                              <w:fldChar w:fldCharType="separate"/>
                            </w:r>
                            <w:r w:rsidR="002C5B9B">
                              <w:rPr>
                                <w:noProof/>
                              </w:rPr>
                              <w:t>49</w:t>
                            </w:r>
                            <w:r w:rsidR="00C55D23">
                              <w:rPr>
                                <w:noProof/>
                              </w:rPr>
                              <w:fldChar w:fldCharType="end"/>
                            </w:r>
                            <w:r>
                              <w:t xml:space="preserve"> Añadir idioma</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0CC9B" id="Cuadro de texto 37" o:spid="_x0000_s1071" type="#_x0000_t202" style="position:absolute;left:0;text-align:left;margin-left:0;margin-top:192.55pt;width:425.2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" stroked="f">
                <v:textbox style="mso-fit-shape-to-text:t" inset="0,0,0,0">
                  <w:txbxContent>
                    <w:p w14:paraId="5FB33C56" w14:textId="5B2CA6E6" w:rsidR="00E37DB1" w:rsidRPr="00534301" w:rsidRDefault="00E37DB1" w:rsidP="009E126D">
                      <w:pPr>
                        <w:pStyle w:val="Descripcin"/>
                        <w:jc w:val="center"/>
                        <w:rPr>
                          <w:noProof/>
                        </w:rPr>
                      </w:pPr>
                      <w:bookmarkStart w:id="194" w:name="_Toc32332802"/>
                      <w:r>
                        <w:t xml:space="preserve">Figura </w:t>
                      </w:r>
                      <w:r w:rsidR="00C55D23">
                        <w:fldChar w:fldCharType="begin"/>
                      </w:r>
                      <w:r w:rsidR="00C55D23">
                        <w:instrText xml:space="preserve"> SEQ Ilustración \* ARABIC </w:instrText>
                      </w:r>
                      <w:r w:rsidR="00C55D23">
                        <w:fldChar w:fldCharType="separate"/>
                      </w:r>
                      <w:r w:rsidR="002C5B9B">
                        <w:rPr>
                          <w:noProof/>
                        </w:rPr>
                        <w:t>49</w:t>
                      </w:r>
                      <w:r w:rsidR="00C55D23">
                        <w:rPr>
                          <w:noProof/>
                        </w:rPr>
                        <w:fldChar w:fldCharType="end"/>
                      </w:r>
                      <w:r>
                        <w:t xml:space="preserve"> Añadir idioma</w:t>
                      </w:r>
                      <w:bookmarkEnd w:id="194"/>
                    </w:p>
                  </w:txbxContent>
                </v:textbox>
                <w10:wrap type="tight"/>
              </v:shape>
            </w:pict>
          </mc:Fallback>
        </mc:AlternateContent>
      </w:r>
      <w:r w:rsidR="009C7D3A">
        <w:rPr>
          <w:noProof/>
        </w:rPr>
        <w:drawing>
          <wp:anchor distT="0" distB="0" distL="114300" distR="114300" simplePos="0" relativeHeight="251726848" behindDoc="1" locked="0" layoutInCell="1" allowOverlap="1" wp14:anchorId="41977D4E" wp14:editId="6BAEF905">
            <wp:simplePos x="0" y="0"/>
            <wp:positionH relativeFrom="margin">
              <wp:align>right</wp:align>
            </wp:positionH>
            <wp:positionV relativeFrom="paragraph">
              <wp:posOffset>417443</wp:posOffset>
            </wp:positionV>
            <wp:extent cx="5400040" cy="1971040"/>
            <wp:effectExtent l="0" t="0" r="0" b="0"/>
            <wp:wrapTight wrapText="bothSides">
              <wp:wrapPolygon edited="0">
                <wp:start x="0" y="0"/>
                <wp:lineTo x="0" y="21294"/>
                <wp:lineTo x="21488" y="21294"/>
                <wp:lineTo x="2148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duccionnueva.PNG"/>
                    <pic:cNvPicPr/>
                  </pic:nvPicPr>
                  <pic:blipFill>
                    <a:blip r:embed="rId154">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anchor>
        </w:drawing>
      </w:r>
      <w:r w:rsidR="009C7D3A">
        <w:t>Modificar el fichero “Config.py” que se encuentra dentro de la carpeta /src/ de tal manera que figure el nuevo idioma que se ha añadido.</w:t>
      </w:r>
    </w:p>
    <w:p w14:paraId="5E2BDF5A" w14:textId="77777777" w:rsidR="00365D1B" w:rsidRDefault="00365D1B" w:rsidP="00365D1B">
      <w:pPr>
        <w:pStyle w:val="Ttulo3"/>
      </w:pPr>
      <w:bookmarkStart w:id="195" w:name="_Toc32403722"/>
      <w:r>
        <w:lastRenderedPageBreak/>
        <w:t>Wiki</w:t>
      </w:r>
      <w:bookmarkEnd w:id="195"/>
    </w:p>
    <w:p w14:paraId="54245FAD" w14:textId="77777777" w:rsidR="00365D1B" w:rsidRDefault="00365D1B" w:rsidP="00365D1B">
      <w:r>
        <w:t>Finalmente, aunque ya se ha comentado anteriormente que hay una MediaWiki desplegada en un repositorio, se ha elegido Wikidot como plataforma para albergar la wiki.</w:t>
      </w:r>
    </w:p>
    <w:p w14:paraId="127763D7" w14:textId="77777777" w:rsidR="00365D1B" w:rsidRDefault="00365D1B" w:rsidP="00365D1B">
      <w:r>
        <w:t xml:space="preserve">Para crear dicha wiki simplemente debemos crearnos una cuenta gratuita en </w:t>
      </w:r>
      <w:hyperlink r:id="rId155" w:history="1">
        <w:r w:rsidRPr="00365D1B">
          <w:rPr>
            <w:rStyle w:val="Hipervnculo"/>
          </w:rPr>
          <w:t>Wikidot</w:t>
        </w:r>
      </w:hyperlink>
      <w:r>
        <w:t xml:space="preserve"> y crear el sitio que deseemos. Por cada cuenta gratuita tendremos cinco sitios disponibles para crear, simplemente cuando lo vayamos a crear tendremos que rellenar los siguientes campos:</w:t>
      </w:r>
    </w:p>
    <w:p w14:paraId="093DE97A" w14:textId="77777777" w:rsidR="00365D1B" w:rsidRDefault="00365D1B" w:rsidP="0001124E">
      <w:pPr>
        <w:pStyle w:val="Prrafodelista"/>
        <w:numPr>
          <w:ilvl w:val="0"/>
          <w:numId w:val="18"/>
        </w:numPr>
      </w:pPr>
      <w:r>
        <w:t>Título.</w:t>
      </w:r>
    </w:p>
    <w:p w14:paraId="2732B3E8" w14:textId="77777777" w:rsidR="00365D1B" w:rsidRDefault="00365D1B" w:rsidP="0001124E">
      <w:pPr>
        <w:pStyle w:val="Prrafodelista"/>
        <w:numPr>
          <w:ilvl w:val="0"/>
          <w:numId w:val="18"/>
        </w:numPr>
      </w:pPr>
      <w:r>
        <w:t>Posibles tags de la wiki.</w:t>
      </w:r>
    </w:p>
    <w:p w14:paraId="5F2C82CD" w14:textId="77777777" w:rsidR="00365D1B" w:rsidRDefault="00365D1B" w:rsidP="0001124E">
      <w:pPr>
        <w:pStyle w:val="Prrafodelista"/>
        <w:numPr>
          <w:ilvl w:val="0"/>
          <w:numId w:val="18"/>
        </w:numPr>
      </w:pPr>
      <w:r>
        <w:t>Dirección web.</w:t>
      </w:r>
    </w:p>
    <w:p w14:paraId="49A2E32A" w14:textId="77777777" w:rsidR="00365D1B" w:rsidRDefault="00365D1B" w:rsidP="0001124E">
      <w:pPr>
        <w:pStyle w:val="Prrafodelista"/>
        <w:numPr>
          <w:ilvl w:val="0"/>
          <w:numId w:val="18"/>
        </w:numPr>
      </w:pPr>
      <w:r>
        <w:t>Idioma.</w:t>
      </w:r>
    </w:p>
    <w:p w14:paraId="08F1A34B" w14:textId="77777777" w:rsidR="00365D1B" w:rsidRDefault="00365D1B" w:rsidP="0001124E">
      <w:pPr>
        <w:pStyle w:val="Prrafodelista"/>
        <w:numPr>
          <w:ilvl w:val="0"/>
          <w:numId w:val="18"/>
        </w:numPr>
      </w:pPr>
      <w:r>
        <w:t>La plantilla que queramos.</w:t>
      </w:r>
    </w:p>
    <w:p w14:paraId="39123057" w14:textId="77777777" w:rsidR="00365D1B" w:rsidRDefault="00365D1B" w:rsidP="0001124E">
      <w:pPr>
        <w:pStyle w:val="Prrafodelista"/>
        <w:numPr>
          <w:ilvl w:val="0"/>
          <w:numId w:val="18"/>
        </w:numPr>
      </w:pPr>
      <w:r>
        <w:t>Acceso a las modificaciones por parte de usuarios que queramos dar.</w:t>
      </w:r>
    </w:p>
    <w:p w14:paraId="09D54703" w14:textId="77777777" w:rsidR="00365D1B" w:rsidRDefault="00365D1B" w:rsidP="0001124E">
      <w:pPr>
        <w:pStyle w:val="Prrafodelista"/>
        <w:numPr>
          <w:ilvl w:val="0"/>
          <w:numId w:val="18"/>
        </w:numPr>
      </w:pPr>
      <w:r>
        <w:t>Aceptar los términos.</w:t>
      </w:r>
    </w:p>
    <w:p w14:paraId="5611E38E" w14:textId="77777777" w:rsidR="00365D1B" w:rsidRDefault="00365D1B" w:rsidP="00365D1B">
      <w:r>
        <w:t xml:space="preserve">Una vez rellenados estos campos podremos acceder a la wiki y modificarla a nuestro gusto. Para acceder a la wiki de la aplicación, se deberá pulsar en el siguiente enlace: </w:t>
      </w:r>
      <w:hyperlink r:id="rId156" w:history="1">
        <w:r w:rsidRPr="006F2CBF">
          <w:rPr>
            <w:rStyle w:val="Hipervnculo"/>
          </w:rPr>
          <w:t>https://wikinetextractor.wikidot.com</w:t>
        </w:r>
      </w:hyperlink>
      <w:r>
        <w:t>.</w:t>
      </w:r>
    </w:p>
    <w:p w14:paraId="07539189" w14:textId="77777777" w:rsidR="009C7D3A" w:rsidRDefault="006C4317" w:rsidP="0001124E">
      <w:pPr>
        <w:pStyle w:val="Ttulo2"/>
        <w:numPr>
          <w:ilvl w:val="0"/>
          <w:numId w:val="10"/>
        </w:numPr>
      </w:pPr>
      <w:bookmarkStart w:id="196" w:name="_Toc32403723"/>
      <w:r>
        <w:t>Realización de pruebas</w:t>
      </w:r>
      <w:bookmarkEnd w:id="196"/>
    </w:p>
    <w:p w14:paraId="2C02EB2B" w14:textId="736E33F7" w:rsidR="006C4317" w:rsidRDefault="006C4317" w:rsidP="001F5C5A">
      <w:r>
        <w:t>En la carpeta /tst/ existe una clase en la cual existen una serie de tests que el desarrollador podrá ejecutar para comprobar el correcto funcionamiento de algunas de las funcionalidades que posee la aplicación. Sobre todo, en esta clase se encuentras las funcionalidades correspondientes a la modificación del personaje.</w:t>
      </w:r>
      <w:r w:rsidR="001F5C5A">
        <w:t xml:space="preserve"> Para ejecutar estas pruebas, hay que comentar en el </w:t>
      </w:r>
      <w:r w:rsidR="001F5C5A">
        <w:rPr>
          <w:i/>
          <w:iCs/>
        </w:rPr>
        <w:t xml:space="preserve">main </w:t>
      </w:r>
      <w:r w:rsidR="001F5C5A">
        <w:t>la última línea, y quitar como comentario las dos líneas anteriores.</w:t>
      </w:r>
    </w:p>
    <w:p w14:paraId="0704A585" w14:textId="54E61F3D" w:rsidR="006C4317" w:rsidRDefault="006C4317" w:rsidP="006C4317">
      <w:r>
        <w:t xml:space="preserve">Otras pruebas que se han realizado en la aplicación con el fin de comprobar su correcto funcionamiento han sido a través del modo </w:t>
      </w:r>
      <w:r w:rsidRPr="006B1D24">
        <w:rPr>
          <w:i/>
          <w:iCs/>
        </w:rPr>
        <w:t>debug</w:t>
      </w:r>
      <w:r>
        <w:t>, que permite realizar cambios sobre la aplicación sin la necesidad de reiniciar la misma, de tal forma que podemos ir realizando cambios y actualizando la página visualizando los nuevos cambios.</w:t>
      </w:r>
    </w:p>
    <w:p w14:paraId="584E8B13" w14:textId="77777777" w:rsidR="006C4317" w:rsidRDefault="006C4317" w:rsidP="0001124E">
      <w:pPr>
        <w:pStyle w:val="Ttulo2"/>
        <w:numPr>
          <w:ilvl w:val="0"/>
          <w:numId w:val="10"/>
        </w:numPr>
      </w:pPr>
      <w:bookmarkStart w:id="197" w:name="_Toc32403724"/>
      <w:r>
        <w:t>Algunos comentarios adicionales</w:t>
      </w:r>
      <w:bookmarkEnd w:id="197"/>
    </w:p>
    <w:p w14:paraId="583A34BD" w14:textId="071D10B4" w:rsidR="006C4317" w:rsidRDefault="006C4317" w:rsidP="006C4317">
      <w:r>
        <w:t xml:space="preserve">En este apartado se van a tratar algunos temas adicionales a tener en cuenta a la hora de utilizar y modificar la aplicación. Hay algunas funcionalidades de esta que se han obtenido mediante el </w:t>
      </w:r>
      <w:r w:rsidR="00F6343B" w:rsidRPr="006B1D24">
        <w:rPr>
          <w:i/>
          <w:iCs/>
        </w:rPr>
        <w:t>scraping</w:t>
      </w:r>
      <w:r w:rsidR="00F6343B">
        <w:t xml:space="preserve"> </w:t>
      </w:r>
      <w:r>
        <w:t>de una web, es decir, la recogida de información de esta página mediante la lectura de su código.</w:t>
      </w:r>
    </w:p>
    <w:p w14:paraId="4C061286" w14:textId="77777777" w:rsidR="00E37FF1" w:rsidRDefault="006C4317" w:rsidP="006C4317">
      <w:r>
        <w:t>Se deberá tener en cuenta esto debido a los posibles cambios que puedan surgir en dichas páginas y que puedan impedir el correcto funcionamiento de la aplicación, debido a que un cambio en el código de la página o de su estructura, podría impedir la realización de alguna de estas funcionalidades, por tanto, se debe tener en cuenta a la hora de tener que adaptar el código a dichos cambios o incluso proceder a la búsqueda de una nueva web con un patrón más legible.</w:t>
      </w:r>
    </w:p>
    <w:p w14:paraId="20016CAF" w14:textId="77777777" w:rsidR="00E37FF1" w:rsidRDefault="00E37FF1" w:rsidP="00E37FF1">
      <w:r>
        <w:br w:type="page"/>
      </w:r>
    </w:p>
    <w:p w14:paraId="71B32C6B" w14:textId="77777777" w:rsidR="006C4317" w:rsidRDefault="00E37FF1" w:rsidP="00E37FF1">
      <w:pPr>
        <w:pStyle w:val="Ttulo1"/>
      </w:pPr>
      <w:bookmarkStart w:id="198" w:name="_Toc32403725"/>
      <w:r>
        <w:lastRenderedPageBreak/>
        <w:t>Apéndice E. Documentación de usuario</w:t>
      </w:r>
      <w:bookmarkEnd w:id="198"/>
    </w:p>
    <w:p w14:paraId="01BC0394" w14:textId="77777777" w:rsidR="00E37FF1" w:rsidRDefault="00E37FF1" w:rsidP="0001124E">
      <w:pPr>
        <w:pStyle w:val="Ttulo2"/>
        <w:numPr>
          <w:ilvl w:val="0"/>
          <w:numId w:val="19"/>
        </w:numPr>
      </w:pPr>
      <w:bookmarkStart w:id="199" w:name="_Toc32403726"/>
      <w:r>
        <w:t>Introducción</w:t>
      </w:r>
      <w:bookmarkEnd w:id="199"/>
    </w:p>
    <w:p w14:paraId="24E1FE3D" w14:textId="77777777" w:rsidR="00E37FF1" w:rsidRDefault="00E37FF1" w:rsidP="00E37FF1">
      <w:r>
        <w:t>En este apartado se van a tratar temas relativos a la ejecución de la aplicación por parte del usuario, de tal forma que se detallaran los requisitos que hacen falta al usuario para poder utilizar la aplicación y también se detallarán los procesos de instalación y una guía de usuario con todas las pantallas que posee la aplicación, de tal forma que facilite el entendimiento al usuario.</w:t>
      </w:r>
    </w:p>
    <w:p w14:paraId="0CE329DB" w14:textId="77777777" w:rsidR="00E37FF1" w:rsidRDefault="00E37FF1" w:rsidP="0001124E">
      <w:pPr>
        <w:pStyle w:val="Ttulo2"/>
        <w:numPr>
          <w:ilvl w:val="0"/>
          <w:numId w:val="19"/>
        </w:numPr>
      </w:pPr>
      <w:bookmarkStart w:id="200" w:name="_Toc32403727"/>
      <w:r>
        <w:t>Requisitos de usuario</w:t>
      </w:r>
      <w:bookmarkEnd w:id="200"/>
    </w:p>
    <w:p w14:paraId="01C969D0" w14:textId="77777777" w:rsidR="00E37FF1" w:rsidRDefault="00E37FF1" w:rsidP="00E37FF1">
      <w:r>
        <w:t xml:space="preserve">La aplicación va a ser accesible por parte del usuario de dos formas, remota o local. Para acceder de forma remota a la aplicación el usuario tendrá que introducir en su navegador el siguiente enlace </w:t>
      </w:r>
      <w:hyperlink r:id="rId157" w:history="1">
        <w:r w:rsidRPr="00916041">
          <w:rPr>
            <w:rStyle w:val="Hipervnculo"/>
          </w:rPr>
          <w:t>https://netextractor.herokuapp.com</w:t>
        </w:r>
      </w:hyperlink>
      <w:r>
        <w:t xml:space="preserve">, si por el contrario desea acceder de forma local, se deberá acceder a </w:t>
      </w:r>
      <w:hyperlink r:id="rId158" w:history="1">
        <w:r w:rsidRPr="00916041">
          <w:rPr>
            <w:rStyle w:val="Hipervnculo"/>
          </w:rPr>
          <w:t>http://127.0.0.1:5000/</w:t>
        </w:r>
      </w:hyperlink>
      <w:r>
        <w:t>, acceder de forma local permite al usuario poseer la aplicación sin límites, ya que la versión gratuita de Heroku posee ciertas restricciones.</w:t>
      </w:r>
    </w:p>
    <w:p w14:paraId="26ED0D55" w14:textId="77777777" w:rsidR="00E37FF1" w:rsidRDefault="00E37FF1" w:rsidP="00E37FF1">
      <w:r>
        <w:t>Al tratarse de una aplicación web, el usuario simplemente necesita un navegador web para poder acceder a la página. Por tanto, los únicos requisitos para poder utilizar la aplicación van a ser poseer las siguientes versiones de navegador:</w:t>
      </w:r>
    </w:p>
    <w:p w14:paraId="6F253545" w14:textId="77777777" w:rsidR="00E37FF1" w:rsidRDefault="00E37FF1" w:rsidP="0001124E">
      <w:pPr>
        <w:pStyle w:val="Prrafodelista"/>
        <w:numPr>
          <w:ilvl w:val="0"/>
          <w:numId w:val="20"/>
        </w:numPr>
      </w:pPr>
      <w:r>
        <w:t>Safari 9 o superior.</w:t>
      </w:r>
    </w:p>
    <w:p w14:paraId="01797C2D" w14:textId="77777777" w:rsidR="00E37FF1" w:rsidRDefault="00E37FF1" w:rsidP="0001124E">
      <w:pPr>
        <w:pStyle w:val="Prrafodelista"/>
        <w:numPr>
          <w:ilvl w:val="0"/>
          <w:numId w:val="20"/>
        </w:numPr>
      </w:pPr>
      <w:r>
        <w:t>Opera 28 o superior.</w:t>
      </w:r>
    </w:p>
    <w:p w14:paraId="2C9D713D" w14:textId="77777777" w:rsidR="00E37FF1" w:rsidRDefault="00E37FF1" w:rsidP="0001124E">
      <w:pPr>
        <w:pStyle w:val="Prrafodelista"/>
        <w:numPr>
          <w:ilvl w:val="0"/>
          <w:numId w:val="20"/>
        </w:numPr>
      </w:pPr>
      <w:r>
        <w:t>Google Chrome 41 o superior.</w:t>
      </w:r>
    </w:p>
    <w:p w14:paraId="2F0DEF0E" w14:textId="77777777" w:rsidR="00E37FF1" w:rsidRDefault="00E37FF1" w:rsidP="0001124E">
      <w:pPr>
        <w:pStyle w:val="Prrafodelista"/>
        <w:numPr>
          <w:ilvl w:val="0"/>
          <w:numId w:val="20"/>
        </w:numPr>
      </w:pPr>
      <w:r>
        <w:t>Mozilla Firefox 40 o superior.</w:t>
      </w:r>
    </w:p>
    <w:p w14:paraId="4498AC69" w14:textId="77777777" w:rsidR="00E37FF1" w:rsidRDefault="00E37FF1" w:rsidP="0001124E">
      <w:pPr>
        <w:pStyle w:val="Prrafodelista"/>
        <w:numPr>
          <w:ilvl w:val="0"/>
          <w:numId w:val="20"/>
        </w:numPr>
      </w:pPr>
      <w:r>
        <w:t>Microsoft Edge 12 o superior.</w:t>
      </w:r>
    </w:p>
    <w:p w14:paraId="301B22CE" w14:textId="77777777" w:rsidR="00E37FF1" w:rsidRDefault="00E37FF1" w:rsidP="0001124E">
      <w:pPr>
        <w:pStyle w:val="Ttulo2"/>
        <w:numPr>
          <w:ilvl w:val="0"/>
          <w:numId w:val="19"/>
        </w:numPr>
      </w:pPr>
      <w:bookmarkStart w:id="201" w:name="_Toc32403728"/>
      <w:r>
        <w:t>Instalación</w:t>
      </w:r>
      <w:bookmarkEnd w:id="201"/>
    </w:p>
    <w:p w14:paraId="1C131526" w14:textId="77777777" w:rsidR="00E37FF1" w:rsidRDefault="00E37FF1" w:rsidP="00E37FF1">
      <w:r>
        <w:t xml:space="preserve">En cuanto a la instalación de la aplicación, no es necesario que el usuario instale nada </w:t>
      </w:r>
      <w:r w:rsidR="007A69CC">
        <w:t>acerca de NetExtractor, simplemente alguno de los navegadores citados en el apartado anterior.</w:t>
      </w:r>
    </w:p>
    <w:p w14:paraId="231F2441" w14:textId="77777777" w:rsidR="007A69CC" w:rsidRDefault="007A69CC" w:rsidP="00E37FF1">
      <w:r>
        <w:t>Para su uso en local sí que es necesario instalar ciertos requisitos que quedan detallados en la sección de “</w:t>
      </w:r>
      <w:hyperlink w:anchor="_Manual_de_programador" w:history="1">
        <w:r w:rsidRPr="007A69CC">
          <w:rPr>
            <w:rStyle w:val="Hipervnculo"/>
          </w:rPr>
          <w:t>Manual del programador</w:t>
        </w:r>
      </w:hyperlink>
      <w:r>
        <w:t>” dentro de este documento.</w:t>
      </w:r>
    </w:p>
    <w:p w14:paraId="7CBE9618" w14:textId="77777777" w:rsidR="007A69CC" w:rsidRDefault="007A69CC" w:rsidP="0001124E">
      <w:pPr>
        <w:pStyle w:val="Ttulo2"/>
        <w:numPr>
          <w:ilvl w:val="0"/>
          <w:numId w:val="19"/>
        </w:numPr>
      </w:pPr>
      <w:bookmarkStart w:id="202" w:name="_Toc32403729"/>
      <w:r>
        <w:t>Manual de usuario</w:t>
      </w:r>
      <w:bookmarkEnd w:id="202"/>
    </w:p>
    <w:p w14:paraId="369117AC" w14:textId="77777777" w:rsidR="009E126D" w:rsidRDefault="009E126D" w:rsidP="009E126D">
      <w:r>
        <w:t>En este apartado se van a describir cada una de las pantallas que va a visitar el usuario a lo largo de la aplicación, con la finalidad de que facilite su aprendizaje y entienda todos los conceptos que se tratan en cada una de las pantallas.</w:t>
      </w:r>
    </w:p>
    <w:p w14:paraId="7745EC2F" w14:textId="77777777" w:rsidR="009E126D" w:rsidRDefault="009E126D" w:rsidP="009E126D">
      <w:r>
        <w:t xml:space="preserve">Para acceder a la aplicación debemos entrar, como mencionamos anteriormente, al enlace de </w:t>
      </w:r>
      <w:hyperlink r:id="rId159" w:history="1">
        <w:r w:rsidRPr="00916041">
          <w:rPr>
            <w:rStyle w:val="Hipervnculo"/>
          </w:rPr>
          <w:t>http://netextractor.herokuapp.com</w:t>
        </w:r>
      </w:hyperlink>
      <w:r>
        <w:t xml:space="preserve"> o bien si estamos en local a </w:t>
      </w:r>
      <w:hyperlink r:id="rId160" w:history="1">
        <w:r w:rsidRPr="00916041">
          <w:rPr>
            <w:rStyle w:val="Hipervnculo"/>
          </w:rPr>
          <w:t>http://127.0.0.1:5000/</w:t>
        </w:r>
      </w:hyperlink>
      <w:r>
        <w:t>.</w:t>
      </w:r>
    </w:p>
    <w:p w14:paraId="5082CAF3" w14:textId="77777777" w:rsidR="009E126D" w:rsidRDefault="009E126D" w:rsidP="009E126D">
      <w:pPr>
        <w:pStyle w:val="Ttulo3"/>
      </w:pPr>
      <w:bookmarkStart w:id="203" w:name="_Toc32403730"/>
      <w:r>
        <w:t>Alertas antes de usar la aplicación</w:t>
      </w:r>
      <w:bookmarkEnd w:id="203"/>
    </w:p>
    <w:p w14:paraId="44B09A21" w14:textId="77777777" w:rsidR="009E126D" w:rsidRDefault="009E126D" w:rsidP="009E126D">
      <w:r>
        <w:t>Se recomienda a los usuarios que no empleen los botones del navegador para avanzar retroceder y actualizar la página, puede causar problemas con las sesiones de usuario.</w:t>
      </w:r>
    </w:p>
    <w:p w14:paraId="4615B343" w14:textId="77777777" w:rsidR="009E126D" w:rsidRDefault="009E126D" w:rsidP="009E126D">
      <w:r>
        <w:t xml:space="preserve">Se recomienda que los guiones estén introducidos con el formato general de escenas que tienen la mayor parte de guiones de la página </w:t>
      </w:r>
      <w:hyperlink r:id="rId161" w:history="1">
        <w:r>
          <w:rPr>
            <w:rStyle w:val="Hipervnculo"/>
          </w:rPr>
          <w:t>https://www.imsdb.com/</w:t>
        </w:r>
      </w:hyperlink>
      <w:r>
        <w:t xml:space="preserve"> es decir, separación de escenas por ‘INT’ y ‘EXT’. En caso contrario, puede que los diccionarios no se creen de forma correcta o incluso que no se lleguen a crear.</w:t>
      </w:r>
    </w:p>
    <w:p w14:paraId="498AF1EC" w14:textId="77777777" w:rsidR="0099364D" w:rsidRDefault="0099364D" w:rsidP="009E126D"/>
    <w:p w14:paraId="726FC9BE" w14:textId="77777777" w:rsidR="009E126D" w:rsidRDefault="009E126D" w:rsidP="009E126D">
      <w:r>
        <w:rPr>
          <w:noProof/>
        </w:rPr>
        <w:lastRenderedPageBreak/>
        <mc:AlternateContent>
          <mc:Choice Requires="wps">
            <w:drawing>
              <wp:anchor distT="0" distB="0" distL="114300" distR="114300" simplePos="0" relativeHeight="251744256" behindDoc="1" locked="0" layoutInCell="1" allowOverlap="1" wp14:anchorId="275A7D33" wp14:editId="5581DF93">
                <wp:simplePos x="0" y="0"/>
                <wp:positionH relativeFrom="margin">
                  <wp:align>center</wp:align>
                </wp:positionH>
                <wp:positionV relativeFrom="paragraph">
                  <wp:posOffset>347345</wp:posOffset>
                </wp:positionV>
                <wp:extent cx="1901190" cy="635"/>
                <wp:effectExtent l="0" t="0" r="3810" b="8255"/>
                <wp:wrapTight wrapText="bothSides">
                  <wp:wrapPolygon edited="0">
                    <wp:start x="0" y="0"/>
                    <wp:lineTo x="0" y="20698"/>
                    <wp:lineTo x="21427" y="20698"/>
                    <wp:lineTo x="21427"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1901190" cy="635"/>
                        </a:xfrm>
                        <a:prstGeom prst="rect">
                          <a:avLst/>
                        </a:prstGeom>
                        <a:solidFill>
                          <a:prstClr val="white"/>
                        </a:solidFill>
                        <a:ln>
                          <a:noFill/>
                        </a:ln>
                      </wps:spPr>
                      <wps:txbx>
                        <w:txbxContent>
                          <w:p w14:paraId="00E257C7" w14:textId="0C36FC85" w:rsidR="00E37DB1" w:rsidRPr="00F96BF9" w:rsidRDefault="00E37DB1" w:rsidP="009E126D">
                            <w:pPr>
                              <w:pStyle w:val="Descripcin"/>
                              <w:jc w:val="center"/>
                              <w:rPr>
                                <w:noProof/>
                              </w:rPr>
                            </w:pPr>
                            <w:bookmarkStart w:id="204" w:name="_Toc32332803"/>
                            <w:r>
                              <w:t xml:space="preserve">Figura </w:t>
                            </w:r>
                            <w:r w:rsidR="00C55D23">
                              <w:fldChar w:fldCharType="begin"/>
                            </w:r>
                            <w:r w:rsidR="00C55D23">
                              <w:instrText xml:space="preserve"> SEQ Ilustración \* ARABIC </w:instrText>
                            </w:r>
                            <w:r w:rsidR="00C55D23">
                              <w:fldChar w:fldCharType="separate"/>
                            </w:r>
                            <w:r w:rsidR="002C5B9B">
                              <w:rPr>
                                <w:noProof/>
                              </w:rPr>
                              <w:t>50</w:t>
                            </w:r>
                            <w:r w:rsidR="00C55D23">
                              <w:rPr>
                                <w:noProof/>
                              </w:rPr>
                              <w:fldChar w:fldCharType="end"/>
                            </w:r>
                            <w:r>
                              <w:t xml:space="preserve"> Ejemplo escena</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A7D33" id="Cuadro de texto 38" o:spid="_x0000_s1072" type="#_x0000_t202" style="position:absolute;left:0;text-align:left;margin-left:0;margin-top:27.35pt;width:149.7pt;height:.05pt;z-index:-251572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" stroked="f">
                <v:textbox style="mso-fit-shape-to-text:t" inset="0,0,0,0">
                  <w:txbxContent>
                    <w:p w14:paraId="00E257C7" w14:textId="0C36FC85" w:rsidR="00E37DB1" w:rsidRPr="00F96BF9" w:rsidRDefault="00E37DB1" w:rsidP="009E126D">
                      <w:pPr>
                        <w:pStyle w:val="Descripcin"/>
                        <w:jc w:val="center"/>
                        <w:rPr>
                          <w:noProof/>
                        </w:rPr>
                      </w:pPr>
                      <w:bookmarkStart w:id="205" w:name="_Toc32332803"/>
                      <w:r>
                        <w:t xml:space="preserve">Figura </w:t>
                      </w:r>
                      <w:r w:rsidR="00C55D23">
                        <w:fldChar w:fldCharType="begin"/>
                      </w:r>
                      <w:r w:rsidR="00C55D23">
                        <w:instrText xml:space="preserve"> SEQ Ilustración \* ARABIC </w:instrText>
                      </w:r>
                      <w:r w:rsidR="00C55D23">
                        <w:fldChar w:fldCharType="separate"/>
                      </w:r>
                      <w:r w:rsidR="002C5B9B">
                        <w:rPr>
                          <w:noProof/>
                        </w:rPr>
                        <w:t>50</w:t>
                      </w:r>
                      <w:r w:rsidR="00C55D23">
                        <w:rPr>
                          <w:noProof/>
                        </w:rPr>
                        <w:fldChar w:fldCharType="end"/>
                      </w:r>
                      <w:r>
                        <w:t xml:space="preserve"> Ejemplo escena</w:t>
                      </w:r>
                      <w:bookmarkEnd w:id="205"/>
                    </w:p>
                  </w:txbxContent>
                </v:textbox>
                <w10:wrap type="tight" anchorx="margin"/>
              </v:shape>
            </w:pict>
          </mc:Fallback>
        </mc:AlternateContent>
      </w:r>
      <w:r>
        <w:rPr>
          <w:noProof/>
        </w:rPr>
        <w:drawing>
          <wp:anchor distT="0" distB="0" distL="114300" distR="114300" simplePos="0" relativeHeight="251740160" behindDoc="1" locked="0" layoutInCell="1" allowOverlap="1" wp14:anchorId="726AE044" wp14:editId="092A970E">
            <wp:simplePos x="0" y="0"/>
            <wp:positionH relativeFrom="margin">
              <wp:align>center</wp:align>
            </wp:positionH>
            <wp:positionV relativeFrom="paragraph">
              <wp:posOffset>580</wp:posOffset>
            </wp:positionV>
            <wp:extent cx="3086531" cy="323895"/>
            <wp:effectExtent l="0" t="0" r="0" b="0"/>
            <wp:wrapTight wrapText="bothSides">
              <wp:wrapPolygon edited="0">
                <wp:start x="0" y="0"/>
                <wp:lineTo x="0" y="20329"/>
                <wp:lineTo x="21467" y="20329"/>
                <wp:lineTo x="21467"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jemploescena.PNG"/>
                    <pic:cNvPicPr/>
                  </pic:nvPicPr>
                  <pic:blipFill>
                    <a:blip r:embed="rId162">
                      <a:extLst>
                        <a:ext uri="{28A0092B-C50C-407E-A947-70E740481C1C}">
                          <a14:useLocalDpi xmlns:a14="http://schemas.microsoft.com/office/drawing/2010/main" val="0"/>
                        </a:ext>
                      </a:extLst>
                    </a:blip>
                    <a:stretch>
                      <a:fillRect/>
                    </a:stretch>
                  </pic:blipFill>
                  <pic:spPr>
                    <a:xfrm>
                      <a:off x="0" y="0"/>
                      <a:ext cx="3086531" cy="323895"/>
                    </a:xfrm>
                    <a:prstGeom prst="rect">
                      <a:avLst/>
                    </a:prstGeom>
                  </pic:spPr>
                </pic:pic>
              </a:graphicData>
            </a:graphic>
          </wp:anchor>
        </w:drawing>
      </w:r>
    </w:p>
    <w:p w14:paraId="459B6427" w14:textId="77777777" w:rsidR="0099364D" w:rsidRDefault="0099364D" w:rsidP="0099364D"/>
    <w:p w14:paraId="755DF5D2" w14:textId="77777777" w:rsidR="0099364D" w:rsidRPr="0099364D" w:rsidRDefault="0099364D" w:rsidP="0099364D"/>
    <w:p w14:paraId="30AC6856" w14:textId="77777777" w:rsidR="0099364D" w:rsidRDefault="0099364D" w:rsidP="0099364D">
      <w:pPr>
        <w:pStyle w:val="Ttulo3"/>
      </w:pPr>
      <w:bookmarkStart w:id="206" w:name="_Toc32403731"/>
      <w:r>
        <w:t>Barra de navegación</w:t>
      </w:r>
      <w:bookmarkEnd w:id="206"/>
    </w:p>
    <w:p w14:paraId="612B6636" w14:textId="77777777" w:rsidR="0099364D" w:rsidRDefault="0099364D" w:rsidP="0099364D">
      <w:r>
        <w:t>En cada una de las pantallas de la aplicación, se va a disponer de una barra de navegación, la cual nos va a permitir acceder a diversas opciones. Las opciones a las que podemos acceder son las siguientes:</w:t>
      </w:r>
    </w:p>
    <w:p w14:paraId="58FCFD95" w14:textId="77777777" w:rsidR="0099364D" w:rsidRDefault="0099364D" w:rsidP="0001124E">
      <w:pPr>
        <w:pStyle w:val="Prrafodelista"/>
        <w:numPr>
          <w:ilvl w:val="0"/>
          <w:numId w:val="21"/>
        </w:numPr>
      </w:pPr>
      <w:r>
        <w:t>Home: Con este botón podremos volver al inicio.</w:t>
      </w:r>
    </w:p>
    <w:p w14:paraId="7C992068" w14:textId="77777777" w:rsidR="0099364D" w:rsidRDefault="0099364D" w:rsidP="0001124E">
      <w:pPr>
        <w:pStyle w:val="Prrafodelista"/>
        <w:numPr>
          <w:ilvl w:val="0"/>
          <w:numId w:val="21"/>
        </w:numPr>
      </w:pPr>
      <w:r>
        <w:t>Repositorio: Permite el acceso al repositorio de la aplicación, esto se abrirá en una nueva pestaña.</w:t>
      </w:r>
    </w:p>
    <w:p w14:paraId="197D2979" w14:textId="77777777" w:rsidR="0099364D" w:rsidRDefault="0099364D" w:rsidP="0001124E">
      <w:pPr>
        <w:pStyle w:val="Prrafodelista"/>
        <w:numPr>
          <w:ilvl w:val="0"/>
          <w:numId w:val="21"/>
        </w:numPr>
      </w:pPr>
      <w:r>
        <w:t>Acerca de: Permite acceder a la información acerca de la aplicación en una nueva pestaña.</w:t>
      </w:r>
    </w:p>
    <w:p w14:paraId="71ACCBD0" w14:textId="77777777" w:rsidR="0099364D" w:rsidRDefault="0099364D" w:rsidP="0001124E">
      <w:pPr>
        <w:pStyle w:val="Prrafodelista"/>
        <w:numPr>
          <w:ilvl w:val="0"/>
          <w:numId w:val="21"/>
        </w:numPr>
      </w:pPr>
      <w:r>
        <w:t>Wiki: Permite acceder a la wiki de la aplicación alojada en Wikidot. Para ello, se abrirá una nueva pestaña.</w:t>
      </w:r>
    </w:p>
    <w:p w14:paraId="0D13E7FF" w14:textId="77777777" w:rsidR="0099364D" w:rsidRDefault="0016669C" w:rsidP="0001124E">
      <w:pPr>
        <w:pStyle w:val="Prrafodelista"/>
        <w:numPr>
          <w:ilvl w:val="0"/>
          <w:numId w:val="21"/>
        </w:numPr>
      </w:pPr>
      <w:r>
        <w:rPr>
          <w:noProof/>
        </w:rPr>
        <mc:AlternateContent>
          <mc:Choice Requires="wps">
            <w:drawing>
              <wp:anchor distT="0" distB="0" distL="114300" distR="114300" simplePos="0" relativeHeight="251769856" behindDoc="1" locked="0" layoutInCell="1" allowOverlap="1" wp14:anchorId="41F19B6C" wp14:editId="6CE465EF">
                <wp:simplePos x="0" y="0"/>
                <wp:positionH relativeFrom="column">
                  <wp:posOffset>-757555</wp:posOffset>
                </wp:positionH>
                <wp:positionV relativeFrom="paragraph">
                  <wp:posOffset>1096010</wp:posOffset>
                </wp:positionV>
                <wp:extent cx="6915150" cy="635"/>
                <wp:effectExtent l="0" t="0" r="0" b="0"/>
                <wp:wrapTight wrapText="bothSides">
                  <wp:wrapPolygon edited="0">
                    <wp:start x="0" y="0"/>
                    <wp:lineTo x="0" y="21600"/>
                    <wp:lineTo x="21600" y="21600"/>
                    <wp:lineTo x="21600" y="0"/>
                  </wp:wrapPolygon>
                </wp:wrapTight>
                <wp:docPr id="65" name="Cuadro de texto 65"/>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wps:spPr>
                      <wps:txbx>
                        <w:txbxContent>
                          <w:p w14:paraId="7F9F27FA" w14:textId="6A5AE93A" w:rsidR="00E37DB1" w:rsidRPr="00071CA4" w:rsidRDefault="00E37DB1" w:rsidP="0016669C">
                            <w:pPr>
                              <w:pStyle w:val="Descripcin"/>
                              <w:jc w:val="center"/>
                              <w:rPr>
                                <w:noProof/>
                              </w:rPr>
                            </w:pPr>
                            <w:bookmarkStart w:id="207" w:name="_Toc32332804"/>
                            <w:r>
                              <w:t xml:space="preserve">Figura </w:t>
                            </w:r>
                            <w:r w:rsidR="00C55D23">
                              <w:fldChar w:fldCharType="begin"/>
                            </w:r>
                            <w:r w:rsidR="00C55D23">
                              <w:instrText xml:space="preserve"> SEQ Ilustración \* ARABIC </w:instrText>
                            </w:r>
                            <w:r w:rsidR="00C55D23">
                              <w:fldChar w:fldCharType="separate"/>
                            </w:r>
                            <w:r w:rsidR="002C5B9B">
                              <w:rPr>
                                <w:noProof/>
                              </w:rPr>
                              <w:t>51</w:t>
                            </w:r>
                            <w:r w:rsidR="00C55D23">
                              <w:rPr>
                                <w:noProof/>
                              </w:rPr>
                              <w:fldChar w:fldCharType="end"/>
                            </w:r>
                            <w:r>
                              <w:t xml:space="preserve"> Barra de navegación</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19B6C" id="Cuadro de texto 65" o:spid="_x0000_s1073" type="#_x0000_t202" style="position:absolute;left:0;text-align:left;margin-left:-59.65pt;margin-top:86.3pt;width:544.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" stroked="f">
                <v:textbox style="mso-fit-shape-to-text:t" inset="0,0,0,0">
                  <w:txbxContent>
                    <w:p w14:paraId="7F9F27FA" w14:textId="6A5AE93A" w:rsidR="00E37DB1" w:rsidRPr="00071CA4" w:rsidRDefault="00E37DB1" w:rsidP="0016669C">
                      <w:pPr>
                        <w:pStyle w:val="Descripcin"/>
                        <w:jc w:val="center"/>
                        <w:rPr>
                          <w:noProof/>
                        </w:rPr>
                      </w:pPr>
                      <w:bookmarkStart w:id="208" w:name="_Toc32332804"/>
                      <w:r>
                        <w:t xml:space="preserve">Figura </w:t>
                      </w:r>
                      <w:r w:rsidR="00C55D23">
                        <w:fldChar w:fldCharType="begin"/>
                      </w:r>
                      <w:r w:rsidR="00C55D23">
                        <w:instrText xml:space="preserve"> SEQ Ilustración \* ARABIC </w:instrText>
                      </w:r>
                      <w:r w:rsidR="00C55D23">
                        <w:fldChar w:fldCharType="separate"/>
                      </w:r>
                      <w:r w:rsidR="002C5B9B">
                        <w:rPr>
                          <w:noProof/>
                        </w:rPr>
                        <w:t>51</w:t>
                      </w:r>
                      <w:r w:rsidR="00C55D23">
                        <w:rPr>
                          <w:noProof/>
                        </w:rPr>
                        <w:fldChar w:fldCharType="end"/>
                      </w:r>
                      <w:r>
                        <w:t xml:space="preserve"> Barra de navegación</w:t>
                      </w:r>
                      <w:bookmarkEnd w:id="208"/>
                    </w:p>
                  </w:txbxContent>
                </v:textbox>
                <w10:wrap type="tight"/>
              </v:shape>
            </w:pict>
          </mc:Fallback>
        </mc:AlternateContent>
      </w:r>
      <w:r w:rsidR="0099364D">
        <w:rPr>
          <w:noProof/>
        </w:rPr>
        <w:drawing>
          <wp:anchor distT="0" distB="0" distL="114300" distR="114300" simplePos="0" relativeHeight="251745280" behindDoc="1" locked="0" layoutInCell="1" allowOverlap="1" wp14:anchorId="11276AA7" wp14:editId="303340A4">
            <wp:simplePos x="0" y="0"/>
            <wp:positionH relativeFrom="margin">
              <wp:align>center</wp:align>
            </wp:positionH>
            <wp:positionV relativeFrom="paragraph">
              <wp:posOffset>467304</wp:posOffset>
            </wp:positionV>
            <wp:extent cx="6915150" cy="572135"/>
            <wp:effectExtent l="0" t="0" r="0" b="0"/>
            <wp:wrapTight wrapText="bothSides">
              <wp:wrapPolygon edited="0">
                <wp:start x="0" y="0"/>
                <wp:lineTo x="0" y="20857"/>
                <wp:lineTo x="21540" y="20857"/>
                <wp:lineTo x="2154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vegacionbarra.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6915150" cy="572135"/>
                    </a:xfrm>
                    <a:prstGeom prst="rect">
                      <a:avLst/>
                    </a:prstGeom>
                  </pic:spPr>
                </pic:pic>
              </a:graphicData>
            </a:graphic>
            <wp14:sizeRelH relativeFrom="margin">
              <wp14:pctWidth>0</wp14:pctWidth>
            </wp14:sizeRelH>
            <wp14:sizeRelV relativeFrom="margin">
              <wp14:pctHeight>0</wp14:pctHeight>
            </wp14:sizeRelV>
          </wp:anchor>
        </w:drawing>
      </w:r>
      <w:r w:rsidR="0099364D">
        <w:t>Idiomas: Habrá dos banderas situadas en la parte derecha de la barra, si se pulsa sobre una bandera, cambiará el idioma al que se corresponda.</w:t>
      </w:r>
    </w:p>
    <w:p w14:paraId="4FB7D7CF" w14:textId="77777777" w:rsidR="0016669C" w:rsidRDefault="0016669C" w:rsidP="0099364D">
      <w:pPr>
        <w:pStyle w:val="Ttulo3"/>
      </w:pPr>
      <w:bookmarkStart w:id="209" w:name="_Toc32403732"/>
      <w:r>
        <w:t>Botones de navegación de la aplicación</w:t>
      </w:r>
      <w:bookmarkEnd w:id="209"/>
    </w:p>
    <w:p w14:paraId="5ADF068D" w14:textId="77777777" w:rsidR="0016669C" w:rsidRDefault="0016669C" w:rsidP="0016669C">
      <w:r>
        <w:t>A lo largo de la aplicación vamos a tener una barra en la parte inferior de cada pantalla en la que vamos a tener un máximo de dos botones un mínimo de un botón. Cuando hay dos botones va a significar que tendremos un botón de retroceso y otro de avance en la parte izquierda y derecha respectivamente, la excepción es en la visualización del informe en la cual el botón derecho sirve para acceder al menú de navegación.</w:t>
      </w:r>
    </w:p>
    <w:p w14:paraId="390B2DB5" w14:textId="77777777" w:rsidR="0016669C" w:rsidRDefault="0016669C" w:rsidP="0016669C">
      <w:r>
        <w:rPr>
          <w:noProof/>
        </w:rPr>
        <mc:AlternateContent>
          <mc:Choice Requires="wps">
            <w:drawing>
              <wp:anchor distT="0" distB="0" distL="114300" distR="114300" simplePos="0" relativeHeight="251771904" behindDoc="1" locked="0" layoutInCell="1" allowOverlap="1" wp14:anchorId="3943A15B" wp14:editId="7291E85D">
                <wp:simplePos x="0" y="0"/>
                <wp:positionH relativeFrom="column">
                  <wp:posOffset>0</wp:posOffset>
                </wp:positionH>
                <wp:positionV relativeFrom="paragraph">
                  <wp:posOffset>1042035</wp:posOffset>
                </wp:positionV>
                <wp:extent cx="5400040" cy="635"/>
                <wp:effectExtent l="0" t="0" r="0" b="0"/>
                <wp:wrapTight wrapText="bothSides">
                  <wp:wrapPolygon edited="0">
                    <wp:start x="0" y="0"/>
                    <wp:lineTo x="0" y="21600"/>
                    <wp:lineTo x="21600" y="21600"/>
                    <wp:lineTo x="21600" y="0"/>
                  </wp:wrapPolygon>
                </wp:wrapTight>
                <wp:docPr id="66" name="Cuadro de texto 6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492CDA1" w14:textId="1BF1B19B" w:rsidR="00E37DB1" w:rsidRPr="002A27E3" w:rsidRDefault="00E37DB1" w:rsidP="0016669C">
                            <w:pPr>
                              <w:pStyle w:val="Descripcin"/>
                              <w:jc w:val="center"/>
                              <w:rPr>
                                <w:noProof/>
                              </w:rPr>
                            </w:pPr>
                            <w:bookmarkStart w:id="210" w:name="_Toc32332805"/>
                            <w:r>
                              <w:t xml:space="preserve">Figura </w:t>
                            </w:r>
                            <w:r w:rsidR="00C55D23">
                              <w:fldChar w:fldCharType="begin"/>
                            </w:r>
                            <w:r w:rsidR="00C55D23">
                              <w:instrText xml:space="preserve"> SEQ Ilustración \* ARABIC </w:instrText>
                            </w:r>
                            <w:r w:rsidR="00C55D23">
                              <w:fldChar w:fldCharType="separate"/>
                            </w:r>
                            <w:r w:rsidR="002C5B9B">
                              <w:rPr>
                                <w:noProof/>
                              </w:rPr>
                              <w:t>52</w:t>
                            </w:r>
                            <w:r w:rsidR="00C55D23">
                              <w:rPr>
                                <w:noProof/>
                              </w:rPr>
                              <w:fldChar w:fldCharType="end"/>
                            </w:r>
                            <w:r>
                              <w:t xml:space="preserve"> Botones de navegación</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3A15B" id="Cuadro de texto 66" o:spid="_x0000_s1074" type="#_x0000_t202" style="position:absolute;left:0;text-align:left;margin-left:0;margin-top:82.05pt;width:425.2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" stroked="f">
                <v:textbox style="mso-fit-shape-to-text:t" inset="0,0,0,0">
                  <w:txbxContent>
                    <w:p w14:paraId="4492CDA1" w14:textId="1BF1B19B" w:rsidR="00E37DB1" w:rsidRPr="002A27E3" w:rsidRDefault="00E37DB1" w:rsidP="0016669C">
                      <w:pPr>
                        <w:pStyle w:val="Descripcin"/>
                        <w:jc w:val="center"/>
                        <w:rPr>
                          <w:noProof/>
                        </w:rPr>
                      </w:pPr>
                      <w:bookmarkStart w:id="211" w:name="_Toc32332805"/>
                      <w:r>
                        <w:t xml:space="preserve">Figura </w:t>
                      </w:r>
                      <w:r w:rsidR="00C55D23">
                        <w:fldChar w:fldCharType="begin"/>
                      </w:r>
                      <w:r w:rsidR="00C55D23">
                        <w:instrText xml:space="preserve"> SEQ Ilustración \* ARABIC </w:instrText>
                      </w:r>
                      <w:r w:rsidR="00C55D23">
                        <w:fldChar w:fldCharType="separate"/>
                      </w:r>
                      <w:r w:rsidR="002C5B9B">
                        <w:rPr>
                          <w:noProof/>
                        </w:rPr>
                        <w:t>52</w:t>
                      </w:r>
                      <w:r w:rsidR="00C55D23">
                        <w:rPr>
                          <w:noProof/>
                        </w:rPr>
                        <w:fldChar w:fldCharType="end"/>
                      </w:r>
                      <w:r>
                        <w:t xml:space="preserve"> Botones de navegación</w:t>
                      </w:r>
                      <w:bookmarkEnd w:id="211"/>
                    </w:p>
                  </w:txbxContent>
                </v:textbox>
                <w10:wrap type="tight"/>
              </v:shape>
            </w:pict>
          </mc:Fallback>
        </mc:AlternateContent>
      </w:r>
      <w:r>
        <w:rPr>
          <w:noProof/>
        </w:rPr>
        <w:drawing>
          <wp:anchor distT="0" distB="0" distL="114300" distR="114300" simplePos="0" relativeHeight="251767808" behindDoc="1" locked="0" layoutInCell="1" allowOverlap="1" wp14:anchorId="628C1C7D" wp14:editId="342DC60C">
            <wp:simplePos x="0" y="0"/>
            <wp:positionH relativeFrom="margin">
              <wp:align>right</wp:align>
            </wp:positionH>
            <wp:positionV relativeFrom="paragraph">
              <wp:posOffset>650931</wp:posOffset>
            </wp:positionV>
            <wp:extent cx="5400040" cy="334010"/>
            <wp:effectExtent l="0" t="0" r="0" b="8890"/>
            <wp:wrapTight wrapText="bothSides">
              <wp:wrapPolygon edited="0">
                <wp:start x="0" y="0"/>
                <wp:lineTo x="0" y="20943"/>
                <wp:lineTo x="21488" y="20943"/>
                <wp:lineTo x="21488"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otones avance retroceso.PNG"/>
                    <pic:cNvPicPr/>
                  </pic:nvPicPr>
                  <pic:blipFill>
                    <a:blip r:embed="rId164">
                      <a:extLst>
                        <a:ext uri="{28A0092B-C50C-407E-A947-70E740481C1C}">
                          <a14:useLocalDpi xmlns:a14="http://schemas.microsoft.com/office/drawing/2010/main" val="0"/>
                        </a:ext>
                      </a:extLst>
                    </a:blip>
                    <a:stretch>
                      <a:fillRect/>
                    </a:stretch>
                  </pic:blipFill>
                  <pic:spPr>
                    <a:xfrm>
                      <a:off x="0" y="0"/>
                      <a:ext cx="5400040" cy="334010"/>
                    </a:xfrm>
                    <a:prstGeom prst="rect">
                      <a:avLst/>
                    </a:prstGeom>
                  </pic:spPr>
                </pic:pic>
              </a:graphicData>
            </a:graphic>
          </wp:anchor>
        </w:drawing>
      </w:r>
      <w:r>
        <w:t>Cuando tenemos simplemente un botón va a ser porque dicho botón nos va a servir para retroceder por la página, hay una excepción y es la página principal en la cual solo hay un botón de avance.</w:t>
      </w:r>
    </w:p>
    <w:p w14:paraId="7CE55476" w14:textId="77777777" w:rsidR="0016669C" w:rsidRPr="0016669C" w:rsidRDefault="0016669C" w:rsidP="0016669C"/>
    <w:p w14:paraId="04E63FA9" w14:textId="77777777" w:rsidR="0099364D" w:rsidRDefault="0099364D" w:rsidP="0099364D">
      <w:pPr>
        <w:pStyle w:val="Ttulo3"/>
      </w:pPr>
      <w:bookmarkStart w:id="212" w:name="_Toc32403733"/>
      <w:r>
        <w:t>Página principal</w:t>
      </w:r>
      <w:bookmarkEnd w:id="212"/>
    </w:p>
    <w:p w14:paraId="1024F590" w14:textId="77777777" w:rsidR="0099364D" w:rsidRDefault="0099364D" w:rsidP="0099364D">
      <w:r>
        <w:t>Esta será la página principal de la aplicación, donde nos aparecerá una serie de párrafos explicando por encima en lo que consiste la aplicación y cómo se extraen algunos datos.</w:t>
      </w:r>
    </w:p>
    <w:p w14:paraId="74ED4D81" w14:textId="77777777" w:rsidR="0099364D" w:rsidRDefault="0016669C" w:rsidP="0099364D">
      <w:r>
        <w:rPr>
          <w:noProof/>
        </w:rPr>
        <w:lastRenderedPageBreak/>
        <mc:AlternateContent>
          <mc:Choice Requires="wps">
            <w:drawing>
              <wp:anchor distT="0" distB="0" distL="114300" distR="114300" simplePos="0" relativeHeight="251773952" behindDoc="1" locked="0" layoutInCell="1" allowOverlap="1" wp14:anchorId="5B137DA5" wp14:editId="15C80121">
                <wp:simplePos x="0" y="0"/>
                <wp:positionH relativeFrom="column">
                  <wp:posOffset>0</wp:posOffset>
                </wp:positionH>
                <wp:positionV relativeFrom="paragraph">
                  <wp:posOffset>3117215</wp:posOffset>
                </wp:positionV>
                <wp:extent cx="5400040" cy="635"/>
                <wp:effectExtent l="0" t="0" r="0" b="0"/>
                <wp:wrapTight wrapText="bothSides">
                  <wp:wrapPolygon edited="0">
                    <wp:start x="0" y="0"/>
                    <wp:lineTo x="0" y="21600"/>
                    <wp:lineTo x="21600" y="21600"/>
                    <wp:lineTo x="21600" y="0"/>
                  </wp:wrapPolygon>
                </wp:wrapTight>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0938B70" w14:textId="65B30ED5" w:rsidR="00E37DB1" w:rsidRPr="00EB2A88" w:rsidRDefault="00E37DB1" w:rsidP="0016669C">
                            <w:pPr>
                              <w:pStyle w:val="Descripcin"/>
                              <w:jc w:val="center"/>
                              <w:rPr>
                                <w:noProof/>
                              </w:rPr>
                            </w:pPr>
                            <w:bookmarkStart w:id="213" w:name="_Toc32332806"/>
                            <w:r>
                              <w:t xml:space="preserve">Figura </w:t>
                            </w:r>
                            <w:r w:rsidR="00C55D23">
                              <w:fldChar w:fldCharType="begin"/>
                            </w:r>
                            <w:r w:rsidR="00C55D23">
                              <w:instrText xml:space="preserve"> SEQ Ilustración \* ARABIC </w:instrText>
                            </w:r>
                            <w:r w:rsidR="00C55D23">
                              <w:fldChar w:fldCharType="separate"/>
                            </w:r>
                            <w:r w:rsidR="002C5B9B">
                              <w:rPr>
                                <w:noProof/>
                              </w:rPr>
                              <w:t>53</w:t>
                            </w:r>
                            <w:r w:rsidR="00C55D23">
                              <w:rPr>
                                <w:noProof/>
                              </w:rPr>
                              <w:fldChar w:fldCharType="end"/>
                            </w:r>
                            <w:r>
                              <w:t xml:space="preserve"> Página principal de NetExtractor</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37DA5" id="Cuadro de texto 67" o:spid="_x0000_s1075" type="#_x0000_t202" style="position:absolute;left:0;text-align:left;margin-left:0;margin-top:245.45pt;width:425.2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" stroked="f">
                <v:textbox style="mso-fit-shape-to-text:t" inset="0,0,0,0">
                  <w:txbxContent>
                    <w:p w14:paraId="20938B70" w14:textId="65B30ED5" w:rsidR="00E37DB1" w:rsidRPr="00EB2A88" w:rsidRDefault="00E37DB1" w:rsidP="0016669C">
                      <w:pPr>
                        <w:pStyle w:val="Descripcin"/>
                        <w:jc w:val="center"/>
                        <w:rPr>
                          <w:noProof/>
                        </w:rPr>
                      </w:pPr>
                      <w:bookmarkStart w:id="214" w:name="_Toc32332806"/>
                      <w:r>
                        <w:t xml:space="preserve">Figura </w:t>
                      </w:r>
                      <w:r w:rsidR="00C55D23">
                        <w:fldChar w:fldCharType="begin"/>
                      </w:r>
                      <w:r w:rsidR="00C55D23">
                        <w:instrText xml:space="preserve"> SEQ Ilustración \* ARABIC </w:instrText>
                      </w:r>
                      <w:r w:rsidR="00C55D23">
                        <w:fldChar w:fldCharType="separate"/>
                      </w:r>
                      <w:r w:rsidR="002C5B9B">
                        <w:rPr>
                          <w:noProof/>
                        </w:rPr>
                        <w:t>53</w:t>
                      </w:r>
                      <w:r w:rsidR="00C55D23">
                        <w:rPr>
                          <w:noProof/>
                        </w:rPr>
                        <w:fldChar w:fldCharType="end"/>
                      </w:r>
                      <w:r>
                        <w:t xml:space="preserve"> Página principal de NetExtractor</w:t>
                      </w:r>
                      <w:bookmarkEnd w:id="214"/>
                    </w:p>
                  </w:txbxContent>
                </v:textbox>
                <w10:wrap type="tight"/>
              </v:shape>
            </w:pict>
          </mc:Fallback>
        </mc:AlternateContent>
      </w:r>
      <w:r w:rsidR="0099364D">
        <w:rPr>
          <w:noProof/>
        </w:rPr>
        <w:drawing>
          <wp:anchor distT="0" distB="0" distL="114300" distR="114300" simplePos="0" relativeHeight="251746304" behindDoc="1" locked="0" layoutInCell="1" allowOverlap="1" wp14:anchorId="34E00ED4" wp14:editId="12A5AB91">
            <wp:simplePos x="0" y="0"/>
            <wp:positionH relativeFrom="margin">
              <wp:align>right</wp:align>
            </wp:positionH>
            <wp:positionV relativeFrom="paragraph">
              <wp:posOffset>430640</wp:posOffset>
            </wp:positionV>
            <wp:extent cx="5400040" cy="2629535"/>
            <wp:effectExtent l="0" t="0" r="0" b="0"/>
            <wp:wrapTight wrapText="bothSides">
              <wp:wrapPolygon edited="0">
                <wp:start x="0" y="0"/>
                <wp:lineTo x="0" y="21438"/>
                <wp:lineTo x="21488" y="21438"/>
                <wp:lineTo x="21488" y="0"/>
                <wp:lineTo x="0" y="0"/>
              </wp:wrapPolygon>
            </wp:wrapTight>
            <wp:docPr id="41" name="Imagen 4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ginaprinc.P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5400040" cy="2629535"/>
                    </a:xfrm>
                    <a:prstGeom prst="rect">
                      <a:avLst/>
                    </a:prstGeom>
                  </pic:spPr>
                </pic:pic>
              </a:graphicData>
            </a:graphic>
          </wp:anchor>
        </w:drawing>
      </w:r>
      <w:r w:rsidR="0099364D">
        <w:t>Para pasar a la siguiente página, nos dará la opción de pulsar un botón de “Empezar” el cual nos llevará a la siguiente pantalla.</w:t>
      </w:r>
    </w:p>
    <w:p w14:paraId="4EC356E8" w14:textId="77777777" w:rsidR="0099364D" w:rsidRDefault="0099364D" w:rsidP="0099364D">
      <w:pPr>
        <w:pStyle w:val="Ttulo3"/>
      </w:pPr>
      <w:bookmarkStart w:id="215" w:name="_Toc32403734"/>
      <w:r>
        <w:t>Menú de selección</w:t>
      </w:r>
      <w:bookmarkEnd w:id="215"/>
    </w:p>
    <w:p w14:paraId="36E9E4AA" w14:textId="072A086C" w:rsidR="0099364D" w:rsidRDefault="00B300DC" w:rsidP="0099364D">
      <w:r>
        <w:rPr>
          <w:noProof/>
        </w:rPr>
        <w:drawing>
          <wp:anchor distT="0" distB="0" distL="114300" distR="114300" simplePos="0" relativeHeight="251747328" behindDoc="1" locked="0" layoutInCell="1" allowOverlap="1" wp14:anchorId="643F02CF" wp14:editId="71B99E4D">
            <wp:simplePos x="0" y="0"/>
            <wp:positionH relativeFrom="margin">
              <wp:align>right</wp:align>
            </wp:positionH>
            <wp:positionV relativeFrom="paragraph">
              <wp:posOffset>419045</wp:posOffset>
            </wp:positionV>
            <wp:extent cx="5400040" cy="2601595"/>
            <wp:effectExtent l="0" t="0" r="0" b="8255"/>
            <wp:wrapTight wrapText="bothSides">
              <wp:wrapPolygon edited="0">
                <wp:start x="0" y="0"/>
                <wp:lineTo x="0" y="21510"/>
                <wp:lineTo x="21488" y="21510"/>
                <wp:lineTo x="21488"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leccion.PN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00040" cy="2602121"/>
                    </a:xfrm>
                    <a:prstGeom prst="rect">
                      <a:avLst/>
                    </a:prstGeom>
                  </pic:spPr>
                </pic:pic>
              </a:graphicData>
            </a:graphic>
          </wp:anchor>
        </w:drawing>
      </w:r>
      <w:r w:rsidR="0099364D">
        <w:t xml:space="preserve">La siguiente pantalla una vez hemos pulsado el botón de empezar va a ser la de selección, de tal forma que podemos seleccionar entre tres opciones, introducir un ePub en la aplicación, introducir un guion o usar la prueba de la aplicación, la cual generará un diccionario automático </w:t>
      </w:r>
      <w:r w:rsidR="0016669C">
        <w:rPr>
          <w:noProof/>
        </w:rPr>
        <mc:AlternateContent>
          <mc:Choice Requires="wps">
            <w:drawing>
              <wp:anchor distT="0" distB="0" distL="114300" distR="114300" simplePos="0" relativeHeight="251776000" behindDoc="1" locked="0" layoutInCell="1" allowOverlap="1" wp14:anchorId="78B39744" wp14:editId="7291CFE1">
                <wp:simplePos x="0" y="0"/>
                <wp:positionH relativeFrom="column">
                  <wp:posOffset>0</wp:posOffset>
                </wp:positionH>
                <wp:positionV relativeFrom="paragraph">
                  <wp:posOffset>3080385</wp:posOffset>
                </wp:positionV>
                <wp:extent cx="5400040" cy="635"/>
                <wp:effectExtent l="0" t="0" r="0" b="0"/>
                <wp:wrapTight wrapText="bothSides">
                  <wp:wrapPolygon edited="0">
                    <wp:start x="0" y="0"/>
                    <wp:lineTo x="0" y="21600"/>
                    <wp:lineTo x="21600" y="21600"/>
                    <wp:lineTo x="21600" y="0"/>
                  </wp:wrapPolygon>
                </wp:wrapTight>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AD3220" w14:textId="3C6050BF" w:rsidR="00E37DB1" w:rsidRPr="00311460" w:rsidRDefault="00E37DB1" w:rsidP="0016669C">
                            <w:pPr>
                              <w:pStyle w:val="Descripcin"/>
                              <w:jc w:val="center"/>
                            </w:pPr>
                            <w:bookmarkStart w:id="216" w:name="_Toc32332807"/>
                            <w:r>
                              <w:t xml:space="preserve">Figura </w:t>
                            </w:r>
                            <w:r w:rsidR="00C55D23">
                              <w:fldChar w:fldCharType="begin"/>
                            </w:r>
                            <w:r w:rsidR="00C55D23">
                              <w:instrText xml:space="preserve"> SEQ Ilustración \* ARABIC </w:instrText>
                            </w:r>
                            <w:r w:rsidR="00C55D23">
                              <w:fldChar w:fldCharType="separate"/>
                            </w:r>
                            <w:r w:rsidR="002C5B9B">
                              <w:rPr>
                                <w:noProof/>
                              </w:rPr>
                              <w:t>54</w:t>
                            </w:r>
                            <w:r w:rsidR="00C55D23">
                              <w:rPr>
                                <w:noProof/>
                              </w:rPr>
                              <w:fldChar w:fldCharType="end"/>
                            </w:r>
                            <w:r>
                              <w:t xml:space="preserve"> Selección de opciones NetExtractor</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39744" id="Cuadro de texto 68" o:spid="_x0000_s1076" type="#_x0000_t202" style="position:absolute;left:0;text-align:left;margin-left:0;margin-top:242.55pt;width:425.2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" stroked="f">
                <v:textbox style="mso-fit-shape-to-text:t" inset="0,0,0,0">
                  <w:txbxContent>
                    <w:p w14:paraId="10AD3220" w14:textId="3C6050BF" w:rsidR="00E37DB1" w:rsidRPr="00311460" w:rsidRDefault="00E37DB1" w:rsidP="0016669C">
                      <w:pPr>
                        <w:pStyle w:val="Descripcin"/>
                        <w:jc w:val="center"/>
                      </w:pPr>
                      <w:bookmarkStart w:id="217" w:name="_Toc32332807"/>
                      <w:r>
                        <w:t xml:space="preserve">Figura </w:t>
                      </w:r>
                      <w:r w:rsidR="00C55D23">
                        <w:fldChar w:fldCharType="begin"/>
                      </w:r>
                      <w:r w:rsidR="00C55D23">
                        <w:instrText xml:space="preserve"> SEQ Ilustración \* ARABIC </w:instrText>
                      </w:r>
                      <w:r w:rsidR="00C55D23">
                        <w:fldChar w:fldCharType="separate"/>
                      </w:r>
                      <w:r w:rsidR="002C5B9B">
                        <w:rPr>
                          <w:noProof/>
                        </w:rPr>
                        <w:t>54</w:t>
                      </w:r>
                      <w:r w:rsidR="00C55D23">
                        <w:rPr>
                          <w:noProof/>
                        </w:rPr>
                        <w:fldChar w:fldCharType="end"/>
                      </w:r>
                      <w:r>
                        <w:t xml:space="preserve"> Selección de opciones NetExtractor</w:t>
                      </w:r>
                      <w:bookmarkEnd w:id="217"/>
                    </w:p>
                  </w:txbxContent>
                </v:textbox>
                <w10:wrap type="tight"/>
              </v:shape>
            </w:pict>
          </mc:Fallback>
        </mc:AlternateContent>
      </w:r>
      <w:r w:rsidR="0099364D">
        <w:t>para que el usuario pueda probar la aplicación con un diccionario ya creado de prueba.</w:t>
      </w:r>
    </w:p>
    <w:p w14:paraId="45F61431" w14:textId="77777777" w:rsidR="0099364D" w:rsidRDefault="004B382A" w:rsidP="0099364D">
      <w:r>
        <w:t>También se muestra en la parte inferior derecha un mensaje de aviso, recomendando al usuario no usar los botones de navegación.</w:t>
      </w:r>
    </w:p>
    <w:p w14:paraId="0C716BC1" w14:textId="77777777" w:rsidR="004B382A" w:rsidRDefault="004B382A" w:rsidP="004B382A">
      <w:pPr>
        <w:pStyle w:val="Ttulo3"/>
      </w:pPr>
      <w:bookmarkStart w:id="218" w:name="_Toc32403735"/>
      <w:r>
        <w:lastRenderedPageBreak/>
        <w:t>Epub – Introducir ePub</w:t>
      </w:r>
      <w:bookmarkEnd w:id="218"/>
    </w:p>
    <w:p w14:paraId="763F7751" w14:textId="7841AAEB" w:rsidR="004B382A" w:rsidRDefault="0016669C" w:rsidP="004B382A">
      <w:r>
        <w:rPr>
          <w:noProof/>
        </w:rPr>
        <mc:AlternateContent>
          <mc:Choice Requires="wps">
            <w:drawing>
              <wp:anchor distT="0" distB="0" distL="114300" distR="114300" simplePos="0" relativeHeight="251778048" behindDoc="1" locked="0" layoutInCell="1" allowOverlap="1" wp14:anchorId="362D393E" wp14:editId="7FF9DEAE">
                <wp:simplePos x="0" y="0"/>
                <wp:positionH relativeFrom="column">
                  <wp:posOffset>0</wp:posOffset>
                </wp:positionH>
                <wp:positionV relativeFrom="paragraph">
                  <wp:posOffset>3890010</wp:posOffset>
                </wp:positionV>
                <wp:extent cx="5400040" cy="635"/>
                <wp:effectExtent l="0" t="0" r="0" b="0"/>
                <wp:wrapTight wrapText="bothSides">
                  <wp:wrapPolygon edited="0">
                    <wp:start x="0" y="0"/>
                    <wp:lineTo x="0" y="21600"/>
                    <wp:lineTo x="21600" y="21600"/>
                    <wp:lineTo x="21600" y="0"/>
                  </wp:wrapPolygon>
                </wp:wrapTight>
                <wp:docPr id="69" name="Cuadro de texto 6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00FE0E" w14:textId="4C291FC7" w:rsidR="00E37DB1" w:rsidRPr="007B72D4" w:rsidRDefault="00E37DB1" w:rsidP="0016669C">
                            <w:pPr>
                              <w:pStyle w:val="Descripcin"/>
                              <w:jc w:val="center"/>
                              <w:rPr>
                                <w:noProof/>
                              </w:rPr>
                            </w:pPr>
                            <w:bookmarkStart w:id="219" w:name="_Toc32332808"/>
                            <w:r>
                              <w:t xml:space="preserve">Figura </w:t>
                            </w:r>
                            <w:r w:rsidR="00C55D23">
                              <w:fldChar w:fldCharType="begin"/>
                            </w:r>
                            <w:r w:rsidR="00C55D23">
                              <w:instrText xml:space="preserve"> SEQ Ilustración \* ARABIC </w:instrText>
                            </w:r>
                            <w:r w:rsidR="00C55D23">
                              <w:fldChar w:fldCharType="separate"/>
                            </w:r>
                            <w:r w:rsidR="002C5B9B">
                              <w:rPr>
                                <w:noProof/>
                              </w:rPr>
                              <w:t>55</w:t>
                            </w:r>
                            <w:r w:rsidR="00C55D23">
                              <w:rPr>
                                <w:noProof/>
                              </w:rPr>
                              <w:fldChar w:fldCharType="end"/>
                            </w:r>
                            <w:r>
                              <w:t xml:space="preserve"> Introducción de ePub</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D393E" id="Cuadro de texto 69" o:spid="_x0000_s1077" type="#_x0000_t202" style="position:absolute;left:0;text-align:left;margin-left:0;margin-top:306.3pt;width:425.2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" stroked="f">
                <v:textbox style="mso-fit-shape-to-text:t" inset="0,0,0,0">
                  <w:txbxContent>
                    <w:p w14:paraId="4D00FE0E" w14:textId="4C291FC7" w:rsidR="00E37DB1" w:rsidRPr="007B72D4" w:rsidRDefault="00E37DB1" w:rsidP="0016669C">
                      <w:pPr>
                        <w:pStyle w:val="Descripcin"/>
                        <w:jc w:val="center"/>
                        <w:rPr>
                          <w:noProof/>
                        </w:rPr>
                      </w:pPr>
                      <w:bookmarkStart w:id="220" w:name="_Toc32332808"/>
                      <w:r>
                        <w:t xml:space="preserve">Figura </w:t>
                      </w:r>
                      <w:r w:rsidR="00C55D23">
                        <w:fldChar w:fldCharType="begin"/>
                      </w:r>
                      <w:r w:rsidR="00C55D23">
                        <w:instrText xml:space="preserve"> SEQ Ilustración \* ARABIC </w:instrText>
                      </w:r>
                      <w:r w:rsidR="00C55D23">
                        <w:fldChar w:fldCharType="separate"/>
                      </w:r>
                      <w:r w:rsidR="002C5B9B">
                        <w:rPr>
                          <w:noProof/>
                        </w:rPr>
                        <w:t>55</w:t>
                      </w:r>
                      <w:r w:rsidR="00C55D23">
                        <w:rPr>
                          <w:noProof/>
                        </w:rPr>
                        <w:fldChar w:fldCharType="end"/>
                      </w:r>
                      <w:r>
                        <w:t xml:space="preserve"> Introducción de ePub</w:t>
                      </w:r>
                      <w:bookmarkEnd w:id="220"/>
                    </w:p>
                  </w:txbxContent>
                </v:textbox>
                <w10:wrap type="tight"/>
              </v:shape>
            </w:pict>
          </mc:Fallback>
        </mc:AlternateContent>
      </w:r>
      <w:r w:rsidR="004B382A">
        <w:rPr>
          <w:noProof/>
        </w:rPr>
        <w:drawing>
          <wp:anchor distT="0" distB="0" distL="114300" distR="114300" simplePos="0" relativeHeight="251748352" behindDoc="1" locked="0" layoutInCell="1" allowOverlap="1" wp14:anchorId="2FE0AD47" wp14:editId="59643E34">
            <wp:simplePos x="0" y="0"/>
            <wp:positionH relativeFrom="margin">
              <wp:align>right</wp:align>
            </wp:positionH>
            <wp:positionV relativeFrom="paragraph">
              <wp:posOffset>973786</wp:posOffset>
            </wp:positionV>
            <wp:extent cx="5400040" cy="2859405"/>
            <wp:effectExtent l="0" t="0" r="0" b="0"/>
            <wp:wrapTight wrapText="bothSides">
              <wp:wrapPolygon edited="0">
                <wp:start x="0" y="0"/>
                <wp:lineTo x="0" y="21442"/>
                <wp:lineTo x="21488" y="21442"/>
                <wp:lineTo x="21488" y="0"/>
                <wp:lineTo x="0" y="0"/>
              </wp:wrapPolygon>
            </wp:wrapTight>
            <wp:docPr id="44" name="Imagen 4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troducirepub.PNG"/>
                    <pic:cNvPicPr/>
                  </pic:nvPicPr>
                  <pic:blipFill>
                    <a:blip r:embed="rId166">
                      <a:extLst>
                        <a:ext uri="{28A0092B-C50C-407E-A947-70E740481C1C}">
                          <a14:useLocalDpi xmlns:a14="http://schemas.microsoft.com/office/drawing/2010/main" val="0"/>
                        </a:ext>
                      </a:extLst>
                    </a:blip>
                    <a:stretch>
                      <a:fillRect/>
                    </a:stretch>
                  </pic:blipFill>
                  <pic:spPr>
                    <a:xfrm>
                      <a:off x="0" y="0"/>
                      <a:ext cx="5400040" cy="2859405"/>
                    </a:xfrm>
                    <a:prstGeom prst="rect">
                      <a:avLst/>
                    </a:prstGeom>
                  </pic:spPr>
                </pic:pic>
              </a:graphicData>
            </a:graphic>
          </wp:anchor>
        </w:drawing>
      </w:r>
      <w:r w:rsidR="004B382A">
        <w:t xml:space="preserve">Esta pantalla será mostrada una vez que hemos seleccionado el ePub, de tal forma que nos muestra una pantalla en la que introducir el ePub extraído de nuestro dispositivo. Simplemente debemos hacer clic en “Seleccionar archivo” y seleccionar el ePub que queramos. Más tarde, tendremos que presionar sobre </w:t>
      </w:r>
      <w:r w:rsidR="006B1D24">
        <w:t>el</w:t>
      </w:r>
      <w:r w:rsidR="004B382A">
        <w:t xml:space="preserve"> botón de “Cargar” para que el ePub sea introducido y cargado y pasaremos a la siguiente pantalla.</w:t>
      </w:r>
    </w:p>
    <w:p w14:paraId="7BD16512" w14:textId="77777777" w:rsidR="004B382A" w:rsidRPr="004B382A" w:rsidRDefault="004B382A" w:rsidP="004B382A"/>
    <w:p w14:paraId="2B1F4D1D" w14:textId="77777777" w:rsidR="004B382A" w:rsidRDefault="004B382A" w:rsidP="004B382A">
      <w:pPr>
        <w:pStyle w:val="Ttulo3"/>
      </w:pPr>
      <w:bookmarkStart w:id="221" w:name="_Toc32403736"/>
      <w:r>
        <w:t>Epub – Diccionarios automáticos</w:t>
      </w:r>
      <w:bookmarkEnd w:id="221"/>
    </w:p>
    <w:p w14:paraId="6ADE28D3" w14:textId="77777777" w:rsidR="004B382A" w:rsidRDefault="004B382A" w:rsidP="004B382A">
      <w:r>
        <w:t>Si hemos introducido un ePub, nos va a llevar a la creación de diccionarios, en esta parte de la aplicación vamos a poder crear el diccionario de personajes para una novela, tenemos diversas opciones con las cuales crear un diccionario:</w:t>
      </w:r>
    </w:p>
    <w:p w14:paraId="67D117F1" w14:textId="77777777" w:rsidR="004B382A" w:rsidRDefault="004B382A" w:rsidP="0001124E">
      <w:pPr>
        <w:pStyle w:val="Prrafodelista"/>
        <w:numPr>
          <w:ilvl w:val="0"/>
          <w:numId w:val="22"/>
        </w:numPr>
      </w:pPr>
      <w:r>
        <w:t>Crear diccionario automáticamente: esta opción sirve para poder crear un diccionario de forma automática, puede ser que cause falsos positivos al examinar toda la novela.</w:t>
      </w:r>
    </w:p>
    <w:p w14:paraId="5B906AF7" w14:textId="77777777" w:rsidR="004B382A" w:rsidRDefault="004B382A" w:rsidP="0001124E">
      <w:pPr>
        <w:pStyle w:val="Prrafodelista"/>
        <w:numPr>
          <w:ilvl w:val="0"/>
          <w:numId w:val="22"/>
        </w:numPr>
      </w:pPr>
      <w:r>
        <w:t>Importar un diccionario: esta opción nos llevará a otra pantalla explicada a continuación. Para acceder a ese apartado haz clic aquí.</w:t>
      </w:r>
    </w:p>
    <w:p w14:paraId="4E646D95" w14:textId="77777777" w:rsidR="004B382A" w:rsidRDefault="004B382A" w:rsidP="0001124E">
      <w:pPr>
        <w:pStyle w:val="Prrafodelista"/>
        <w:numPr>
          <w:ilvl w:val="0"/>
          <w:numId w:val="22"/>
        </w:numPr>
      </w:pPr>
      <w:r>
        <w:t>Obtener diccionario: esta opción nos lleva a otra pantalla para obtener un diccionario de una wiki de personajes, para poder acceder a este apartado puede hacer clic aquí.</w:t>
      </w:r>
    </w:p>
    <w:p w14:paraId="7DCCBD86" w14:textId="77777777" w:rsidR="004B382A" w:rsidRDefault="0016669C" w:rsidP="004B382A">
      <w:r>
        <w:rPr>
          <w:noProof/>
        </w:rPr>
        <w:lastRenderedPageBreak/>
        <mc:AlternateContent>
          <mc:Choice Requires="wps">
            <w:drawing>
              <wp:anchor distT="0" distB="0" distL="114300" distR="114300" simplePos="0" relativeHeight="251780096" behindDoc="1" locked="0" layoutInCell="1" allowOverlap="1" wp14:anchorId="75B340AE" wp14:editId="78C553B6">
                <wp:simplePos x="0" y="0"/>
                <wp:positionH relativeFrom="column">
                  <wp:posOffset>0</wp:posOffset>
                </wp:positionH>
                <wp:positionV relativeFrom="paragraph">
                  <wp:posOffset>5426075</wp:posOffset>
                </wp:positionV>
                <wp:extent cx="5400040" cy="635"/>
                <wp:effectExtent l="0" t="0" r="0" b="0"/>
                <wp:wrapTight wrapText="bothSides">
                  <wp:wrapPolygon edited="0">
                    <wp:start x="0" y="0"/>
                    <wp:lineTo x="0" y="21600"/>
                    <wp:lineTo x="21600" y="21600"/>
                    <wp:lineTo x="21600" y="0"/>
                  </wp:wrapPolygon>
                </wp:wrapTight>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4A2611" w14:textId="4BFBDF02" w:rsidR="00E37DB1" w:rsidRPr="00A23C09" w:rsidRDefault="00E37DB1" w:rsidP="0016669C">
                            <w:pPr>
                              <w:pStyle w:val="Descripcin"/>
                              <w:jc w:val="center"/>
                              <w:rPr>
                                <w:noProof/>
                              </w:rPr>
                            </w:pPr>
                            <w:bookmarkStart w:id="222" w:name="_Toc32332809"/>
                            <w:r>
                              <w:t xml:space="preserve">Figura </w:t>
                            </w:r>
                            <w:r w:rsidR="00C55D23">
                              <w:fldChar w:fldCharType="begin"/>
                            </w:r>
                            <w:r w:rsidR="00C55D23">
                              <w:instrText xml:space="preserve"> SEQ Ilustración \* ARABIC </w:instrText>
                            </w:r>
                            <w:r w:rsidR="00C55D23">
                              <w:fldChar w:fldCharType="separate"/>
                            </w:r>
                            <w:r w:rsidR="002C5B9B">
                              <w:rPr>
                                <w:noProof/>
                              </w:rPr>
                              <w:t>56</w:t>
                            </w:r>
                            <w:r w:rsidR="00C55D23">
                              <w:rPr>
                                <w:noProof/>
                              </w:rPr>
                              <w:fldChar w:fldCharType="end"/>
                            </w:r>
                            <w:r>
                              <w:t xml:space="preserve"> Creación de diccionarios</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340AE" id="Cuadro de texto 70" o:spid="_x0000_s1078" type="#_x0000_t202" style="position:absolute;left:0;text-align:left;margin-left:0;margin-top:427.25pt;width:425.2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" stroked="f">
                <v:textbox style="mso-fit-shape-to-text:t" inset="0,0,0,0">
                  <w:txbxContent>
                    <w:p w14:paraId="5E4A2611" w14:textId="4BFBDF02" w:rsidR="00E37DB1" w:rsidRPr="00A23C09" w:rsidRDefault="00E37DB1" w:rsidP="0016669C">
                      <w:pPr>
                        <w:pStyle w:val="Descripcin"/>
                        <w:jc w:val="center"/>
                        <w:rPr>
                          <w:noProof/>
                        </w:rPr>
                      </w:pPr>
                      <w:bookmarkStart w:id="223" w:name="_Toc32332809"/>
                      <w:r>
                        <w:t xml:space="preserve">Figura </w:t>
                      </w:r>
                      <w:r w:rsidR="00C55D23">
                        <w:fldChar w:fldCharType="begin"/>
                      </w:r>
                      <w:r w:rsidR="00C55D23">
                        <w:instrText xml:space="preserve"> SEQ Ilustración \* ARABIC </w:instrText>
                      </w:r>
                      <w:r w:rsidR="00C55D23">
                        <w:fldChar w:fldCharType="separate"/>
                      </w:r>
                      <w:r w:rsidR="002C5B9B">
                        <w:rPr>
                          <w:noProof/>
                        </w:rPr>
                        <w:t>56</w:t>
                      </w:r>
                      <w:r w:rsidR="00C55D23">
                        <w:rPr>
                          <w:noProof/>
                        </w:rPr>
                        <w:fldChar w:fldCharType="end"/>
                      </w:r>
                      <w:r>
                        <w:t xml:space="preserve"> Creación de diccionarios</w:t>
                      </w:r>
                      <w:bookmarkEnd w:id="223"/>
                    </w:p>
                  </w:txbxContent>
                </v:textbox>
                <w10:wrap type="tight"/>
              </v:shape>
            </w:pict>
          </mc:Fallback>
        </mc:AlternateContent>
      </w:r>
      <w:r w:rsidR="005C44E6">
        <w:rPr>
          <w:noProof/>
        </w:rPr>
        <w:drawing>
          <wp:anchor distT="0" distB="0" distL="114300" distR="114300" simplePos="0" relativeHeight="251749376" behindDoc="1" locked="0" layoutInCell="1" allowOverlap="1" wp14:anchorId="45295ABD" wp14:editId="5E8AD49B">
            <wp:simplePos x="0" y="0"/>
            <wp:positionH relativeFrom="margin">
              <wp:align>right</wp:align>
            </wp:positionH>
            <wp:positionV relativeFrom="paragraph">
              <wp:posOffset>1206611</wp:posOffset>
            </wp:positionV>
            <wp:extent cx="5400040" cy="4162425"/>
            <wp:effectExtent l="0" t="0" r="0" b="9525"/>
            <wp:wrapTight wrapText="bothSides">
              <wp:wrapPolygon edited="0">
                <wp:start x="0" y="0"/>
                <wp:lineTo x="0" y="21551"/>
                <wp:lineTo x="21488" y="21551"/>
                <wp:lineTo x="21488" y="0"/>
                <wp:lineTo x="0" y="0"/>
              </wp:wrapPolygon>
            </wp:wrapTight>
            <wp:docPr id="45" name="Imagen 4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pciondiccionarios.PNG"/>
                    <pic:cNvPicPr/>
                  </pic:nvPicPr>
                  <pic:blipFill>
                    <a:blip r:embed="rId167">
                      <a:extLst>
                        <a:ext uri="{28A0092B-C50C-407E-A947-70E740481C1C}">
                          <a14:useLocalDpi xmlns:a14="http://schemas.microsoft.com/office/drawing/2010/main" val="0"/>
                        </a:ext>
                      </a:extLst>
                    </a:blip>
                    <a:stretch>
                      <a:fillRect/>
                    </a:stretch>
                  </pic:blipFill>
                  <pic:spPr>
                    <a:xfrm>
                      <a:off x="0" y="0"/>
                      <a:ext cx="5400040" cy="4162425"/>
                    </a:xfrm>
                    <a:prstGeom prst="rect">
                      <a:avLst/>
                    </a:prstGeom>
                  </pic:spPr>
                </pic:pic>
              </a:graphicData>
            </a:graphic>
          </wp:anchor>
        </w:drawing>
      </w:r>
      <w:r w:rsidR="004B382A">
        <w:t>Estas son las distintas formas que tenemos para crear un diccionario, puede que el usuario quiera combinar alguna de ellas para conseguir un abanico de personajes mucho más concreto y preciso. Hay otra opción en esta pantalla y sirve para poder vaciar un diccionario, es decir, si se ha creado un diccionario, pero no estamos de acuerdo o preferimos simplemente cambiar de opciones, podemos pulsar en la opción de vaciar diccionario, de tal forma que el diccionario quede vacío.</w:t>
      </w:r>
      <w:r w:rsidR="004379DD">
        <w:t xml:space="preserve"> No se podrá acceder a la siguiente página si no se ha introducido o creado ningún diccionario.</w:t>
      </w:r>
    </w:p>
    <w:p w14:paraId="328FBA10" w14:textId="77777777" w:rsidR="004B382A" w:rsidRDefault="005C44E6" w:rsidP="005C44E6">
      <w:pPr>
        <w:pStyle w:val="Ttulo3"/>
      </w:pPr>
      <w:bookmarkStart w:id="224" w:name="_Toc32403737"/>
      <w:r>
        <w:t>Epub – Importar diccionario</w:t>
      </w:r>
      <w:bookmarkEnd w:id="224"/>
    </w:p>
    <w:p w14:paraId="4EE1BF5E" w14:textId="77777777" w:rsidR="005C44E6" w:rsidRDefault="005C44E6" w:rsidP="005C44E6">
      <w:r>
        <w:t>En esta pantalla se permite al usuario importar un fichero en formato csv, de tal forma que el usuario simplemente tiene que pulsar en “Seleccionar archivo” y seleccionar el csv que quiera, después pulsar en el botón de “Cargar” para subir el csv a la aplicación.</w:t>
      </w:r>
      <w:r w:rsidR="004379DD">
        <w:t xml:space="preserve"> No se podrá acceder a la siguiente página si no se ha introducido o creado ningún diccionario.</w:t>
      </w:r>
    </w:p>
    <w:p w14:paraId="457764E5" w14:textId="77777777" w:rsidR="005C44E6" w:rsidRDefault="0016669C" w:rsidP="005C44E6">
      <w:r>
        <w:rPr>
          <w:noProof/>
        </w:rPr>
        <w:lastRenderedPageBreak/>
        <mc:AlternateContent>
          <mc:Choice Requires="wps">
            <w:drawing>
              <wp:anchor distT="0" distB="0" distL="114300" distR="114300" simplePos="0" relativeHeight="251782144" behindDoc="1" locked="0" layoutInCell="1" allowOverlap="1" wp14:anchorId="0F0B373F" wp14:editId="3C5325CF">
                <wp:simplePos x="0" y="0"/>
                <wp:positionH relativeFrom="column">
                  <wp:posOffset>0</wp:posOffset>
                </wp:positionH>
                <wp:positionV relativeFrom="paragraph">
                  <wp:posOffset>2691765</wp:posOffset>
                </wp:positionV>
                <wp:extent cx="5400040" cy="635"/>
                <wp:effectExtent l="0" t="0" r="0" b="0"/>
                <wp:wrapTight wrapText="bothSides">
                  <wp:wrapPolygon edited="0">
                    <wp:start x="0" y="0"/>
                    <wp:lineTo x="0" y="21600"/>
                    <wp:lineTo x="21600" y="21600"/>
                    <wp:lineTo x="21600" y="0"/>
                  </wp:wrapPolygon>
                </wp:wrapTight>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1DAE7A" w14:textId="1993AE20" w:rsidR="00E37DB1" w:rsidRPr="00BE5C0C" w:rsidRDefault="00E37DB1" w:rsidP="0016669C">
                            <w:pPr>
                              <w:pStyle w:val="Descripcin"/>
                              <w:jc w:val="center"/>
                              <w:rPr>
                                <w:noProof/>
                              </w:rPr>
                            </w:pPr>
                            <w:bookmarkStart w:id="225" w:name="_Toc32332810"/>
                            <w:r>
                              <w:t xml:space="preserve">Figura </w:t>
                            </w:r>
                            <w:r w:rsidR="00C55D23">
                              <w:fldChar w:fldCharType="begin"/>
                            </w:r>
                            <w:r w:rsidR="00C55D23">
                              <w:instrText xml:space="preserve"> SEQ Ilustración \* ARABIC </w:instrText>
                            </w:r>
                            <w:r w:rsidR="00C55D23">
                              <w:fldChar w:fldCharType="separate"/>
                            </w:r>
                            <w:r w:rsidR="002C5B9B">
                              <w:rPr>
                                <w:noProof/>
                              </w:rPr>
                              <w:t>57</w:t>
                            </w:r>
                            <w:r w:rsidR="00C55D23">
                              <w:rPr>
                                <w:noProof/>
                              </w:rPr>
                              <w:fldChar w:fldCharType="end"/>
                            </w:r>
                            <w:r>
                              <w:t xml:space="preserve"> Importar diccionario</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B373F" id="Cuadro de texto 71" o:spid="_x0000_s1079" type="#_x0000_t202" style="position:absolute;left:0;text-align:left;margin-left:0;margin-top:211.95pt;width:425.2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" stroked="f">
                <v:textbox style="mso-fit-shape-to-text:t" inset="0,0,0,0">
                  <w:txbxContent>
                    <w:p w14:paraId="591DAE7A" w14:textId="1993AE20" w:rsidR="00E37DB1" w:rsidRPr="00BE5C0C" w:rsidRDefault="00E37DB1" w:rsidP="0016669C">
                      <w:pPr>
                        <w:pStyle w:val="Descripcin"/>
                        <w:jc w:val="center"/>
                        <w:rPr>
                          <w:noProof/>
                        </w:rPr>
                      </w:pPr>
                      <w:bookmarkStart w:id="226" w:name="_Toc32332810"/>
                      <w:r>
                        <w:t xml:space="preserve">Figura </w:t>
                      </w:r>
                      <w:r w:rsidR="00C55D23">
                        <w:fldChar w:fldCharType="begin"/>
                      </w:r>
                      <w:r w:rsidR="00C55D23">
                        <w:instrText xml:space="preserve"> SEQ Ilustración \* ARABIC </w:instrText>
                      </w:r>
                      <w:r w:rsidR="00C55D23">
                        <w:fldChar w:fldCharType="separate"/>
                      </w:r>
                      <w:r w:rsidR="002C5B9B">
                        <w:rPr>
                          <w:noProof/>
                        </w:rPr>
                        <w:t>57</w:t>
                      </w:r>
                      <w:r w:rsidR="00C55D23">
                        <w:rPr>
                          <w:noProof/>
                        </w:rPr>
                        <w:fldChar w:fldCharType="end"/>
                      </w:r>
                      <w:r>
                        <w:t xml:space="preserve"> Importar diccionario</w:t>
                      </w:r>
                      <w:bookmarkEnd w:id="226"/>
                    </w:p>
                  </w:txbxContent>
                </v:textbox>
                <w10:wrap type="tight"/>
              </v:shape>
            </w:pict>
          </mc:Fallback>
        </mc:AlternateContent>
      </w:r>
      <w:r w:rsidR="005C44E6">
        <w:rPr>
          <w:noProof/>
        </w:rPr>
        <w:drawing>
          <wp:anchor distT="0" distB="0" distL="114300" distR="114300" simplePos="0" relativeHeight="251750400" behindDoc="1" locked="0" layoutInCell="1" allowOverlap="1" wp14:anchorId="5CDE3955" wp14:editId="544A687D">
            <wp:simplePos x="0" y="0"/>
            <wp:positionH relativeFrom="margin">
              <wp:align>right</wp:align>
            </wp:positionH>
            <wp:positionV relativeFrom="paragraph">
              <wp:posOffset>47708</wp:posOffset>
            </wp:positionV>
            <wp:extent cx="5400040" cy="2586990"/>
            <wp:effectExtent l="0" t="0" r="0" b="3810"/>
            <wp:wrapTight wrapText="bothSides">
              <wp:wrapPolygon edited="0">
                <wp:start x="0" y="0"/>
                <wp:lineTo x="0" y="21473"/>
                <wp:lineTo x="21488" y="21473"/>
                <wp:lineTo x="21488" y="0"/>
                <wp:lineTo x="0" y="0"/>
              </wp:wrapPolygon>
            </wp:wrapTight>
            <wp:docPr id="46" name="Imagen 4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portar.PNG"/>
                    <pic:cNvPicPr/>
                  </pic:nvPicPr>
                  <pic:blipFill>
                    <a:blip r:embed="rId168">
                      <a:extLst>
                        <a:ext uri="{28A0092B-C50C-407E-A947-70E740481C1C}">
                          <a14:useLocalDpi xmlns:a14="http://schemas.microsoft.com/office/drawing/2010/main" val="0"/>
                        </a:ext>
                      </a:extLst>
                    </a:blip>
                    <a:stretch>
                      <a:fillRect/>
                    </a:stretch>
                  </pic:blipFill>
                  <pic:spPr>
                    <a:xfrm>
                      <a:off x="0" y="0"/>
                      <a:ext cx="5400040" cy="2586990"/>
                    </a:xfrm>
                    <a:prstGeom prst="rect">
                      <a:avLst/>
                    </a:prstGeom>
                  </pic:spPr>
                </pic:pic>
              </a:graphicData>
            </a:graphic>
          </wp:anchor>
        </w:drawing>
      </w:r>
    </w:p>
    <w:p w14:paraId="106686AD" w14:textId="77777777" w:rsidR="005C44E6" w:rsidRDefault="005C44E6" w:rsidP="005C44E6">
      <w:r>
        <w:t>El formato que debe tener el csv tiene que ser el siguiente:</w:t>
      </w:r>
    </w:p>
    <w:p w14:paraId="48495A63" w14:textId="77777777" w:rsidR="005C44E6" w:rsidRDefault="005C44E6" w:rsidP="0001124E">
      <w:pPr>
        <w:pStyle w:val="Prrafodelista"/>
        <w:numPr>
          <w:ilvl w:val="0"/>
          <w:numId w:val="23"/>
        </w:numPr>
      </w:pPr>
      <w:r>
        <w:t>La primera fila del csv va a ser ignorada.</w:t>
      </w:r>
    </w:p>
    <w:p w14:paraId="411D6301" w14:textId="77777777" w:rsidR="005C44E6" w:rsidRDefault="005C44E6" w:rsidP="0001124E">
      <w:pPr>
        <w:pStyle w:val="Prrafodelista"/>
        <w:numPr>
          <w:ilvl w:val="0"/>
          <w:numId w:val="23"/>
        </w:numPr>
      </w:pPr>
      <w:r>
        <w:t>A continuación de esta primera fila vendrán las filas divididas en pares de la siguiente forma:</w:t>
      </w:r>
    </w:p>
    <w:p w14:paraId="1F6BEB71" w14:textId="77777777" w:rsidR="005C44E6" w:rsidRDefault="005C44E6" w:rsidP="0001124E">
      <w:pPr>
        <w:pStyle w:val="Prrafodelista"/>
        <w:numPr>
          <w:ilvl w:val="1"/>
          <w:numId w:val="23"/>
        </w:numPr>
      </w:pPr>
      <w:r>
        <w:t>La primera fila contendrá la id que va a tener el personaje y lo que figurará como el primer nombre que tendrá el personaje.</w:t>
      </w:r>
    </w:p>
    <w:p w14:paraId="0A340BDF" w14:textId="77777777" w:rsidR="005C44E6" w:rsidRDefault="005C44E6" w:rsidP="0001124E">
      <w:pPr>
        <w:pStyle w:val="Prrafodelista"/>
        <w:numPr>
          <w:ilvl w:val="1"/>
          <w:numId w:val="23"/>
        </w:numPr>
      </w:pPr>
      <w:r>
        <w:t>La segunda fila será para dar lugar al resto de referencias que pueda contener el personaje. Hay ciertos factores a tener en cuenta en esta segunda fila:</w:t>
      </w:r>
    </w:p>
    <w:p w14:paraId="09B817DF" w14:textId="77777777" w:rsidR="005C44E6" w:rsidRDefault="005C44E6" w:rsidP="0001124E">
      <w:pPr>
        <w:pStyle w:val="Prrafodelista"/>
        <w:numPr>
          <w:ilvl w:val="2"/>
          <w:numId w:val="23"/>
        </w:numPr>
      </w:pPr>
      <w:r>
        <w:t>Esta puede quedar vacía y entonces se tomará como nombre la id del personaje en la primera fila.</w:t>
      </w:r>
    </w:p>
    <w:p w14:paraId="76787FC7" w14:textId="77777777" w:rsidR="005C44E6" w:rsidRDefault="005C44E6" w:rsidP="0001124E">
      <w:pPr>
        <w:pStyle w:val="Prrafodelista"/>
        <w:numPr>
          <w:ilvl w:val="2"/>
          <w:numId w:val="23"/>
        </w:numPr>
      </w:pPr>
      <w:r>
        <w:t>Puede repetirse el nombre de la id que pusimos en la primera fila sin estar duplicado.</w:t>
      </w:r>
    </w:p>
    <w:p w14:paraId="07CAF739" w14:textId="77777777" w:rsidR="005C44E6" w:rsidRDefault="005C44E6" w:rsidP="0001124E">
      <w:pPr>
        <w:pStyle w:val="Prrafodelista"/>
        <w:numPr>
          <w:ilvl w:val="2"/>
          <w:numId w:val="23"/>
        </w:numPr>
      </w:pPr>
      <w:r>
        <w:t>Se pueden añadir más de un nombre separados por comas.</w:t>
      </w:r>
    </w:p>
    <w:p w14:paraId="107AF7FD" w14:textId="77777777" w:rsidR="005C44E6" w:rsidRDefault="005C44E6" w:rsidP="005C44E6">
      <w:pPr>
        <w:ind w:firstLine="0"/>
      </w:pPr>
      <w:r>
        <w:rPr>
          <w:noProof/>
        </w:rPr>
        <w:drawing>
          <wp:anchor distT="0" distB="0" distL="114300" distR="114300" simplePos="0" relativeHeight="251751424" behindDoc="1" locked="0" layoutInCell="1" allowOverlap="1" wp14:anchorId="459771DB" wp14:editId="5DF7AE5B">
            <wp:simplePos x="0" y="0"/>
            <wp:positionH relativeFrom="margin">
              <wp:posOffset>2064661</wp:posOffset>
            </wp:positionH>
            <wp:positionV relativeFrom="paragraph">
              <wp:posOffset>42932</wp:posOffset>
            </wp:positionV>
            <wp:extent cx="2686425" cy="1867161"/>
            <wp:effectExtent l="0" t="0" r="0" b="0"/>
            <wp:wrapTight wrapText="bothSides">
              <wp:wrapPolygon edited="0">
                <wp:start x="0" y="0"/>
                <wp:lineTo x="0" y="21380"/>
                <wp:lineTo x="21447" y="21380"/>
                <wp:lineTo x="21447" y="0"/>
                <wp:lineTo x="0" y="0"/>
              </wp:wrapPolygon>
            </wp:wrapTight>
            <wp:docPr id="47" name="Imagen 47" descr="Captura de pantalla con letras y númer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ccionarioimp.PNG"/>
                    <pic:cNvPicPr/>
                  </pic:nvPicPr>
                  <pic:blipFill>
                    <a:blip r:embed="rId169">
                      <a:extLst>
                        <a:ext uri="{28A0092B-C50C-407E-A947-70E740481C1C}">
                          <a14:useLocalDpi xmlns:a14="http://schemas.microsoft.com/office/drawing/2010/main" val="0"/>
                        </a:ext>
                      </a:extLst>
                    </a:blip>
                    <a:stretch>
                      <a:fillRect/>
                    </a:stretch>
                  </pic:blipFill>
                  <pic:spPr>
                    <a:xfrm>
                      <a:off x="0" y="0"/>
                      <a:ext cx="2686425" cy="1867161"/>
                    </a:xfrm>
                    <a:prstGeom prst="rect">
                      <a:avLst/>
                    </a:prstGeom>
                  </pic:spPr>
                </pic:pic>
              </a:graphicData>
            </a:graphic>
          </wp:anchor>
        </w:drawing>
      </w:r>
    </w:p>
    <w:p w14:paraId="588853D0" w14:textId="77777777" w:rsidR="004379DD" w:rsidRPr="004379DD" w:rsidRDefault="004379DD" w:rsidP="004379DD"/>
    <w:p w14:paraId="01044788" w14:textId="77777777" w:rsidR="004379DD" w:rsidRPr="004379DD" w:rsidRDefault="004379DD" w:rsidP="004379DD"/>
    <w:p w14:paraId="1C38CE47" w14:textId="77777777" w:rsidR="004379DD" w:rsidRPr="004379DD" w:rsidRDefault="004379DD" w:rsidP="004379DD"/>
    <w:p w14:paraId="4A4E312A" w14:textId="77777777" w:rsidR="004379DD" w:rsidRPr="004379DD" w:rsidRDefault="004379DD" w:rsidP="004379DD"/>
    <w:p w14:paraId="34C10684" w14:textId="77777777" w:rsidR="004379DD" w:rsidRPr="004379DD" w:rsidRDefault="004379DD" w:rsidP="004379DD"/>
    <w:p w14:paraId="6C23C779" w14:textId="77777777" w:rsidR="004379DD" w:rsidRPr="004379DD" w:rsidRDefault="004379DD" w:rsidP="004379DD"/>
    <w:p w14:paraId="33A85EC6" w14:textId="77777777" w:rsidR="004379DD" w:rsidRDefault="004379DD" w:rsidP="004379DD"/>
    <w:p w14:paraId="5D48A878" w14:textId="77777777" w:rsidR="004379DD" w:rsidRDefault="004379DD" w:rsidP="004379DD">
      <w:pPr>
        <w:pStyle w:val="Ttulo3"/>
      </w:pPr>
      <w:bookmarkStart w:id="227" w:name="_Toc32403738"/>
      <w:r>
        <w:t>Epub – Obtener diccionario</w:t>
      </w:r>
      <w:bookmarkEnd w:id="227"/>
    </w:p>
    <w:p w14:paraId="4773FBEE" w14:textId="77777777" w:rsidR="004379DD" w:rsidRDefault="004379DD" w:rsidP="004379DD">
      <w:r>
        <w:t xml:space="preserve">También se puede obtener el diccionario accediendo a la pantalla de obtener diccionario, en esta pantalla te da la opción de introducir un enlace que debe ser obtenido de una página en </w:t>
      </w:r>
      <w:r>
        <w:lastRenderedPageBreak/>
        <w:t xml:space="preserve">concreto, la cual pertenece a una wiki de personajes en la cual obtenerlos. El enlace al que debemos acceder para poder obtener es el siguiente: </w:t>
      </w:r>
      <w:hyperlink r:id="rId170" w:history="1">
        <w:r w:rsidRPr="00843D35">
          <w:rPr>
            <w:rStyle w:val="Hipervnculo"/>
          </w:rPr>
          <w:t>https://www.fandom.com/</w:t>
        </w:r>
      </w:hyperlink>
      <w:r>
        <w:t>.</w:t>
      </w:r>
    </w:p>
    <w:p w14:paraId="4794A85C" w14:textId="22871444" w:rsidR="004379DD" w:rsidRDefault="0016669C" w:rsidP="004379DD">
      <w:r>
        <w:rPr>
          <w:noProof/>
        </w:rPr>
        <mc:AlternateContent>
          <mc:Choice Requires="wps">
            <w:drawing>
              <wp:anchor distT="0" distB="0" distL="114300" distR="114300" simplePos="0" relativeHeight="251784192" behindDoc="1" locked="0" layoutInCell="1" allowOverlap="1" wp14:anchorId="01E8C40F" wp14:editId="1D0EBBDB">
                <wp:simplePos x="0" y="0"/>
                <wp:positionH relativeFrom="column">
                  <wp:posOffset>0</wp:posOffset>
                </wp:positionH>
                <wp:positionV relativeFrom="paragraph">
                  <wp:posOffset>3308350</wp:posOffset>
                </wp:positionV>
                <wp:extent cx="5400040" cy="635"/>
                <wp:effectExtent l="0" t="0" r="0" b="0"/>
                <wp:wrapTight wrapText="bothSides">
                  <wp:wrapPolygon edited="0">
                    <wp:start x="0" y="0"/>
                    <wp:lineTo x="0" y="21600"/>
                    <wp:lineTo x="21600" y="21600"/>
                    <wp:lineTo x="21600" y="0"/>
                  </wp:wrapPolygon>
                </wp:wrapTight>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AC9F0B1" w14:textId="03B60B87" w:rsidR="00E37DB1" w:rsidRPr="008C15E5" w:rsidRDefault="00E37DB1" w:rsidP="0016669C">
                            <w:pPr>
                              <w:pStyle w:val="Descripcin"/>
                              <w:jc w:val="center"/>
                              <w:rPr>
                                <w:noProof/>
                              </w:rPr>
                            </w:pPr>
                            <w:bookmarkStart w:id="228" w:name="_Toc32332811"/>
                            <w:r>
                              <w:t xml:space="preserve">Figura </w:t>
                            </w:r>
                            <w:r w:rsidR="00C55D23">
                              <w:fldChar w:fldCharType="begin"/>
                            </w:r>
                            <w:r w:rsidR="00C55D23">
                              <w:instrText xml:space="preserve"> SEQ Ilustración \* ARABIC </w:instrText>
                            </w:r>
                            <w:r w:rsidR="00C55D23">
                              <w:fldChar w:fldCharType="separate"/>
                            </w:r>
                            <w:r w:rsidR="002C5B9B">
                              <w:rPr>
                                <w:noProof/>
                              </w:rPr>
                              <w:t>58</w:t>
                            </w:r>
                            <w:r w:rsidR="00C55D23">
                              <w:rPr>
                                <w:noProof/>
                              </w:rPr>
                              <w:fldChar w:fldCharType="end"/>
                            </w:r>
                            <w:r>
                              <w:t xml:space="preserve"> Obtener diccionario</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8C40F" id="Cuadro de texto 72" o:spid="_x0000_s1080" type="#_x0000_t202" style="position:absolute;left:0;text-align:left;margin-left:0;margin-top:260.5pt;width:425.2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" stroked="f">
                <v:textbox style="mso-fit-shape-to-text:t" inset="0,0,0,0">
                  <w:txbxContent>
                    <w:p w14:paraId="4AC9F0B1" w14:textId="03B60B87" w:rsidR="00E37DB1" w:rsidRPr="008C15E5" w:rsidRDefault="00E37DB1" w:rsidP="0016669C">
                      <w:pPr>
                        <w:pStyle w:val="Descripcin"/>
                        <w:jc w:val="center"/>
                        <w:rPr>
                          <w:noProof/>
                        </w:rPr>
                      </w:pPr>
                      <w:bookmarkStart w:id="229" w:name="_Toc32332811"/>
                      <w:r>
                        <w:t xml:space="preserve">Figura </w:t>
                      </w:r>
                      <w:r w:rsidR="00C55D23">
                        <w:fldChar w:fldCharType="begin"/>
                      </w:r>
                      <w:r w:rsidR="00C55D23">
                        <w:instrText xml:space="preserve"> SEQ Ilustración \* ARABIC </w:instrText>
                      </w:r>
                      <w:r w:rsidR="00C55D23">
                        <w:fldChar w:fldCharType="separate"/>
                      </w:r>
                      <w:r w:rsidR="002C5B9B">
                        <w:rPr>
                          <w:noProof/>
                        </w:rPr>
                        <w:t>58</w:t>
                      </w:r>
                      <w:r w:rsidR="00C55D23">
                        <w:rPr>
                          <w:noProof/>
                        </w:rPr>
                        <w:fldChar w:fldCharType="end"/>
                      </w:r>
                      <w:r>
                        <w:t xml:space="preserve"> Obtener diccionario</w:t>
                      </w:r>
                      <w:bookmarkEnd w:id="229"/>
                    </w:p>
                  </w:txbxContent>
                </v:textbox>
                <w10:wrap type="tight"/>
              </v:shape>
            </w:pict>
          </mc:Fallback>
        </mc:AlternateContent>
      </w:r>
      <w:r w:rsidR="00C90F43">
        <w:rPr>
          <w:noProof/>
        </w:rPr>
        <w:drawing>
          <wp:anchor distT="0" distB="0" distL="114300" distR="114300" simplePos="0" relativeHeight="251752448" behindDoc="1" locked="0" layoutInCell="1" allowOverlap="1" wp14:anchorId="3E338A6D" wp14:editId="5A523F87">
            <wp:simplePos x="0" y="0"/>
            <wp:positionH relativeFrom="margin">
              <wp:align>right</wp:align>
            </wp:positionH>
            <wp:positionV relativeFrom="paragraph">
              <wp:posOffset>672962</wp:posOffset>
            </wp:positionV>
            <wp:extent cx="5400040" cy="2578735"/>
            <wp:effectExtent l="0" t="0" r="0" b="0"/>
            <wp:wrapTight wrapText="bothSides">
              <wp:wrapPolygon edited="0">
                <wp:start x="0" y="0"/>
                <wp:lineTo x="0" y="21382"/>
                <wp:lineTo x="21488" y="21382"/>
                <wp:lineTo x="21488" y="0"/>
                <wp:lineTo x="0" y="0"/>
              </wp:wrapPolygon>
            </wp:wrapTight>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tenerdict.PNG"/>
                    <pic:cNvPicPr/>
                  </pic:nvPicPr>
                  <pic:blipFill>
                    <a:blip r:embed="rId171">
                      <a:extLst>
                        <a:ext uri="{28A0092B-C50C-407E-A947-70E740481C1C}">
                          <a14:useLocalDpi xmlns:a14="http://schemas.microsoft.com/office/drawing/2010/main" val="0"/>
                        </a:ext>
                      </a:extLst>
                    </a:blip>
                    <a:stretch>
                      <a:fillRect/>
                    </a:stretch>
                  </pic:blipFill>
                  <pic:spPr>
                    <a:xfrm>
                      <a:off x="0" y="0"/>
                      <a:ext cx="5400040" cy="2578735"/>
                    </a:xfrm>
                    <a:prstGeom prst="rect">
                      <a:avLst/>
                    </a:prstGeom>
                  </pic:spPr>
                </pic:pic>
              </a:graphicData>
            </a:graphic>
          </wp:anchor>
        </w:drawing>
      </w:r>
      <w:r w:rsidR="004379DD">
        <w:t xml:space="preserve">En esta wiki podemos buscar la novela que queramos para poder obtener sus personajes de un enlace tipo: </w:t>
      </w:r>
      <w:hyperlink w:history="1">
        <w:r w:rsidR="004379DD" w:rsidRPr="00843D35">
          <w:rPr>
            <w:rStyle w:val="Hipervnculo"/>
          </w:rPr>
          <w:t>https://”nombrenovela”.fandom.com/wiki/Category:Characters</w:t>
        </w:r>
      </w:hyperlink>
      <w:r w:rsidR="004379DD">
        <w:t>. No se podrá acceder a la siguiente página si no se ha introducido o creado ningún diccionario.</w:t>
      </w:r>
    </w:p>
    <w:p w14:paraId="2D0BB587" w14:textId="58E549D2" w:rsidR="004379DD" w:rsidRDefault="004379DD" w:rsidP="004379DD"/>
    <w:p w14:paraId="353FC94C" w14:textId="76D2404B" w:rsidR="004379DD" w:rsidRDefault="004379DD" w:rsidP="004379DD">
      <w:pPr>
        <w:pStyle w:val="Ttulo3"/>
      </w:pPr>
      <w:bookmarkStart w:id="230" w:name="_Toc32403739"/>
      <w:r>
        <w:t xml:space="preserve">Película – Introducción del </w:t>
      </w:r>
      <w:r w:rsidR="00575AD2">
        <w:t>guion</w:t>
      </w:r>
      <w:bookmarkEnd w:id="230"/>
    </w:p>
    <w:p w14:paraId="6B1A267F" w14:textId="74B27BD2" w:rsidR="004379DD" w:rsidRDefault="004379DD" w:rsidP="004379DD">
      <w:r>
        <w:t xml:space="preserve">En esta pantalla se obtendrá el guion de una película que se encuentre en la página </w:t>
      </w:r>
      <w:hyperlink r:id="rId172" w:history="1">
        <w:r w:rsidRPr="00843D35">
          <w:rPr>
            <w:rStyle w:val="Hipervnculo"/>
          </w:rPr>
          <w:t>https://www.imsdb.com/</w:t>
        </w:r>
      </w:hyperlink>
      <w:r>
        <w:t>, la pantalla es muy similar a la de obtener diccionario explicada anteriormente, pero esta vez el enlace a introducir va a ser distinto.</w:t>
      </w:r>
    </w:p>
    <w:p w14:paraId="3B4F043F" w14:textId="29EECD6F" w:rsidR="00B300DC" w:rsidRDefault="004379DD" w:rsidP="00B300DC">
      <w:r>
        <w:t>Para obtener los personajes de la película se examina la página buscando todos los personajes que existen, los personajes obtenidos tienen que encontrarse en negrita en el guion ya que es el patrón común que se ha encontrado en la mayor parte de los guiones de esta web, en caso de que la película no siga con la estructura que poseen la mayoría de los guiones, puede haber problemas a la hora de obtener sus personajes e incluso llegar a no crear el diccionario de personajes.</w:t>
      </w:r>
      <w:r w:rsidR="00B300DC">
        <w:t xml:space="preserve"> En este caso prueba con otro guion que cumpla las condiciones.</w:t>
      </w:r>
    </w:p>
    <w:p w14:paraId="6543D7B0" w14:textId="22ECB293" w:rsidR="004379DD" w:rsidRDefault="004379DD" w:rsidP="004379DD"/>
    <w:p w14:paraId="42BF1F88" w14:textId="49496621" w:rsidR="00876F94" w:rsidRDefault="00876F94" w:rsidP="00876F94">
      <w:r>
        <w:rPr>
          <w:noProof/>
        </w:rPr>
        <w:lastRenderedPageBreak/>
        <w:drawing>
          <wp:anchor distT="0" distB="0" distL="114300" distR="114300" simplePos="0" relativeHeight="251753472" behindDoc="1" locked="0" layoutInCell="1" allowOverlap="1" wp14:anchorId="34797254" wp14:editId="69B18BD1">
            <wp:simplePos x="0" y="0"/>
            <wp:positionH relativeFrom="margin">
              <wp:align>right</wp:align>
            </wp:positionH>
            <wp:positionV relativeFrom="paragraph">
              <wp:posOffset>0</wp:posOffset>
            </wp:positionV>
            <wp:extent cx="5400040" cy="3263900"/>
            <wp:effectExtent l="0" t="0" r="0" b="0"/>
            <wp:wrapTight wrapText="bothSides">
              <wp:wrapPolygon edited="0">
                <wp:start x="0" y="0"/>
                <wp:lineTo x="0" y="21432"/>
                <wp:lineTo x="21488" y="21432"/>
                <wp:lineTo x="2148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troducirguion.PNG"/>
                    <pic:cNvPicPr/>
                  </pic:nvPicPr>
                  <pic:blipFill>
                    <a:blip r:embed="rId173">
                      <a:extLst>
                        <a:ext uri="{28A0092B-C50C-407E-A947-70E740481C1C}">
                          <a14:useLocalDpi xmlns:a14="http://schemas.microsoft.com/office/drawing/2010/main" val="0"/>
                        </a:ext>
                      </a:extLst>
                    </a:blip>
                    <a:stretch>
                      <a:fillRect/>
                    </a:stretch>
                  </pic:blipFill>
                  <pic:spPr>
                    <a:xfrm>
                      <a:off x="0" y="0"/>
                      <a:ext cx="5400040" cy="3263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6240" behindDoc="1" locked="0" layoutInCell="1" allowOverlap="1" wp14:anchorId="205C0645" wp14:editId="133A161F">
                <wp:simplePos x="0" y="0"/>
                <wp:positionH relativeFrom="margin">
                  <wp:align>right</wp:align>
                </wp:positionH>
                <wp:positionV relativeFrom="paragraph">
                  <wp:posOffset>3272155</wp:posOffset>
                </wp:positionV>
                <wp:extent cx="5400040" cy="635"/>
                <wp:effectExtent l="0" t="0" r="0" b="8255"/>
                <wp:wrapTight wrapText="bothSides">
                  <wp:wrapPolygon edited="0">
                    <wp:start x="0" y="0"/>
                    <wp:lineTo x="0" y="20698"/>
                    <wp:lineTo x="21488" y="20698"/>
                    <wp:lineTo x="21488" y="0"/>
                    <wp:lineTo x="0" y="0"/>
                  </wp:wrapPolygon>
                </wp:wrapTight>
                <wp:docPr id="73" name="Cuadro de texto 7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05D5B3E" w14:textId="7955CD2B" w:rsidR="00E37DB1" w:rsidRPr="006F1606" w:rsidRDefault="00E37DB1" w:rsidP="0016669C">
                            <w:pPr>
                              <w:pStyle w:val="Descripcin"/>
                              <w:jc w:val="center"/>
                              <w:rPr>
                                <w:noProof/>
                              </w:rPr>
                            </w:pPr>
                            <w:bookmarkStart w:id="231" w:name="_Toc32332812"/>
                            <w:r>
                              <w:t xml:space="preserve">Figura </w:t>
                            </w:r>
                            <w:r w:rsidR="00C55D23">
                              <w:fldChar w:fldCharType="begin"/>
                            </w:r>
                            <w:r w:rsidR="00C55D23">
                              <w:instrText xml:space="preserve"> SEQ Ilustración \* ARABIC </w:instrText>
                            </w:r>
                            <w:r w:rsidR="00C55D23">
                              <w:fldChar w:fldCharType="separate"/>
                            </w:r>
                            <w:r w:rsidR="002C5B9B">
                              <w:rPr>
                                <w:noProof/>
                              </w:rPr>
                              <w:t>59</w:t>
                            </w:r>
                            <w:r w:rsidR="00C55D23">
                              <w:rPr>
                                <w:noProof/>
                              </w:rPr>
                              <w:fldChar w:fldCharType="end"/>
                            </w:r>
                            <w:r>
                              <w:t xml:space="preserve"> Introducción guion</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C0645" id="Cuadro de texto 73" o:spid="_x0000_s1081" type="#_x0000_t202" style="position:absolute;left:0;text-align:left;margin-left:374pt;margin-top:257.65pt;width:425.2pt;height:.05pt;z-index:-251530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" stroked="f">
                <v:textbox style="mso-fit-shape-to-text:t" inset="0,0,0,0">
                  <w:txbxContent>
                    <w:p w14:paraId="305D5B3E" w14:textId="7955CD2B" w:rsidR="00E37DB1" w:rsidRPr="006F1606" w:rsidRDefault="00E37DB1" w:rsidP="0016669C">
                      <w:pPr>
                        <w:pStyle w:val="Descripcin"/>
                        <w:jc w:val="center"/>
                        <w:rPr>
                          <w:noProof/>
                        </w:rPr>
                      </w:pPr>
                      <w:bookmarkStart w:id="232" w:name="_Toc32332812"/>
                      <w:r>
                        <w:t xml:space="preserve">Figura </w:t>
                      </w:r>
                      <w:r w:rsidR="00C55D23">
                        <w:fldChar w:fldCharType="begin"/>
                      </w:r>
                      <w:r w:rsidR="00C55D23">
                        <w:instrText xml:space="preserve"> SEQ Ilustración \* ARABIC </w:instrText>
                      </w:r>
                      <w:r w:rsidR="00C55D23">
                        <w:fldChar w:fldCharType="separate"/>
                      </w:r>
                      <w:r w:rsidR="002C5B9B">
                        <w:rPr>
                          <w:noProof/>
                        </w:rPr>
                        <w:t>59</w:t>
                      </w:r>
                      <w:r w:rsidR="00C55D23">
                        <w:rPr>
                          <w:noProof/>
                        </w:rPr>
                        <w:fldChar w:fldCharType="end"/>
                      </w:r>
                      <w:r>
                        <w:t xml:space="preserve"> Introducción guion</w:t>
                      </w:r>
                      <w:bookmarkEnd w:id="232"/>
                    </w:p>
                  </w:txbxContent>
                </v:textbox>
                <w10:wrap type="tight" anchorx="margin"/>
              </v:shape>
            </w:pict>
          </mc:Fallback>
        </mc:AlternateContent>
      </w:r>
      <w:r>
        <w:t>Debido al gran número de guiones, se ha tenido que establecer un determinado formato y estructura para que los guiones sean aceptados. Esta estructura ha sido elegida después de examinar un gran número de guiones con el fin de comprobar las características que por lo general tenían. Así, han acabado definiéndose las siguientes especificaciones:</w:t>
      </w:r>
    </w:p>
    <w:p w14:paraId="798E5D7A" w14:textId="7943EA99" w:rsidR="00876F94" w:rsidRDefault="00876F94" w:rsidP="00876F94">
      <w:pPr>
        <w:pStyle w:val="Prrafodelista"/>
        <w:numPr>
          <w:ilvl w:val="0"/>
          <w:numId w:val="57"/>
        </w:numPr>
      </w:pPr>
      <w:r>
        <w:t>Los guiones deben contener escenas, no sólo diálogos entre personajes.</w:t>
      </w:r>
    </w:p>
    <w:p w14:paraId="3D8BF721" w14:textId="383CC184" w:rsidR="00876F94" w:rsidRDefault="00876F94" w:rsidP="00876F94">
      <w:pPr>
        <w:pStyle w:val="Prrafodelista"/>
        <w:numPr>
          <w:ilvl w:val="0"/>
          <w:numId w:val="57"/>
        </w:numPr>
      </w:pPr>
      <w:r>
        <w:t>Las escenas deben estar marcadas por el texto ‘EXT ‘, ‘INT ‘, ‘EXT. ‘ o ‘INT. ‘. Esto es debido a que algunos guiones distinguen las escenas por el nombre de la escena, sin aportar ninguna estructura especial que permita diferenciarlas.</w:t>
      </w:r>
    </w:p>
    <w:p w14:paraId="1C033330" w14:textId="7D7DA3E1" w:rsidR="00876F94" w:rsidRDefault="00876F94" w:rsidP="00876F94">
      <w:pPr>
        <w:pStyle w:val="Prrafodelista"/>
        <w:numPr>
          <w:ilvl w:val="0"/>
          <w:numId w:val="57"/>
        </w:numPr>
      </w:pPr>
      <w:r>
        <w:t>Los personajes deben estar en negrita. Entre etiquetas &lt;b&gt; de html.</w:t>
      </w:r>
    </w:p>
    <w:p w14:paraId="11BC2055" w14:textId="16E61308" w:rsidR="00876F94" w:rsidRDefault="00876F94" w:rsidP="00876F94">
      <w:r>
        <w:rPr>
          <w:noProof/>
        </w:rPr>
        <mc:AlternateContent>
          <mc:Choice Requires="wps">
            <w:drawing>
              <wp:anchor distT="0" distB="0" distL="114300" distR="114300" simplePos="0" relativeHeight="251910144" behindDoc="1" locked="0" layoutInCell="1" allowOverlap="1" wp14:anchorId="009AFE48" wp14:editId="2C759D3C">
                <wp:simplePos x="0" y="0"/>
                <wp:positionH relativeFrom="margin">
                  <wp:align>right</wp:align>
                </wp:positionH>
                <wp:positionV relativeFrom="paragraph">
                  <wp:posOffset>3258185</wp:posOffset>
                </wp:positionV>
                <wp:extent cx="5400040" cy="635"/>
                <wp:effectExtent l="0" t="0" r="0" b="8255"/>
                <wp:wrapTight wrapText="bothSides">
                  <wp:wrapPolygon edited="0">
                    <wp:start x="0" y="0"/>
                    <wp:lineTo x="0" y="20698"/>
                    <wp:lineTo x="21488" y="20698"/>
                    <wp:lineTo x="21488" y="0"/>
                    <wp:lineTo x="0" y="0"/>
                  </wp:wrapPolygon>
                </wp:wrapTight>
                <wp:docPr id="91" name="Cuadro de texto 9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FF51016" w14:textId="3ADFE19A" w:rsidR="00E37DB1" w:rsidRPr="001953A6" w:rsidRDefault="00E37DB1" w:rsidP="00876F94">
                            <w:pPr>
                              <w:pStyle w:val="Descripcin"/>
                              <w:jc w:val="center"/>
                              <w:rPr>
                                <w:noProof/>
                              </w:rPr>
                            </w:pPr>
                            <w:bookmarkStart w:id="233" w:name="_Toc32332813"/>
                            <w:r>
                              <w:t xml:space="preserve">Figura </w:t>
                            </w:r>
                            <w:r w:rsidR="00C55D23">
                              <w:fldChar w:fldCharType="begin"/>
                            </w:r>
                            <w:r w:rsidR="00C55D23">
                              <w:instrText xml:space="preserve"> SEQ Ilustración \* ARABIC </w:instrText>
                            </w:r>
                            <w:r w:rsidR="00C55D23">
                              <w:fldChar w:fldCharType="separate"/>
                            </w:r>
                            <w:r w:rsidR="002C5B9B">
                              <w:rPr>
                                <w:noProof/>
                              </w:rPr>
                              <w:t>60</w:t>
                            </w:r>
                            <w:r w:rsidR="00C55D23">
                              <w:rPr>
                                <w:noProof/>
                              </w:rPr>
                              <w:fldChar w:fldCharType="end"/>
                            </w:r>
                            <w:r>
                              <w:t xml:space="preserve"> Error en formato</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AFE48" id="Cuadro de texto 91" o:spid="_x0000_s1082" type="#_x0000_t202" style="position:absolute;left:0;text-align:left;margin-left:374pt;margin-top:256.55pt;width:425.2pt;height:.05pt;z-index:-251406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" stroked="f">
                <v:textbox style="mso-fit-shape-to-text:t" inset="0,0,0,0">
                  <w:txbxContent>
                    <w:p w14:paraId="4FF51016" w14:textId="3ADFE19A" w:rsidR="00E37DB1" w:rsidRPr="001953A6" w:rsidRDefault="00E37DB1" w:rsidP="00876F94">
                      <w:pPr>
                        <w:pStyle w:val="Descripcin"/>
                        <w:jc w:val="center"/>
                        <w:rPr>
                          <w:noProof/>
                        </w:rPr>
                      </w:pPr>
                      <w:bookmarkStart w:id="234" w:name="_Toc32332813"/>
                      <w:r>
                        <w:t xml:space="preserve">Figura </w:t>
                      </w:r>
                      <w:r w:rsidR="00C55D23">
                        <w:fldChar w:fldCharType="begin"/>
                      </w:r>
                      <w:r w:rsidR="00C55D23">
                        <w:instrText xml:space="preserve"> SEQ Ilustración \* ARABIC </w:instrText>
                      </w:r>
                      <w:r w:rsidR="00C55D23">
                        <w:fldChar w:fldCharType="separate"/>
                      </w:r>
                      <w:r w:rsidR="002C5B9B">
                        <w:rPr>
                          <w:noProof/>
                        </w:rPr>
                        <w:t>60</w:t>
                      </w:r>
                      <w:r w:rsidR="00C55D23">
                        <w:rPr>
                          <w:noProof/>
                        </w:rPr>
                        <w:fldChar w:fldCharType="end"/>
                      </w:r>
                      <w:r>
                        <w:t xml:space="preserve"> Error en formato</w:t>
                      </w:r>
                      <w:bookmarkEnd w:id="234"/>
                    </w:p>
                  </w:txbxContent>
                </v:textbox>
                <w10:wrap type="tight" anchorx="margin"/>
              </v:shape>
            </w:pict>
          </mc:Fallback>
        </mc:AlternateContent>
      </w:r>
      <w:r>
        <w:rPr>
          <w:noProof/>
        </w:rPr>
        <w:drawing>
          <wp:anchor distT="0" distB="0" distL="114300" distR="114300" simplePos="0" relativeHeight="251908096" behindDoc="1" locked="0" layoutInCell="1" allowOverlap="1" wp14:anchorId="01D1E4C4" wp14:editId="1EBB1226">
            <wp:simplePos x="0" y="0"/>
            <wp:positionH relativeFrom="margin">
              <wp:align>center</wp:align>
            </wp:positionH>
            <wp:positionV relativeFrom="paragraph">
              <wp:posOffset>398145</wp:posOffset>
            </wp:positionV>
            <wp:extent cx="4600575" cy="2709545"/>
            <wp:effectExtent l="0" t="0" r="9525" b="0"/>
            <wp:wrapTight wrapText="bothSides">
              <wp:wrapPolygon edited="0">
                <wp:start x="0" y="0"/>
                <wp:lineTo x="0" y="21413"/>
                <wp:lineTo x="21555" y="21413"/>
                <wp:lineTo x="21555" y="0"/>
                <wp:lineTo x="0" y="0"/>
              </wp:wrapPolygon>
            </wp:wrapTight>
            <wp:docPr id="89" name="Imagen 8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antallaError.PNG"/>
                    <pic:cNvPicPr/>
                  </pic:nvPicPr>
                  <pic:blipFill>
                    <a:blip r:embed="rId174">
                      <a:extLst>
                        <a:ext uri="{28A0092B-C50C-407E-A947-70E740481C1C}">
                          <a14:useLocalDpi xmlns:a14="http://schemas.microsoft.com/office/drawing/2010/main" val="0"/>
                        </a:ext>
                      </a:extLst>
                    </a:blip>
                    <a:stretch>
                      <a:fillRect/>
                    </a:stretch>
                  </pic:blipFill>
                  <pic:spPr>
                    <a:xfrm>
                      <a:off x="0" y="0"/>
                      <a:ext cx="4600575" cy="2709545"/>
                    </a:xfrm>
                    <a:prstGeom prst="rect">
                      <a:avLst/>
                    </a:prstGeom>
                  </pic:spPr>
                </pic:pic>
              </a:graphicData>
            </a:graphic>
            <wp14:sizeRelH relativeFrom="margin">
              <wp14:pctWidth>0</wp14:pctWidth>
            </wp14:sizeRelH>
            <wp14:sizeRelV relativeFrom="margin">
              <wp14:pctHeight>0</wp14:pctHeight>
            </wp14:sizeRelV>
          </wp:anchor>
        </w:drawing>
      </w:r>
      <w:r>
        <w:t>Si alguna de las anteriores características no se cumple, se redirigirá al usuario a la siguiente pantalla, explicando el por qué y dando la opción de que vuelva a introducir un guion.</w:t>
      </w:r>
    </w:p>
    <w:p w14:paraId="4C356416" w14:textId="40B6A5B8" w:rsidR="00C90F43" w:rsidRDefault="00C90F43" w:rsidP="00B300DC">
      <w:pPr>
        <w:pStyle w:val="Ttulo3"/>
      </w:pPr>
      <w:bookmarkStart w:id="235" w:name="_Toc32403740"/>
      <w:r>
        <w:lastRenderedPageBreak/>
        <w:t>Modificar un diccionario</w:t>
      </w:r>
      <w:bookmarkEnd w:id="235"/>
    </w:p>
    <w:p w14:paraId="374D70D7" w14:textId="156E6356" w:rsidR="00C90F43" w:rsidRDefault="00C90F43" w:rsidP="00C90F43">
      <w:r>
        <w:t>Cuando se hayan creado los guiones en alguna de las dos opciones que proporciona la aplicación, accederemos a la pantalla de modificar diccionario en la cual tenemos diversas opciones que podemos hacer con los distintos personajes. Estas opciones son las siguientes:</w:t>
      </w:r>
    </w:p>
    <w:p w14:paraId="30EEC192" w14:textId="5D356C75" w:rsidR="00C90F43" w:rsidRDefault="00C90F43" w:rsidP="0001124E">
      <w:pPr>
        <w:pStyle w:val="Prrafodelista"/>
        <w:numPr>
          <w:ilvl w:val="0"/>
          <w:numId w:val="24"/>
        </w:numPr>
      </w:pPr>
      <w:r>
        <w:t>Añadir personajes.</w:t>
      </w:r>
    </w:p>
    <w:p w14:paraId="5284D33B" w14:textId="77777777" w:rsidR="00C90F43" w:rsidRDefault="00C90F43" w:rsidP="0001124E">
      <w:pPr>
        <w:pStyle w:val="Prrafodelista"/>
        <w:numPr>
          <w:ilvl w:val="0"/>
          <w:numId w:val="24"/>
        </w:numPr>
      </w:pPr>
      <w:r>
        <w:t>Borrar personajes.</w:t>
      </w:r>
    </w:p>
    <w:p w14:paraId="4CA86C6E" w14:textId="47ED7125" w:rsidR="00C90F43" w:rsidRDefault="00C90F43" w:rsidP="0001124E">
      <w:pPr>
        <w:pStyle w:val="Prrafodelista"/>
        <w:numPr>
          <w:ilvl w:val="0"/>
          <w:numId w:val="24"/>
        </w:numPr>
      </w:pPr>
      <w:r>
        <w:t>Juntar personajes.</w:t>
      </w:r>
    </w:p>
    <w:p w14:paraId="7454844F" w14:textId="77777777" w:rsidR="00C90F43" w:rsidRDefault="00C90F43" w:rsidP="0001124E">
      <w:pPr>
        <w:pStyle w:val="Prrafodelista"/>
        <w:numPr>
          <w:ilvl w:val="0"/>
          <w:numId w:val="24"/>
        </w:numPr>
      </w:pPr>
      <w:r>
        <w:t>Añadir referencias.</w:t>
      </w:r>
    </w:p>
    <w:p w14:paraId="6964CE6C" w14:textId="77777777" w:rsidR="00C90F43" w:rsidRDefault="00C90F43" w:rsidP="0001124E">
      <w:pPr>
        <w:pStyle w:val="Prrafodelista"/>
        <w:numPr>
          <w:ilvl w:val="0"/>
          <w:numId w:val="24"/>
        </w:numPr>
      </w:pPr>
      <w:r>
        <w:t>Borrar referencias.</w:t>
      </w:r>
    </w:p>
    <w:p w14:paraId="5B4FEBA9" w14:textId="77777777" w:rsidR="00C90F43" w:rsidRDefault="00C90F43" w:rsidP="0001124E">
      <w:pPr>
        <w:pStyle w:val="Prrafodelista"/>
        <w:numPr>
          <w:ilvl w:val="0"/>
          <w:numId w:val="24"/>
        </w:numPr>
      </w:pPr>
      <w:r>
        <w:t>Modificar la id del personaje.</w:t>
      </w:r>
    </w:p>
    <w:p w14:paraId="241097D9" w14:textId="77777777" w:rsidR="00C90F43" w:rsidRDefault="00C90F43" w:rsidP="0001124E">
      <w:pPr>
        <w:pStyle w:val="Prrafodelista"/>
        <w:numPr>
          <w:ilvl w:val="0"/>
          <w:numId w:val="24"/>
        </w:numPr>
      </w:pPr>
      <w:r>
        <w:t>Modificar la etnia del personaje.</w:t>
      </w:r>
    </w:p>
    <w:p w14:paraId="2B9E376D" w14:textId="334F3C21" w:rsidR="00C90F43" w:rsidRDefault="00C90F43" w:rsidP="0001124E">
      <w:pPr>
        <w:pStyle w:val="Prrafodelista"/>
        <w:numPr>
          <w:ilvl w:val="0"/>
          <w:numId w:val="24"/>
        </w:numPr>
      </w:pPr>
      <w:r>
        <w:t>Modificar el sexo del personaje.</w:t>
      </w:r>
    </w:p>
    <w:p w14:paraId="6FC11109" w14:textId="77777777" w:rsidR="00C90F43" w:rsidRDefault="00C90F43" w:rsidP="0001124E">
      <w:pPr>
        <w:pStyle w:val="Prrafodelista"/>
        <w:numPr>
          <w:ilvl w:val="0"/>
          <w:numId w:val="24"/>
        </w:numPr>
      </w:pPr>
      <w:r>
        <w:t>Exportar diccionario.</w:t>
      </w:r>
    </w:p>
    <w:p w14:paraId="5CB76833" w14:textId="0069A3A6" w:rsidR="00C90F43" w:rsidRDefault="00C90F43" w:rsidP="00C90F43">
      <w:r>
        <w:t xml:space="preserve">También vamos a tener dos opciones en forma de </w:t>
      </w:r>
      <w:r w:rsidRPr="006B1D24">
        <w:rPr>
          <w:i/>
          <w:iCs/>
        </w:rPr>
        <w:t>checks</w:t>
      </w:r>
      <w:r>
        <w:t xml:space="preserve"> con las cuales podemos obtener las posiciones de los personajes, esta opción viene marcada por defecto nada más que se accede a la pantalla de modificar diccionario de manera que siempre tenga que calcular las posiciones de los personajes. Y la otra casilla se corresponde con obtener etnia y sexo, es decir, usar </w:t>
      </w:r>
      <w:r w:rsidR="00575AD2">
        <w:t xml:space="preserve">Ethnea </w:t>
      </w:r>
      <w:r>
        <w:t>y Genni con el fin de poder predecir que etnia y sexo poseen los personajes que hemos obtenido.</w:t>
      </w:r>
    </w:p>
    <w:p w14:paraId="032555F5" w14:textId="77777777" w:rsidR="00C90F43" w:rsidRDefault="0016669C" w:rsidP="00C90F43">
      <w:r>
        <w:rPr>
          <w:noProof/>
        </w:rPr>
        <mc:AlternateContent>
          <mc:Choice Requires="wps">
            <w:drawing>
              <wp:anchor distT="0" distB="0" distL="114300" distR="114300" simplePos="0" relativeHeight="251788288" behindDoc="1" locked="0" layoutInCell="1" allowOverlap="1" wp14:anchorId="2207230E" wp14:editId="06D89746">
                <wp:simplePos x="0" y="0"/>
                <wp:positionH relativeFrom="column">
                  <wp:posOffset>0</wp:posOffset>
                </wp:positionH>
                <wp:positionV relativeFrom="paragraph">
                  <wp:posOffset>3095625</wp:posOffset>
                </wp:positionV>
                <wp:extent cx="5400040" cy="635"/>
                <wp:effectExtent l="0" t="0" r="0" b="0"/>
                <wp:wrapTight wrapText="bothSides">
                  <wp:wrapPolygon edited="0">
                    <wp:start x="0" y="0"/>
                    <wp:lineTo x="0" y="21600"/>
                    <wp:lineTo x="21600" y="21600"/>
                    <wp:lineTo x="21600" y="0"/>
                  </wp:wrapPolygon>
                </wp:wrapTight>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2AF0E5B" w14:textId="628165B1" w:rsidR="00E37DB1" w:rsidRPr="006314BB" w:rsidRDefault="00E37DB1" w:rsidP="0016669C">
                            <w:pPr>
                              <w:pStyle w:val="Descripcin"/>
                              <w:jc w:val="center"/>
                              <w:rPr>
                                <w:noProof/>
                              </w:rPr>
                            </w:pPr>
                            <w:bookmarkStart w:id="236" w:name="_Toc32332814"/>
                            <w:r>
                              <w:t xml:space="preserve">Figura </w:t>
                            </w:r>
                            <w:r w:rsidR="00C55D23">
                              <w:fldChar w:fldCharType="begin"/>
                            </w:r>
                            <w:r w:rsidR="00C55D23">
                              <w:instrText xml:space="preserve"> SEQ Ilustración \* ARABIC </w:instrText>
                            </w:r>
                            <w:r w:rsidR="00C55D23">
                              <w:fldChar w:fldCharType="separate"/>
                            </w:r>
                            <w:r w:rsidR="002C5B9B">
                              <w:rPr>
                                <w:noProof/>
                              </w:rPr>
                              <w:t>61</w:t>
                            </w:r>
                            <w:r w:rsidR="00C55D23">
                              <w:rPr>
                                <w:noProof/>
                              </w:rPr>
                              <w:fldChar w:fldCharType="end"/>
                            </w:r>
                            <w:r>
                              <w:t xml:space="preserve"> Modificar personajes</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7230E" id="Cuadro de texto 74" o:spid="_x0000_s1083" type="#_x0000_t202" style="position:absolute;left:0;text-align:left;margin-left:0;margin-top:243.75pt;width:425.2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" stroked="f">
                <v:textbox style="mso-fit-shape-to-text:t" inset="0,0,0,0">
                  <w:txbxContent>
                    <w:p w14:paraId="02AF0E5B" w14:textId="628165B1" w:rsidR="00E37DB1" w:rsidRPr="006314BB" w:rsidRDefault="00E37DB1" w:rsidP="0016669C">
                      <w:pPr>
                        <w:pStyle w:val="Descripcin"/>
                        <w:jc w:val="center"/>
                        <w:rPr>
                          <w:noProof/>
                        </w:rPr>
                      </w:pPr>
                      <w:bookmarkStart w:id="237" w:name="_Toc32332814"/>
                      <w:r>
                        <w:t xml:space="preserve">Figura </w:t>
                      </w:r>
                      <w:r w:rsidR="00C55D23">
                        <w:fldChar w:fldCharType="begin"/>
                      </w:r>
                      <w:r w:rsidR="00C55D23">
                        <w:instrText xml:space="preserve"> SEQ Ilustración \* ARABIC </w:instrText>
                      </w:r>
                      <w:r w:rsidR="00C55D23">
                        <w:fldChar w:fldCharType="separate"/>
                      </w:r>
                      <w:r w:rsidR="002C5B9B">
                        <w:rPr>
                          <w:noProof/>
                        </w:rPr>
                        <w:t>61</w:t>
                      </w:r>
                      <w:r w:rsidR="00C55D23">
                        <w:rPr>
                          <w:noProof/>
                        </w:rPr>
                        <w:fldChar w:fldCharType="end"/>
                      </w:r>
                      <w:r>
                        <w:t xml:space="preserve"> Modificar personajes</w:t>
                      </w:r>
                      <w:bookmarkEnd w:id="237"/>
                    </w:p>
                  </w:txbxContent>
                </v:textbox>
                <w10:wrap type="tight"/>
              </v:shape>
            </w:pict>
          </mc:Fallback>
        </mc:AlternateContent>
      </w:r>
      <w:r w:rsidR="00C90F43">
        <w:rPr>
          <w:noProof/>
        </w:rPr>
        <w:drawing>
          <wp:anchor distT="0" distB="0" distL="114300" distR="114300" simplePos="0" relativeHeight="251754496" behindDoc="1" locked="0" layoutInCell="1" allowOverlap="1" wp14:anchorId="3E2FFAF9" wp14:editId="51BBF22E">
            <wp:simplePos x="0" y="0"/>
            <wp:positionH relativeFrom="margin">
              <wp:align>right</wp:align>
            </wp:positionH>
            <wp:positionV relativeFrom="paragraph">
              <wp:posOffset>454357</wp:posOffset>
            </wp:positionV>
            <wp:extent cx="5400040" cy="2584450"/>
            <wp:effectExtent l="0" t="0" r="0" b="6350"/>
            <wp:wrapTight wrapText="bothSides">
              <wp:wrapPolygon edited="0">
                <wp:start x="0" y="0"/>
                <wp:lineTo x="0" y="21494"/>
                <wp:lineTo x="21488" y="21494"/>
                <wp:lineTo x="21488" y="0"/>
                <wp:lineTo x="0" y="0"/>
              </wp:wrapPolygon>
            </wp:wrapTight>
            <wp:docPr id="50" name="Imagen 5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dificarpers.PNG"/>
                    <pic:cNvPicPr/>
                  </pic:nvPicPr>
                  <pic:blipFill>
                    <a:blip r:embed="rId175">
                      <a:extLst>
                        <a:ext uri="{28A0092B-C50C-407E-A947-70E740481C1C}">
                          <a14:useLocalDpi xmlns:a14="http://schemas.microsoft.com/office/drawing/2010/main" val="0"/>
                        </a:ext>
                      </a:extLst>
                    </a:blip>
                    <a:stretch>
                      <a:fillRect/>
                    </a:stretch>
                  </pic:blipFill>
                  <pic:spPr>
                    <a:xfrm>
                      <a:off x="0" y="0"/>
                      <a:ext cx="5400040" cy="2584450"/>
                    </a:xfrm>
                    <a:prstGeom prst="rect">
                      <a:avLst/>
                    </a:prstGeom>
                  </pic:spPr>
                </pic:pic>
              </a:graphicData>
            </a:graphic>
          </wp:anchor>
        </w:drawing>
      </w:r>
      <w:r w:rsidR="00C90F43">
        <w:t>Para cada una de las dos opciones anteriores, se deberá marcar la casilla y pulsar en el botón de siguiente, una vez hecho esto aparecerán las posiciones o la etnia y sexo.</w:t>
      </w:r>
    </w:p>
    <w:p w14:paraId="4A5F3AEC" w14:textId="77777777" w:rsidR="00C90F43" w:rsidRDefault="00C90F43" w:rsidP="00C90F43">
      <w:pPr>
        <w:pStyle w:val="Ttulo3"/>
      </w:pPr>
      <w:bookmarkStart w:id="238" w:name="_Toc32403741"/>
      <w:r>
        <w:t>Añadir personaje</w:t>
      </w:r>
      <w:bookmarkEnd w:id="238"/>
    </w:p>
    <w:p w14:paraId="42643BF0" w14:textId="77777777" w:rsidR="00DC0AFD" w:rsidRPr="00DC0AFD" w:rsidRDefault="00DC0AFD" w:rsidP="00DC0AFD">
      <w:r w:rsidRPr="00DC0AFD">
        <w:t>Si se ha accedido a esta pantalla es porque se quiere añadir un personaje a nuestro diccionario de personajes, añadir un personaje se puede hacer de una forma muy simple y se explicará con detalle a continuación, además también se explicarán las posibles alertas que nos pueden surgir a la hora de introducir un personaje.</w:t>
      </w:r>
    </w:p>
    <w:p w14:paraId="1A5C4C9E" w14:textId="77777777" w:rsidR="00DC0AFD" w:rsidRPr="00DC0AFD" w:rsidRDefault="00DC0AFD" w:rsidP="0001124E">
      <w:pPr>
        <w:pStyle w:val="Prrafodelista"/>
        <w:numPr>
          <w:ilvl w:val="0"/>
          <w:numId w:val="25"/>
        </w:numPr>
      </w:pPr>
      <w:r w:rsidRPr="00DC0AFD">
        <w:t>Para introducir un personaje debemos hacer lo siguiente.</w:t>
      </w:r>
    </w:p>
    <w:p w14:paraId="61F4087C" w14:textId="77777777" w:rsidR="00DC0AFD" w:rsidRPr="00DC0AFD" w:rsidRDefault="00DC0AFD" w:rsidP="0001124E">
      <w:pPr>
        <w:pStyle w:val="Prrafodelista"/>
        <w:numPr>
          <w:ilvl w:val="0"/>
          <w:numId w:val="25"/>
        </w:numPr>
      </w:pPr>
      <w:r w:rsidRPr="00DC0AFD">
        <w:t>Introducir la id del personaje que queremos crear.</w:t>
      </w:r>
    </w:p>
    <w:p w14:paraId="69F67B00" w14:textId="77777777" w:rsidR="00DC0AFD" w:rsidRPr="00DC0AFD" w:rsidRDefault="00DC0AFD" w:rsidP="0001124E">
      <w:pPr>
        <w:pStyle w:val="Prrafodelista"/>
        <w:numPr>
          <w:ilvl w:val="0"/>
          <w:numId w:val="25"/>
        </w:numPr>
      </w:pPr>
      <w:r w:rsidRPr="00DC0AFD">
        <w:t>Introducir la referencia o el nombre asignado a esa id que acabamos de introducir.</w:t>
      </w:r>
    </w:p>
    <w:p w14:paraId="2FD995CE" w14:textId="77777777" w:rsidR="00DC0AFD" w:rsidRPr="00DC0AFD" w:rsidRDefault="00DC0AFD" w:rsidP="0001124E">
      <w:pPr>
        <w:pStyle w:val="Prrafodelista"/>
        <w:numPr>
          <w:ilvl w:val="0"/>
          <w:numId w:val="25"/>
        </w:numPr>
      </w:pPr>
      <w:r w:rsidRPr="00DC0AFD">
        <w:t>Presionar el botón de "Añadir".</w:t>
      </w:r>
    </w:p>
    <w:p w14:paraId="4954BB67" w14:textId="77777777" w:rsidR="00DC0AFD" w:rsidRPr="00DC0AFD" w:rsidRDefault="00DC0AFD" w:rsidP="00DC0AFD">
      <w:r w:rsidRPr="00DC0AFD">
        <w:lastRenderedPageBreak/>
        <w:t>Una vez que hemos pulsado en el botón de añadir, pueden darse una serie de alertas dependiendo de si lo que hemos introducido se ha introducido de una forma correcta o incorrecta, las posibles alertas son las siguientes:</w:t>
      </w:r>
    </w:p>
    <w:p w14:paraId="52A647C4" w14:textId="77777777" w:rsidR="00DC0AFD" w:rsidRPr="00DC0AFD" w:rsidRDefault="00DC0AFD" w:rsidP="0001124E">
      <w:pPr>
        <w:pStyle w:val="Prrafodelista"/>
        <w:numPr>
          <w:ilvl w:val="0"/>
          <w:numId w:val="26"/>
        </w:numPr>
      </w:pPr>
      <w:r w:rsidRPr="00DC0AFD">
        <w:t>La primera alerta surge cuando se ha introducido un personaje de forma correcta, indicando que el personaje se ha introducido correctamente en el diccionario.</w:t>
      </w:r>
    </w:p>
    <w:p w14:paraId="501C12E1" w14:textId="77777777" w:rsidR="00DC0AFD" w:rsidRPr="00DC0AFD" w:rsidRDefault="00DC0AFD" w:rsidP="0001124E">
      <w:pPr>
        <w:pStyle w:val="Prrafodelista"/>
        <w:numPr>
          <w:ilvl w:val="0"/>
          <w:numId w:val="26"/>
        </w:numPr>
      </w:pPr>
      <w:r w:rsidRPr="00DC0AFD">
        <w:t>Otra posibilidad es no haber introducido alguno de los campos o ninguno, en este caso nos mostrará una alerta indicando que debemos introducir todos los campos.</w:t>
      </w:r>
    </w:p>
    <w:p w14:paraId="600D120F" w14:textId="77777777" w:rsidR="00DC0AFD" w:rsidRPr="00DC0AFD" w:rsidRDefault="00DC0AFD" w:rsidP="0001124E">
      <w:pPr>
        <w:pStyle w:val="Prrafodelista"/>
        <w:numPr>
          <w:ilvl w:val="0"/>
          <w:numId w:val="26"/>
        </w:numPr>
      </w:pPr>
      <w:r w:rsidRPr="00DC0AFD">
        <w:t>La última opción es que la id del personaje ya esté en el diccionario en cuyo caso se nos notificará diciendo que ya está dicha id en el diccionario.</w:t>
      </w:r>
    </w:p>
    <w:p w14:paraId="707ABEDC" w14:textId="77777777" w:rsidR="00DC0AFD" w:rsidRDefault="0016669C" w:rsidP="00DC0AFD">
      <w:r>
        <w:rPr>
          <w:noProof/>
        </w:rPr>
        <mc:AlternateContent>
          <mc:Choice Requires="wps">
            <w:drawing>
              <wp:anchor distT="0" distB="0" distL="114300" distR="114300" simplePos="0" relativeHeight="251790336" behindDoc="1" locked="0" layoutInCell="1" allowOverlap="1" wp14:anchorId="3246B2BE" wp14:editId="5D43E94E">
                <wp:simplePos x="0" y="0"/>
                <wp:positionH relativeFrom="column">
                  <wp:posOffset>0</wp:posOffset>
                </wp:positionH>
                <wp:positionV relativeFrom="paragraph">
                  <wp:posOffset>3382645</wp:posOffset>
                </wp:positionV>
                <wp:extent cx="5400040" cy="635"/>
                <wp:effectExtent l="0" t="0" r="0" b="0"/>
                <wp:wrapTight wrapText="bothSides">
                  <wp:wrapPolygon edited="0">
                    <wp:start x="0" y="0"/>
                    <wp:lineTo x="0" y="21600"/>
                    <wp:lineTo x="21600" y="21600"/>
                    <wp:lineTo x="21600" y="0"/>
                  </wp:wrapPolygon>
                </wp:wrapTight>
                <wp:docPr id="75" name="Cuadro de texto 7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4281903" w14:textId="7D14BE47" w:rsidR="00E37DB1" w:rsidRPr="005E6729" w:rsidRDefault="00E37DB1" w:rsidP="0016669C">
                            <w:pPr>
                              <w:pStyle w:val="Descripcin"/>
                              <w:jc w:val="center"/>
                              <w:rPr>
                                <w:noProof/>
                              </w:rPr>
                            </w:pPr>
                            <w:bookmarkStart w:id="239" w:name="_Toc32332815"/>
                            <w:r>
                              <w:t xml:space="preserve">Figura </w:t>
                            </w:r>
                            <w:r w:rsidR="00C55D23">
                              <w:fldChar w:fldCharType="begin"/>
                            </w:r>
                            <w:r w:rsidR="00C55D23">
                              <w:instrText xml:space="preserve"> SEQ Ilustración \* ARABIC </w:instrText>
                            </w:r>
                            <w:r w:rsidR="00C55D23">
                              <w:fldChar w:fldCharType="separate"/>
                            </w:r>
                            <w:r w:rsidR="002C5B9B">
                              <w:rPr>
                                <w:noProof/>
                              </w:rPr>
                              <w:t>62</w:t>
                            </w:r>
                            <w:r w:rsidR="00C55D23">
                              <w:rPr>
                                <w:noProof/>
                              </w:rPr>
                              <w:fldChar w:fldCharType="end"/>
                            </w:r>
                            <w:r>
                              <w:t xml:space="preserve"> Añadir personajes</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6B2BE" id="Cuadro de texto 75" o:spid="_x0000_s1084" type="#_x0000_t202" style="position:absolute;left:0;text-align:left;margin-left:0;margin-top:266.35pt;width:425.2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" stroked="f">
                <v:textbox style="mso-fit-shape-to-text:t" inset="0,0,0,0">
                  <w:txbxContent>
                    <w:p w14:paraId="24281903" w14:textId="7D14BE47" w:rsidR="00E37DB1" w:rsidRPr="005E6729" w:rsidRDefault="00E37DB1" w:rsidP="0016669C">
                      <w:pPr>
                        <w:pStyle w:val="Descripcin"/>
                        <w:jc w:val="center"/>
                        <w:rPr>
                          <w:noProof/>
                        </w:rPr>
                      </w:pPr>
                      <w:bookmarkStart w:id="240" w:name="_Toc32332815"/>
                      <w:r>
                        <w:t xml:space="preserve">Figura </w:t>
                      </w:r>
                      <w:r w:rsidR="00C55D23">
                        <w:fldChar w:fldCharType="begin"/>
                      </w:r>
                      <w:r w:rsidR="00C55D23">
                        <w:instrText xml:space="preserve"> SEQ Ilustración \* ARABIC </w:instrText>
                      </w:r>
                      <w:r w:rsidR="00C55D23">
                        <w:fldChar w:fldCharType="separate"/>
                      </w:r>
                      <w:r w:rsidR="002C5B9B">
                        <w:rPr>
                          <w:noProof/>
                        </w:rPr>
                        <w:t>62</w:t>
                      </w:r>
                      <w:r w:rsidR="00C55D23">
                        <w:rPr>
                          <w:noProof/>
                        </w:rPr>
                        <w:fldChar w:fldCharType="end"/>
                      </w:r>
                      <w:r>
                        <w:t xml:space="preserve"> Añadir personajes</w:t>
                      </w:r>
                      <w:bookmarkEnd w:id="240"/>
                    </w:p>
                  </w:txbxContent>
                </v:textbox>
                <w10:wrap type="tight"/>
              </v:shape>
            </w:pict>
          </mc:Fallback>
        </mc:AlternateContent>
      </w:r>
      <w:r w:rsidR="00DC0AFD">
        <w:rPr>
          <w:noProof/>
        </w:rPr>
        <w:drawing>
          <wp:anchor distT="0" distB="0" distL="114300" distR="114300" simplePos="0" relativeHeight="251755520" behindDoc="1" locked="0" layoutInCell="1" allowOverlap="1" wp14:anchorId="115A3DB7" wp14:editId="4DFE49EE">
            <wp:simplePos x="0" y="0"/>
            <wp:positionH relativeFrom="margin">
              <wp:align>right</wp:align>
            </wp:positionH>
            <wp:positionV relativeFrom="paragraph">
              <wp:posOffset>392016</wp:posOffset>
            </wp:positionV>
            <wp:extent cx="5400040" cy="2933700"/>
            <wp:effectExtent l="0" t="0" r="0" b="0"/>
            <wp:wrapTight wrapText="bothSides">
              <wp:wrapPolygon edited="0">
                <wp:start x="0" y="0"/>
                <wp:lineTo x="0" y="21460"/>
                <wp:lineTo x="21488" y="21460"/>
                <wp:lineTo x="21488" y="0"/>
                <wp:lineTo x="0" y="0"/>
              </wp:wrapPolygon>
            </wp:wrapTight>
            <wp:docPr id="51" name="Imagen 5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adirpers.PNG"/>
                    <pic:cNvPicPr/>
                  </pic:nvPicPr>
                  <pic:blipFill>
                    <a:blip r:embed="rId176">
                      <a:extLst>
                        <a:ext uri="{28A0092B-C50C-407E-A947-70E740481C1C}">
                          <a14:useLocalDpi xmlns:a14="http://schemas.microsoft.com/office/drawing/2010/main" val="0"/>
                        </a:ext>
                      </a:extLst>
                    </a:blip>
                    <a:stretch>
                      <a:fillRect/>
                    </a:stretch>
                  </pic:blipFill>
                  <pic:spPr>
                    <a:xfrm>
                      <a:off x="0" y="0"/>
                      <a:ext cx="5400040" cy="2933700"/>
                    </a:xfrm>
                    <a:prstGeom prst="rect">
                      <a:avLst/>
                    </a:prstGeom>
                  </pic:spPr>
                </pic:pic>
              </a:graphicData>
            </a:graphic>
          </wp:anchor>
        </w:drawing>
      </w:r>
      <w:r w:rsidR="00DC0AFD" w:rsidRPr="00DC0AFD">
        <w:t>Para salir de esta página simplemente debemos presionar el botón de la parte inferior izquierda que dice "Atrás".</w:t>
      </w:r>
    </w:p>
    <w:p w14:paraId="2FF8EFF7" w14:textId="77777777" w:rsidR="00DC0AFD" w:rsidRPr="00DC0AFD" w:rsidRDefault="00DC0AFD" w:rsidP="00DC0AFD"/>
    <w:p w14:paraId="7C1A9BE3" w14:textId="77777777" w:rsidR="00C90F43" w:rsidRDefault="00DC0AFD" w:rsidP="00DC0AFD">
      <w:pPr>
        <w:pStyle w:val="Ttulo3"/>
      </w:pPr>
      <w:bookmarkStart w:id="241" w:name="_Toc32403742"/>
      <w:r>
        <w:t>Borrar personajes</w:t>
      </w:r>
      <w:bookmarkEnd w:id="241"/>
    </w:p>
    <w:p w14:paraId="23DB4668" w14:textId="77777777" w:rsidR="00DC0AFD" w:rsidRPr="00DC0AFD" w:rsidRDefault="00DC0AFD" w:rsidP="00DC0AFD">
      <w:pPr>
        <w:rPr>
          <w:sz w:val="20"/>
          <w:szCs w:val="20"/>
          <w:lang w:eastAsia="es-ES"/>
        </w:rPr>
      </w:pPr>
      <w:r w:rsidRPr="00DC0AFD">
        <w:rPr>
          <w:lang w:eastAsia="es-ES"/>
        </w:rPr>
        <w:t>Si se ha accedido a esta página es porque se desea eliminar alguno de los personajes, opción muy frecuente en caso de haber creado los diccionarios de una forma automática, tanto de películas como de novelas, ya que se van a dar cierto número de falsos positivos. Para borrar un personaje el proceso es de los más sencillo que tiene la aplicación. Se explica a continuación.</w:t>
      </w:r>
    </w:p>
    <w:p w14:paraId="2E28CFD6" w14:textId="77777777" w:rsidR="00DC0AFD" w:rsidRPr="00DC0AFD" w:rsidRDefault="00DC0AFD" w:rsidP="0001124E">
      <w:pPr>
        <w:pStyle w:val="Prrafodelista"/>
        <w:numPr>
          <w:ilvl w:val="0"/>
          <w:numId w:val="27"/>
        </w:numPr>
        <w:rPr>
          <w:sz w:val="20"/>
          <w:szCs w:val="20"/>
          <w:lang w:eastAsia="es-ES"/>
        </w:rPr>
      </w:pPr>
      <w:r w:rsidRPr="00DC0AFD">
        <w:rPr>
          <w:lang w:eastAsia="es-ES"/>
        </w:rPr>
        <w:t>Debemos marcar primero el personaje o personajes que queremos eliminar.</w:t>
      </w:r>
    </w:p>
    <w:p w14:paraId="6EBA063A" w14:textId="77777777" w:rsidR="00DC0AFD" w:rsidRPr="00DC0AFD" w:rsidRDefault="00DC0AFD" w:rsidP="0001124E">
      <w:pPr>
        <w:pStyle w:val="Prrafodelista"/>
        <w:numPr>
          <w:ilvl w:val="0"/>
          <w:numId w:val="27"/>
        </w:numPr>
        <w:rPr>
          <w:sz w:val="20"/>
          <w:szCs w:val="20"/>
          <w:lang w:eastAsia="es-ES"/>
        </w:rPr>
      </w:pPr>
      <w:r w:rsidRPr="00DC0AFD">
        <w:rPr>
          <w:lang w:eastAsia="es-ES"/>
        </w:rPr>
        <w:t>Una vez marcados debemos presionar sobre el botón de borrado y los personajes se borrarán del diccionario.</w:t>
      </w:r>
    </w:p>
    <w:p w14:paraId="718DD5D4" w14:textId="77777777" w:rsidR="00DC0AFD" w:rsidRPr="00DC0AFD" w:rsidRDefault="00DC0AFD" w:rsidP="0001124E">
      <w:pPr>
        <w:pStyle w:val="Prrafodelista"/>
        <w:numPr>
          <w:ilvl w:val="0"/>
          <w:numId w:val="27"/>
        </w:numPr>
        <w:rPr>
          <w:sz w:val="20"/>
          <w:szCs w:val="20"/>
          <w:lang w:eastAsia="es-ES"/>
        </w:rPr>
      </w:pPr>
      <w:r w:rsidRPr="00DC0AFD">
        <w:rPr>
          <w:lang w:eastAsia="es-ES"/>
        </w:rPr>
        <w:t>Se alertará al usuario que el personaje ha sido borrado cuando la acción se lleve a cabo.</w:t>
      </w:r>
    </w:p>
    <w:p w14:paraId="69512278" w14:textId="77777777" w:rsidR="00DC0AFD" w:rsidRDefault="00DC0AFD" w:rsidP="00DC0AFD">
      <w:pPr>
        <w:rPr>
          <w:lang w:eastAsia="es-ES"/>
        </w:rPr>
      </w:pPr>
      <w:r w:rsidRPr="00DC0AFD">
        <w:rPr>
          <w:lang w:eastAsia="es-ES"/>
        </w:rPr>
        <w:t>Para volver atrás simplemente debemos pulsar el botón de "Atrás" en la parte inferior izquierda.</w:t>
      </w:r>
    </w:p>
    <w:p w14:paraId="68A44A8E" w14:textId="77777777" w:rsidR="00E06011" w:rsidRDefault="0016669C" w:rsidP="00E06011">
      <w:pPr>
        <w:pStyle w:val="Ttulo3"/>
        <w:rPr>
          <w:rFonts w:eastAsia="Times New Roman"/>
          <w:lang w:eastAsia="es-ES"/>
        </w:rPr>
      </w:pPr>
      <w:bookmarkStart w:id="242" w:name="_Toc32403743"/>
      <w:r>
        <w:rPr>
          <w:noProof/>
        </w:rPr>
        <w:lastRenderedPageBreak/>
        <mc:AlternateContent>
          <mc:Choice Requires="wps">
            <w:drawing>
              <wp:anchor distT="0" distB="0" distL="114300" distR="114300" simplePos="0" relativeHeight="251792384" behindDoc="1" locked="0" layoutInCell="1" allowOverlap="1" wp14:anchorId="2F670EFF" wp14:editId="1FB716D1">
                <wp:simplePos x="0" y="0"/>
                <wp:positionH relativeFrom="column">
                  <wp:posOffset>0</wp:posOffset>
                </wp:positionH>
                <wp:positionV relativeFrom="paragraph">
                  <wp:posOffset>2992755</wp:posOffset>
                </wp:positionV>
                <wp:extent cx="5400040" cy="635"/>
                <wp:effectExtent l="0" t="0" r="0" b="0"/>
                <wp:wrapTight wrapText="bothSides">
                  <wp:wrapPolygon edited="0">
                    <wp:start x="0" y="0"/>
                    <wp:lineTo x="0" y="21600"/>
                    <wp:lineTo x="21600" y="21600"/>
                    <wp:lineTo x="21600" y="0"/>
                  </wp:wrapPolygon>
                </wp:wrapTight>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83BB2D1" w14:textId="00A05655" w:rsidR="00E37DB1" w:rsidRPr="00DD74E8" w:rsidRDefault="00E37DB1" w:rsidP="0016669C">
                            <w:pPr>
                              <w:pStyle w:val="Descripcin"/>
                              <w:jc w:val="center"/>
                              <w:rPr>
                                <w:b/>
                                <w:noProof/>
                                <w:color w:val="000000" w:themeColor="text1"/>
                              </w:rPr>
                            </w:pPr>
                            <w:bookmarkStart w:id="243" w:name="_Toc32332816"/>
                            <w:r>
                              <w:t xml:space="preserve">Figura </w:t>
                            </w:r>
                            <w:r w:rsidR="00C55D23">
                              <w:fldChar w:fldCharType="begin"/>
                            </w:r>
                            <w:r w:rsidR="00C55D23">
                              <w:instrText xml:space="preserve"> SEQ Ilustración \* ARABIC </w:instrText>
                            </w:r>
                            <w:r w:rsidR="00C55D23">
                              <w:fldChar w:fldCharType="separate"/>
                            </w:r>
                            <w:r w:rsidR="002C5B9B">
                              <w:rPr>
                                <w:noProof/>
                              </w:rPr>
                              <w:t>63</w:t>
                            </w:r>
                            <w:r w:rsidR="00C55D23">
                              <w:rPr>
                                <w:noProof/>
                              </w:rPr>
                              <w:fldChar w:fldCharType="end"/>
                            </w:r>
                            <w:r>
                              <w:t xml:space="preserve"> Borrar personajes</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70EFF" id="Cuadro de texto 76" o:spid="_x0000_s1085" type="#_x0000_t202" style="position:absolute;left:0;text-align:left;margin-left:0;margin-top:235.65pt;width:425.2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" stroked="f">
                <v:textbox style="mso-fit-shape-to-text:t" inset="0,0,0,0">
                  <w:txbxContent>
                    <w:p w14:paraId="083BB2D1" w14:textId="00A05655" w:rsidR="00E37DB1" w:rsidRPr="00DD74E8" w:rsidRDefault="00E37DB1" w:rsidP="0016669C">
                      <w:pPr>
                        <w:pStyle w:val="Descripcin"/>
                        <w:jc w:val="center"/>
                        <w:rPr>
                          <w:b/>
                          <w:noProof/>
                          <w:color w:val="000000" w:themeColor="text1"/>
                        </w:rPr>
                      </w:pPr>
                      <w:bookmarkStart w:id="244" w:name="_Toc32332816"/>
                      <w:r>
                        <w:t xml:space="preserve">Figura </w:t>
                      </w:r>
                      <w:r w:rsidR="00C55D23">
                        <w:fldChar w:fldCharType="begin"/>
                      </w:r>
                      <w:r w:rsidR="00C55D23">
                        <w:instrText xml:space="preserve"> SEQ Ilustración \* ARABIC </w:instrText>
                      </w:r>
                      <w:r w:rsidR="00C55D23">
                        <w:fldChar w:fldCharType="separate"/>
                      </w:r>
                      <w:r w:rsidR="002C5B9B">
                        <w:rPr>
                          <w:noProof/>
                        </w:rPr>
                        <w:t>63</w:t>
                      </w:r>
                      <w:r w:rsidR="00C55D23">
                        <w:rPr>
                          <w:noProof/>
                        </w:rPr>
                        <w:fldChar w:fldCharType="end"/>
                      </w:r>
                      <w:r>
                        <w:t xml:space="preserve"> Borrar personajes</w:t>
                      </w:r>
                      <w:bookmarkEnd w:id="244"/>
                    </w:p>
                  </w:txbxContent>
                </v:textbox>
                <w10:wrap type="tight"/>
              </v:shape>
            </w:pict>
          </mc:Fallback>
        </mc:AlternateContent>
      </w:r>
      <w:r w:rsidR="00E06011">
        <w:rPr>
          <w:noProof/>
          <w:lang w:eastAsia="es-ES"/>
        </w:rPr>
        <w:drawing>
          <wp:anchor distT="0" distB="0" distL="114300" distR="114300" simplePos="0" relativeHeight="251756544" behindDoc="1" locked="0" layoutInCell="1" allowOverlap="1" wp14:anchorId="4DF32305" wp14:editId="03936185">
            <wp:simplePos x="0" y="0"/>
            <wp:positionH relativeFrom="margin">
              <wp:align>right</wp:align>
            </wp:positionH>
            <wp:positionV relativeFrom="paragraph">
              <wp:posOffset>7951</wp:posOffset>
            </wp:positionV>
            <wp:extent cx="5400040" cy="2927985"/>
            <wp:effectExtent l="0" t="0" r="0" b="5715"/>
            <wp:wrapTight wrapText="bothSides">
              <wp:wrapPolygon edited="0">
                <wp:start x="0" y="0"/>
                <wp:lineTo x="0" y="21502"/>
                <wp:lineTo x="21488" y="21502"/>
                <wp:lineTo x="21488" y="0"/>
                <wp:lineTo x="0" y="0"/>
              </wp:wrapPolygon>
            </wp:wrapTight>
            <wp:docPr id="52" name="Imagen 5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orrarpers.PNG"/>
                    <pic:cNvPicPr/>
                  </pic:nvPicPr>
                  <pic:blipFill>
                    <a:blip r:embed="rId177">
                      <a:extLst>
                        <a:ext uri="{28A0092B-C50C-407E-A947-70E740481C1C}">
                          <a14:useLocalDpi xmlns:a14="http://schemas.microsoft.com/office/drawing/2010/main" val="0"/>
                        </a:ext>
                      </a:extLst>
                    </a:blip>
                    <a:stretch>
                      <a:fillRect/>
                    </a:stretch>
                  </pic:blipFill>
                  <pic:spPr>
                    <a:xfrm>
                      <a:off x="0" y="0"/>
                      <a:ext cx="5400040" cy="2927985"/>
                    </a:xfrm>
                    <a:prstGeom prst="rect">
                      <a:avLst/>
                    </a:prstGeom>
                  </pic:spPr>
                </pic:pic>
              </a:graphicData>
            </a:graphic>
          </wp:anchor>
        </w:drawing>
      </w:r>
      <w:r w:rsidR="00E06011">
        <w:rPr>
          <w:rFonts w:eastAsia="Times New Roman"/>
          <w:lang w:eastAsia="es-ES"/>
        </w:rPr>
        <w:t>Juntar personajes</w:t>
      </w:r>
      <w:bookmarkEnd w:id="242"/>
    </w:p>
    <w:p w14:paraId="01CD182F" w14:textId="77777777" w:rsidR="00E06011" w:rsidRPr="00E06011" w:rsidRDefault="00E06011" w:rsidP="00E06011">
      <w:pPr>
        <w:rPr>
          <w:sz w:val="20"/>
          <w:szCs w:val="20"/>
          <w:lang w:eastAsia="es-ES"/>
        </w:rPr>
      </w:pPr>
      <w:r w:rsidRPr="00E06011">
        <w:rPr>
          <w:lang w:eastAsia="es-ES"/>
        </w:rPr>
        <w:t>En esta página se pueden juntar distintos personajes en caso de que un personaje sea igual a otro, pero por cuestiones de nombre la aplicación les haya creado por separado. El proceso de unión es muy parecido al de borrado, simplemente lo que tenemos que hacer es seleccionar los personajes que deseemos juntar y presionar el botón de "Juntar", de tal manera que los personajes se cuenten como uno solo.</w:t>
      </w:r>
    </w:p>
    <w:p w14:paraId="34257A73" w14:textId="77777777" w:rsidR="00E06011" w:rsidRPr="00E06011" w:rsidRDefault="00E06011" w:rsidP="00E06011">
      <w:pPr>
        <w:rPr>
          <w:sz w:val="20"/>
          <w:szCs w:val="20"/>
          <w:lang w:eastAsia="es-ES"/>
        </w:rPr>
      </w:pPr>
      <w:r w:rsidRPr="00E06011">
        <w:rPr>
          <w:lang w:eastAsia="es-ES"/>
        </w:rPr>
        <w:t>Esta opción es muy frecuente cuando se generan diccionarios automáticos ya que al detectar un nombre distinto los considera como un personaje distinto. La aplicación nos genera una alerta diciendo que los personajes se han juntado de forma exitosa, a partir de ahora, todos los enlaces que tuvieran cada personaje individualmente, los tendrán de forma conjunta.</w:t>
      </w:r>
    </w:p>
    <w:p w14:paraId="1CD74A2D" w14:textId="77777777" w:rsidR="00E06011" w:rsidRDefault="0016669C" w:rsidP="00E06011">
      <w:pPr>
        <w:rPr>
          <w:lang w:eastAsia="es-ES"/>
        </w:rPr>
      </w:pPr>
      <w:r>
        <w:rPr>
          <w:noProof/>
        </w:rPr>
        <mc:AlternateContent>
          <mc:Choice Requires="wps">
            <w:drawing>
              <wp:anchor distT="0" distB="0" distL="114300" distR="114300" simplePos="0" relativeHeight="251794432" behindDoc="1" locked="0" layoutInCell="1" allowOverlap="1" wp14:anchorId="4810D19B" wp14:editId="4845FA2E">
                <wp:simplePos x="0" y="0"/>
                <wp:positionH relativeFrom="column">
                  <wp:posOffset>0</wp:posOffset>
                </wp:positionH>
                <wp:positionV relativeFrom="paragraph">
                  <wp:posOffset>3239135</wp:posOffset>
                </wp:positionV>
                <wp:extent cx="5400040" cy="635"/>
                <wp:effectExtent l="0" t="0" r="0" b="0"/>
                <wp:wrapTight wrapText="bothSides">
                  <wp:wrapPolygon edited="0">
                    <wp:start x="0" y="0"/>
                    <wp:lineTo x="0" y="21600"/>
                    <wp:lineTo x="21600" y="21600"/>
                    <wp:lineTo x="21600" y="0"/>
                  </wp:wrapPolygon>
                </wp:wrapTight>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8B5AD0" w14:textId="0E8E0A21" w:rsidR="00E37DB1" w:rsidRPr="00D17128" w:rsidRDefault="00E37DB1" w:rsidP="0016669C">
                            <w:pPr>
                              <w:pStyle w:val="Descripcin"/>
                              <w:jc w:val="center"/>
                              <w:rPr>
                                <w:noProof/>
                                <w:sz w:val="20"/>
                                <w:szCs w:val="20"/>
                              </w:rPr>
                            </w:pPr>
                            <w:bookmarkStart w:id="245" w:name="_Toc32332817"/>
                            <w:r>
                              <w:t xml:space="preserve">Figura </w:t>
                            </w:r>
                            <w:r w:rsidR="00C55D23">
                              <w:fldChar w:fldCharType="begin"/>
                            </w:r>
                            <w:r w:rsidR="00C55D23">
                              <w:instrText xml:space="preserve"> SEQ Ilustración \* ARABIC </w:instrText>
                            </w:r>
                            <w:r w:rsidR="00C55D23">
                              <w:fldChar w:fldCharType="separate"/>
                            </w:r>
                            <w:r w:rsidR="002C5B9B">
                              <w:rPr>
                                <w:noProof/>
                              </w:rPr>
                              <w:t>64</w:t>
                            </w:r>
                            <w:r w:rsidR="00C55D23">
                              <w:rPr>
                                <w:noProof/>
                              </w:rPr>
                              <w:fldChar w:fldCharType="end"/>
                            </w:r>
                            <w:r>
                              <w:t xml:space="preserve"> Juntar personajes</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D19B" id="Cuadro de texto 77" o:spid="_x0000_s1086" type="#_x0000_t202" style="position:absolute;left:0;text-align:left;margin-left:0;margin-top:255.05pt;width:425.2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" stroked="f">
                <v:textbox style="mso-fit-shape-to-text:t" inset="0,0,0,0">
                  <w:txbxContent>
                    <w:p w14:paraId="598B5AD0" w14:textId="0E8E0A21" w:rsidR="00E37DB1" w:rsidRPr="00D17128" w:rsidRDefault="00E37DB1" w:rsidP="0016669C">
                      <w:pPr>
                        <w:pStyle w:val="Descripcin"/>
                        <w:jc w:val="center"/>
                        <w:rPr>
                          <w:noProof/>
                          <w:sz w:val="20"/>
                          <w:szCs w:val="20"/>
                        </w:rPr>
                      </w:pPr>
                      <w:bookmarkStart w:id="246" w:name="_Toc32332817"/>
                      <w:r>
                        <w:t xml:space="preserve">Figura </w:t>
                      </w:r>
                      <w:r w:rsidR="00C55D23">
                        <w:fldChar w:fldCharType="begin"/>
                      </w:r>
                      <w:r w:rsidR="00C55D23">
                        <w:instrText xml:space="preserve"> SEQ Ilustración \* ARABIC </w:instrText>
                      </w:r>
                      <w:r w:rsidR="00C55D23">
                        <w:fldChar w:fldCharType="separate"/>
                      </w:r>
                      <w:r w:rsidR="002C5B9B">
                        <w:rPr>
                          <w:noProof/>
                        </w:rPr>
                        <w:t>64</w:t>
                      </w:r>
                      <w:r w:rsidR="00C55D23">
                        <w:rPr>
                          <w:noProof/>
                        </w:rPr>
                        <w:fldChar w:fldCharType="end"/>
                      </w:r>
                      <w:r>
                        <w:t xml:space="preserve"> Juntar personajes</w:t>
                      </w:r>
                      <w:bookmarkEnd w:id="246"/>
                    </w:p>
                  </w:txbxContent>
                </v:textbox>
                <w10:wrap type="tight"/>
              </v:shape>
            </w:pict>
          </mc:Fallback>
        </mc:AlternateContent>
      </w:r>
      <w:r w:rsidR="00E06011">
        <w:rPr>
          <w:noProof/>
          <w:sz w:val="20"/>
          <w:szCs w:val="20"/>
          <w:lang w:eastAsia="es-ES"/>
        </w:rPr>
        <w:drawing>
          <wp:anchor distT="0" distB="0" distL="114300" distR="114300" simplePos="0" relativeHeight="251757568" behindDoc="1" locked="0" layoutInCell="1" allowOverlap="1" wp14:anchorId="3F9B8C81" wp14:editId="4D6A09E1">
            <wp:simplePos x="0" y="0"/>
            <wp:positionH relativeFrom="margin">
              <wp:align>right</wp:align>
            </wp:positionH>
            <wp:positionV relativeFrom="paragraph">
              <wp:posOffset>445135</wp:posOffset>
            </wp:positionV>
            <wp:extent cx="5400040" cy="2937510"/>
            <wp:effectExtent l="0" t="0" r="0" b="0"/>
            <wp:wrapTight wrapText="bothSides">
              <wp:wrapPolygon edited="0">
                <wp:start x="0" y="0"/>
                <wp:lineTo x="0" y="21432"/>
                <wp:lineTo x="21488" y="21432"/>
                <wp:lineTo x="21488" y="0"/>
                <wp:lineTo x="0" y="0"/>
              </wp:wrapPolygon>
            </wp:wrapTight>
            <wp:docPr id="53" name="Imagen 5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juntarpers.PNG"/>
                    <pic:cNvPicPr/>
                  </pic:nvPicPr>
                  <pic:blipFill>
                    <a:blip r:embed="rId178">
                      <a:extLst>
                        <a:ext uri="{28A0092B-C50C-407E-A947-70E740481C1C}">
                          <a14:useLocalDpi xmlns:a14="http://schemas.microsoft.com/office/drawing/2010/main" val="0"/>
                        </a:ext>
                      </a:extLst>
                    </a:blip>
                    <a:stretch>
                      <a:fillRect/>
                    </a:stretch>
                  </pic:blipFill>
                  <pic:spPr>
                    <a:xfrm>
                      <a:off x="0" y="0"/>
                      <a:ext cx="5400040" cy="2937510"/>
                    </a:xfrm>
                    <a:prstGeom prst="rect">
                      <a:avLst/>
                    </a:prstGeom>
                  </pic:spPr>
                </pic:pic>
              </a:graphicData>
            </a:graphic>
          </wp:anchor>
        </w:drawing>
      </w:r>
      <w:r w:rsidR="00E06011" w:rsidRPr="00E06011">
        <w:rPr>
          <w:lang w:eastAsia="es-ES"/>
        </w:rPr>
        <w:t>Para volver atrás simplemente debemos pulsar el botón de "Atrás" en la parte inferior izquierda.</w:t>
      </w:r>
    </w:p>
    <w:p w14:paraId="0A4553E7" w14:textId="77777777" w:rsidR="00E06011" w:rsidRPr="00E06011" w:rsidRDefault="00E06011" w:rsidP="00E06011">
      <w:pPr>
        <w:rPr>
          <w:sz w:val="20"/>
          <w:szCs w:val="20"/>
          <w:lang w:eastAsia="es-ES"/>
        </w:rPr>
      </w:pPr>
    </w:p>
    <w:p w14:paraId="20B07732" w14:textId="77777777" w:rsidR="00E06011" w:rsidRDefault="00E06011" w:rsidP="00E06011">
      <w:pPr>
        <w:pStyle w:val="Ttulo3"/>
        <w:rPr>
          <w:lang w:eastAsia="es-ES"/>
        </w:rPr>
      </w:pPr>
      <w:bookmarkStart w:id="247" w:name="_Toc32403744"/>
      <w:r>
        <w:rPr>
          <w:lang w:eastAsia="es-ES"/>
        </w:rPr>
        <w:t>Añadir referencias</w:t>
      </w:r>
      <w:bookmarkEnd w:id="247"/>
    </w:p>
    <w:p w14:paraId="2CD98E6F" w14:textId="77777777" w:rsidR="00E06011" w:rsidRPr="00E06011" w:rsidRDefault="00E06011" w:rsidP="00E06011">
      <w:pPr>
        <w:rPr>
          <w:sz w:val="20"/>
          <w:szCs w:val="20"/>
          <w:lang w:eastAsia="es-ES"/>
        </w:rPr>
      </w:pPr>
      <w:r w:rsidRPr="00E06011">
        <w:rPr>
          <w:lang w:eastAsia="es-ES"/>
        </w:rPr>
        <w:t>Esta es la página que va a ser empleada para añadir nuevas referencias a un personaje, en caso de que tengamos un personaje del cual conocemos más nombres que se le dan, pero no figuran en la creación del diccionario, lo podremos añadir de forma sencilla accediendo a esta página en la que simplemente debemos realizar los siguientes pasos.</w:t>
      </w:r>
    </w:p>
    <w:p w14:paraId="313A06ED" w14:textId="77777777" w:rsidR="00E06011" w:rsidRPr="00E06011" w:rsidRDefault="00E06011" w:rsidP="0001124E">
      <w:pPr>
        <w:pStyle w:val="Prrafodelista"/>
        <w:numPr>
          <w:ilvl w:val="0"/>
          <w:numId w:val="28"/>
        </w:numPr>
        <w:rPr>
          <w:sz w:val="20"/>
          <w:szCs w:val="20"/>
          <w:lang w:eastAsia="es-ES"/>
        </w:rPr>
      </w:pPr>
      <w:r w:rsidRPr="00E06011">
        <w:rPr>
          <w:lang w:eastAsia="es-ES"/>
        </w:rPr>
        <w:t>Introducir la id del personaje al que deseamos añadir una nueva referencia.</w:t>
      </w:r>
    </w:p>
    <w:p w14:paraId="1A287A55" w14:textId="77777777" w:rsidR="00E06011" w:rsidRPr="00E06011" w:rsidRDefault="00E06011" w:rsidP="0001124E">
      <w:pPr>
        <w:pStyle w:val="Prrafodelista"/>
        <w:numPr>
          <w:ilvl w:val="0"/>
          <w:numId w:val="28"/>
        </w:numPr>
        <w:rPr>
          <w:sz w:val="20"/>
          <w:szCs w:val="20"/>
          <w:lang w:eastAsia="es-ES"/>
        </w:rPr>
      </w:pPr>
      <w:r w:rsidRPr="00E06011">
        <w:rPr>
          <w:lang w:eastAsia="es-ES"/>
        </w:rPr>
        <w:t>Introducir la referencia que queremos añadir.</w:t>
      </w:r>
    </w:p>
    <w:p w14:paraId="1DE9C641" w14:textId="77777777" w:rsidR="00E06011" w:rsidRPr="00E06011" w:rsidRDefault="00E06011" w:rsidP="0001124E">
      <w:pPr>
        <w:pStyle w:val="Prrafodelista"/>
        <w:numPr>
          <w:ilvl w:val="0"/>
          <w:numId w:val="28"/>
        </w:numPr>
        <w:rPr>
          <w:sz w:val="20"/>
          <w:szCs w:val="20"/>
          <w:lang w:eastAsia="es-ES"/>
        </w:rPr>
      </w:pPr>
      <w:r w:rsidRPr="00E06011">
        <w:rPr>
          <w:lang w:eastAsia="es-ES"/>
        </w:rPr>
        <w:t>Presionar sobre el botón de añadir.</w:t>
      </w:r>
    </w:p>
    <w:p w14:paraId="2C676802" w14:textId="77777777" w:rsidR="00E06011" w:rsidRPr="00E06011" w:rsidRDefault="00E06011" w:rsidP="00E06011">
      <w:pPr>
        <w:rPr>
          <w:sz w:val="20"/>
          <w:szCs w:val="20"/>
          <w:lang w:eastAsia="es-ES"/>
        </w:rPr>
      </w:pPr>
      <w:r w:rsidRPr="00E06011">
        <w:rPr>
          <w:lang w:eastAsia="es-ES"/>
        </w:rPr>
        <w:t>Una vez hecho esto la aplicación nos puede mostrar distintos tipos de alertas dependiendo de si la introducción de la referencia se ha realizado de una forma satisfactoria o por el contrario a ocurrido algún error. Los mensajes posibles son los siguientes.</w:t>
      </w:r>
    </w:p>
    <w:p w14:paraId="160DD7A4" w14:textId="77777777" w:rsidR="00E06011" w:rsidRPr="00E06011" w:rsidRDefault="00E06011" w:rsidP="0001124E">
      <w:pPr>
        <w:pStyle w:val="Prrafodelista"/>
        <w:numPr>
          <w:ilvl w:val="0"/>
          <w:numId w:val="29"/>
        </w:numPr>
        <w:rPr>
          <w:sz w:val="20"/>
          <w:szCs w:val="20"/>
          <w:lang w:eastAsia="es-ES"/>
        </w:rPr>
      </w:pPr>
      <w:r w:rsidRPr="00E06011">
        <w:rPr>
          <w:lang w:eastAsia="es-ES"/>
        </w:rPr>
        <w:t>Referencia añadida de forma correcta en caso de que la todos los parámetros introducidos sean correctos.</w:t>
      </w:r>
    </w:p>
    <w:p w14:paraId="2C1669EC" w14:textId="77777777" w:rsidR="00E06011" w:rsidRPr="00E06011" w:rsidRDefault="00E06011" w:rsidP="0001124E">
      <w:pPr>
        <w:pStyle w:val="Prrafodelista"/>
        <w:numPr>
          <w:ilvl w:val="0"/>
          <w:numId w:val="29"/>
        </w:numPr>
        <w:rPr>
          <w:sz w:val="20"/>
          <w:szCs w:val="20"/>
          <w:lang w:eastAsia="es-ES"/>
        </w:rPr>
      </w:pPr>
      <w:r w:rsidRPr="00E06011">
        <w:rPr>
          <w:lang w:eastAsia="es-ES"/>
        </w:rPr>
        <w:t>Id inexistente en caso de intentar añadir una referencia en una id que no exista.</w:t>
      </w:r>
    </w:p>
    <w:p w14:paraId="72EA572D" w14:textId="77777777" w:rsidR="00E06011" w:rsidRPr="00E06011" w:rsidRDefault="00E06011" w:rsidP="0001124E">
      <w:pPr>
        <w:pStyle w:val="Prrafodelista"/>
        <w:numPr>
          <w:ilvl w:val="0"/>
          <w:numId w:val="29"/>
        </w:numPr>
        <w:rPr>
          <w:sz w:val="20"/>
          <w:szCs w:val="20"/>
          <w:lang w:eastAsia="es-ES"/>
        </w:rPr>
      </w:pPr>
      <w:r w:rsidRPr="00E06011">
        <w:rPr>
          <w:lang w:eastAsia="es-ES"/>
        </w:rPr>
        <w:t>Si no se introduce alguno de los campos o ninguno también se nos mostrará una alerta comentando que debemos introducir todos los campos para poder añadir una referencia.</w:t>
      </w:r>
    </w:p>
    <w:p w14:paraId="231F4E63" w14:textId="77777777" w:rsidR="00E06011" w:rsidRDefault="0016669C" w:rsidP="00E06011">
      <w:pPr>
        <w:rPr>
          <w:lang w:eastAsia="es-ES"/>
        </w:rPr>
      </w:pPr>
      <w:r>
        <w:rPr>
          <w:noProof/>
        </w:rPr>
        <mc:AlternateContent>
          <mc:Choice Requires="wps">
            <w:drawing>
              <wp:anchor distT="0" distB="0" distL="114300" distR="114300" simplePos="0" relativeHeight="251796480" behindDoc="1" locked="0" layoutInCell="1" allowOverlap="1" wp14:anchorId="7809CE7B" wp14:editId="2B434B68">
                <wp:simplePos x="0" y="0"/>
                <wp:positionH relativeFrom="column">
                  <wp:posOffset>0</wp:posOffset>
                </wp:positionH>
                <wp:positionV relativeFrom="paragraph">
                  <wp:posOffset>3441700</wp:posOffset>
                </wp:positionV>
                <wp:extent cx="5400040" cy="635"/>
                <wp:effectExtent l="0" t="0" r="0" b="0"/>
                <wp:wrapTight wrapText="bothSides">
                  <wp:wrapPolygon edited="0">
                    <wp:start x="0" y="0"/>
                    <wp:lineTo x="0" y="21600"/>
                    <wp:lineTo x="21600" y="21600"/>
                    <wp:lineTo x="21600" y="0"/>
                  </wp:wrapPolygon>
                </wp:wrapTight>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0695CF" w14:textId="766ACA10" w:rsidR="00E37DB1" w:rsidRPr="00B546A1" w:rsidRDefault="00E37DB1" w:rsidP="0016669C">
                            <w:pPr>
                              <w:pStyle w:val="Descripcin"/>
                              <w:jc w:val="center"/>
                              <w:rPr>
                                <w:noProof/>
                                <w:sz w:val="20"/>
                                <w:szCs w:val="20"/>
                              </w:rPr>
                            </w:pPr>
                            <w:bookmarkStart w:id="248" w:name="_Toc32332818"/>
                            <w:r>
                              <w:t xml:space="preserve">Figura </w:t>
                            </w:r>
                            <w:r w:rsidR="00C55D23">
                              <w:fldChar w:fldCharType="begin"/>
                            </w:r>
                            <w:r w:rsidR="00C55D23">
                              <w:instrText xml:space="preserve"> SEQ Ilustración \* ARABIC </w:instrText>
                            </w:r>
                            <w:r w:rsidR="00C55D23">
                              <w:fldChar w:fldCharType="separate"/>
                            </w:r>
                            <w:r w:rsidR="002C5B9B">
                              <w:rPr>
                                <w:noProof/>
                              </w:rPr>
                              <w:t>65</w:t>
                            </w:r>
                            <w:r w:rsidR="00C55D23">
                              <w:rPr>
                                <w:noProof/>
                              </w:rPr>
                              <w:fldChar w:fldCharType="end"/>
                            </w:r>
                            <w:r>
                              <w:t xml:space="preserve"> Añadir referencia</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9CE7B" id="Cuadro de texto 78" o:spid="_x0000_s1087" type="#_x0000_t202" style="position:absolute;left:0;text-align:left;margin-left:0;margin-top:271pt;width:425.2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tuNAIAAG4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" stroked="f">
                <v:textbox style="mso-fit-shape-to-text:t" inset="0,0,0,0">
                  <w:txbxContent>
                    <w:p w14:paraId="5C0695CF" w14:textId="766ACA10" w:rsidR="00E37DB1" w:rsidRPr="00B546A1" w:rsidRDefault="00E37DB1" w:rsidP="0016669C">
                      <w:pPr>
                        <w:pStyle w:val="Descripcin"/>
                        <w:jc w:val="center"/>
                        <w:rPr>
                          <w:noProof/>
                          <w:sz w:val="20"/>
                          <w:szCs w:val="20"/>
                        </w:rPr>
                      </w:pPr>
                      <w:bookmarkStart w:id="249" w:name="_Toc32332818"/>
                      <w:r>
                        <w:t xml:space="preserve">Figura </w:t>
                      </w:r>
                      <w:r w:rsidR="00C55D23">
                        <w:fldChar w:fldCharType="begin"/>
                      </w:r>
                      <w:r w:rsidR="00C55D23">
                        <w:instrText xml:space="preserve"> SEQ Ilustración \* ARABIC </w:instrText>
                      </w:r>
                      <w:r w:rsidR="00C55D23">
                        <w:fldChar w:fldCharType="separate"/>
                      </w:r>
                      <w:r w:rsidR="002C5B9B">
                        <w:rPr>
                          <w:noProof/>
                        </w:rPr>
                        <w:t>65</w:t>
                      </w:r>
                      <w:r w:rsidR="00C55D23">
                        <w:rPr>
                          <w:noProof/>
                        </w:rPr>
                        <w:fldChar w:fldCharType="end"/>
                      </w:r>
                      <w:r>
                        <w:t xml:space="preserve"> Añadir referencia</w:t>
                      </w:r>
                      <w:bookmarkEnd w:id="249"/>
                    </w:p>
                  </w:txbxContent>
                </v:textbox>
                <w10:wrap type="tight"/>
              </v:shape>
            </w:pict>
          </mc:Fallback>
        </mc:AlternateContent>
      </w:r>
      <w:r w:rsidR="00E06011">
        <w:rPr>
          <w:noProof/>
          <w:sz w:val="20"/>
          <w:szCs w:val="20"/>
          <w:lang w:eastAsia="es-ES"/>
        </w:rPr>
        <w:drawing>
          <wp:anchor distT="0" distB="0" distL="114300" distR="114300" simplePos="0" relativeHeight="251758592" behindDoc="1" locked="0" layoutInCell="1" allowOverlap="1" wp14:anchorId="4FB09F09" wp14:editId="45D1F655">
            <wp:simplePos x="0" y="0"/>
            <wp:positionH relativeFrom="margin">
              <wp:align>right</wp:align>
            </wp:positionH>
            <wp:positionV relativeFrom="paragraph">
              <wp:posOffset>408553</wp:posOffset>
            </wp:positionV>
            <wp:extent cx="5400040" cy="2976245"/>
            <wp:effectExtent l="0" t="0" r="0" b="0"/>
            <wp:wrapTight wrapText="bothSides">
              <wp:wrapPolygon edited="0">
                <wp:start x="0" y="0"/>
                <wp:lineTo x="0" y="21429"/>
                <wp:lineTo x="21488" y="21429"/>
                <wp:lineTo x="21488" y="0"/>
                <wp:lineTo x="0" y="0"/>
              </wp:wrapPolygon>
            </wp:wrapTight>
            <wp:docPr id="54" name="Imagen 5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nadirref.PNG"/>
                    <pic:cNvPicPr/>
                  </pic:nvPicPr>
                  <pic:blipFill>
                    <a:blip r:embed="rId179">
                      <a:extLst>
                        <a:ext uri="{28A0092B-C50C-407E-A947-70E740481C1C}">
                          <a14:useLocalDpi xmlns:a14="http://schemas.microsoft.com/office/drawing/2010/main" val="0"/>
                        </a:ext>
                      </a:extLst>
                    </a:blip>
                    <a:stretch>
                      <a:fillRect/>
                    </a:stretch>
                  </pic:blipFill>
                  <pic:spPr>
                    <a:xfrm>
                      <a:off x="0" y="0"/>
                      <a:ext cx="5400040" cy="2976245"/>
                    </a:xfrm>
                    <a:prstGeom prst="rect">
                      <a:avLst/>
                    </a:prstGeom>
                  </pic:spPr>
                </pic:pic>
              </a:graphicData>
            </a:graphic>
          </wp:anchor>
        </w:drawing>
      </w:r>
      <w:r w:rsidR="00E06011" w:rsidRPr="00E06011">
        <w:rPr>
          <w:lang w:eastAsia="es-ES"/>
        </w:rPr>
        <w:t>Para volver atrás simplemente debemos pulsar el botón de "Atrás" en la parte inferior izquierda.</w:t>
      </w:r>
    </w:p>
    <w:p w14:paraId="030EFB51" w14:textId="77777777" w:rsidR="00E06011" w:rsidRPr="00E06011" w:rsidRDefault="00E06011" w:rsidP="00E06011">
      <w:pPr>
        <w:rPr>
          <w:sz w:val="20"/>
          <w:szCs w:val="20"/>
          <w:lang w:eastAsia="es-ES"/>
        </w:rPr>
      </w:pPr>
    </w:p>
    <w:p w14:paraId="70CC139C" w14:textId="77777777" w:rsidR="00E06011" w:rsidRDefault="00D95324" w:rsidP="00D95324">
      <w:pPr>
        <w:pStyle w:val="Ttulo3"/>
        <w:rPr>
          <w:lang w:eastAsia="es-ES"/>
        </w:rPr>
      </w:pPr>
      <w:bookmarkStart w:id="250" w:name="_Toc32403745"/>
      <w:r>
        <w:rPr>
          <w:lang w:eastAsia="es-ES"/>
        </w:rPr>
        <w:t>Eliminar referencia</w:t>
      </w:r>
      <w:bookmarkEnd w:id="250"/>
    </w:p>
    <w:p w14:paraId="601948ED" w14:textId="77777777" w:rsidR="00D95324" w:rsidRPr="00D95324" w:rsidRDefault="00D95324" w:rsidP="00D95324">
      <w:pPr>
        <w:rPr>
          <w:sz w:val="20"/>
          <w:szCs w:val="20"/>
          <w:lang w:eastAsia="es-ES"/>
        </w:rPr>
      </w:pPr>
      <w:r w:rsidRPr="00D95324">
        <w:rPr>
          <w:lang w:eastAsia="es-ES"/>
        </w:rPr>
        <w:t xml:space="preserve">En esta página podremos borrar alguna referencia que tenga un personaje en caso de que no queramos tener dicha referencia. Para ello los pasos son muy parecidos a los seguidos cuando queremos borrar un personaje solo que ahora deberemos marcar la casilla que queramos eliminar en la parte de referencias y no de id de personaje. Una vez que hemos marcado la casilla </w:t>
      </w:r>
      <w:r w:rsidRPr="00D95324">
        <w:rPr>
          <w:lang w:eastAsia="es-ES"/>
        </w:rPr>
        <w:lastRenderedPageBreak/>
        <w:t>correspondiente a la referencia que deseamos borrar simplemente debemos hacer clic en el botón de borrado para que se borre la referencia. Cuando la referencia ha sido eliminada se mostrará un mensaje al usuario avisándole de que la referencia ha sido borrada con éxito.</w:t>
      </w:r>
    </w:p>
    <w:p w14:paraId="450F833D" w14:textId="77777777" w:rsidR="00D95324" w:rsidRDefault="0016669C" w:rsidP="00D95324">
      <w:pPr>
        <w:rPr>
          <w:lang w:eastAsia="es-ES"/>
        </w:rPr>
      </w:pPr>
      <w:r>
        <w:rPr>
          <w:noProof/>
        </w:rPr>
        <mc:AlternateContent>
          <mc:Choice Requires="wps">
            <w:drawing>
              <wp:anchor distT="0" distB="0" distL="114300" distR="114300" simplePos="0" relativeHeight="251798528" behindDoc="1" locked="0" layoutInCell="1" allowOverlap="1" wp14:anchorId="22E40175" wp14:editId="2018B288">
                <wp:simplePos x="0" y="0"/>
                <wp:positionH relativeFrom="column">
                  <wp:posOffset>0</wp:posOffset>
                </wp:positionH>
                <wp:positionV relativeFrom="paragraph">
                  <wp:posOffset>3422650</wp:posOffset>
                </wp:positionV>
                <wp:extent cx="5400040" cy="635"/>
                <wp:effectExtent l="0" t="0" r="0" b="0"/>
                <wp:wrapTight wrapText="bothSides">
                  <wp:wrapPolygon edited="0">
                    <wp:start x="0" y="0"/>
                    <wp:lineTo x="0" y="21600"/>
                    <wp:lineTo x="21600" y="21600"/>
                    <wp:lineTo x="21600" y="0"/>
                  </wp:wrapPolygon>
                </wp:wrapTight>
                <wp:docPr id="79" name="Cuadro de texto 7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5E04A1" w14:textId="2B63F048" w:rsidR="00E37DB1" w:rsidRPr="008250E2" w:rsidRDefault="00E37DB1" w:rsidP="0016669C">
                            <w:pPr>
                              <w:pStyle w:val="Descripcin"/>
                              <w:jc w:val="center"/>
                              <w:rPr>
                                <w:noProof/>
                                <w:sz w:val="20"/>
                                <w:szCs w:val="20"/>
                              </w:rPr>
                            </w:pPr>
                            <w:bookmarkStart w:id="251" w:name="_Toc32332819"/>
                            <w:r>
                              <w:t xml:space="preserve">Figura </w:t>
                            </w:r>
                            <w:r w:rsidR="00C55D23">
                              <w:fldChar w:fldCharType="begin"/>
                            </w:r>
                            <w:r w:rsidR="00C55D23">
                              <w:instrText xml:space="preserve"> SEQ Ilustración \* ARABIC </w:instrText>
                            </w:r>
                            <w:r w:rsidR="00C55D23">
                              <w:fldChar w:fldCharType="separate"/>
                            </w:r>
                            <w:r w:rsidR="002C5B9B">
                              <w:rPr>
                                <w:noProof/>
                              </w:rPr>
                              <w:t>66</w:t>
                            </w:r>
                            <w:r w:rsidR="00C55D23">
                              <w:rPr>
                                <w:noProof/>
                              </w:rPr>
                              <w:fldChar w:fldCharType="end"/>
                            </w:r>
                            <w:r>
                              <w:t xml:space="preserve"> Borrar referencia</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40175" id="Cuadro de texto 79" o:spid="_x0000_s1088" type="#_x0000_t202" style="position:absolute;left:0;text-align:left;margin-left:0;margin-top:269.5pt;width:425.2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" stroked="f">
                <v:textbox style="mso-fit-shape-to-text:t" inset="0,0,0,0">
                  <w:txbxContent>
                    <w:p w14:paraId="465E04A1" w14:textId="2B63F048" w:rsidR="00E37DB1" w:rsidRPr="008250E2" w:rsidRDefault="00E37DB1" w:rsidP="0016669C">
                      <w:pPr>
                        <w:pStyle w:val="Descripcin"/>
                        <w:jc w:val="center"/>
                        <w:rPr>
                          <w:noProof/>
                          <w:sz w:val="20"/>
                          <w:szCs w:val="20"/>
                        </w:rPr>
                      </w:pPr>
                      <w:bookmarkStart w:id="252" w:name="_Toc32332819"/>
                      <w:r>
                        <w:t xml:space="preserve">Figura </w:t>
                      </w:r>
                      <w:r w:rsidR="00C55D23">
                        <w:fldChar w:fldCharType="begin"/>
                      </w:r>
                      <w:r w:rsidR="00C55D23">
                        <w:instrText xml:space="preserve"> SEQ Ilustración \* ARABIC </w:instrText>
                      </w:r>
                      <w:r w:rsidR="00C55D23">
                        <w:fldChar w:fldCharType="separate"/>
                      </w:r>
                      <w:r w:rsidR="002C5B9B">
                        <w:rPr>
                          <w:noProof/>
                        </w:rPr>
                        <w:t>66</w:t>
                      </w:r>
                      <w:r w:rsidR="00C55D23">
                        <w:rPr>
                          <w:noProof/>
                        </w:rPr>
                        <w:fldChar w:fldCharType="end"/>
                      </w:r>
                      <w:r>
                        <w:t xml:space="preserve"> Borrar referencia</w:t>
                      </w:r>
                      <w:bookmarkEnd w:id="252"/>
                    </w:p>
                  </w:txbxContent>
                </v:textbox>
                <w10:wrap type="tight"/>
              </v:shape>
            </w:pict>
          </mc:Fallback>
        </mc:AlternateContent>
      </w:r>
      <w:r w:rsidR="00D95324">
        <w:rPr>
          <w:noProof/>
          <w:sz w:val="20"/>
          <w:szCs w:val="20"/>
          <w:lang w:eastAsia="es-ES"/>
        </w:rPr>
        <w:drawing>
          <wp:anchor distT="0" distB="0" distL="114300" distR="114300" simplePos="0" relativeHeight="251759616" behindDoc="1" locked="0" layoutInCell="1" allowOverlap="1" wp14:anchorId="6E85DAC1" wp14:editId="202605AB">
            <wp:simplePos x="0" y="0"/>
            <wp:positionH relativeFrom="margin">
              <wp:align>right</wp:align>
            </wp:positionH>
            <wp:positionV relativeFrom="paragraph">
              <wp:posOffset>434947</wp:posOffset>
            </wp:positionV>
            <wp:extent cx="5400040" cy="2931160"/>
            <wp:effectExtent l="0" t="0" r="0" b="2540"/>
            <wp:wrapTight wrapText="bothSides">
              <wp:wrapPolygon edited="0">
                <wp:start x="0" y="0"/>
                <wp:lineTo x="0" y="21478"/>
                <wp:lineTo x="21488" y="21478"/>
                <wp:lineTo x="21488" y="0"/>
                <wp:lineTo x="0" y="0"/>
              </wp:wrapPolygon>
            </wp:wrapTight>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liminarref.PNG"/>
                    <pic:cNvPicPr/>
                  </pic:nvPicPr>
                  <pic:blipFill>
                    <a:blip r:embed="rId180">
                      <a:extLst>
                        <a:ext uri="{28A0092B-C50C-407E-A947-70E740481C1C}">
                          <a14:useLocalDpi xmlns:a14="http://schemas.microsoft.com/office/drawing/2010/main" val="0"/>
                        </a:ext>
                      </a:extLst>
                    </a:blip>
                    <a:stretch>
                      <a:fillRect/>
                    </a:stretch>
                  </pic:blipFill>
                  <pic:spPr>
                    <a:xfrm>
                      <a:off x="0" y="0"/>
                      <a:ext cx="5400040" cy="2931160"/>
                    </a:xfrm>
                    <a:prstGeom prst="rect">
                      <a:avLst/>
                    </a:prstGeom>
                  </pic:spPr>
                </pic:pic>
              </a:graphicData>
            </a:graphic>
          </wp:anchor>
        </w:drawing>
      </w:r>
      <w:r w:rsidR="00D95324" w:rsidRPr="00D95324">
        <w:rPr>
          <w:lang w:eastAsia="es-ES"/>
        </w:rPr>
        <w:t>Para volver atrás simplemente debemos pulsar el botón de "Atrás" en la parte inferior izquierda.</w:t>
      </w:r>
    </w:p>
    <w:p w14:paraId="7F2A9E83" w14:textId="77777777" w:rsidR="00D95324" w:rsidRPr="00D95324" w:rsidRDefault="00D95324" w:rsidP="00D95324">
      <w:pPr>
        <w:rPr>
          <w:sz w:val="20"/>
          <w:szCs w:val="20"/>
          <w:lang w:eastAsia="es-ES"/>
        </w:rPr>
      </w:pPr>
    </w:p>
    <w:p w14:paraId="21100240" w14:textId="77777777" w:rsidR="00D95324" w:rsidRDefault="00D95324" w:rsidP="00D95324">
      <w:pPr>
        <w:pStyle w:val="Ttulo3"/>
        <w:rPr>
          <w:lang w:eastAsia="es-ES"/>
        </w:rPr>
      </w:pPr>
      <w:bookmarkStart w:id="253" w:name="_Toc32403746"/>
      <w:r>
        <w:rPr>
          <w:lang w:eastAsia="es-ES"/>
        </w:rPr>
        <w:t>Modificar la id del personaje</w:t>
      </w:r>
      <w:bookmarkEnd w:id="253"/>
    </w:p>
    <w:p w14:paraId="7E33120F" w14:textId="77777777" w:rsidR="00D95324" w:rsidRPr="00D95324" w:rsidRDefault="00D95324" w:rsidP="00D95324">
      <w:pPr>
        <w:rPr>
          <w:sz w:val="20"/>
          <w:szCs w:val="20"/>
          <w:lang w:eastAsia="es-ES"/>
        </w:rPr>
      </w:pPr>
      <w:r w:rsidRPr="00D95324">
        <w:rPr>
          <w:lang w:eastAsia="es-ES"/>
        </w:rPr>
        <w:t>Si el usuario ha accedido a la siguiente página es porque se quiere modificar la id de un personaje, para ello debemos de introducir parámetros parecido a cuando se quiere añadir un personaje con la diferencia de que en vez de introducir el nombre que deseamos que tenga el personaje después de introducir la id, aquí debemos realizar lo siguiente.</w:t>
      </w:r>
    </w:p>
    <w:p w14:paraId="0848CE3A" w14:textId="77777777" w:rsidR="00D95324" w:rsidRPr="00D95324" w:rsidRDefault="00D95324" w:rsidP="0001124E">
      <w:pPr>
        <w:pStyle w:val="Prrafodelista"/>
        <w:numPr>
          <w:ilvl w:val="0"/>
          <w:numId w:val="30"/>
        </w:numPr>
        <w:rPr>
          <w:sz w:val="20"/>
          <w:szCs w:val="20"/>
          <w:lang w:eastAsia="es-ES"/>
        </w:rPr>
      </w:pPr>
      <w:r w:rsidRPr="00D95324">
        <w:rPr>
          <w:lang w:eastAsia="es-ES"/>
        </w:rPr>
        <w:t>Introducir la id del personaje que se desea modificar.</w:t>
      </w:r>
    </w:p>
    <w:p w14:paraId="6C1C3573" w14:textId="77777777" w:rsidR="00D95324" w:rsidRPr="00D95324" w:rsidRDefault="00D95324" w:rsidP="0001124E">
      <w:pPr>
        <w:pStyle w:val="Prrafodelista"/>
        <w:numPr>
          <w:ilvl w:val="0"/>
          <w:numId w:val="30"/>
        </w:numPr>
        <w:rPr>
          <w:sz w:val="20"/>
          <w:szCs w:val="20"/>
          <w:lang w:eastAsia="es-ES"/>
        </w:rPr>
      </w:pPr>
      <w:r w:rsidRPr="00D95324">
        <w:rPr>
          <w:lang w:eastAsia="es-ES"/>
        </w:rPr>
        <w:t>Introducir la nueva id que se quiere asignar al personaje.</w:t>
      </w:r>
    </w:p>
    <w:p w14:paraId="113B6754" w14:textId="77777777" w:rsidR="00D95324" w:rsidRPr="00D95324" w:rsidRDefault="00D95324" w:rsidP="0001124E">
      <w:pPr>
        <w:pStyle w:val="Prrafodelista"/>
        <w:numPr>
          <w:ilvl w:val="0"/>
          <w:numId w:val="30"/>
        </w:numPr>
        <w:rPr>
          <w:sz w:val="20"/>
          <w:szCs w:val="20"/>
          <w:lang w:eastAsia="es-ES"/>
        </w:rPr>
      </w:pPr>
      <w:r w:rsidRPr="00D95324">
        <w:rPr>
          <w:lang w:eastAsia="es-ES"/>
        </w:rPr>
        <w:t>Pulsar el botón de cambiar.</w:t>
      </w:r>
    </w:p>
    <w:p w14:paraId="2EF7C062" w14:textId="77777777" w:rsidR="00D95324" w:rsidRPr="00D95324" w:rsidRDefault="00D95324" w:rsidP="00D95324">
      <w:pPr>
        <w:rPr>
          <w:sz w:val="20"/>
          <w:szCs w:val="20"/>
          <w:lang w:eastAsia="es-ES"/>
        </w:rPr>
      </w:pPr>
      <w:r w:rsidRPr="00D95324">
        <w:rPr>
          <w:lang w:eastAsia="es-ES"/>
        </w:rPr>
        <w:t>Este proceso puede generar diversas alertas a la hora de pulsar el botón de cambiar.</w:t>
      </w:r>
    </w:p>
    <w:p w14:paraId="719C3249" w14:textId="77777777" w:rsidR="00D95324" w:rsidRPr="00D95324" w:rsidRDefault="00D95324" w:rsidP="0001124E">
      <w:pPr>
        <w:pStyle w:val="Prrafodelista"/>
        <w:numPr>
          <w:ilvl w:val="0"/>
          <w:numId w:val="31"/>
        </w:numPr>
        <w:rPr>
          <w:sz w:val="20"/>
          <w:szCs w:val="20"/>
          <w:lang w:eastAsia="es-ES"/>
        </w:rPr>
      </w:pPr>
      <w:r w:rsidRPr="00D95324">
        <w:rPr>
          <w:lang w:eastAsia="es-ES"/>
        </w:rPr>
        <w:t>Puede que el proceso se realice de forma correcta en cuyo caso nos aparecerá un mensaje por pantalla que nos indicará que la id ha sido cambiada con éxito.</w:t>
      </w:r>
    </w:p>
    <w:p w14:paraId="10420DB0" w14:textId="77777777" w:rsidR="00D95324" w:rsidRPr="00D95324" w:rsidRDefault="00D95324" w:rsidP="0001124E">
      <w:pPr>
        <w:pStyle w:val="Prrafodelista"/>
        <w:numPr>
          <w:ilvl w:val="0"/>
          <w:numId w:val="31"/>
        </w:numPr>
        <w:rPr>
          <w:sz w:val="20"/>
          <w:szCs w:val="20"/>
          <w:lang w:eastAsia="es-ES"/>
        </w:rPr>
      </w:pPr>
      <w:r w:rsidRPr="00D95324">
        <w:rPr>
          <w:lang w:eastAsia="es-ES"/>
        </w:rPr>
        <w:t>Otra opción es que alguno de los parámetros no se haya introducido o ningún parámetro se haya introducido, en ese caso se alertará al usuario de que debe introducir todos los parámetros.</w:t>
      </w:r>
    </w:p>
    <w:p w14:paraId="5113D375" w14:textId="77777777" w:rsidR="00D95324" w:rsidRPr="00D95324" w:rsidRDefault="00D95324" w:rsidP="0001124E">
      <w:pPr>
        <w:pStyle w:val="Prrafodelista"/>
        <w:numPr>
          <w:ilvl w:val="0"/>
          <w:numId w:val="31"/>
        </w:numPr>
        <w:rPr>
          <w:sz w:val="20"/>
          <w:szCs w:val="20"/>
          <w:lang w:eastAsia="es-ES"/>
        </w:rPr>
      </w:pPr>
      <w:r w:rsidRPr="00D95324">
        <w:rPr>
          <w:lang w:eastAsia="es-ES"/>
        </w:rPr>
        <w:t>La última opción es que la id actual introducida no exista o que la id por la que se quiere cambiar ya exista, en este caso se notificará al usuario que la id no existe o que se quiere cambiar el id por uno ya existente.</w:t>
      </w:r>
    </w:p>
    <w:p w14:paraId="00A40407" w14:textId="77777777" w:rsidR="00D95324" w:rsidRDefault="00D95324" w:rsidP="00D95324">
      <w:pPr>
        <w:rPr>
          <w:lang w:eastAsia="es-ES"/>
        </w:rPr>
      </w:pPr>
      <w:r w:rsidRPr="00D95324">
        <w:rPr>
          <w:lang w:eastAsia="es-ES"/>
        </w:rPr>
        <w:t>Para volver atrás simplemente debemos pulsar el botón de "Atrás" en la parte inferior izquierda.</w:t>
      </w:r>
    </w:p>
    <w:p w14:paraId="2F3B2FD3" w14:textId="77777777" w:rsidR="00D95324" w:rsidRPr="00D95324" w:rsidRDefault="00D95324" w:rsidP="00D95324">
      <w:pPr>
        <w:rPr>
          <w:sz w:val="20"/>
          <w:szCs w:val="20"/>
          <w:lang w:eastAsia="es-ES"/>
        </w:rPr>
      </w:pPr>
    </w:p>
    <w:p w14:paraId="0CA67CBC" w14:textId="77777777" w:rsidR="00D95324" w:rsidRPr="00D95324" w:rsidRDefault="0016669C" w:rsidP="00D95324">
      <w:pPr>
        <w:pStyle w:val="Ttulo3"/>
        <w:rPr>
          <w:lang w:eastAsia="es-ES"/>
        </w:rPr>
      </w:pPr>
      <w:bookmarkStart w:id="254" w:name="_Toc32403747"/>
      <w:r>
        <w:rPr>
          <w:noProof/>
        </w:rPr>
        <w:lastRenderedPageBreak/>
        <mc:AlternateContent>
          <mc:Choice Requires="wps">
            <w:drawing>
              <wp:anchor distT="0" distB="0" distL="114300" distR="114300" simplePos="0" relativeHeight="251800576" behindDoc="1" locked="0" layoutInCell="1" allowOverlap="1" wp14:anchorId="6DB425CB" wp14:editId="331AD130">
                <wp:simplePos x="0" y="0"/>
                <wp:positionH relativeFrom="column">
                  <wp:posOffset>0</wp:posOffset>
                </wp:positionH>
                <wp:positionV relativeFrom="paragraph">
                  <wp:posOffset>2990215</wp:posOffset>
                </wp:positionV>
                <wp:extent cx="5400040" cy="635"/>
                <wp:effectExtent l="0" t="0" r="0" b="0"/>
                <wp:wrapTight wrapText="bothSides">
                  <wp:wrapPolygon edited="0">
                    <wp:start x="0" y="0"/>
                    <wp:lineTo x="0" y="21600"/>
                    <wp:lineTo x="21600" y="21600"/>
                    <wp:lineTo x="21600" y="0"/>
                  </wp:wrapPolygon>
                </wp:wrapTight>
                <wp:docPr id="80" name="Cuadro de texto 8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0FBFAB" w14:textId="249E49B8" w:rsidR="00E37DB1" w:rsidRPr="004B101B" w:rsidRDefault="00E37DB1" w:rsidP="0016669C">
                            <w:pPr>
                              <w:pStyle w:val="Descripcin"/>
                              <w:jc w:val="center"/>
                              <w:rPr>
                                <w:b/>
                                <w:noProof/>
                                <w:color w:val="000000" w:themeColor="text1"/>
                              </w:rPr>
                            </w:pPr>
                            <w:bookmarkStart w:id="255" w:name="_Toc32332820"/>
                            <w:r>
                              <w:t xml:space="preserve">Figura </w:t>
                            </w:r>
                            <w:r w:rsidR="00C55D23">
                              <w:fldChar w:fldCharType="begin"/>
                            </w:r>
                            <w:r w:rsidR="00C55D23">
                              <w:instrText xml:space="preserve"> SEQ Ilustración \* ARABIC </w:instrText>
                            </w:r>
                            <w:r w:rsidR="00C55D23">
                              <w:fldChar w:fldCharType="separate"/>
                            </w:r>
                            <w:r w:rsidR="002C5B9B">
                              <w:rPr>
                                <w:noProof/>
                              </w:rPr>
                              <w:t>67</w:t>
                            </w:r>
                            <w:r w:rsidR="00C55D23">
                              <w:rPr>
                                <w:noProof/>
                              </w:rPr>
                              <w:fldChar w:fldCharType="end"/>
                            </w:r>
                            <w:r>
                              <w:t xml:space="preserve"> Modificar id</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425CB" id="Cuadro de texto 80" o:spid="_x0000_s1089" type="#_x0000_t202" style="position:absolute;left:0;text-align:left;margin-left:0;margin-top:235.45pt;width:425.2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" stroked="f">
                <v:textbox style="mso-fit-shape-to-text:t" inset="0,0,0,0">
                  <w:txbxContent>
                    <w:p w14:paraId="1C0FBFAB" w14:textId="249E49B8" w:rsidR="00E37DB1" w:rsidRPr="004B101B" w:rsidRDefault="00E37DB1" w:rsidP="0016669C">
                      <w:pPr>
                        <w:pStyle w:val="Descripcin"/>
                        <w:jc w:val="center"/>
                        <w:rPr>
                          <w:b/>
                          <w:noProof/>
                          <w:color w:val="000000" w:themeColor="text1"/>
                        </w:rPr>
                      </w:pPr>
                      <w:bookmarkStart w:id="256" w:name="_Toc32332820"/>
                      <w:r>
                        <w:t xml:space="preserve">Figura </w:t>
                      </w:r>
                      <w:r w:rsidR="00C55D23">
                        <w:fldChar w:fldCharType="begin"/>
                      </w:r>
                      <w:r w:rsidR="00C55D23">
                        <w:instrText xml:space="preserve"> SEQ Ilustración \* ARABIC </w:instrText>
                      </w:r>
                      <w:r w:rsidR="00C55D23">
                        <w:fldChar w:fldCharType="separate"/>
                      </w:r>
                      <w:r w:rsidR="002C5B9B">
                        <w:rPr>
                          <w:noProof/>
                        </w:rPr>
                        <w:t>67</w:t>
                      </w:r>
                      <w:r w:rsidR="00C55D23">
                        <w:rPr>
                          <w:noProof/>
                        </w:rPr>
                        <w:fldChar w:fldCharType="end"/>
                      </w:r>
                      <w:r>
                        <w:t xml:space="preserve"> Modificar id</w:t>
                      </w:r>
                      <w:bookmarkEnd w:id="256"/>
                    </w:p>
                  </w:txbxContent>
                </v:textbox>
                <w10:wrap type="tight"/>
              </v:shape>
            </w:pict>
          </mc:Fallback>
        </mc:AlternateContent>
      </w:r>
      <w:r w:rsidR="00D95324">
        <w:rPr>
          <w:noProof/>
          <w:lang w:eastAsia="es-ES"/>
        </w:rPr>
        <w:drawing>
          <wp:anchor distT="0" distB="0" distL="114300" distR="114300" simplePos="0" relativeHeight="251760640" behindDoc="1" locked="0" layoutInCell="1" allowOverlap="1" wp14:anchorId="26D7DC68" wp14:editId="422F3D93">
            <wp:simplePos x="0" y="0"/>
            <wp:positionH relativeFrom="margin">
              <wp:align>right</wp:align>
            </wp:positionH>
            <wp:positionV relativeFrom="paragraph">
              <wp:posOffset>55</wp:posOffset>
            </wp:positionV>
            <wp:extent cx="5400040" cy="2933065"/>
            <wp:effectExtent l="0" t="0" r="0" b="635"/>
            <wp:wrapTight wrapText="bothSides">
              <wp:wrapPolygon edited="0">
                <wp:start x="0" y="0"/>
                <wp:lineTo x="0" y="21464"/>
                <wp:lineTo x="21488" y="21464"/>
                <wp:lineTo x="21488" y="0"/>
                <wp:lineTo x="0" y="0"/>
              </wp:wrapPolygon>
            </wp:wrapTight>
            <wp:docPr id="56" name="Imagen 5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rid.PNG"/>
                    <pic:cNvPicPr/>
                  </pic:nvPicPr>
                  <pic:blipFill>
                    <a:blip r:embed="rId181">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anchor>
        </w:drawing>
      </w:r>
      <w:r w:rsidR="00D95324">
        <w:rPr>
          <w:lang w:eastAsia="es-ES"/>
        </w:rPr>
        <w:t>Modificar etnia</w:t>
      </w:r>
      <w:bookmarkEnd w:id="254"/>
    </w:p>
    <w:p w14:paraId="6A0BF76C" w14:textId="77777777" w:rsidR="00D95324" w:rsidRPr="00D95324" w:rsidRDefault="00D95324" w:rsidP="00D95324">
      <w:pPr>
        <w:rPr>
          <w:sz w:val="20"/>
          <w:szCs w:val="20"/>
          <w:lang w:eastAsia="es-ES"/>
        </w:rPr>
      </w:pPr>
      <w:r w:rsidRPr="00D95324">
        <w:rPr>
          <w:lang w:eastAsia="es-ES"/>
        </w:rPr>
        <w:t>En esta pantalla podremos modificar la etnia, en caso de que la etnia predicha no sea correcta o no sea la que el usuario deseaba. También se puede cambiar la etnia sin haber predicho las etnias de los personajes, pero si cambiamos la etnia y luego hacemos la predicción, la etnia predicha sobrescribirá la anterior. Para modificar la etnia de un personaje debemos realizar lo siguiente.</w:t>
      </w:r>
    </w:p>
    <w:p w14:paraId="681FD87D" w14:textId="77777777" w:rsidR="00D95324" w:rsidRPr="00D95324" w:rsidRDefault="00D95324" w:rsidP="0001124E">
      <w:pPr>
        <w:pStyle w:val="Prrafodelista"/>
        <w:numPr>
          <w:ilvl w:val="0"/>
          <w:numId w:val="32"/>
        </w:numPr>
        <w:rPr>
          <w:sz w:val="20"/>
          <w:szCs w:val="20"/>
          <w:lang w:eastAsia="es-ES"/>
        </w:rPr>
      </w:pPr>
      <w:r w:rsidRPr="00D95324">
        <w:rPr>
          <w:lang w:eastAsia="es-ES"/>
        </w:rPr>
        <w:t>Introducir la id del personaje al que queremos cambiar la etnia.</w:t>
      </w:r>
    </w:p>
    <w:p w14:paraId="28C12B4C" w14:textId="77777777" w:rsidR="00D95324" w:rsidRPr="00D95324" w:rsidRDefault="00D95324" w:rsidP="0001124E">
      <w:pPr>
        <w:pStyle w:val="Prrafodelista"/>
        <w:numPr>
          <w:ilvl w:val="0"/>
          <w:numId w:val="32"/>
        </w:numPr>
        <w:rPr>
          <w:sz w:val="20"/>
          <w:szCs w:val="20"/>
          <w:lang w:eastAsia="es-ES"/>
        </w:rPr>
      </w:pPr>
      <w:r w:rsidRPr="00D95324">
        <w:rPr>
          <w:lang w:eastAsia="es-ES"/>
        </w:rPr>
        <w:t>Introducir la etnia que queramos asignarle.</w:t>
      </w:r>
    </w:p>
    <w:p w14:paraId="15A6CE11" w14:textId="77777777" w:rsidR="00D95324" w:rsidRPr="00D95324" w:rsidRDefault="00D95324" w:rsidP="0001124E">
      <w:pPr>
        <w:pStyle w:val="Prrafodelista"/>
        <w:numPr>
          <w:ilvl w:val="0"/>
          <w:numId w:val="32"/>
        </w:numPr>
        <w:rPr>
          <w:sz w:val="20"/>
          <w:szCs w:val="20"/>
          <w:lang w:eastAsia="es-ES"/>
        </w:rPr>
      </w:pPr>
      <w:r w:rsidRPr="00D95324">
        <w:rPr>
          <w:lang w:eastAsia="es-ES"/>
        </w:rPr>
        <w:t>Presionar en el botón de modificar.</w:t>
      </w:r>
    </w:p>
    <w:p w14:paraId="3B3C1248" w14:textId="77777777" w:rsidR="00D95324" w:rsidRPr="00D95324" w:rsidRDefault="00D95324" w:rsidP="00D95324">
      <w:pPr>
        <w:rPr>
          <w:sz w:val="20"/>
          <w:szCs w:val="20"/>
          <w:lang w:eastAsia="es-ES"/>
        </w:rPr>
      </w:pPr>
      <w:r w:rsidRPr="00D95324">
        <w:rPr>
          <w:lang w:eastAsia="es-ES"/>
        </w:rPr>
        <w:t>Estas opciones nos pueden mostrar las siguientes alertas.</w:t>
      </w:r>
    </w:p>
    <w:p w14:paraId="0A961F2A" w14:textId="77777777" w:rsidR="00D95324" w:rsidRPr="00D95324" w:rsidRDefault="00D95324" w:rsidP="0001124E">
      <w:pPr>
        <w:pStyle w:val="Prrafodelista"/>
        <w:numPr>
          <w:ilvl w:val="0"/>
          <w:numId w:val="33"/>
        </w:numPr>
        <w:rPr>
          <w:sz w:val="20"/>
          <w:szCs w:val="20"/>
          <w:lang w:eastAsia="es-ES"/>
        </w:rPr>
      </w:pPr>
      <w:r w:rsidRPr="00D95324">
        <w:rPr>
          <w:lang w:eastAsia="es-ES"/>
        </w:rPr>
        <w:t>La id introducida no existe, en este caso nos notificará que la id es inexistente.</w:t>
      </w:r>
    </w:p>
    <w:p w14:paraId="3C363AEA" w14:textId="77777777" w:rsidR="00D95324" w:rsidRPr="00D95324" w:rsidRDefault="00D95324" w:rsidP="0001124E">
      <w:pPr>
        <w:pStyle w:val="Prrafodelista"/>
        <w:numPr>
          <w:ilvl w:val="0"/>
          <w:numId w:val="33"/>
        </w:numPr>
        <w:rPr>
          <w:sz w:val="20"/>
          <w:szCs w:val="20"/>
          <w:lang w:eastAsia="es-ES"/>
        </w:rPr>
      </w:pPr>
      <w:r w:rsidRPr="00D95324">
        <w:rPr>
          <w:lang w:eastAsia="es-ES"/>
        </w:rPr>
        <w:t>Si no se ha introducido alguno de los campos también se notificará al usuario de ello.</w:t>
      </w:r>
    </w:p>
    <w:p w14:paraId="077F06BE" w14:textId="77777777" w:rsidR="00D95324" w:rsidRPr="00D95324" w:rsidRDefault="00D95324" w:rsidP="0001124E">
      <w:pPr>
        <w:pStyle w:val="Prrafodelista"/>
        <w:numPr>
          <w:ilvl w:val="0"/>
          <w:numId w:val="33"/>
        </w:numPr>
        <w:rPr>
          <w:sz w:val="20"/>
          <w:szCs w:val="20"/>
          <w:lang w:eastAsia="es-ES"/>
        </w:rPr>
      </w:pPr>
      <w:r w:rsidRPr="00D95324">
        <w:rPr>
          <w:lang w:eastAsia="es-ES"/>
        </w:rPr>
        <w:t>Si todo se ha introducido con éxito nos aparecerá una alerta diciendo que la introducción de los datos ha sido correcta y la etnia ha sido modificada.</w:t>
      </w:r>
    </w:p>
    <w:p w14:paraId="2F32516F" w14:textId="77777777" w:rsidR="00D95324" w:rsidRPr="00D95324" w:rsidRDefault="00D95324" w:rsidP="00D95324">
      <w:pPr>
        <w:rPr>
          <w:sz w:val="20"/>
          <w:szCs w:val="20"/>
          <w:lang w:eastAsia="es-ES"/>
        </w:rPr>
      </w:pPr>
      <w:r w:rsidRPr="00D95324">
        <w:rPr>
          <w:lang w:eastAsia="es-ES"/>
        </w:rPr>
        <w:t>Para volver atrás simplemente debemos pulsar el botón de "Atrás" en la parte inferior izquierda.</w:t>
      </w:r>
    </w:p>
    <w:p w14:paraId="386AE1D2" w14:textId="77777777" w:rsidR="00DC0AFD" w:rsidRDefault="0016669C" w:rsidP="00D95324">
      <w:pPr>
        <w:pStyle w:val="Ttulo3"/>
      </w:pPr>
      <w:bookmarkStart w:id="257" w:name="_Toc32403748"/>
      <w:r>
        <w:rPr>
          <w:noProof/>
        </w:rPr>
        <w:lastRenderedPageBreak/>
        <mc:AlternateContent>
          <mc:Choice Requires="wps">
            <w:drawing>
              <wp:anchor distT="0" distB="0" distL="114300" distR="114300" simplePos="0" relativeHeight="251802624" behindDoc="1" locked="0" layoutInCell="1" allowOverlap="1" wp14:anchorId="295A084C" wp14:editId="7DFD018E">
                <wp:simplePos x="0" y="0"/>
                <wp:positionH relativeFrom="column">
                  <wp:posOffset>0</wp:posOffset>
                </wp:positionH>
                <wp:positionV relativeFrom="paragraph">
                  <wp:posOffset>3000375</wp:posOffset>
                </wp:positionV>
                <wp:extent cx="5400040" cy="635"/>
                <wp:effectExtent l="0" t="0" r="0" b="0"/>
                <wp:wrapTight wrapText="bothSides">
                  <wp:wrapPolygon edited="0">
                    <wp:start x="0" y="0"/>
                    <wp:lineTo x="0" y="21600"/>
                    <wp:lineTo x="21600" y="21600"/>
                    <wp:lineTo x="21600" y="0"/>
                  </wp:wrapPolygon>
                </wp:wrapTight>
                <wp:docPr id="81" name="Cuadro de texto 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56AF318" w14:textId="29D2DFDB" w:rsidR="00E37DB1" w:rsidRPr="003859FF" w:rsidRDefault="00E37DB1" w:rsidP="0016669C">
                            <w:pPr>
                              <w:pStyle w:val="Descripcin"/>
                              <w:jc w:val="center"/>
                              <w:rPr>
                                <w:b/>
                                <w:noProof/>
                                <w:color w:val="000000" w:themeColor="text1"/>
                              </w:rPr>
                            </w:pPr>
                            <w:bookmarkStart w:id="258" w:name="_Toc32332821"/>
                            <w:r>
                              <w:t xml:space="preserve">Figura </w:t>
                            </w:r>
                            <w:r w:rsidR="00C55D23">
                              <w:fldChar w:fldCharType="begin"/>
                            </w:r>
                            <w:r w:rsidR="00C55D23">
                              <w:instrText xml:space="preserve"> SEQ Ilustración \* ARABIC </w:instrText>
                            </w:r>
                            <w:r w:rsidR="00C55D23">
                              <w:fldChar w:fldCharType="separate"/>
                            </w:r>
                            <w:r w:rsidR="002C5B9B">
                              <w:rPr>
                                <w:noProof/>
                              </w:rPr>
                              <w:t>68</w:t>
                            </w:r>
                            <w:r w:rsidR="00C55D23">
                              <w:rPr>
                                <w:noProof/>
                              </w:rPr>
                              <w:fldChar w:fldCharType="end"/>
                            </w:r>
                            <w:r>
                              <w:t xml:space="preserve"> Modificar etnia</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A084C" id="Cuadro de texto 81" o:spid="_x0000_s1090" type="#_x0000_t202" style="position:absolute;left:0;text-align:left;margin-left:0;margin-top:236.25pt;width:425.2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" stroked="f">
                <v:textbox style="mso-fit-shape-to-text:t" inset="0,0,0,0">
                  <w:txbxContent>
                    <w:p w14:paraId="556AF318" w14:textId="29D2DFDB" w:rsidR="00E37DB1" w:rsidRPr="003859FF" w:rsidRDefault="00E37DB1" w:rsidP="0016669C">
                      <w:pPr>
                        <w:pStyle w:val="Descripcin"/>
                        <w:jc w:val="center"/>
                        <w:rPr>
                          <w:b/>
                          <w:noProof/>
                          <w:color w:val="000000" w:themeColor="text1"/>
                        </w:rPr>
                      </w:pPr>
                      <w:bookmarkStart w:id="259" w:name="_Toc32332821"/>
                      <w:r>
                        <w:t xml:space="preserve">Figura </w:t>
                      </w:r>
                      <w:r w:rsidR="00C55D23">
                        <w:fldChar w:fldCharType="begin"/>
                      </w:r>
                      <w:r w:rsidR="00C55D23">
                        <w:instrText xml:space="preserve"> SEQ Ilustración \* ARABIC </w:instrText>
                      </w:r>
                      <w:r w:rsidR="00C55D23">
                        <w:fldChar w:fldCharType="separate"/>
                      </w:r>
                      <w:r w:rsidR="002C5B9B">
                        <w:rPr>
                          <w:noProof/>
                        </w:rPr>
                        <w:t>68</w:t>
                      </w:r>
                      <w:r w:rsidR="00C55D23">
                        <w:rPr>
                          <w:noProof/>
                        </w:rPr>
                        <w:fldChar w:fldCharType="end"/>
                      </w:r>
                      <w:r>
                        <w:t xml:space="preserve"> Modificar etnia</w:t>
                      </w:r>
                      <w:bookmarkEnd w:id="259"/>
                    </w:p>
                  </w:txbxContent>
                </v:textbox>
                <w10:wrap type="tight"/>
              </v:shape>
            </w:pict>
          </mc:Fallback>
        </mc:AlternateContent>
      </w:r>
      <w:r w:rsidR="00D95324">
        <w:rPr>
          <w:noProof/>
        </w:rPr>
        <w:drawing>
          <wp:anchor distT="0" distB="0" distL="114300" distR="114300" simplePos="0" relativeHeight="251761664" behindDoc="1" locked="0" layoutInCell="1" allowOverlap="1" wp14:anchorId="6E319C65" wp14:editId="0049B99E">
            <wp:simplePos x="0" y="0"/>
            <wp:positionH relativeFrom="margin">
              <wp:align>right</wp:align>
            </wp:positionH>
            <wp:positionV relativeFrom="paragraph">
              <wp:posOffset>-55</wp:posOffset>
            </wp:positionV>
            <wp:extent cx="5400040" cy="2943225"/>
            <wp:effectExtent l="0" t="0" r="0" b="9525"/>
            <wp:wrapTight wrapText="bothSides">
              <wp:wrapPolygon edited="0">
                <wp:start x="0" y="0"/>
                <wp:lineTo x="0" y="21530"/>
                <wp:lineTo x="21488" y="21530"/>
                <wp:lineTo x="21488" y="0"/>
                <wp:lineTo x="0" y="0"/>
              </wp:wrapPolygon>
            </wp:wrapTight>
            <wp:docPr id="57" name="Imagen 5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retnia.PNG"/>
                    <pic:cNvPicPr/>
                  </pic:nvPicPr>
                  <pic:blipFill>
                    <a:blip r:embed="rId182">
                      <a:extLst>
                        <a:ext uri="{28A0092B-C50C-407E-A947-70E740481C1C}">
                          <a14:useLocalDpi xmlns:a14="http://schemas.microsoft.com/office/drawing/2010/main" val="0"/>
                        </a:ext>
                      </a:extLst>
                    </a:blip>
                    <a:stretch>
                      <a:fillRect/>
                    </a:stretch>
                  </pic:blipFill>
                  <pic:spPr>
                    <a:xfrm>
                      <a:off x="0" y="0"/>
                      <a:ext cx="5400040" cy="2943225"/>
                    </a:xfrm>
                    <a:prstGeom prst="rect">
                      <a:avLst/>
                    </a:prstGeom>
                  </pic:spPr>
                </pic:pic>
              </a:graphicData>
            </a:graphic>
          </wp:anchor>
        </w:drawing>
      </w:r>
      <w:r w:rsidR="00D95324">
        <w:t>Modificar sexo</w:t>
      </w:r>
      <w:bookmarkEnd w:id="257"/>
    </w:p>
    <w:p w14:paraId="77660E9A" w14:textId="77777777" w:rsidR="00D95324" w:rsidRPr="00D95324" w:rsidRDefault="00D95324" w:rsidP="00D95324">
      <w:pPr>
        <w:rPr>
          <w:sz w:val="20"/>
          <w:szCs w:val="20"/>
          <w:lang w:eastAsia="es-ES"/>
        </w:rPr>
      </w:pPr>
      <w:r w:rsidRPr="00D95324">
        <w:rPr>
          <w:lang w:eastAsia="es-ES"/>
        </w:rPr>
        <w:t>En esta pantalla podremos modificar el sexo, en caso de que el sexo predicho no sea correcto o no sea el que el usuario deseaba. También se puede cambiar el sexo sin haber predicho los sexos de los personajes, pero si cambiamos el sexo y luego hacemos la predicción, el sexo predicho sobrescribirá el anterior. Para modificar el sexo de un personaje debemos realizar lo siguiente.</w:t>
      </w:r>
    </w:p>
    <w:p w14:paraId="214B1791" w14:textId="77777777" w:rsidR="00D95324" w:rsidRPr="00D95324" w:rsidRDefault="00D95324" w:rsidP="0001124E">
      <w:pPr>
        <w:pStyle w:val="Prrafodelista"/>
        <w:numPr>
          <w:ilvl w:val="0"/>
          <w:numId w:val="34"/>
        </w:numPr>
        <w:rPr>
          <w:sz w:val="20"/>
          <w:szCs w:val="20"/>
          <w:lang w:eastAsia="es-ES"/>
        </w:rPr>
      </w:pPr>
      <w:r w:rsidRPr="00D95324">
        <w:rPr>
          <w:lang w:eastAsia="es-ES"/>
        </w:rPr>
        <w:t>Introducir la id del personaje al que queremos cambiar el sexo.</w:t>
      </w:r>
    </w:p>
    <w:p w14:paraId="58D3E5A0" w14:textId="77777777" w:rsidR="00D95324" w:rsidRPr="00D95324" w:rsidRDefault="00D95324" w:rsidP="0001124E">
      <w:pPr>
        <w:pStyle w:val="Prrafodelista"/>
        <w:numPr>
          <w:ilvl w:val="0"/>
          <w:numId w:val="34"/>
        </w:numPr>
        <w:rPr>
          <w:sz w:val="20"/>
          <w:szCs w:val="20"/>
          <w:lang w:eastAsia="es-ES"/>
        </w:rPr>
      </w:pPr>
      <w:r w:rsidRPr="00D95324">
        <w:rPr>
          <w:lang w:eastAsia="es-ES"/>
        </w:rPr>
        <w:t>Elegir en el menú desplegable la opción que deseamos para el sexo.</w:t>
      </w:r>
    </w:p>
    <w:p w14:paraId="541CFDB2" w14:textId="77777777" w:rsidR="00D95324" w:rsidRPr="00D95324" w:rsidRDefault="00D95324" w:rsidP="0001124E">
      <w:pPr>
        <w:pStyle w:val="Prrafodelista"/>
        <w:numPr>
          <w:ilvl w:val="0"/>
          <w:numId w:val="34"/>
        </w:numPr>
        <w:rPr>
          <w:sz w:val="20"/>
          <w:szCs w:val="20"/>
          <w:lang w:eastAsia="es-ES"/>
        </w:rPr>
      </w:pPr>
      <w:r w:rsidRPr="00D95324">
        <w:rPr>
          <w:lang w:eastAsia="es-ES"/>
        </w:rPr>
        <w:t>Presionar en el botón de modificar.</w:t>
      </w:r>
    </w:p>
    <w:p w14:paraId="773D75F2" w14:textId="77777777" w:rsidR="00D95324" w:rsidRPr="00D95324" w:rsidRDefault="00D95324" w:rsidP="00D95324">
      <w:pPr>
        <w:rPr>
          <w:sz w:val="20"/>
          <w:szCs w:val="20"/>
          <w:lang w:eastAsia="es-ES"/>
        </w:rPr>
      </w:pPr>
      <w:r w:rsidRPr="00D95324">
        <w:rPr>
          <w:lang w:eastAsia="es-ES"/>
        </w:rPr>
        <w:t>Estas opciones nos pueden mostrar las siguientes alertas.</w:t>
      </w:r>
    </w:p>
    <w:p w14:paraId="0BE2AE6B" w14:textId="77777777" w:rsidR="00D95324" w:rsidRPr="00D95324" w:rsidRDefault="00D95324" w:rsidP="0001124E">
      <w:pPr>
        <w:pStyle w:val="Prrafodelista"/>
        <w:numPr>
          <w:ilvl w:val="0"/>
          <w:numId w:val="35"/>
        </w:numPr>
        <w:rPr>
          <w:sz w:val="20"/>
          <w:szCs w:val="20"/>
          <w:lang w:eastAsia="es-ES"/>
        </w:rPr>
      </w:pPr>
      <w:r w:rsidRPr="00D95324">
        <w:rPr>
          <w:lang w:eastAsia="es-ES"/>
        </w:rPr>
        <w:t>La id introducida no existe, en este caso nos notificará que la id es inexistente.</w:t>
      </w:r>
    </w:p>
    <w:p w14:paraId="1249E8C2" w14:textId="77777777" w:rsidR="00D95324" w:rsidRPr="00D95324" w:rsidRDefault="00D95324" w:rsidP="0001124E">
      <w:pPr>
        <w:pStyle w:val="Prrafodelista"/>
        <w:numPr>
          <w:ilvl w:val="0"/>
          <w:numId w:val="35"/>
        </w:numPr>
        <w:rPr>
          <w:sz w:val="20"/>
          <w:szCs w:val="20"/>
          <w:lang w:eastAsia="es-ES"/>
        </w:rPr>
      </w:pPr>
      <w:r w:rsidRPr="00D95324">
        <w:rPr>
          <w:lang w:eastAsia="es-ES"/>
        </w:rPr>
        <w:t>Si no se ha introducido alguno de los campos también se notificará al usuario de ello.</w:t>
      </w:r>
    </w:p>
    <w:p w14:paraId="3873228F" w14:textId="77777777" w:rsidR="00D95324" w:rsidRPr="00D95324" w:rsidRDefault="00D95324" w:rsidP="0001124E">
      <w:pPr>
        <w:pStyle w:val="Prrafodelista"/>
        <w:numPr>
          <w:ilvl w:val="0"/>
          <w:numId w:val="35"/>
        </w:numPr>
        <w:rPr>
          <w:sz w:val="20"/>
          <w:szCs w:val="20"/>
          <w:lang w:eastAsia="es-ES"/>
        </w:rPr>
      </w:pPr>
      <w:r w:rsidRPr="00D95324">
        <w:rPr>
          <w:lang w:eastAsia="es-ES"/>
        </w:rPr>
        <w:t>Si todo se ha introducido con éxito nos aparecerá una alerta diciendo que la introducción de los datos ha sido correcta y el sexo ha sido modificado.</w:t>
      </w:r>
    </w:p>
    <w:p w14:paraId="340197C0" w14:textId="77777777" w:rsidR="00D95324" w:rsidRDefault="00D95324" w:rsidP="00D95324">
      <w:pPr>
        <w:rPr>
          <w:lang w:eastAsia="es-ES"/>
        </w:rPr>
      </w:pPr>
      <w:r w:rsidRPr="00D95324">
        <w:rPr>
          <w:lang w:eastAsia="es-ES"/>
        </w:rPr>
        <w:t>Para volver atrás simplemente debemos pulsar el botón de "Atrás" en la parte inferior izquierda.</w:t>
      </w:r>
    </w:p>
    <w:p w14:paraId="3C276563" w14:textId="77777777" w:rsidR="00D95324" w:rsidRPr="00D95324" w:rsidRDefault="00D95324" w:rsidP="00D95324">
      <w:pPr>
        <w:rPr>
          <w:sz w:val="20"/>
          <w:szCs w:val="20"/>
          <w:lang w:eastAsia="es-ES"/>
        </w:rPr>
      </w:pPr>
    </w:p>
    <w:p w14:paraId="4E694920" w14:textId="77777777" w:rsidR="00D95324" w:rsidRDefault="0016669C" w:rsidP="00D95324">
      <w:pPr>
        <w:pStyle w:val="Ttulo3"/>
      </w:pPr>
      <w:bookmarkStart w:id="260" w:name="_Toc32403749"/>
      <w:r>
        <w:rPr>
          <w:noProof/>
        </w:rPr>
        <w:lastRenderedPageBreak/>
        <mc:AlternateContent>
          <mc:Choice Requires="wps">
            <w:drawing>
              <wp:anchor distT="0" distB="0" distL="114300" distR="114300" simplePos="0" relativeHeight="251804672" behindDoc="1" locked="0" layoutInCell="1" allowOverlap="1" wp14:anchorId="27629DAB" wp14:editId="0D47769A">
                <wp:simplePos x="0" y="0"/>
                <wp:positionH relativeFrom="column">
                  <wp:posOffset>0</wp:posOffset>
                </wp:positionH>
                <wp:positionV relativeFrom="paragraph">
                  <wp:posOffset>3009265</wp:posOffset>
                </wp:positionV>
                <wp:extent cx="5400040" cy="635"/>
                <wp:effectExtent l="0" t="0" r="0" b="0"/>
                <wp:wrapTight wrapText="bothSides">
                  <wp:wrapPolygon edited="0">
                    <wp:start x="0" y="0"/>
                    <wp:lineTo x="0" y="21600"/>
                    <wp:lineTo x="21600" y="21600"/>
                    <wp:lineTo x="21600" y="0"/>
                  </wp:wrapPolygon>
                </wp:wrapTight>
                <wp:docPr id="82" name="Cuadro de texto 8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43976B1" w14:textId="4AC27A60" w:rsidR="00E37DB1" w:rsidRPr="00152CBF" w:rsidRDefault="00E37DB1" w:rsidP="0016669C">
                            <w:pPr>
                              <w:pStyle w:val="Descripcin"/>
                              <w:jc w:val="center"/>
                              <w:rPr>
                                <w:b/>
                                <w:noProof/>
                                <w:color w:val="000000" w:themeColor="text1"/>
                              </w:rPr>
                            </w:pPr>
                            <w:bookmarkStart w:id="261" w:name="_Toc32332822"/>
                            <w:r>
                              <w:t xml:space="preserve">Figura </w:t>
                            </w:r>
                            <w:r w:rsidR="00C55D23">
                              <w:fldChar w:fldCharType="begin"/>
                            </w:r>
                            <w:r w:rsidR="00C55D23">
                              <w:instrText xml:space="preserve"> SEQ Ilustración \* ARABIC </w:instrText>
                            </w:r>
                            <w:r w:rsidR="00C55D23">
                              <w:fldChar w:fldCharType="separate"/>
                            </w:r>
                            <w:r w:rsidR="002C5B9B">
                              <w:rPr>
                                <w:noProof/>
                              </w:rPr>
                              <w:t>69</w:t>
                            </w:r>
                            <w:r w:rsidR="00C55D23">
                              <w:rPr>
                                <w:noProof/>
                              </w:rPr>
                              <w:fldChar w:fldCharType="end"/>
                            </w:r>
                            <w:r>
                              <w:t xml:space="preserve"> Modificar sexo</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29DAB" id="Cuadro de texto 82" o:spid="_x0000_s1091" type="#_x0000_t202" style="position:absolute;left:0;text-align:left;margin-left:0;margin-top:236.95pt;width:425.2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" stroked="f">
                <v:textbox style="mso-fit-shape-to-text:t" inset="0,0,0,0">
                  <w:txbxContent>
                    <w:p w14:paraId="343976B1" w14:textId="4AC27A60" w:rsidR="00E37DB1" w:rsidRPr="00152CBF" w:rsidRDefault="00E37DB1" w:rsidP="0016669C">
                      <w:pPr>
                        <w:pStyle w:val="Descripcin"/>
                        <w:jc w:val="center"/>
                        <w:rPr>
                          <w:b/>
                          <w:noProof/>
                          <w:color w:val="000000" w:themeColor="text1"/>
                        </w:rPr>
                      </w:pPr>
                      <w:bookmarkStart w:id="262" w:name="_Toc32332822"/>
                      <w:r>
                        <w:t xml:space="preserve">Figura </w:t>
                      </w:r>
                      <w:r w:rsidR="00C55D23">
                        <w:fldChar w:fldCharType="begin"/>
                      </w:r>
                      <w:r w:rsidR="00C55D23">
                        <w:instrText xml:space="preserve"> SEQ Ilustración \* ARABIC </w:instrText>
                      </w:r>
                      <w:r w:rsidR="00C55D23">
                        <w:fldChar w:fldCharType="separate"/>
                      </w:r>
                      <w:r w:rsidR="002C5B9B">
                        <w:rPr>
                          <w:noProof/>
                        </w:rPr>
                        <w:t>69</w:t>
                      </w:r>
                      <w:r w:rsidR="00C55D23">
                        <w:rPr>
                          <w:noProof/>
                        </w:rPr>
                        <w:fldChar w:fldCharType="end"/>
                      </w:r>
                      <w:r>
                        <w:t xml:space="preserve"> Modificar sexo</w:t>
                      </w:r>
                      <w:bookmarkEnd w:id="262"/>
                    </w:p>
                  </w:txbxContent>
                </v:textbox>
                <w10:wrap type="tight"/>
              </v:shape>
            </w:pict>
          </mc:Fallback>
        </mc:AlternateContent>
      </w:r>
      <w:r w:rsidR="00D95324">
        <w:rPr>
          <w:noProof/>
          <w:lang w:eastAsia="es-ES"/>
        </w:rPr>
        <w:drawing>
          <wp:anchor distT="0" distB="0" distL="114300" distR="114300" simplePos="0" relativeHeight="251762688" behindDoc="1" locked="0" layoutInCell="1" allowOverlap="1" wp14:anchorId="099DACC5" wp14:editId="00F9A53D">
            <wp:simplePos x="0" y="0"/>
            <wp:positionH relativeFrom="margin">
              <wp:align>right</wp:align>
            </wp:positionH>
            <wp:positionV relativeFrom="paragraph">
              <wp:posOffset>386</wp:posOffset>
            </wp:positionV>
            <wp:extent cx="5400040" cy="2952115"/>
            <wp:effectExtent l="0" t="0" r="0" b="635"/>
            <wp:wrapTight wrapText="bothSides">
              <wp:wrapPolygon edited="0">
                <wp:start x="0" y="0"/>
                <wp:lineTo x="0" y="21465"/>
                <wp:lineTo x="21488" y="21465"/>
                <wp:lineTo x="21488" y="0"/>
                <wp:lineTo x="0" y="0"/>
              </wp:wrapPolygon>
            </wp:wrapTight>
            <wp:docPr id="58" name="Imagen 58"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carsexo.PNG"/>
                    <pic:cNvPicPr/>
                  </pic:nvPicPr>
                  <pic:blipFill>
                    <a:blip r:embed="rId183">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D95324">
        <w:t>Parámetros que introducir para la creación de la red</w:t>
      </w:r>
      <w:bookmarkEnd w:id="260"/>
    </w:p>
    <w:p w14:paraId="38273960" w14:textId="77777777" w:rsidR="00D95324" w:rsidRDefault="00D95324" w:rsidP="00D95324">
      <w:r>
        <w:t>Hay dos opciones de parámetros adicionales dependiendo de si lo que se ha introducido es una película o un guion, estas dos posibilidades van a ser explicadas a continuación.</w:t>
      </w:r>
    </w:p>
    <w:p w14:paraId="53D0EF2A" w14:textId="77777777" w:rsidR="00D95324" w:rsidRDefault="00D95324" w:rsidP="00D95324">
      <w:pPr>
        <w:pStyle w:val="Ttulo4"/>
      </w:pPr>
      <w:r>
        <w:t>Parámetros adicionales para los ePub</w:t>
      </w:r>
    </w:p>
    <w:p w14:paraId="11740F8D" w14:textId="77777777" w:rsidR="00D95324" w:rsidRPr="00D95324" w:rsidRDefault="00D95324" w:rsidP="00D95324">
      <w:pPr>
        <w:rPr>
          <w:sz w:val="20"/>
          <w:szCs w:val="20"/>
          <w:lang w:eastAsia="es-ES"/>
        </w:rPr>
      </w:pPr>
      <w:r w:rsidRPr="00D95324">
        <w:rPr>
          <w:lang w:eastAsia="es-ES"/>
        </w:rPr>
        <w:t>En caso de que hayamos accedido a esta pantalla es porque en la selección hemos elegido introducir un ePub. En este caso tendremos unos parámetros que debemos introducir para pasar a la pantalla de visualización. Estos parámetros van a afectar en la creación de la red, dependiendo de que pongamos unos u otros la red tendrá una forma u otra. Los pasos para pasar a la siguiente pantalla serán los siguientes.</w:t>
      </w:r>
    </w:p>
    <w:p w14:paraId="2C856047" w14:textId="77777777" w:rsidR="00D95324" w:rsidRPr="00D95324" w:rsidRDefault="00D95324" w:rsidP="0001124E">
      <w:pPr>
        <w:pStyle w:val="Prrafodelista"/>
        <w:numPr>
          <w:ilvl w:val="0"/>
          <w:numId w:val="36"/>
        </w:numPr>
        <w:rPr>
          <w:sz w:val="20"/>
          <w:szCs w:val="20"/>
          <w:lang w:eastAsia="es-ES"/>
        </w:rPr>
      </w:pPr>
      <w:r w:rsidRPr="00D95324">
        <w:rPr>
          <w:lang w:eastAsia="es-ES"/>
        </w:rPr>
        <w:t>Introducir el número de apariciones mínimo que debe tener el personaje, este paso es igual que si hubiéramos introducido un guion.</w:t>
      </w:r>
    </w:p>
    <w:p w14:paraId="13CB4549" w14:textId="77777777" w:rsidR="00D95324" w:rsidRPr="00D95324" w:rsidRDefault="00D95324" w:rsidP="0001124E">
      <w:pPr>
        <w:pStyle w:val="Prrafodelista"/>
        <w:numPr>
          <w:ilvl w:val="0"/>
          <w:numId w:val="36"/>
        </w:numPr>
        <w:rPr>
          <w:sz w:val="20"/>
          <w:szCs w:val="20"/>
          <w:lang w:eastAsia="es-ES"/>
        </w:rPr>
      </w:pPr>
      <w:r w:rsidRPr="00D95324">
        <w:rPr>
          <w:lang w:eastAsia="es-ES"/>
        </w:rPr>
        <w:t>Introducir el número de palabras máximo que debe haber entre dos personajes para que se cuente como relación. Es decir, si introducimos un 10, la aplicación comprobara 10 palabras adelante y atrás de cada personaje buscando otros personajes con los que establecer la relación.</w:t>
      </w:r>
    </w:p>
    <w:p w14:paraId="782DAB8D" w14:textId="77777777" w:rsidR="00D95324" w:rsidRPr="00D95324" w:rsidRDefault="00D95324" w:rsidP="0001124E">
      <w:pPr>
        <w:pStyle w:val="Prrafodelista"/>
        <w:numPr>
          <w:ilvl w:val="0"/>
          <w:numId w:val="36"/>
        </w:numPr>
        <w:rPr>
          <w:sz w:val="20"/>
          <w:szCs w:val="20"/>
          <w:lang w:eastAsia="es-ES"/>
        </w:rPr>
      </w:pPr>
      <w:r w:rsidRPr="00D95324">
        <w:rPr>
          <w:lang w:eastAsia="es-ES"/>
        </w:rPr>
        <w:t>Marcar si queremos tener los capítulos en cuenta o no, es decir, si queremos que si hay un personaje en otro capítulo con menos del valor introducido anteriormente de palabras entre ellos, queremos que lo cuente como relación o consideramos que al estar en un nuevo capítulo no necesitamos que se cuente como relación.</w:t>
      </w:r>
    </w:p>
    <w:p w14:paraId="0B1B3C9B" w14:textId="77777777" w:rsidR="00D95324" w:rsidRPr="00D95324" w:rsidRDefault="00D95324" w:rsidP="00D95324">
      <w:pPr>
        <w:rPr>
          <w:sz w:val="20"/>
          <w:szCs w:val="20"/>
          <w:lang w:eastAsia="es-ES"/>
        </w:rPr>
      </w:pPr>
      <w:r w:rsidRPr="00D95324">
        <w:rPr>
          <w:lang w:eastAsia="es-ES"/>
        </w:rPr>
        <w:t>Al igual que anteriormente, cuando pulsamos al botón de siguiente, nos puede notificar la aplicación con varios tipos de alertas que serán los siguientes.</w:t>
      </w:r>
    </w:p>
    <w:p w14:paraId="2EF0CDDE" w14:textId="77777777" w:rsidR="00D95324" w:rsidRPr="00D95324" w:rsidRDefault="00D95324" w:rsidP="0001124E">
      <w:pPr>
        <w:pStyle w:val="Prrafodelista"/>
        <w:numPr>
          <w:ilvl w:val="0"/>
          <w:numId w:val="37"/>
        </w:numPr>
        <w:rPr>
          <w:sz w:val="20"/>
          <w:szCs w:val="20"/>
          <w:lang w:eastAsia="es-ES"/>
        </w:rPr>
      </w:pPr>
      <w:r w:rsidRPr="00D95324">
        <w:rPr>
          <w:lang w:eastAsia="es-ES"/>
        </w:rPr>
        <w:t>Si algún parámetro o los dos quedan sin introducir, nos notificará de que debemos introducir dichos parámetros.</w:t>
      </w:r>
    </w:p>
    <w:p w14:paraId="67168308" w14:textId="77777777" w:rsidR="00D95324" w:rsidRPr="0016669C" w:rsidRDefault="00D95324" w:rsidP="0001124E">
      <w:pPr>
        <w:pStyle w:val="Prrafodelista"/>
        <w:numPr>
          <w:ilvl w:val="0"/>
          <w:numId w:val="37"/>
        </w:numPr>
        <w:rPr>
          <w:sz w:val="20"/>
          <w:szCs w:val="20"/>
          <w:lang w:eastAsia="es-ES"/>
        </w:rPr>
      </w:pPr>
      <w:r w:rsidRPr="00D95324">
        <w:rPr>
          <w:lang w:eastAsia="es-ES"/>
        </w:rPr>
        <w:t>Si todo se ha introducido correctamente no notificará que todo está correcto y nos dirigirá a la siguiente pantalla.</w:t>
      </w:r>
    </w:p>
    <w:p w14:paraId="65ADAB63" w14:textId="77777777" w:rsidR="0016669C" w:rsidRPr="0016669C" w:rsidRDefault="0016669C" w:rsidP="0016669C">
      <w:pPr>
        <w:ind w:firstLine="0"/>
        <w:rPr>
          <w:sz w:val="20"/>
          <w:szCs w:val="20"/>
          <w:lang w:eastAsia="es-ES"/>
        </w:rPr>
      </w:pPr>
    </w:p>
    <w:p w14:paraId="5294DADE" w14:textId="77777777" w:rsidR="00547375" w:rsidRDefault="0016669C" w:rsidP="00547375">
      <w:pPr>
        <w:pStyle w:val="Ttulo4"/>
        <w:rPr>
          <w:rFonts w:eastAsia="Times New Roman"/>
          <w:lang w:eastAsia="es-ES"/>
        </w:rPr>
      </w:pPr>
      <w:r>
        <w:rPr>
          <w:noProof/>
        </w:rPr>
        <w:lastRenderedPageBreak/>
        <mc:AlternateContent>
          <mc:Choice Requires="wps">
            <w:drawing>
              <wp:anchor distT="0" distB="0" distL="114300" distR="114300" simplePos="0" relativeHeight="251806720" behindDoc="1" locked="0" layoutInCell="1" allowOverlap="1" wp14:anchorId="0444B3F6" wp14:editId="5AB88A95">
                <wp:simplePos x="0" y="0"/>
                <wp:positionH relativeFrom="column">
                  <wp:posOffset>0</wp:posOffset>
                </wp:positionH>
                <wp:positionV relativeFrom="paragraph">
                  <wp:posOffset>3003550</wp:posOffset>
                </wp:positionV>
                <wp:extent cx="5400040" cy="635"/>
                <wp:effectExtent l="0" t="0" r="0" b="0"/>
                <wp:wrapTight wrapText="bothSides">
                  <wp:wrapPolygon edited="0">
                    <wp:start x="0" y="0"/>
                    <wp:lineTo x="0" y="21600"/>
                    <wp:lineTo x="21600" y="21600"/>
                    <wp:lineTo x="21600" y="0"/>
                  </wp:wrapPolygon>
                </wp:wrapTight>
                <wp:docPr id="83" name="Cuadro de texto 8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2CA727" w14:textId="7368BF9B" w:rsidR="00E37DB1" w:rsidRPr="00F5135B" w:rsidRDefault="00E37DB1" w:rsidP="0016669C">
                            <w:pPr>
                              <w:pStyle w:val="Descripcin"/>
                              <w:jc w:val="center"/>
                              <w:rPr>
                                <w:b/>
                                <w:i w:val="0"/>
                                <w:noProof/>
                                <w:color w:val="000000" w:themeColor="text1"/>
                                <w:sz w:val="20"/>
                                <w:szCs w:val="20"/>
                              </w:rPr>
                            </w:pPr>
                            <w:bookmarkStart w:id="263" w:name="_Toc32332823"/>
                            <w:r>
                              <w:t xml:space="preserve">Figura </w:t>
                            </w:r>
                            <w:r w:rsidR="00C55D23">
                              <w:fldChar w:fldCharType="begin"/>
                            </w:r>
                            <w:r w:rsidR="00C55D23">
                              <w:instrText xml:space="preserve"> SEQ Ilustración \* ARABIC </w:instrText>
                            </w:r>
                            <w:r w:rsidR="00C55D23">
                              <w:fldChar w:fldCharType="separate"/>
                            </w:r>
                            <w:r w:rsidR="002C5B9B">
                              <w:rPr>
                                <w:noProof/>
                              </w:rPr>
                              <w:t>70</w:t>
                            </w:r>
                            <w:r w:rsidR="00C55D23">
                              <w:rPr>
                                <w:noProof/>
                              </w:rPr>
                              <w:fldChar w:fldCharType="end"/>
                            </w:r>
                            <w:r>
                              <w:t xml:space="preserve"> Parámetros adicionales ePub</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4B3F6" id="Cuadro de texto 83" o:spid="_x0000_s1092" type="#_x0000_t202" style="position:absolute;left:0;text-align:left;margin-left:0;margin-top:236.5pt;width:425.2pt;height:.0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" stroked="f">
                <v:textbox style="mso-fit-shape-to-text:t" inset="0,0,0,0">
                  <w:txbxContent>
                    <w:p w14:paraId="462CA727" w14:textId="7368BF9B" w:rsidR="00E37DB1" w:rsidRPr="00F5135B" w:rsidRDefault="00E37DB1" w:rsidP="0016669C">
                      <w:pPr>
                        <w:pStyle w:val="Descripcin"/>
                        <w:jc w:val="center"/>
                        <w:rPr>
                          <w:b/>
                          <w:i w:val="0"/>
                          <w:noProof/>
                          <w:color w:val="000000" w:themeColor="text1"/>
                          <w:sz w:val="20"/>
                          <w:szCs w:val="20"/>
                        </w:rPr>
                      </w:pPr>
                      <w:bookmarkStart w:id="264" w:name="_Toc32332823"/>
                      <w:r>
                        <w:t xml:space="preserve">Figura </w:t>
                      </w:r>
                      <w:r w:rsidR="00C55D23">
                        <w:fldChar w:fldCharType="begin"/>
                      </w:r>
                      <w:r w:rsidR="00C55D23">
                        <w:instrText xml:space="preserve"> SEQ Ilustración \* ARABIC </w:instrText>
                      </w:r>
                      <w:r w:rsidR="00C55D23">
                        <w:fldChar w:fldCharType="separate"/>
                      </w:r>
                      <w:r w:rsidR="002C5B9B">
                        <w:rPr>
                          <w:noProof/>
                        </w:rPr>
                        <w:t>70</w:t>
                      </w:r>
                      <w:r w:rsidR="00C55D23">
                        <w:rPr>
                          <w:noProof/>
                        </w:rPr>
                        <w:fldChar w:fldCharType="end"/>
                      </w:r>
                      <w:r>
                        <w:t xml:space="preserve"> Parámetros adicionales ePub</w:t>
                      </w:r>
                      <w:bookmarkEnd w:id="264"/>
                    </w:p>
                  </w:txbxContent>
                </v:textbox>
                <w10:wrap type="tight"/>
              </v:shape>
            </w:pict>
          </mc:Fallback>
        </mc:AlternateContent>
      </w:r>
      <w:r>
        <w:rPr>
          <w:noProof/>
          <w:sz w:val="20"/>
          <w:szCs w:val="20"/>
          <w:lang w:eastAsia="es-ES"/>
        </w:rPr>
        <w:drawing>
          <wp:anchor distT="0" distB="0" distL="114300" distR="114300" simplePos="0" relativeHeight="251766784" behindDoc="1" locked="0" layoutInCell="1" allowOverlap="1" wp14:anchorId="74A94D86" wp14:editId="1E101501">
            <wp:simplePos x="0" y="0"/>
            <wp:positionH relativeFrom="margin">
              <wp:align>right</wp:align>
            </wp:positionH>
            <wp:positionV relativeFrom="paragraph">
              <wp:posOffset>524</wp:posOffset>
            </wp:positionV>
            <wp:extent cx="5400040" cy="2946400"/>
            <wp:effectExtent l="0" t="0" r="0" b="6350"/>
            <wp:wrapTight wrapText="bothSides">
              <wp:wrapPolygon edited="0">
                <wp:start x="0" y="0"/>
                <wp:lineTo x="0" y="21507"/>
                <wp:lineTo x="21488" y="21507"/>
                <wp:lineTo x="21488" y="0"/>
                <wp:lineTo x="0" y="0"/>
              </wp:wrapPolygon>
            </wp:wrapTight>
            <wp:docPr id="63" name="Imagen 6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arams.PNG"/>
                    <pic:cNvPicPr/>
                  </pic:nvPicPr>
                  <pic:blipFill>
                    <a:blip r:embed="rId184">
                      <a:extLst>
                        <a:ext uri="{28A0092B-C50C-407E-A947-70E740481C1C}">
                          <a14:useLocalDpi xmlns:a14="http://schemas.microsoft.com/office/drawing/2010/main" val="0"/>
                        </a:ext>
                      </a:extLst>
                    </a:blip>
                    <a:stretch>
                      <a:fillRect/>
                    </a:stretch>
                  </pic:blipFill>
                  <pic:spPr>
                    <a:xfrm>
                      <a:off x="0" y="0"/>
                      <a:ext cx="5400040" cy="2946400"/>
                    </a:xfrm>
                    <a:prstGeom prst="rect">
                      <a:avLst/>
                    </a:prstGeom>
                  </pic:spPr>
                </pic:pic>
              </a:graphicData>
            </a:graphic>
          </wp:anchor>
        </w:drawing>
      </w:r>
      <w:r w:rsidR="00547375">
        <w:rPr>
          <w:rFonts w:eastAsia="Times New Roman"/>
          <w:lang w:eastAsia="es-ES"/>
        </w:rPr>
        <w:t>Parámetros adicionales para los guiones</w:t>
      </w:r>
    </w:p>
    <w:p w14:paraId="339D51B0" w14:textId="18D624FF" w:rsidR="00547375" w:rsidRPr="00547375" w:rsidRDefault="00547375" w:rsidP="00547375">
      <w:pPr>
        <w:rPr>
          <w:sz w:val="20"/>
          <w:szCs w:val="20"/>
          <w:lang w:eastAsia="es-ES"/>
        </w:rPr>
      </w:pPr>
      <w:r w:rsidRPr="00547375">
        <w:rPr>
          <w:lang w:eastAsia="es-ES"/>
        </w:rPr>
        <w:t xml:space="preserve">Si hemos accedido a esta pantalla va a ser porque en la selección elegimos la película y por tanto en nuestra aplicación hemos introducido el </w:t>
      </w:r>
      <w:r w:rsidR="00575AD2" w:rsidRPr="00547375">
        <w:rPr>
          <w:lang w:eastAsia="es-ES"/>
        </w:rPr>
        <w:t>guion</w:t>
      </w:r>
      <w:r w:rsidRPr="00547375">
        <w:rPr>
          <w:lang w:eastAsia="es-ES"/>
        </w:rPr>
        <w:t xml:space="preserve"> de una película. Para esta pantalla simplemente tenemos que introducir un parámetro que afectará a la creación de la red. Los pasos que debemos seguir para introducir dicho parámetro son los siguientes.</w:t>
      </w:r>
    </w:p>
    <w:p w14:paraId="35539B04" w14:textId="77777777" w:rsidR="00547375" w:rsidRPr="00547375" w:rsidRDefault="00547375" w:rsidP="0001124E">
      <w:pPr>
        <w:pStyle w:val="Prrafodelista"/>
        <w:numPr>
          <w:ilvl w:val="0"/>
          <w:numId w:val="38"/>
        </w:numPr>
        <w:rPr>
          <w:sz w:val="20"/>
          <w:szCs w:val="20"/>
          <w:lang w:eastAsia="es-ES"/>
        </w:rPr>
      </w:pPr>
      <w:r w:rsidRPr="00547375">
        <w:rPr>
          <w:lang w:eastAsia="es-ES"/>
        </w:rPr>
        <w:t>Introducir el número mínimo de apariciones que queremos que el personaje tenga para que aparezca en la red que se generará a continuación.</w:t>
      </w:r>
    </w:p>
    <w:p w14:paraId="636EA644" w14:textId="77777777" w:rsidR="00547375" w:rsidRPr="00547375" w:rsidRDefault="00547375" w:rsidP="00547375">
      <w:pPr>
        <w:rPr>
          <w:sz w:val="20"/>
          <w:szCs w:val="20"/>
          <w:lang w:eastAsia="es-ES"/>
        </w:rPr>
      </w:pPr>
      <w:r w:rsidRPr="00547375">
        <w:rPr>
          <w:lang w:eastAsia="es-ES"/>
        </w:rPr>
        <w:t>Una vez introducido el número de apariciones mínimo se deberá pulsar en el botón de siguiente. Hecho esto, habrá dos alertas que nos pueden aparecer por pantalla.</w:t>
      </w:r>
    </w:p>
    <w:p w14:paraId="26ED794A" w14:textId="77777777" w:rsidR="00895017" w:rsidRPr="00895017" w:rsidRDefault="00547375" w:rsidP="0001124E">
      <w:pPr>
        <w:pStyle w:val="Prrafodelista"/>
        <w:numPr>
          <w:ilvl w:val="0"/>
          <w:numId w:val="38"/>
        </w:numPr>
        <w:rPr>
          <w:sz w:val="20"/>
          <w:szCs w:val="20"/>
          <w:lang w:eastAsia="es-ES"/>
        </w:rPr>
      </w:pPr>
      <w:r w:rsidRPr="00547375">
        <w:rPr>
          <w:lang w:eastAsia="es-ES"/>
        </w:rPr>
        <w:t>Si no se ha introducido ningún valor nos aparecerá la primera alerta diciendo que debemos introducir un valor.</w:t>
      </w:r>
    </w:p>
    <w:p w14:paraId="7F52C5A6" w14:textId="77777777" w:rsidR="00547375" w:rsidRPr="0016669C" w:rsidRDefault="00895017" w:rsidP="0001124E">
      <w:pPr>
        <w:pStyle w:val="Prrafodelista"/>
        <w:numPr>
          <w:ilvl w:val="0"/>
          <w:numId w:val="38"/>
        </w:numPr>
        <w:rPr>
          <w:sz w:val="20"/>
          <w:szCs w:val="20"/>
          <w:lang w:eastAsia="es-ES"/>
        </w:rPr>
      </w:pPr>
      <w:r>
        <w:rPr>
          <w:lang w:eastAsia="es-ES"/>
        </w:rPr>
        <w:t>S</w:t>
      </w:r>
      <w:r w:rsidR="00547375" w:rsidRPr="00547375">
        <w:rPr>
          <w:lang w:eastAsia="es-ES"/>
        </w:rPr>
        <w:t>i todo se ha introducido de forma correcta avanzará hasta la siguiente pantalla de visualización.</w:t>
      </w:r>
    </w:p>
    <w:p w14:paraId="2575733B" w14:textId="77777777" w:rsidR="00895017" w:rsidRDefault="00895017">
      <w:pPr>
        <w:ind w:firstLine="0"/>
        <w:jc w:val="left"/>
        <w:rPr>
          <w:rFonts w:eastAsiaTheme="majorEastAsia" w:cstheme="majorBidi"/>
          <w:b/>
          <w:color w:val="000000" w:themeColor="text1"/>
          <w:sz w:val="24"/>
          <w:szCs w:val="24"/>
          <w:lang w:eastAsia="es-ES"/>
        </w:rPr>
      </w:pPr>
      <w:r>
        <w:rPr>
          <w:lang w:eastAsia="es-ES"/>
        </w:rPr>
        <w:br w:type="page"/>
      </w:r>
    </w:p>
    <w:p w14:paraId="25D27713" w14:textId="77777777" w:rsidR="00547375" w:rsidRDefault="00895017" w:rsidP="00547375">
      <w:pPr>
        <w:pStyle w:val="Ttulo3"/>
        <w:rPr>
          <w:lang w:eastAsia="es-ES"/>
        </w:rPr>
      </w:pPr>
      <w:bookmarkStart w:id="265" w:name="_Toc32403750"/>
      <w:r>
        <w:rPr>
          <w:noProof/>
        </w:rPr>
        <w:lastRenderedPageBreak/>
        <mc:AlternateContent>
          <mc:Choice Requires="wps">
            <w:drawing>
              <wp:anchor distT="0" distB="0" distL="114300" distR="114300" simplePos="0" relativeHeight="251808768" behindDoc="1" locked="0" layoutInCell="1" allowOverlap="1" wp14:anchorId="6A027CA3" wp14:editId="7C7458AC">
                <wp:simplePos x="0" y="0"/>
                <wp:positionH relativeFrom="margin">
                  <wp:align>right</wp:align>
                </wp:positionH>
                <wp:positionV relativeFrom="paragraph">
                  <wp:posOffset>2920227</wp:posOffset>
                </wp:positionV>
                <wp:extent cx="5400040" cy="635"/>
                <wp:effectExtent l="0" t="0" r="0" b="8255"/>
                <wp:wrapTight wrapText="bothSides">
                  <wp:wrapPolygon edited="0">
                    <wp:start x="0" y="0"/>
                    <wp:lineTo x="0" y="20698"/>
                    <wp:lineTo x="21488" y="20698"/>
                    <wp:lineTo x="21488"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D79052" w14:textId="1DA9E063" w:rsidR="00E37DB1" w:rsidRPr="00EF6D01" w:rsidRDefault="00E37DB1" w:rsidP="0016669C">
                            <w:pPr>
                              <w:pStyle w:val="Descripcin"/>
                              <w:jc w:val="center"/>
                              <w:rPr>
                                <w:noProof/>
                              </w:rPr>
                            </w:pPr>
                            <w:bookmarkStart w:id="266" w:name="_Toc32332824"/>
                            <w:r>
                              <w:t xml:space="preserve">Figura </w:t>
                            </w:r>
                            <w:r w:rsidR="00C55D23">
                              <w:fldChar w:fldCharType="begin"/>
                            </w:r>
                            <w:r w:rsidR="00C55D23">
                              <w:instrText xml:space="preserve"> SEQ Ilustración \* ARABIC </w:instrText>
                            </w:r>
                            <w:r w:rsidR="00C55D23">
                              <w:fldChar w:fldCharType="separate"/>
                            </w:r>
                            <w:r w:rsidR="002C5B9B">
                              <w:rPr>
                                <w:noProof/>
                              </w:rPr>
                              <w:t>71</w:t>
                            </w:r>
                            <w:r w:rsidR="00C55D23">
                              <w:rPr>
                                <w:noProof/>
                              </w:rPr>
                              <w:fldChar w:fldCharType="end"/>
                            </w:r>
                            <w:r>
                              <w:t xml:space="preserve"> Parámetros adicionales películas</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7CA3" id="Cuadro de texto 84" o:spid="_x0000_s1093" type="#_x0000_t202" style="position:absolute;left:0;text-align:left;margin-left:374pt;margin-top:229.95pt;width:425.2pt;height:.05pt;z-index:-251507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" stroked="f">
                <v:textbox style="mso-fit-shape-to-text:t" inset="0,0,0,0">
                  <w:txbxContent>
                    <w:p w14:paraId="5FD79052" w14:textId="1DA9E063" w:rsidR="00E37DB1" w:rsidRPr="00EF6D01" w:rsidRDefault="00E37DB1" w:rsidP="0016669C">
                      <w:pPr>
                        <w:pStyle w:val="Descripcin"/>
                        <w:jc w:val="center"/>
                        <w:rPr>
                          <w:noProof/>
                        </w:rPr>
                      </w:pPr>
                      <w:bookmarkStart w:id="267" w:name="_Toc32332824"/>
                      <w:r>
                        <w:t xml:space="preserve">Figura </w:t>
                      </w:r>
                      <w:r w:rsidR="00C55D23">
                        <w:fldChar w:fldCharType="begin"/>
                      </w:r>
                      <w:r w:rsidR="00C55D23">
                        <w:instrText xml:space="preserve"> SEQ Ilustración \* ARABIC </w:instrText>
                      </w:r>
                      <w:r w:rsidR="00C55D23">
                        <w:fldChar w:fldCharType="separate"/>
                      </w:r>
                      <w:r w:rsidR="002C5B9B">
                        <w:rPr>
                          <w:noProof/>
                        </w:rPr>
                        <w:t>71</w:t>
                      </w:r>
                      <w:r w:rsidR="00C55D23">
                        <w:rPr>
                          <w:noProof/>
                        </w:rPr>
                        <w:fldChar w:fldCharType="end"/>
                      </w:r>
                      <w:r>
                        <w:t xml:space="preserve"> Parámetros adicionales películas</w:t>
                      </w:r>
                      <w:bookmarkEnd w:id="267"/>
                    </w:p>
                  </w:txbxContent>
                </v:textbox>
                <w10:wrap type="tight" anchorx="margin"/>
              </v:shape>
            </w:pict>
          </mc:Fallback>
        </mc:AlternateContent>
      </w:r>
      <w:r>
        <w:rPr>
          <w:noProof/>
          <w:lang w:eastAsia="es-ES"/>
        </w:rPr>
        <w:drawing>
          <wp:anchor distT="0" distB="0" distL="114300" distR="114300" simplePos="0" relativeHeight="251763712" behindDoc="1" locked="0" layoutInCell="1" allowOverlap="1" wp14:anchorId="167AA810" wp14:editId="7A8E1EBD">
            <wp:simplePos x="0" y="0"/>
            <wp:positionH relativeFrom="margin">
              <wp:align>right</wp:align>
            </wp:positionH>
            <wp:positionV relativeFrom="paragraph">
              <wp:posOffset>248</wp:posOffset>
            </wp:positionV>
            <wp:extent cx="5400040" cy="2918460"/>
            <wp:effectExtent l="0" t="0" r="0" b="0"/>
            <wp:wrapTight wrapText="bothSides">
              <wp:wrapPolygon edited="0">
                <wp:start x="0" y="0"/>
                <wp:lineTo x="0" y="21431"/>
                <wp:lineTo x="21488" y="21431"/>
                <wp:lineTo x="21488" y="0"/>
                <wp:lineTo x="0" y="0"/>
              </wp:wrapPolygon>
            </wp:wrapTight>
            <wp:docPr id="59" name="Imagen 59"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ametrospel.PNG"/>
                    <pic:cNvPicPr/>
                  </pic:nvPicPr>
                  <pic:blipFill>
                    <a:blip r:embed="rId185">
                      <a:extLst>
                        <a:ext uri="{28A0092B-C50C-407E-A947-70E740481C1C}">
                          <a14:useLocalDpi xmlns:a14="http://schemas.microsoft.com/office/drawing/2010/main" val="0"/>
                        </a:ext>
                      </a:extLst>
                    </a:blip>
                    <a:stretch>
                      <a:fillRect/>
                    </a:stretch>
                  </pic:blipFill>
                  <pic:spPr>
                    <a:xfrm>
                      <a:off x="0" y="0"/>
                      <a:ext cx="5400040" cy="2918460"/>
                    </a:xfrm>
                    <a:prstGeom prst="rect">
                      <a:avLst/>
                    </a:prstGeom>
                  </pic:spPr>
                </pic:pic>
              </a:graphicData>
            </a:graphic>
          </wp:anchor>
        </w:drawing>
      </w:r>
      <w:r w:rsidR="00547375">
        <w:rPr>
          <w:lang w:eastAsia="es-ES"/>
        </w:rPr>
        <w:t>Generador de la red</w:t>
      </w:r>
      <w:bookmarkEnd w:id="265"/>
    </w:p>
    <w:p w14:paraId="162EE92C" w14:textId="77777777" w:rsidR="00547375" w:rsidRDefault="00547375" w:rsidP="00547375">
      <w:pPr>
        <w:rPr>
          <w:sz w:val="20"/>
          <w:szCs w:val="20"/>
        </w:rPr>
      </w:pPr>
      <w:r>
        <w:t xml:space="preserve">En esta página se va a mostrar la visualización de la red a través de la siguiente herramienta presente </w:t>
      </w:r>
      <w:r w:rsidRPr="00547375">
        <w:t>e</w:t>
      </w:r>
      <w:r>
        <w:t xml:space="preserve">n </w:t>
      </w:r>
      <w:hyperlink r:id="rId186" w:history="1">
        <w:r w:rsidRPr="00547375">
          <w:rPr>
            <w:rStyle w:val="Hipervnculo"/>
          </w:rPr>
          <w:t>GitHub</w:t>
        </w:r>
      </w:hyperlink>
      <w:r>
        <w:t>:</w:t>
      </w:r>
    </w:p>
    <w:p w14:paraId="20B40B96" w14:textId="77777777" w:rsidR="00547375" w:rsidRDefault="00547375" w:rsidP="00547375">
      <w:pPr>
        <w:rPr>
          <w:sz w:val="20"/>
          <w:szCs w:val="20"/>
        </w:rPr>
      </w:pPr>
      <w:r>
        <w:t>En esta pantalla se le va a permitir al usuario que pueda modificar algunas características de la red como:</w:t>
      </w:r>
    </w:p>
    <w:p w14:paraId="362D41B9" w14:textId="77777777" w:rsidR="00547375" w:rsidRPr="00547375" w:rsidRDefault="00547375" w:rsidP="0001124E">
      <w:pPr>
        <w:pStyle w:val="Prrafodelista"/>
        <w:numPr>
          <w:ilvl w:val="0"/>
          <w:numId w:val="39"/>
        </w:numPr>
        <w:rPr>
          <w:sz w:val="20"/>
          <w:szCs w:val="20"/>
        </w:rPr>
      </w:pPr>
      <w:r>
        <w:t>Node size: Tamaño de los nodos.</w:t>
      </w:r>
    </w:p>
    <w:p w14:paraId="013F33F2" w14:textId="77777777" w:rsidR="00547375" w:rsidRPr="00547375" w:rsidRDefault="00547375" w:rsidP="0001124E">
      <w:pPr>
        <w:pStyle w:val="Prrafodelista"/>
        <w:numPr>
          <w:ilvl w:val="0"/>
          <w:numId w:val="39"/>
        </w:numPr>
        <w:rPr>
          <w:sz w:val="20"/>
          <w:szCs w:val="20"/>
        </w:rPr>
      </w:pPr>
      <w:r>
        <w:t>Link size: Tamaño de los enlaces.</w:t>
      </w:r>
    </w:p>
    <w:p w14:paraId="70B8874E" w14:textId="77777777" w:rsidR="00547375" w:rsidRPr="00547375" w:rsidRDefault="00547375" w:rsidP="0001124E">
      <w:pPr>
        <w:pStyle w:val="Prrafodelista"/>
        <w:numPr>
          <w:ilvl w:val="0"/>
          <w:numId w:val="39"/>
        </w:numPr>
        <w:rPr>
          <w:sz w:val="20"/>
          <w:szCs w:val="20"/>
        </w:rPr>
      </w:pPr>
      <w:r>
        <w:t>Zoom: con el que se quiere visualizar la red.</w:t>
      </w:r>
    </w:p>
    <w:p w14:paraId="722BA49C" w14:textId="77777777" w:rsidR="00547375" w:rsidRPr="00547375" w:rsidRDefault="00547375" w:rsidP="0001124E">
      <w:pPr>
        <w:pStyle w:val="Prrafodelista"/>
        <w:numPr>
          <w:ilvl w:val="0"/>
          <w:numId w:val="39"/>
        </w:numPr>
        <w:rPr>
          <w:sz w:val="20"/>
          <w:szCs w:val="20"/>
        </w:rPr>
      </w:pPr>
      <w:r>
        <w:t>Link distance: La distancia que deben tener los enlaces.</w:t>
      </w:r>
    </w:p>
    <w:p w14:paraId="0F56E1FF" w14:textId="77777777" w:rsidR="00547375" w:rsidRPr="00547375" w:rsidRDefault="00547375" w:rsidP="0001124E">
      <w:pPr>
        <w:pStyle w:val="Prrafodelista"/>
        <w:numPr>
          <w:ilvl w:val="0"/>
          <w:numId w:val="39"/>
        </w:numPr>
        <w:rPr>
          <w:sz w:val="20"/>
          <w:szCs w:val="20"/>
        </w:rPr>
      </w:pPr>
      <w:r>
        <w:t>Charge strength o Center gravity: La gravedad o la fuerza de la red que afecta a que la red se vea más compacta o más separada.</w:t>
      </w:r>
    </w:p>
    <w:p w14:paraId="1328A7B7" w14:textId="77777777" w:rsidR="00547375" w:rsidRPr="00547375" w:rsidRDefault="00547375" w:rsidP="0001124E">
      <w:pPr>
        <w:pStyle w:val="Prrafodelista"/>
        <w:numPr>
          <w:ilvl w:val="0"/>
          <w:numId w:val="39"/>
        </w:numPr>
        <w:rPr>
          <w:sz w:val="20"/>
          <w:szCs w:val="20"/>
        </w:rPr>
      </w:pPr>
      <w:r>
        <w:t>Node fill, Node stroke y Link stroke: Color de nodos y enlaces.</w:t>
      </w:r>
    </w:p>
    <w:p w14:paraId="19B6D42D" w14:textId="77777777" w:rsidR="00547375" w:rsidRPr="00547375" w:rsidRDefault="00547375" w:rsidP="0001124E">
      <w:pPr>
        <w:pStyle w:val="Prrafodelista"/>
        <w:numPr>
          <w:ilvl w:val="0"/>
          <w:numId w:val="39"/>
        </w:numPr>
        <w:rPr>
          <w:sz w:val="20"/>
          <w:szCs w:val="20"/>
        </w:rPr>
      </w:pPr>
      <w:r>
        <w:t>Label stroke: Color de las etiquetas de nodo.</w:t>
      </w:r>
    </w:p>
    <w:p w14:paraId="15F67AC6" w14:textId="77777777" w:rsidR="00547375" w:rsidRPr="00547375" w:rsidRDefault="00547375" w:rsidP="0001124E">
      <w:pPr>
        <w:pStyle w:val="Prrafodelista"/>
        <w:numPr>
          <w:ilvl w:val="0"/>
          <w:numId w:val="39"/>
        </w:numPr>
        <w:rPr>
          <w:sz w:val="20"/>
          <w:szCs w:val="20"/>
        </w:rPr>
      </w:pPr>
      <w:r>
        <w:t>Show labels: Mostrar o no las etiquetas del nodo.</w:t>
      </w:r>
    </w:p>
    <w:p w14:paraId="2BD0A8CA" w14:textId="77777777" w:rsidR="00547375" w:rsidRPr="00547375" w:rsidRDefault="00547375" w:rsidP="0001124E">
      <w:pPr>
        <w:pStyle w:val="Prrafodelista"/>
        <w:numPr>
          <w:ilvl w:val="0"/>
          <w:numId w:val="39"/>
        </w:numPr>
        <w:rPr>
          <w:sz w:val="20"/>
          <w:szCs w:val="20"/>
        </w:rPr>
      </w:pPr>
      <w:r>
        <w:t>Node size by strength: Si queremos que el nodo salga más grande o más pequeño dependiendo del grado.</w:t>
      </w:r>
    </w:p>
    <w:p w14:paraId="7EE82352" w14:textId="77777777" w:rsidR="00547375" w:rsidRPr="00547375" w:rsidRDefault="00547375" w:rsidP="0001124E">
      <w:pPr>
        <w:pStyle w:val="Prrafodelista"/>
        <w:numPr>
          <w:ilvl w:val="0"/>
          <w:numId w:val="39"/>
        </w:numPr>
        <w:rPr>
          <w:sz w:val="20"/>
          <w:szCs w:val="20"/>
        </w:rPr>
      </w:pPr>
      <w:r>
        <w:t>Show singleton nodes: Mostrar los nodos separados.</w:t>
      </w:r>
    </w:p>
    <w:p w14:paraId="2AA00E1B" w14:textId="77777777" w:rsidR="00547375" w:rsidRDefault="00547375" w:rsidP="00547375">
      <w:pPr>
        <w:rPr>
          <w:sz w:val="20"/>
          <w:szCs w:val="20"/>
        </w:rPr>
      </w:pPr>
      <w:r>
        <w:t>Se pueden modificar más características pero las anteriores son las más importantes. En esta pantalla también podemos descargar la red en distintos formatos para poder ser usada en otras herramientas que acepten dichos formatos. Formatos disponibles:</w:t>
      </w:r>
    </w:p>
    <w:p w14:paraId="5949EB76" w14:textId="71384784" w:rsidR="00547375" w:rsidRPr="00547375" w:rsidRDefault="00547375" w:rsidP="0001124E">
      <w:pPr>
        <w:pStyle w:val="Prrafodelista"/>
        <w:numPr>
          <w:ilvl w:val="0"/>
          <w:numId w:val="40"/>
        </w:numPr>
        <w:rPr>
          <w:sz w:val="20"/>
          <w:szCs w:val="20"/>
        </w:rPr>
      </w:pPr>
      <w:r>
        <w:t xml:space="preserve">Descargar NET: para poder introducir la red en </w:t>
      </w:r>
      <w:r w:rsidR="006B1D24">
        <w:t>NetworkX</w:t>
      </w:r>
      <w:r w:rsidR="00575AD2">
        <w:t xml:space="preserve"> o </w:t>
      </w:r>
      <w:r w:rsidR="006B1D24">
        <w:t>Pajek,</w:t>
      </w:r>
      <w:r w:rsidR="003C4BEA">
        <w:t xml:space="preserve"> por ejemplo</w:t>
      </w:r>
      <w:r>
        <w:t>.</w:t>
      </w:r>
    </w:p>
    <w:p w14:paraId="03DAFCEA" w14:textId="2EF7E999" w:rsidR="00547375" w:rsidRPr="00547375" w:rsidRDefault="00547375" w:rsidP="0001124E">
      <w:pPr>
        <w:pStyle w:val="Prrafodelista"/>
        <w:numPr>
          <w:ilvl w:val="0"/>
          <w:numId w:val="40"/>
        </w:numPr>
        <w:rPr>
          <w:sz w:val="20"/>
          <w:szCs w:val="20"/>
        </w:rPr>
      </w:pPr>
      <w:r>
        <w:t>Descargar GEXF: para poder usar la red en Gephi</w:t>
      </w:r>
      <w:r w:rsidR="003C4BEA">
        <w:t xml:space="preserve"> por ejemplo</w:t>
      </w:r>
      <w:r>
        <w:t>.</w:t>
      </w:r>
    </w:p>
    <w:p w14:paraId="032557D5" w14:textId="77777777" w:rsidR="00547375" w:rsidRPr="00547375" w:rsidRDefault="00547375" w:rsidP="0001124E">
      <w:pPr>
        <w:pStyle w:val="Prrafodelista"/>
        <w:numPr>
          <w:ilvl w:val="0"/>
          <w:numId w:val="40"/>
        </w:numPr>
        <w:rPr>
          <w:sz w:val="20"/>
          <w:szCs w:val="20"/>
        </w:rPr>
      </w:pPr>
      <w:r>
        <w:t>Descargar GML.</w:t>
      </w:r>
    </w:p>
    <w:p w14:paraId="4AA72A0B" w14:textId="77777777" w:rsidR="00895017" w:rsidRDefault="00547375" w:rsidP="00895017">
      <w:pPr>
        <w:keepNext/>
      </w:pPr>
      <w:r>
        <w:rPr>
          <w:noProof/>
          <w:sz w:val="20"/>
          <w:szCs w:val="20"/>
        </w:rPr>
        <w:lastRenderedPageBreak/>
        <w:drawing>
          <wp:inline distT="0" distB="0" distL="0" distR="0" wp14:anchorId="393E29F4" wp14:editId="20DC41B2">
            <wp:extent cx="5400040" cy="2658745"/>
            <wp:effectExtent l="0" t="0" r="0" b="8255"/>
            <wp:docPr id="60" name="Imagen 60"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sred.PNG"/>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5400040" cy="2658745"/>
                    </a:xfrm>
                    <a:prstGeom prst="rect">
                      <a:avLst/>
                    </a:prstGeom>
                  </pic:spPr>
                </pic:pic>
              </a:graphicData>
            </a:graphic>
          </wp:inline>
        </w:drawing>
      </w:r>
    </w:p>
    <w:p w14:paraId="0A04D386" w14:textId="6AAC75F0" w:rsidR="00547375" w:rsidRPr="00547375" w:rsidRDefault="009D20FD" w:rsidP="00895017">
      <w:pPr>
        <w:pStyle w:val="Descripcin"/>
        <w:jc w:val="center"/>
        <w:rPr>
          <w:sz w:val="20"/>
          <w:szCs w:val="20"/>
        </w:rPr>
      </w:pPr>
      <w:bookmarkStart w:id="268" w:name="_Toc32332825"/>
      <w:r>
        <w:t>Figura</w:t>
      </w:r>
      <w:r w:rsidR="00895017">
        <w:t xml:space="preserve"> </w:t>
      </w:r>
      <w:r w:rsidR="00C55D23">
        <w:fldChar w:fldCharType="begin"/>
      </w:r>
      <w:r w:rsidR="00C55D23">
        <w:instrText xml:space="preserve"> </w:instrText>
      </w:r>
      <w:r w:rsidR="00C55D23">
        <w:instrText xml:space="preserve">SEQ Ilustración \* ARABIC </w:instrText>
      </w:r>
      <w:r w:rsidR="00C55D23">
        <w:fldChar w:fldCharType="separate"/>
      </w:r>
      <w:r w:rsidR="002C5B9B">
        <w:rPr>
          <w:noProof/>
        </w:rPr>
        <w:t>72</w:t>
      </w:r>
      <w:r w:rsidR="00C55D23">
        <w:rPr>
          <w:noProof/>
        </w:rPr>
        <w:fldChar w:fldCharType="end"/>
      </w:r>
      <w:r w:rsidR="00895017">
        <w:t xml:space="preserve"> Visualización de la red</w:t>
      </w:r>
      <w:bookmarkEnd w:id="268"/>
    </w:p>
    <w:p w14:paraId="763378E5" w14:textId="77777777" w:rsidR="00547375" w:rsidRDefault="00547375" w:rsidP="00547375">
      <w:pPr>
        <w:pStyle w:val="Ttulo3"/>
        <w:rPr>
          <w:lang w:eastAsia="es-ES"/>
        </w:rPr>
      </w:pPr>
      <w:bookmarkStart w:id="269" w:name="_Toc32403751"/>
      <w:r>
        <w:rPr>
          <w:lang w:eastAsia="es-ES"/>
        </w:rPr>
        <w:t>Extracción de datos para el informe</w:t>
      </w:r>
      <w:bookmarkEnd w:id="269"/>
    </w:p>
    <w:p w14:paraId="2FB1D264" w14:textId="77777777" w:rsidR="00547375" w:rsidRDefault="00547375" w:rsidP="00547375">
      <w:pPr>
        <w:rPr>
          <w:sz w:val="20"/>
          <w:szCs w:val="20"/>
        </w:rPr>
      </w:pPr>
      <w:r>
        <w:t>En esta pantalla se podrán elegir todas las características que vamos a tener a la hora de obtener la red, todas ellas van a ser generadas en el informe final una vez que se avance a la siguiente página. Las opciones que se van a encontrar en esta página van a ser las que aparecen en la siguiente lista, con la posibilidad de ver lo que hace cada medida siguiendo el enlace con las que están marcadas.</w:t>
      </w:r>
    </w:p>
    <w:p w14:paraId="53E12111" w14:textId="77777777" w:rsidR="00547375" w:rsidRDefault="00547375" w:rsidP="00547375">
      <w:pPr>
        <w:rPr>
          <w:sz w:val="20"/>
          <w:szCs w:val="20"/>
        </w:rPr>
      </w:pPr>
      <w:r>
        <w:t>Medidas básicas:</w:t>
      </w:r>
    </w:p>
    <w:p w14:paraId="7EBE61BD" w14:textId="77777777" w:rsidR="00547375" w:rsidRPr="0016669C" w:rsidRDefault="00547375" w:rsidP="0001124E">
      <w:pPr>
        <w:pStyle w:val="Prrafodelista"/>
        <w:numPr>
          <w:ilvl w:val="0"/>
          <w:numId w:val="49"/>
        </w:numPr>
        <w:rPr>
          <w:sz w:val="20"/>
          <w:szCs w:val="20"/>
        </w:rPr>
      </w:pPr>
      <w:r>
        <w:t>Número de nodos.</w:t>
      </w:r>
    </w:p>
    <w:p w14:paraId="68B88452" w14:textId="77777777" w:rsidR="00547375" w:rsidRPr="0016669C" w:rsidRDefault="00547375" w:rsidP="0001124E">
      <w:pPr>
        <w:pStyle w:val="Prrafodelista"/>
        <w:numPr>
          <w:ilvl w:val="0"/>
          <w:numId w:val="49"/>
        </w:numPr>
        <w:rPr>
          <w:sz w:val="20"/>
          <w:szCs w:val="20"/>
        </w:rPr>
      </w:pPr>
      <w:r>
        <w:t>Número de enlaces.</w:t>
      </w:r>
    </w:p>
    <w:p w14:paraId="09B936F4" w14:textId="77777777" w:rsidR="00547375" w:rsidRPr="0016669C" w:rsidRDefault="00547375" w:rsidP="0001124E">
      <w:pPr>
        <w:pStyle w:val="Prrafodelista"/>
        <w:numPr>
          <w:ilvl w:val="0"/>
          <w:numId w:val="49"/>
        </w:numPr>
        <w:rPr>
          <w:sz w:val="20"/>
          <w:szCs w:val="20"/>
        </w:rPr>
      </w:pPr>
      <w:r>
        <w:t>Número de interacciones.</w:t>
      </w:r>
    </w:p>
    <w:p w14:paraId="217DD71B" w14:textId="77777777" w:rsidR="00547375" w:rsidRDefault="00547375" w:rsidP="00547375">
      <w:pPr>
        <w:rPr>
          <w:sz w:val="20"/>
          <w:szCs w:val="20"/>
        </w:rPr>
      </w:pPr>
      <w:r>
        <w:t>Medidas de grado (el grado si contar el peso de un nodo es el número de enlaces que tiene, si hay peso en los enlaces el grado es el sumatorio de los pesos de sus enlaces):</w:t>
      </w:r>
    </w:p>
    <w:p w14:paraId="73B1DD94" w14:textId="77777777" w:rsidR="00547375" w:rsidRPr="00547375" w:rsidRDefault="00547375" w:rsidP="0001124E">
      <w:pPr>
        <w:pStyle w:val="Prrafodelista"/>
        <w:numPr>
          <w:ilvl w:val="0"/>
          <w:numId w:val="48"/>
        </w:numPr>
        <w:rPr>
          <w:sz w:val="20"/>
          <w:szCs w:val="20"/>
        </w:rPr>
      </w:pPr>
      <w:r>
        <w:t>Grado de los nodos sin contar con el peso de los enlaces.</w:t>
      </w:r>
    </w:p>
    <w:p w14:paraId="098E6E81" w14:textId="77777777" w:rsidR="00547375" w:rsidRPr="00547375" w:rsidRDefault="00547375" w:rsidP="0001124E">
      <w:pPr>
        <w:pStyle w:val="Prrafodelista"/>
        <w:numPr>
          <w:ilvl w:val="0"/>
          <w:numId w:val="48"/>
        </w:numPr>
        <w:rPr>
          <w:sz w:val="20"/>
          <w:szCs w:val="20"/>
        </w:rPr>
      </w:pPr>
      <w:r>
        <w:t>Grado de los nodos teniendo en cuenta el peso de los enlaces.</w:t>
      </w:r>
    </w:p>
    <w:p w14:paraId="38320888" w14:textId="77777777" w:rsidR="00547375" w:rsidRPr="00547375" w:rsidRDefault="00C55D23" w:rsidP="0001124E">
      <w:pPr>
        <w:pStyle w:val="Prrafodelista"/>
        <w:numPr>
          <w:ilvl w:val="0"/>
          <w:numId w:val="48"/>
        </w:numPr>
        <w:rPr>
          <w:sz w:val="20"/>
          <w:szCs w:val="20"/>
        </w:rPr>
      </w:pPr>
      <w:hyperlink r:id="rId188" w:history="1">
        <w:r w:rsidR="00547375" w:rsidRPr="00547375">
          <w:t>Distribución de grado</w:t>
        </w:r>
      </w:hyperlink>
      <w:r w:rsidR="00547375">
        <w:t> sin tener en cuenta el peso.</w:t>
      </w:r>
    </w:p>
    <w:p w14:paraId="727E0FB0" w14:textId="77777777" w:rsidR="00547375" w:rsidRPr="00547375" w:rsidRDefault="00C55D23" w:rsidP="0001124E">
      <w:pPr>
        <w:pStyle w:val="Prrafodelista"/>
        <w:numPr>
          <w:ilvl w:val="0"/>
          <w:numId w:val="48"/>
        </w:numPr>
        <w:rPr>
          <w:sz w:val="20"/>
          <w:szCs w:val="20"/>
        </w:rPr>
      </w:pPr>
      <w:hyperlink r:id="rId189" w:history="1">
        <w:r w:rsidR="00547375" w:rsidRPr="00547375">
          <w:t>Distribución de grado</w:t>
        </w:r>
      </w:hyperlink>
      <w:r w:rsidR="00547375">
        <w:t> teniendo en cuenta el peso.</w:t>
      </w:r>
    </w:p>
    <w:p w14:paraId="692CBB4F" w14:textId="77777777" w:rsidR="00547375" w:rsidRPr="00547375" w:rsidRDefault="00C55D23" w:rsidP="0001124E">
      <w:pPr>
        <w:pStyle w:val="Prrafodelista"/>
        <w:numPr>
          <w:ilvl w:val="0"/>
          <w:numId w:val="48"/>
        </w:numPr>
        <w:rPr>
          <w:sz w:val="20"/>
          <w:szCs w:val="20"/>
        </w:rPr>
      </w:pPr>
      <w:hyperlink r:id="rId190" w:anchor="Densidad" w:history="1">
        <w:r w:rsidR="00547375" w:rsidRPr="00547375">
          <w:t>Densidad</w:t>
        </w:r>
      </w:hyperlink>
      <w:r w:rsidR="00547375">
        <w:t>.</w:t>
      </w:r>
    </w:p>
    <w:p w14:paraId="741AC6F3" w14:textId="77777777" w:rsidR="00547375" w:rsidRDefault="00547375" w:rsidP="00547375">
      <w:pPr>
        <w:rPr>
          <w:sz w:val="20"/>
          <w:szCs w:val="20"/>
        </w:rPr>
      </w:pPr>
      <w:r>
        <w:t>Medidas de distancia:</w:t>
      </w:r>
    </w:p>
    <w:p w14:paraId="424F3EC8" w14:textId="77777777" w:rsidR="00547375" w:rsidRPr="00547375" w:rsidRDefault="00547375" w:rsidP="0001124E">
      <w:pPr>
        <w:pStyle w:val="Prrafodelista"/>
        <w:numPr>
          <w:ilvl w:val="0"/>
          <w:numId w:val="47"/>
        </w:numPr>
        <w:rPr>
          <w:sz w:val="20"/>
          <w:szCs w:val="20"/>
        </w:rPr>
      </w:pPr>
      <w:r>
        <w:t>Componentes conectados.</w:t>
      </w:r>
    </w:p>
    <w:p w14:paraId="752844B6" w14:textId="77777777" w:rsidR="00547375" w:rsidRPr="00547375" w:rsidRDefault="00547375" w:rsidP="0001124E">
      <w:pPr>
        <w:pStyle w:val="Prrafodelista"/>
        <w:numPr>
          <w:ilvl w:val="0"/>
          <w:numId w:val="46"/>
        </w:numPr>
        <w:rPr>
          <w:sz w:val="20"/>
          <w:szCs w:val="20"/>
        </w:rPr>
      </w:pPr>
      <w:r>
        <w:t>Excentricidad: distancia máxima que va a existir entre ese nodo y cualquier otro nodo de la red, siguiendo caminos de distancia mínima.</w:t>
      </w:r>
    </w:p>
    <w:p w14:paraId="24E0F3F4" w14:textId="77777777" w:rsidR="00547375" w:rsidRPr="00547375" w:rsidRDefault="00547375" w:rsidP="0001124E">
      <w:pPr>
        <w:pStyle w:val="Prrafodelista"/>
        <w:numPr>
          <w:ilvl w:val="0"/>
          <w:numId w:val="45"/>
        </w:numPr>
        <w:rPr>
          <w:sz w:val="20"/>
          <w:szCs w:val="20"/>
        </w:rPr>
      </w:pPr>
      <w:r>
        <w:t>Diámetro: la máxima de las excentricidades.</w:t>
      </w:r>
    </w:p>
    <w:p w14:paraId="64FB989A" w14:textId="77777777" w:rsidR="00547375" w:rsidRPr="00547375" w:rsidRDefault="00547375" w:rsidP="0001124E">
      <w:pPr>
        <w:pStyle w:val="Prrafodelista"/>
        <w:numPr>
          <w:ilvl w:val="0"/>
          <w:numId w:val="45"/>
        </w:numPr>
        <w:rPr>
          <w:sz w:val="20"/>
          <w:szCs w:val="20"/>
        </w:rPr>
      </w:pPr>
      <w:r>
        <w:t>Radio: la mínima de las excentricidades.</w:t>
      </w:r>
    </w:p>
    <w:p w14:paraId="231A384B" w14:textId="77777777" w:rsidR="00547375" w:rsidRPr="00547375" w:rsidRDefault="00C55D23" w:rsidP="0001124E">
      <w:pPr>
        <w:pStyle w:val="Prrafodelista"/>
        <w:numPr>
          <w:ilvl w:val="0"/>
          <w:numId w:val="45"/>
        </w:numPr>
        <w:rPr>
          <w:sz w:val="20"/>
          <w:szCs w:val="20"/>
        </w:rPr>
      </w:pPr>
      <w:hyperlink r:id="rId191" w:history="1">
        <w:r w:rsidR="00547375" w:rsidRPr="00547375">
          <w:t>Distancia media</w:t>
        </w:r>
      </w:hyperlink>
      <w:r w:rsidR="00547375">
        <w:t>.</w:t>
      </w:r>
    </w:p>
    <w:p w14:paraId="3FEE61C0" w14:textId="77777777" w:rsidR="00547375" w:rsidRDefault="00547375" w:rsidP="00547375">
      <w:pPr>
        <w:rPr>
          <w:sz w:val="20"/>
          <w:szCs w:val="20"/>
        </w:rPr>
      </w:pPr>
      <w:r>
        <w:t xml:space="preserve">Medidas de </w:t>
      </w:r>
      <w:r w:rsidRPr="006B1D24">
        <w:rPr>
          <w:i/>
          <w:iCs/>
        </w:rPr>
        <w:t>clustering</w:t>
      </w:r>
      <w:r>
        <w:t>:</w:t>
      </w:r>
    </w:p>
    <w:p w14:paraId="3728C7AF" w14:textId="77777777" w:rsidR="00547375" w:rsidRPr="00547375" w:rsidRDefault="00547375" w:rsidP="0001124E">
      <w:pPr>
        <w:pStyle w:val="Prrafodelista"/>
        <w:numPr>
          <w:ilvl w:val="0"/>
          <w:numId w:val="44"/>
        </w:numPr>
        <w:rPr>
          <w:sz w:val="20"/>
          <w:szCs w:val="20"/>
        </w:rPr>
      </w:pPr>
      <w:r>
        <w:t xml:space="preserve">Coeficiente de </w:t>
      </w:r>
      <w:r w:rsidRPr="006B1D24">
        <w:rPr>
          <w:i/>
          <w:iCs/>
        </w:rPr>
        <w:t>clustering</w:t>
      </w:r>
      <w:r>
        <w:t xml:space="preserve"> local.</w:t>
      </w:r>
    </w:p>
    <w:p w14:paraId="3281629C" w14:textId="77777777" w:rsidR="00547375" w:rsidRPr="00547375" w:rsidRDefault="00547375" w:rsidP="0001124E">
      <w:pPr>
        <w:pStyle w:val="Prrafodelista"/>
        <w:numPr>
          <w:ilvl w:val="0"/>
          <w:numId w:val="44"/>
        </w:numPr>
        <w:rPr>
          <w:sz w:val="20"/>
          <w:szCs w:val="20"/>
        </w:rPr>
      </w:pPr>
      <w:r>
        <w:t xml:space="preserve">Coeficiente de </w:t>
      </w:r>
      <w:r w:rsidRPr="006B1D24">
        <w:rPr>
          <w:i/>
          <w:iCs/>
        </w:rPr>
        <w:t>clustering</w:t>
      </w:r>
      <w:r>
        <w:t xml:space="preserve"> local medio.</w:t>
      </w:r>
    </w:p>
    <w:p w14:paraId="28B0D2F0" w14:textId="77777777" w:rsidR="00547375" w:rsidRPr="00547375" w:rsidRDefault="00547375" w:rsidP="0001124E">
      <w:pPr>
        <w:pStyle w:val="Prrafodelista"/>
        <w:numPr>
          <w:ilvl w:val="0"/>
          <w:numId w:val="44"/>
        </w:numPr>
        <w:rPr>
          <w:sz w:val="20"/>
          <w:szCs w:val="20"/>
        </w:rPr>
      </w:pPr>
      <w:r>
        <w:t>Transitividad.</w:t>
      </w:r>
    </w:p>
    <w:p w14:paraId="229919FB" w14:textId="77777777" w:rsidR="00547375" w:rsidRDefault="00547375" w:rsidP="00547375">
      <w:pPr>
        <w:rPr>
          <w:sz w:val="20"/>
          <w:szCs w:val="20"/>
        </w:rPr>
      </w:pPr>
      <w:r>
        <w:lastRenderedPageBreak/>
        <w:t>Medidas de centralidad:</w:t>
      </w:r>
    </w:p>
    <w:p w14:paraId="66866F06" w14:textId="77777777" w:rsidR="00547375" w:rsidRPr="00547375" w:rsidRDefault="00547375" w:rsidP="0001124E">
      <w:pPr>
        <w:pStyle w:val="Prrafodelista"/>
        <w:numPr>
          <w:ilvl w:val="0"/>
          <w:numId w:val="43"/>
        </w:numPr>
        <w:rPr>
          <w:sz w:val="20"/>
          <w:szCs w:val="20"/>
        </w:rPr>
      </w:pPr>
      <w:r>
        <w:t>Centralidad de grado.</w:t>
      </w:r>
    </w:p>
    <w:p w14:paraId="4E5E25E6" w14:textId="77777777" w:rsidR="00547375" w:rsidRPr="00547375" w:rsidRDefault="00547375" w:rsidP="0001124E">
      <w:pPr>
        <w:pStyle w:val="Prrafodelista"/>
        <w:numPr>
          <w:ilvl w:val="0"/>
          <w:numId w:val="43"/>
        </w:numPr>
        <w:rPr>
          <w:sz w:val="20"/>
          <w:szCs w:val="20"/>
        </w:rPr>
      </w:pPr>
      <w:r>
        <w:t>Centralidad de cercanía.</w:t>
      </w:r>
    </w:p>
    <w:p w14:paraId="0CE0D7E7" w14:textId="77777777" w:rsidR="00547375" w:rsidRPr="00547375" w:rsidRDefault="00547375" w:rsidP="0001124E">
      <w:pPr>
        <w:pStyle w:val="Prrafodelista"/>
        <w:numPr>
          <w:ilvl w:val="0"/>
          <w:numId w:val="43"/>
        </w:numPr>
        <w:rPr>
          <w:sz w:val="20"/>
          <w:szCs w:val="20"/>
        </w:rPr>
      </w:pPr>
      <w:r>
        <w:t>Centralidad de intermediación.</w:t>
      </w:r>
    </w:p>
    <w:p w14:paraId="28C76940" w14:textId="77777777" w:rsidR="00547375" w:rsidRPr="00547375" w:rsidRDefault="00547375" w:rsidP="0001124E">
      <w:pPr>
        <w:pStyle w:val="Prrafodelista"/>
        <w:numPr>
          <w:ilvl w:val="0"/>
          <w:numId w:val="43"/>
        </w:numPr>
        <w:rPr>
          <w:sz w:val="20"/>
          <w:szCs w:val="20"/>
        </w:rPr>
      </w:pPr>
      <w:r>
        <w:t>Centralidad de intermediación de camino aleatorio.</w:t>
      </w:r>
    </w:p>
    <w:p w14:paraId="051D75CD" w14:textId="77777777" w:rsidR="00547375" w:rsidRPr="00547375" w:rsidRDefault="00547375" w:rsidP="0001124E">
      <w:pPr>
        <w:pStyle w:val="Prrafodelista"/>
        <w:numPr>
          <w:ilvl w:val="0"/>
          <w:numId w:val="43"/>
        </w:numPr>
        <w:rPr>
          <w:sz w:val="20"/>
          <w:szCs w:val="20"/>
        </w:rPr>
      </w:pPr>
      <w:r>
        <w:t>Centralidad de valor propio.</w:t>
      </w:r>
    </w:p>
    <w:p w14:paraId="563CD9C4" w14:textId="77777777" w:rsidR="00547375" w:rsidRPr="00547375" w:rsidRDefault="00547375" w:rsidP="0001124E">
      <w:pPr>
        <w:pStyle w:val="Prrafodelista"/>
        <w:numPr>
          <w:ilvl w:val="0"/>
          <w:numId w:val="43"/>
        </w:numPr>
        <w:rPr>
          <w:sz w:val="20"/>
          <w:szCs w:val="20"/>
        </w:rPr>
      </w:pPr>
      <w:r>
        <w:t>PageRank.</w:t>
      </w:r>
    </w:p>
    <w:p w14:paraId="777B190E" w14:textId="77777777" w:rsidR="00547375" w:rsidRDefault="00547375" w:rsidP="00547375">
      <w:pPr>
        <w:rPr>
          <w:sz w:val="20"/>
          <w:szCs w:val="20"/>
        </w:rPr>
      </w:pPr>
      <w:r>
        <w:t>Grupos y comunidades:</w:t>
      </w:r>
    </w:p>
    <w:p w14:paraId="487D1AA8" w14:textId="77777777" w:rsidR="00547375" w:rsidRPr="00547375" w:rsidRDefault="0016669C" w:rsidP="0001124E">
      <w:pPr>
        <w:pStyle w:val="Prrafodelista"/>
        <w:numPr>
          <w:ilvl w:val="0"/>
          <w:numId w:val="42"/>
        </w:numPr>
        <w:rPr>
          <w:sz w:val="20"/>
          <w:szCs w:val="20"/>
        </w:rPr>
      </w:pPr>
      <w:r>
        <w:t>Comunidades K-clique</w:t>
      </w:r>
      <w:r w:rsidR="00547375">
        <w:t>.</w:t>
      </w:r>
    </w:p>
    <w:p w14:paraId="02748084" w14:textId="77777777" w:rsidR="00547375" w:rsidRPr="00547375" w:rsidRDefault="0016669C" w:rsidP="0001124E">
      <w:pPr>
        <w:pStyle w:val="Prrafodelista"/>
        <w:numPr>
          <w:ilvl w:val="0"/>
          <w:numId w:val="42"/>
        </w:numPr>
        <w:rPr>
          <w:sz w:val="20"/>
          <w:szCs w:val="20"/>
        </w:rPr>
      </w:pPr>
      <w:r>
        <w:t>Comunidades Girvan-Newman</w:t>
      </w:r>
      <w:r w:rsidR="00547375">
        <w:t>.</w:t>
      </w:r>
    </w:p>
    <w:p w14:paraId="4A73077E" w14:textId="77777777" w:rsidR="00547375" w:rsidRPr="00547375" w:rsidRDefault="0016669C" w:rsidP="0001124E">
      <w:pPr>
        <w:pStyle w:val="Prrafodelista"/>
        <w:numPr>
          <w:ilvl w:val="0"/>
          <w:numId w:val="42"/>
        </w:numPr>
        <w:rPr>
          <w:sz w:val="20"/>
          <w:szCs w:val="20"/>
        </w:rPr>
      </w:pPr>
      <w:r>
        <w:t>Comunidades Clausset-Newman-Moore</w:t>
      </w:r>
      <w:r w:rsidR="00547375">
        <w:t>.</w:t>
      </w:r>
    </w:p>
    <w:p w14:paraId="39F347D0" w14:textId="77777777" w:rsidR="00547375" w:rsidRPr="00547375" w:rsidRDefault="0016669C" w:rsidP="0001124E">
      <w:pPr>
        <w:pStyle w:val="Prrafodelista"/>
        <w:numPr>
          <w:ilvl w:val="0"/>
          <w:numId w:val="42"/>
        </w:numPr>
        <w:rPr>
          <w:sz w:val="20"/>
          <w:szCs w:val="20"/>
        </w:rPr>
      </w:pPr>
      <w:r>
        <w:t>Comunidades Louvain</w:t>
      </w:r>
      <w:r w:rsidR="00547375">
        <w:t>.</w:t>
      </w:r>
    </w:p>
    <w:p w14:paraId="4516DBA4" w14:textId="77777777" w:rsidR="00547375" w:rsidRDefault="00547375" w:rsidP="00547375">
      <w:pPr>
        <w:rPr>
          <w:sz w:val="20"/>
          <w:szCs w:val="20"/>
        </w:rPr>
      </w:pPr>
      <w:r>
        <w:t>Detección de roles:</w:t>
      </w:r>
    </w:p>
    <w:p w14:paraId="18F4FDB2" w14:textId="77777777" w:rsidR="00547375" w:rsidRPr="00547375" w:rsidRDefault="00547375" w:rsidP="0001124E">
      <w:pPr>
        <w:pStyle w:val="Prrafodelista"/>
        <w:numPr>
          <w:ilvl w:val="0"/>
          <w:numId w:val="41"/>
        </w:numPr>
        <w:rPr>
          <w:sz w:val="20"/>
          <w:szCs w:val="20"/>
        </w:rPr>
      </w:pPr>
      <w:r>
        <w:t>Roles K-clique.</w:t>
      </w:r>
    </w:p>
    <w:p w14:paraId="09B54459" w14:textId="77777777" w:rsidR="00547375" w:rsidRPr="00547375" w:rsidRDefault="00547375" w:rsidP="0001124E">
      <w:pPr>
        <w:pStyle w:val="Prrafodelista"/>
        <w:numPr>
          <w:ilvl w:val="0"/>
          <w:numId w:val="41"/>
        </w:numPr>
        <w:rPr>
          <w:sz w:val="20"/>
          <w:szCs w:val="20"/>
        </w:rPr>
      </w:pPr>
      <w:r>
        <w:t>Roles Girvan-Newman.</w:t>
      </w:r>
    </w:p>
    <w:p w14:paraId="0A0BC408" w14:textId="77777777" w:rsidR="00547375" w:rsidRPr="00547375" w:rsidRDefault="00547375" w:rsidP="0001124E">
      <w:pPr>
        <w:pStyle w:val="Prrafodelista"/>
        <w:numPr>
          <w:ilvl w:val="0"/>
          <w:numId w:val="41"/>
        </w:numPr>
        <w:rPr>
          <w:sz w:val="20"/>
          <w:szCs w:val="20"/>
        </w:rPr>
      </w:pPr>
      <w:r>
        <w:t>Roles Clauset-Newman-Moore.</w:t>
      </w:r>
    </w:p>
    <w:p w14:paraId="006C1524" w14:textId="77777777" w:rsidR="00547375" w:rsidRPr="00547375" w:rsidRDefault="00547375" w:rsidP="0001124E">
      <w:pPr>
        <w:pStyle w:val="Prrafodelista"/>
        <w:numPr>
          <w:ilvl w:val="0"/>
          <w:numId w:val="41"/>
        </w:numPr>
        <w:rPr>
          <w:sz w:val="20"/>
          <w:szCs w:val="20"/>
        </w:rPr>
      </w:pPr>
      <w:r>
        <w:t>Roles Louvain.</w:t>
      </w:r>
    </w:p>
    <w:p w14:paraId="4D73BC53" w14:textId="77777777" w:rsidR="00547375" w:rsidRDefault="00895017" w:rsidP="00547375">
      <w:r>
        <w:rPr>
          <w:noProof/>
        </w:rPr>
        <mc:AlternateContent>
          <mc:Choice Requires="wps">
            <w:drawing>
              <wp:anchor distT="0" distB="0" distL="114300" distR="114300" simplePos="0" relativeHeight="251810816" behindDoc="1" locked="0" layoutInCell="1" allowOverlap="1" wp14:anchorId="3CD10B27" wp14:editId="3AA5A791">
                <wp:simplePos x="0" y="0"/>
                <wp:positionH relativeFrom="column">
                  <wp:posOffset>0</wp:posOffset>
                </wp:positionH>
                <wp:positionV relativeFrom="paragraph">
                  <wp:posOffset>3216275</wp:posOffset>
                </wp:positionV>
                <wp:extent cx="5400040" cy="635"/>
                <wp:effectExtent l="0" t="0" r="0" b="0"/>
                <wp:wrapTight wrapText="bothSides">
                  <wp:wrapPolygon edited="0">
                    <wp:start x="0" y="0"/>
                    <wp:lineTo x="0" y="21600"/>
                    <wp:lineTo x="21600" y="21600"/>
                    <wp:lineTo x="21600" y="0"/>
                  </wp:wrapPolygon>
                </wp:wrapTight>
                <wp:docPr id="85" name="Cuadro de texto 8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655FEA7" w14:textId="77E228C2" w:rsidR="00E37DB1" w:rsidRPr="00421D73" w:rsidRDefault="00E37DB1" w:rsidP="00895017">
                            <w:pPr>
                              <w:pStyle w:val="Descripcin"/>
                              <w:jc w:val="center"/>
                              <w:rPr>
                                <w:noProof/>
                                <w:sz w:val="20"/>
                                <w:szCs w:val="20"/>
                              </w:rPr>
                            </w:pPr>
                            <w:bookmarkStart w:id="270" w:name="_Toc32332826"/>
                            <w:r>
                              <w:t xml:space="preserve">Figura </w:t>
                            </w:r>
                            <w:r w:rsidR="00C55D23">
                              <w:fldChar w:fldCharType="begin"/>
                            </w:r>
                            <w:r w:rsidR="00C55D23">
                              <w:instrText xml:space="preserve"> SEQ Ilustración \* ARABIC </w:instrText>
                            </w:r>
                            <w:r w:rsidR="00C55D23">
                              <w:fldChar w:fldCharType="separate"/>
                            </w:r>
                            <w:r w:rsidR="002C5B9B">
                              <w:rPr>
                                <w:noProof/>
                              </w:rPr>
                              <w:t>73</w:t>
                            </w:r>
                            <w:r w:rsidR="00C55D23">
                              <w:rPr>
                                <w:noProof/>
                              </w:rPr>
                              <w:fldChar w:fldCharType="end"/>
                            </w:r>
                            <w:r>
                              <w:t xml:space="preserve"> Extracción de datos</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10B27" id="Cuadro de texto 85" o:spid="_x0000_s1094" type="#_x0000_t202" style="position:absolute;left:0;text-align:left;margin-left:0;margin-top:253.25pt;width:425.2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" stroked="f">
                <v:textbox style="mso-fit-shape-to-text:t" inset="0,0,0,0">
                  <w:txbxContent>
                    <w:p w14:paraId="0655FEA7" w14:textId="77E228C2" w:rsidR="00E37DB1" w:rsidRPr="00421D73" w:rsidRDefault="00E37DB1" w:rsidP="00895017">
                      <w:pPr>
                        <w:pStyle w:val="Descripcin"/>
                        <w:jc w:val="center"/>
                        <w:rPr>
                          <w:noProof/>
                          <w:sz w:val="20"/>
                          <w:szCs w:val="20"/>
                        </w:rPr>
                      </w:pPr>
                      <w:bookmarkStart w:id="271" w:name="_Toc32332826"/>
                      <w:r>
                        <w:t xml:space="preserve">Figura </w:t>
                      </w:r>
                      <w:r w:rsidR="00C55D23">
                        <w:fldChar w:fldCharType="begin"/>
                      </w:r>
                      <w:r w:rsidR="00C55D23">
                        <w:instrText xml:space="preserve"> SEQ Ilustración \* ARABIC </w:instrText>
                      </w:r>
                      <w:r w:rsidR="00C55D23">
                        <w:fldChar w:fldCharType="separate"/>
                      </w:r>
                      <w:r w:rsidR="002C5B9B">
                        <w:rPr>
                          <w:noProof/>
                        </w:rPr>
                        <w:t>73</w:t>
                      </w:r>
                      <w:r w:rsidR="00C55D23">
                        <w:rPr>
                          <w:noProof/>
                        </w:rPr>
                        <w:fldChar w:fldCharType="end"/>
                      </w:r>
                      <w:r>
                        <w:t xml:space="preserve"> Extracción de datos</w:t>
                      </w:r>
                      <w:bookmarkEnd w:id="271"/>
                    </w:p>
                  </w:txbxContent>
                </v:textbox>
                <w10:wrap type="tight"/>
              </v:shape>
            </w:pict>
          </mc:Fallback>
        </mc:AlternateContent>
      </w:r>
      <w:r w:rsidR="0016669C">
        <w:rPr>
          <w:noProof/>
          <w:sz w:val="20"/>
          <w:szCs w:val="20"/>
        </w:rPr>
        <w:drawing>
          <wp:anchor distT="0" distB="0" distL="114300" distR="114300" simplePos="0" relativeHeight="251764736" behindDoc="1" locked="0" layoutInCell="1" allowOverlap="1" wp14:anchorId="001A3BB3" wp14:editId="0970E339">
            <wp:simplePos x="0" y="0"/>
            <wp:positionH relativeFrom="margin">
              <wp:align>right</wp:align>
            </wp:positionH>
            <wp:positionV relativeFrom="paragraph">
              <wp:posOffset>581909</wp:posOffset>
            </wp:positionV>
            <wp:extent cx="5400040" cy="2577465"/>
            <wp:effectExtent l="0" t="0" r="0" b="0"/>
            <wp:wrapTight wrapText="bothSides">
              <wp:wrapPolygon edited="0">
                <wp:start x="0" y="0"/>
                <wp:lineTo x="0" y="21392"/>
                <wp:lineTo x="21488" y="21392"/>
                <wp:lineTo x="21488" y="0"/>
                <wp:lineTo x="0" y="0"/>
              </wp:wrapPolygon>
            </wp:wrapTight>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smetricas.PNG"/>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5400040" cy="2577465"/>
                    </a:xfrm>
                    <a:prstGeom prst="rect">
                      <a:avLst/>
                    </a:prstGeom>
                  </pic:spPr>
                </pic:pic>
              </a:graphicData>
            </a:graphic>
          </wp:anchor>
        </w:drawing>
      </w:r>
      <w:r w:rsidR="00547375">
        <w:t>Una vez seleccionadas todas las opciones que el usuario quiera obtener, simplemente se debe presionar el botón de "Generar Informe" y se accederá a la última pantalla de la aplicación en la cual se podrá visualizar el informe final.</w:t>
      </w:r>
    </w:p>
    <w:p w14:paraId="6C0CA979" w14:textId="77777777" w:rsidR="0016669C" w:rsidRDefault="0016669C" w:rsidP="00547375">
      <w:pPr>
        <w:rPr>
          <w:sz w:val="20"/>
          <w:szCs w:val="20"/>
        </w:rPr>
      </w:pPr>
    </w:p>
    <w:p w14:paraId="3CCE6CC9" w14:textId="77777777" w:rsidR="00547375" w:rsidRDefault="0016669C" w:rsidP="0016669C">
      <w:pPr>
        <w:pStyle w:val="Ttulo3"/>
        <w:rPr>
          <w:lang w:eastAsia="es-ES"/>
        </w:rPr>
      </w:pPr>
      <w:bookmarkStart w:id="272" w:name="_Toc32403752"/>
      <w:r>
        <w:rPr>
          <w:lang w:eastAsia="es-ES"/>
        </w:rPr>
        <w:t>Visualización del informe</w:t>
      </w:r>
      <w:bookmarkEnd w:id="272"/>
    </w:p>
    <w:p w14:paraId="56302F2A" w14:textId="49932DB5" w:rsidR="00693A99" w:rsidRDefault="0016669C" w:rsidP="00895017">
      <w:pPr>
        <w:rPr>
          <w:shd w:val="clear" w:color="auto" w:fill="FFFFFF"/>
        </w:rPr>
      </w:pPr>
      <w:r>
        <w:rPr>
          <w:shd w:val="clear" w:color="auto" w:fill="FFFFFF"/>
        </w:rPr>
        <w:t>En esta pantalla se puede visualizar el informe que se ha obtenido después de seleccionar las características deseadas en el apartado anterior. En este informe se van a mostrar además un menú en la parte izquierda con todas las opciones que ha seleccionado el usuario con el fin de que se pueda navegar a través del informe de una forma mucho más sencilla.</w:t>
      </w:r>
      <w:r>
        <w:br/>
      </w:r>
      <w:r>
        <w:rPr>
          <w:shd w:val="clear" w:color="auto" w:fill="FFFFFF"/>
        </w:rPr>
        <w:t xml:space="preserve">Para una mejor visualización de las imágenes el usuario debe pasar el ratón por encima de la </w:t>
      </w:r>
      <w:r>
        <w:rPr>
          <w:shd w:val="clear" w:color="auto" w:fill="FFFFFF"/>
        </w:rPr>
        <w:lastRenderedPageBreak/>
        <w:t xml:space="preserve">imagen y esta imagen será ampliada automáticamente. En cuanto el usuario quite el ratón de </w:t>
      </w:r>
      <w:r w:rsidR="00895017">
        <w:rPr>
          <w:noProof/>
        </w:rPr>
        <mc:AlternateContent>
          <mc:Choice Requires="wps">
            <w:drawing>
              <wp:anchor distT="0" distB="0" distL="114300" distR="114300" simplePos="0" relativeHeight="251812864" behindDoc="1" locked="0" layoutInCell="1" allowOverlap="1" wp14:anchorId="4AC9C717" wp14:editId="39E7AD37">
                <wp:simplePos x="0" y="0"/>
                <wp:positionH relativeFrom="margin">
                  <wp:align>right</wp:align>
                </wp:positionH>
                <wp:positionV relativeFrom="paragraph">
                  <wp:posOffset>3282978</wp:posOffset>
                </wp:positionV>
                <wp:extent cx="5400040" cy="635"/>
                <wp:effectExtent l="0" t="0" r="0" b="8255"/>
                <wp:wrapTight wrapText="bothSides">
                  <wp:wrapPolygon edited="0">
                    <wp:start x="0" y="0"/>
                    <wp:lineTo x="0" y="20698"/>
                    <wp:lineTo x="21488" y="20698"/>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93F5F30" w14:textId="69123D25" w:rsidR="00E37DB1" w:rsidRPr="005F2AB2" w:rsidRDefault="00E37DB1" w:rsidP="00895017">
                            <w:pPr>
                              <w:pStyle w:val="Descripcin"/>
                              <w:jc w:val="center"/>
                              <w:rPr>
                                <w:shd w:val="clear" w:color="auto" w:fill="FFFFFF"/>
                              </w:rPr>
                            </w:pPr>
                            <w:bookmarkStart w:id="273" w:name="_Toc32332827"/>
                            <w:r>
                              <w:t xml:space="preserve">Figura </w:t>
                            </w:r>
                            <w:r w:rsidR="00C55D23">
                              <w:fldChar w:fldCharType="begin"/>
                            </w:r>
                            <w:r w:rsidR="00C55D23">
                              <w:instrText xml:space="preserve"> SEQ Ilustración \* ARABIC </w:instrText>
                            </w:r>
                            <w:r w:rsidR="00C55D23">
                              <w:fldChar w:fldCharType="separate"/>
                            </w:r>
                            <w:r w:rsidR="002C5B9B">
                              <w:rPr>
                                <w:noProof/>
                              </w:rPr>
                              <w:t>74</w:t>
                            </w:r>
                            <w:r w:rsidR="00C55D23">
                              <w:rPr>
                                <w:noProof/>
                              </w:rPr>
                              <w:fldChar w:fldCharType="end"/>
                            </w:r>
                            <w:r>
                              <w:t xml:space="preserve"> Informe</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9C717" id="Cuadro de texto 86" o:spid="_x0000_s1095" type="#_x0000_t202" style="position:absolute;left:0;text-align:left;margin-left:374pt;margin-top:258.5pt;width:425.2pt;height:.05pt;z-index:-251503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oNQIAAG4EAAAOAAAAZHJzL2Uyb0RvYy54bWysVMFu2zAMvQ/YPwi6L3a6Nui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" stroked="f">
                <v:textbox style="mso-fit-shape-to-text:t" inset="0,0,0,0">
                  <w:txbxContent>
                    <w:p w14:paraId="093F5F30" w14:textId="69123D25" w:rsidR="00E37DB1" w:rsidRPr="005F2AB2" w:rsidRDefault="00E37DB1" w:rsidP="00895017">
                      <w:pPr>
                        <w:pStyle w:val="Descripcin"/>
                        <w:jc w:val="center"/>
                        <w:rPr>
                          <w:shd w:val="clear" w:color="auto" w:fill="FFFFFF"/>
                        </w:rPr>
                      </w:pPr>
                      <w:bookmarkStart w:id="274" w:name="_Toc32332827"/>
                      <w:r>
                        <w:t xml:space="preserve">Figura </w:t>
                      </w:r>
                      <w:r w:rsidR="00C55D23">
                        <w:fldChar w:fldCharType="begin"/>
                      </w:r>
                      <w:r w:rsidR="00C55D23">
                        <w:instrText xml:space="preserve"> SEQ Ilustración \* ARABIC </w:instrText>
                      </w:r>
                      <w:r w:rsidR="00C55D23">
                        <w:fldChar w:fldCharType="separate"/>
                      </w:r>
                      <w:r w:rsidR="002C5B9B">
                        <w:rPr>
                          <w:noProof/>
                        </w:rPr>
                        <w:t>74</w:t>
                      </w:r>
                      <w:r w:rsidR="00C55D23">
                        <w:rPr>
                          <w:noProof/>
                        </w:rPr>
                        <w:fldChar w:fldCharType="end"/>
                      </w:r>
                      <w:r>
                        <w:t xml:space="preserve"> Informe</w:t>
                      </w:r>
                      <w:bookmarkEnd w:id="274"/>
                    </w:p>
                  </w:txbxContent>
                </v:textbox>
                <w10:wrap type="tight" anchorx="margin"/>
              </v:shape>
            </w:pict>
          </mc:Fallback>
        </mc:AlternateContent>
      </w:r>
      <w:r w:rsidR="00895017">
        <w:rPr>
          <w:noProof/>
        </w:rPr>
        <w:drawing>
          <wp:anchor distT="0" distB="0" distL="114300" distR="114300" simplePos="0" relativeHeight="251765760" behindDoc="1" locked="0" layoutInCell="1" allowOverlap="1" wp14:anchorId="07ECE8CE" wp14:editId="26ABE7CD">
            <wp:simplePos x="0" y="0"/>
            <wp:positionH relativeFrom="margin">
              <wp:align>right</wp:align>
            </wp:positionH>
            <wp:positionV relativeFrom="paragraph">
              <wp:posOffset>530804</wp:posOffset>
            </wp:positionV>
            <wp:extent cx="5400040" cy="2647315"/>
            <wp:effectExtent l="0" t="0" r="0" b="635"/>
            <wp:wrapTight wrapText="bothSides">
              <wp:wrapPolygon edited="0">
                <wp:start x="0" y="0"/>
                <wp:lineTo x="0" y="21450"/>
                <wp:lineTo x="21488" y="21450"/>
                <wp:lineTo x="21488" y="0"/>
                <wp:lineTo x="0" y="0"/>
              </wp:wrapPolygon>
            </wp:wrapTight>
            <wp:docPr id="62" name="Imagen 6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visinforme.PN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5400040" cy="2647315"/>
                    </a:xfrm>
                    <a:prstGeom prst="rect">
                      <a:avLst/>
                    </a:prstGeom>
                  </pic:spPr>
                </pic:pic>
              </a:graphicData>
            </a:graphic>
          </wp:anchor>
        </w:drawing>
      </w:r>
      <w:r>
        <w:rPr>
          <w:shd w:val="clear" w:color="auto" w:fill="FFFFFF"/>
        </w:rPr>
        <w:t>encima de la imagen, la imagen volverá a su tamaño original.</w:t>
      </w:r>
    </w:p>
    <w:p w14:paraId="2E4D6387" w14:textId="77777777" w:rsidR="00693A99" w:rsidRDefault="00693A99">
      <w:pPr>
        <w:ind w:firstLine="0"/>
        <w:jc w:val="left"/>
        <w:rPr>
          <w:shd w:val="clear" w:color="auto" w:fill="FFFFFF"/>
        </w:rPr>
      </w:pPr>
      <w:r>
        <w:rPr>
          <w:shd w:val="clear" w:color="auto" w:fill="FFFFFF"/>
        </w:rPr>
        <w:br w:type="page"/>
      </w:r>
    </w:p>
    <w:p w14:paraId="30F53230" w14:textId="688FECAB" w:rsidR="00D95324" w:rsidRDefault="00693A99" w:rsidP="00693A99">
      <w:pPr>
        <w:pStyle w:val="Ttulo1"/>
        <w:rPr>
          <w:lang w:eastAsia="es-ES"/>
        </w:rPr>
      </w:pPr>
      <w:bookmarkStart w:id="275" w:name="_Toc32403753"/>
      <w:r>
        <w:rPr>
          <w:lang w:eastAsia="es-ES"/>
        </w:rPr>
        <w:lastRenderedPageBreak/>
        <w:t>Bibliografía</w:t>
      </w:r>
      <w:bookmarkEnd w:id="275"/>
    </w:p>
    <w:p w14:paraId="191CD2A5" w14:textId="77777777" w:rsidR="005C032E" w:rsidRPr="005C032E" w:rsidRDefault="00693A99" w:rsidP="005C032E">
      <w:pPr>
        <w:pStyle w:val="Bibliografa"/>
        <w:rPr>
          <w:rFonts w:cs="Liberation Serif"/>
        </w:rPr>
      </w:pPr>
      <w:r>
        <w:rPr>
          <w:lang w:eastAsia="es-ES"/>
        </w:rPr>
        <w:fldChar w:fldCharType="begin"/>
      </w:r>
      <w:r w:rsidR="005C032E">
        <w:rPr>
          <w:lang w:eastAsia="es-ES"/>
        </w:rPr>
        <w:instrText xml:space="preserve"> ADDIN ZOTERO_BIBL {"uncited":[],"omitted":[],"custom":[]} CSL_BIBLIOGRAPHY </w:instrText>
      </w:r>
      <w:r>
        <w:rPr>
          <w:lang w:eastAsia="es-ES"/>
        </w:rPr>
        <w:fldChar w:fldCharType="separate"/>
      </w:r>
      <w:r w:rsidR="005C032E" w:rsidRPr="005C032E">
        <w:rPr>
          <w:rFonts w:cs="Liberation Serif"/>
        </w:rPr>
        <w:t xml:space="preserve">1. </w:t>
      </w:r>
      <w:r w:rsidR="005C032E" w:rsidRPr="005C032E">
        <w:rPr>
          <w:rFonts w:cs="Liberation Serif"/>
        </w:rPr>
        <w:tab/>
        <w:t>Seguridad Social: Cotización / Recaudación de Trabajadores [Internet]. [citado 5 de febrero de 2020]. Disponible en: http://www.seg-social.es/wps/portal/wss/internet/Trabajadores/CotizacionRecaudacionTrabajadores/36537?changeLanguage=es</w:t>
      </w:r>
    </w:p>
    <w:p w14:paraId="01C9C908" w14:textId="77777777" w:rsidR="005C032E" w:rsidRPr="005C032E" w:rsidRDefault="005C032E" w:rsidP="005C032E">
      <w:pPr>
        <w:pStyle w:val="Bibliografa"/>
        <w:rPr>
          <w:rFonts w:cs="Liberation Serif"/>
        </w:rPr>
      </w:pPr>
      <w:r w:rsidRPr="005C032E">
        <w:rPr>
          <w:rFonts w:cs="Liberation Serif"/>
        </w:rPr>
        <w:t xml:space="preserve">2. </w:t>
      </w:r>
      <w:r w:rsidRPr="005C032E">
        <w:rPr>
          <w:rFonts w:cs="Liberation Serif"/>
        </w:rPr>
        <w:tab/>
        <w:t>Modelo–vista–presentador. En: Wikipedia, la enciclopedia libre [Internet]. 2019 [citado 4 de febrero de 2020]. Disponible en: https://es.wikipedia.org/w/index.php?title=Modelo%E2%80%93vista%E2%80%93presentador&amp;oldid=119127836</w:t>
      </w:r>
    </w:p>
    <w:p w14:paraId="3531D727" w14:textId="77777777" w:rsidR="005C032E" w:rsidRPr="005C032E" w:rsidRDefault="005C032E" w:rsidP="005C032E">
      <w:pPr>
        <w:pStyle w:val="Bibliografa"/>
        <w:rPr>
          <w:rFonts w:cs="Liberation Serif"/>
        </w:rPr>
      </w:pPr>
      <w:r w:rsidRPr="005C032E">
        <w:rPr>
          <w:rFonts w:cs="Liberation Serif"/>
        </w:rPr>
        <w:t xml:space="preserve">3. </w:t>
      </w:r>
      <w:r w:rsidRPr="005C032E">
        <w:rPr>
          <w:rFonts w:cs="Liberation Serif"/>
        </w:rPr>
        <w:tab/>
        <w:t xml:space="preserve">Torvik V, Agarwal S. Ethnea --an instance-based ethnicity classifier based on geo-coded author names in a large-scale bibliographic database. En 2016. </w:t>
      </w:r>
    </w:p>
    <w:p w14:paraId="5417C331" w14:textId="77777777" w:rsidR="005C032E" w:rsidRPr="005C032E" w:rsidRDefault="005C032E" w:rsidP="005C032E">
      <w:pPr>
        <w:pStyle w:val="Bibliografa"/>
        <w:rPr>
          <w:rFonts w:cs="Liberation Serif"/>
        </w:rPr>
      </w:pPr>
      <w:r w:rsidRPr="005C032E">
        <w:rPr>
          <w:rFonts w:cs="Liberation Serif"/>
        </w:rPr>
        <w:t xml:space="preserve">4. </w:t>
      </w:r>
      <w:r w:rsidRPr="005C032E">
        <w:rPr>
          <w:rFonts w:cs="Liberation Serif"/>
        </w:rPr>
        <w:tab/>
        <w:t>Aslak U. ulfaslak/network_styling_with_d3 [Internet]. 2020 [citado 28 de enero de 2020]. Disponible en: https://github.com/ulfaslak/network_styling_with_d3</w:t>
      </w:r>
    </w:p>
    <w:p w14:paraId="2EA81F58" w14:textId="77777777" w:rsidR="005C032E" w:rsidRPr="005C032E" w:rsidRDefault="005C032E" w:rsidP="005C032E">
      <w:pPr>
        <w:pStyle w:val="Bibliografa"/>
        <w:rPr>
          <w:rFonts w:cs="Liberation Serif"/>
        </w:rPr>
      </w:pPr>
      <w:r w:rsidRPr="005C032E">
        <w:rPr>
          <w:rFonts w:cs="Liberation Serif"/>
        </w:rPr>
        <w:t xml:space="preserve">5. </w:t>
      </w:r>
      <w:r w:rsidRPr="005C032E">
        <w:rPr>
          <w:rFonts w:cs="Liberation Serif"/>
        </w:rPr>
        <w:tab/>
        <w:t>Crea y comparte diseños, maquetas y prototipos rápidamente | Adobe XD [Internet]. [citado 5 de febrero de 2020]. Disponible en: https://www.adobe.com/es/products/xd/details.html</w:t>
      </w:r>
    </w:p>
    <w:p w14:paraId="02C74611" w14:textId="77777777" w:rsidR="005C032E" w:rsidRPr="005C032E" w:rsidRDefault="005C032E" w:rsidP="005C032E">
      <w:pPr>
        <w:pStyle w:val="Bibliografa"/>
        <w:rPr>
          <w:rFonts w:cs="Liberation Serif"/>
        </w:rPr>
      </w:pPr>
      <w:r w:rsidRPr="005C032E">
        <w:rPr>
          <w:rFonts w:cs="Liberation Serif"/>
        </w:rPr>
        <w:t xml:space="preserve">6. </w:t>
      </w:r>
      <w:r w:rsidRPr="005C032E">
        <w:rPr>
          <w:rFonts w:cs="Liberation Serif"/>
        </w:rPr>
        <w:tab/>
        <w:t>Cómo instalar y utilizar Composer en Ubuntu 18.04 [Internet]. DigitalOcean. [citado 3 de febrero de 2020]. Disponible en: https://www.digitalocean.com/community/tutorials/como-instalar-y-utilizar-composer-en-ubuntu-18-04-es</w:t>
      </w:r>
    </w:p>
    <w:p w14:paraId="74773A14" w14:textId="2F9FD7A6" w:rsidR="00693A99" w:rsidRPr="00693A99" w:rsidRDefault="00693A99" w:rsidP="00693A99">
      <w:pPr>
        <w:rPr>
          <w:lang w:eastAsia="es-ES"/>
        </w:rPr>
      </w:pPr>
      <w:r>
        <w:rPr>
          <w:lang w:eastAsia="es-ES"/>
        </w:rPr>
        <w:fldChar w:fldCharType="end"/>
      </w:r>
    </w:p>
    <w:sectPr w:rsidR="00693A99" w:rsidRPr="00693A99" w:rsidSect="00217FC8">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E9A04" w14:textId="77777777" w:rsidR="00C55D23" w:rsidRDefault="00C55D23" w:rsidP="0010409E">
      <w:pPr>
        <w:spacing w:after="0" w:line="240" w:lineRule="auto"/>
      </w:pPr>
      <w:r>
        <w:separator/>
      </w:r>
    </w:p>
  </w:endnote>
  <w:endnote w:type="continuationSeparator" w:id="0">
    <w:p w14:paraId="15184485" w14:textId="77777777" w:rsidR="00C55D23" w:rsidRDefault="00C55D23" w:rsidP="00104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lyUPC">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E68F6" w14:textId="77777777" w:rsidR="00C55D23" w:rsidRDefault="00C55D23" w:rsidP="0010409E">
      <w:pPr>
        <w:spacing w:after="0" w:line="240" w:lineRule="auto"/>
      </w:pPr>
      <w:r>
        <w:separator/>
      </w:r>
    </w:p>
  </w:footnote>
  <w:footnote w:type="continuationSeparator" w:id="0">
    <w:p w14:paraId="4D7EAAE5" w14:textId="77777777" w:rsidR="00C55D23" w:rsidRDefault="00C55D23" w:rsidP="0010409E">
      <w:pPr>
        <w:spacing w:after="0" w:line="240" w:lineRule="auto"/>
      </w:pPr>
      <w:r>
        <w:continuationSeparator/>
      </w:r>
    </w:p>
  </w:footnote>
  <w:footnote w:id="1">
    <w:p w14:paraId="43F1A737" w14:textId="50125032" w:rsidR="00E37DB1" w:rsidRPr="00E37DB1" w:rsidRDefault="00E37DB1" w:rsidP="00E37DB1">
      <w:r>
        <w:rPr>
          <w:rStyle w:val="Refdenotaalpie"/>
        </w:rPr>
        <w:footnoteRef/>
      </w:r>
      <w:r>
        <w:t xml:space="preserve"> Se han seguido los procedimientos marcados en la página: </w:t>
      </w:r>
      <w:hyperlink r:id="rId1" w:history="1">
        <w:r>
          <w:rPr>
            <w:rStyle w:val="Hipervnculo"/>
          </w:rPr>
          <w:t>http://abel.lis.illinois.edu/cgi-bin/ethnea/search.py?Fname=Bo&amp;Lname=Svensson</w:t>
        </w:r>
      </w:hyperlink>
      <w:r>
        <w:t xml:space="preserve"> </w:t>
      </w:r>
      <w:r w:rsidRPr="00E37DB1">
        <w:t>notificando al autor de su uso y esperando 1 segundo entre cada interacción.</w:t>
      </w:r>
    </w:p>
  </w:footnote>
  <w:footnote w:id="2">
    <w:p w14:paraId="799D5C53" w14:textId="65E8CD4D" w:rsidR="00E37DB1" w:rsidRDefault="00E37DB1">
      <w:pPr>
        <w:pStyle w:val="Textonotapie"/>
      </w:pPr>
      <w:r>
        <w:rPr>
          <w:rStyle w:val="Refdenotaalpie"/>
        </w:rPr>
        <w:footnoteRef/>
      </w:r>
      <w:r>
        <w:t xml:space="preserve"> </w:t>
      </w:r>
      <w:r>
        <w:rPr>
          <w:rFonts w:ascii="Arial" w:hAnsi="Arial" w:cs="Arial"/>
          <w:color w:val="404040"/>
          <w:shd w:val="clear" w:color="auto" w:fill="FCFCFC"/>
        </w:rPr>
        <w:t>Copyright (c) 2009, Thomas Aynaud &lt;</w:t>
      </w:r>
      <w:hyperlink r:id="rId2" w:history="1">
        <w:r>
          <w:rPr>
            <w:rStyle w:val="Hipervnculo"/>
            <w:rFonts w:ascii="Arial" w:hAnsi="Arial" w:cs="Arial"/>
            <w:color w:val="9B59B6"/>
            <w:shd w:val="clear" w:color="auto" w:fill="FCFCFC"/>
          </w:rPr>
          <w:t>thomas.aynaud@lip6.fr</w:t>
        </w:r>
      </w:hyperlink>
      <w:r>
        <w:rPr>
          <w:rFonts w:ascii="Arial" w:hAnsi="Arial" w:cs="Arial"/>
          <w:color w:val="404040"/>
          <w:shd w:val="clear" w:color="auto" w:fill="FCFCFC"/>
        </w:rPr>
        <w:t>&gt;</w:t>
      </w:r>
      <w:r>
        <w:rPr>
          <w:rFonts w:ascii="Arial" w:hAnsi="Arial" w:cs="Arial"/>
          <w:color w:val="404040"/>
        </w:rPr>
        <w:br/>
      </w:r>
      <w:r>
        <w:rPr>
          <w:rFonts w:ascii="Arial" w:hAnsi="Arial" w:cs="Arial"/>
          <w:color w:val="404040"/>
          <w:shd w:val="clear" w:color="auto" w:fill="FCFCFC"/>
        </w:rPr>
        <w:t>All rights reserved.</w:t>
      </w:r>
      <w:r>
        <w:rPr>
          <w:rFonts w:ascii="Arial" w:hAnsi="Arial" w:cs="Arial"/>
          <w:color w:val="404040"/>
        </w:rPr>
        <w:br/>
      </w:r>
      <w:r>
        <w:rPr>
          <w:rFonts w:ascii="Arial" w:hAnsi="Arial" w:cs="Arial"/>
          <w:color w:val="404040"/>
        </w:rPr>
        <w:br/>
      </w:r>
      <w:r>
        <w:rPr>
          <w:rFonts w:ascii="Arial" w:hAnsi="Arial" w:cs="Arial"/>
          <w:color w:val="404040"/>
          <w:shd w:val="clear" w:color="auto" w:fill="FCFCFC"/>
        </w:rPr>
        <w:t>Redistribution and use in source and binary forms, with or without modification, are permitted provided that the following conditions are met:</w:t>
      </w:r>
      <w:r>
        <w:rPr>
          <w:rFonts w:ascii="Arial" w:hAnsi="Arial" w:cs="Arial"/>
          <w:color w:val="404040"/>
        </w:rPr>
        <w:br/>
      </w:r>
      <w:r>
        <w:rPr>
          <w:rFonts w:ascii="Arial" w:hAnsi="Arial" w:cs="Arial"/>
          <w:color w:val="404040"/>
        </w:rPr>
        <w:br/>
      </w:r>
      <w:r>
        <w:rPr>
          <w:rFonts w:ascii="Arial" w:hAnsi="Arial" w:cs="Arial"/>
          <w:color w:val="404040"/>
          <w:shd w:val="clear" w:color="auto" w:fill="FCFCFC"/>
        </w:rPr>
        <w:t>* Redistributions of source code must retain the above copyright notice, this list of conditions and the following disclaimer.</w:t>
      </w:r>
      <w:r>
        <w:rPr>
          <w:rFonts w:ascii="Arial" w:hAnsi="Arial" w:cs="Arial"/>
          <w:color w:val="404040"/>
        </w:rPr>
        <w:br/>
      </w:r>
      <w:r>
        <w:rPr>
          <w:rFonts w:ascii="Arial" w:hAnsi="Arial" w:cs="Arial"/>
          <w:color w:val="404040"/>
        </w:rPr>
        <w:br/>
      </w:r>
      <w:r>
        <w:rPr>
          <w:rFonts w:ascii="Arial" w:hAnsi="Arial" w:cs="Arial"/>
          <w:color w:val="404040"/>
          <w:shd w:val="clear" w:color="auto" w:fill="FCFCFC"/>
        </w:rPr>
        <w:t>* Redistributions in binary form must reproduce the above copyright notice, this list of conditions and the following disclaimer in the documentation and/or other materials provided with the distribution.</w:t>
      </w:r>
      <w:r>
        <w:rPr>
          <w:rFonts w:ascii="Arial" w:hAnsi="Arial" w:cs="Arial"/>
          <w:color w:val="404040"/>
        </w:rPr>
        <w:br/>
      </w:r>
      <w:r>
        <w:rPr>
          <w:rFonts w:ascii="Arial" w:hAnsi="Arial" w:cs="Arial"/>
          <w:color w:val="404040"/>
        </w:rPr>
        <w:br/>
      </w:r>
      <w:r>
        <w:rPr>
          <w:rFonts w:ascii="Arial" w:hAnsi="Arial" w:cs="Arial"/>
          <w:color w:val="404040"/>
          <w:shd w:val="clear" w:color="auto" w:fill="FCFCFC"/>
        </w:rPr>
        <w:t>* Neither the name of the python-louvain Developers nor the names of its contributors may be used to endorse or promote products derived from this software without specific prior written permission.</w:t>
      </w:r>
      <w:r>
        <w:rPr>
          <w:rFonts w:ascii="Arial" w:hAnsi="Arial" w:cs="Arial"/>
          <w:color w:val="404040"/>
        </w:rPr>
        <w:br/>
      </w:r>
      <w:r>
        <w:rPr>
          <w:rFonts w:ascii="Arial" w:hAnsi="Arial" w:cs="Arial"/>
          <w:color w:val="404040"/>
        </w:rPr>
        <w:br/>
      </w:r>
      <w:r>
        <w:rPr>
          <w:rFonts w:ascii="Arial" w:hAnsi="Arial" w:cs="Arial"/>
          <w:color w:val="404040"/>
        </w:rPr>
        <w:br/>
      </w:r>
      <w:r>
        <w:rPr>
          <w:rFonts w:ascii="Arial" w:hAnsi="Arial" w:cs="Arial"/>
          <w:color w:val="404040"/>
          <w:shd w:val="clear" w:color="auto" w:fill="FCFCFC"/>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0891010"/>
      <w:docPartObj>
        <w:docPartGallery w:val="Page Numbers (Top of Page)"/>
        <w:docPartUnique/>
      </w:docPartObj>
    </w:sdtPr>
    <w:sdtEndPr/>
    <w:sdtContent>
      <w:p w14:paraId="53597820" w14:textId="4AB97A32" w:rsidR="00E37DB1" w:rsidRDefault="00C55D23">
        <w:pPr>
          <w:pStyle w:val="Encabezado"/>
          <w:jc w:val="right"/>
        </w:pPr>
        <w:r>
          <w:fldChar w:fldCharType="begin"/>
        </w:r>
        <w:r>
          <w:instrText xml:space="preserve"> STYLEREF  "Título 1"  \* MERGEFORMAT </w:instrText>
        </w:r>
        <w:r w:rsidR="00FB17D9">
          <w:fldChar w:fldCharType="separate"/>
        </w:r>
        <w:r w:rsidR="002C5B9B">
          <w:rPr>
            <w:noProof/>
          </w:rPr>
          <w:t>Índice de tablas</w:t>
        </w:r>
        <w:r>
          <w:rPr>
            <w:noProof/>
          </w:rPr>
          <w:fldChar w:fldCharType="end"/>
        </w:r>
        <w:r w:rsidR="00E37DB1">
          <w:tab/>
        </w:r>
        <w:r w:rsidR="00E37DB1">
          <w:tab/>
        </w:r>
        <w:r w:rsidR="00E37DB1">
          <w:tab/>
        </w:r>
      </w:p>
    </w:sdtContent>
  </w:sdt>
  <w:p w14:paraId="2A6240FD" w14:textId="77777777" w:rsidR="00E37DB1" w:rsidRDefault="00E37DB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6801819"/>
      <w:docPartObj>
        <w:docPartGallery w:val="Page Numbers (Top of Page)"/>
        <w:docPartUnique/>
      </w:docPartObj>
    </w:sdtPr>
    <w:sdtEndPr/>
    <w:sdtContent>
      <w:p w14:paraId="120E1B2C" w14:textId="04D2D837" w:rsidR="00E37DB1" w:rsidRDefault="00E37DB1">
        <w:pPr>
          <w:pStyle w:val="Encabezado"/>
          <w:jc w:val="right"/>
        </w:pPr>
        <w:r>
          <w:tab/>
        </w:r>
        <w:r>
          <w:tab/>
        </w:r>
        <w:r>
          <w:tab/>
        </w:r>
      </w:p>
    </w:sdtContent>
  </w:sdt>
  <w:p w14:paraId="42352074" w14:textId="77777777" w:rsidR="00E37DB1" w:rsidRDefault="00E37DB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708141"/>
      <w:docPartObj>
        <w:docPartGallery w:val="Page Numbers (Top of Page)"/>
        <w:docPartUnique/>
      </w:docPartObj>
    </w:sdtPr>
    <w:sdtEndPr/>
    <w:sdtContent>
      <w:p w14:paraId="3707F447" w14:textId="14AB905A" w:rsidR="005C032E" w:rsidRDefault="00C55D23">
        <w:pPr>
          <w:pStyle w:val="Encabezado"/>
          <w:jc w:val="right"/>
        </w:pPr>
        <w:r>
          <w:fldChar w:fldCharType="begin"/>
        </w:r>
        <w:r>
          <w:instrText xml:space="preserve"> STYLEREF  "Título 1"  \* MERGEFORMAT </w:instrText>
        </w:r>
        <w:r w:rsidR="002C5B9B">
          <w:fldChar w:fldCharType="separate"/>
        </w:r>
        <w:r w:rsidR="002C5B9B">
          <w:rPr>
            <w:noProof/>
          </w:rPr>
          <w:t>Apéndice B. Especificación de requisitos</w:t>
        </w:r>
        <w:r>
          <w:rPr>
            <w:noProof/>
          </w:rPr>
          <w:fldChar w:fldCharType="end"/>
        </w:r>
        <w:r w:rsidR="005C032E">
          <w:tab/>
        </w:r>
        <w:r w:rsidR="005C032E">
          <w:tab/>
        </w:r>
        <w:r w:rsidR="005C032E">
          <w:tab/>
        </w:r>
        <w:r w:rsidR="005C032E">
          <w:fldChar w:fldCharType="begin"/>
        </w:r>
        <w:r w:rsidR="005C032E">
          <w:instrText>PAGE   \* MERGEFORMAT</w:instrText>
        </w:r>
        <w:r w:rsidR="005C032E">
          <w:fldChar w:fldCharType="separate"/>
        </w:r>
        <w:r w:rsidR="005C032E">
          <w:t>2</w:t>
        </w:r>
        <w:r w:rsidR="005C032E">
          <w:fldChar w:fldCharType="end"/>
        </w:r>
      </w:p>
    </w:sdtContent>
  </w:sdt>
  <w:p w14:paraId="473316B1" w14:textId="77777777" w:rsidR="005C032E" w:rsidRDefault="005C032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880824"/>
      <w:docPartObj>
        <w:docPartGallery w:val="Page Numbers (Top of Page)"/>
        <w:docPartUnique/>
      </w:docPartObj>
    </w:sdtPr>
    <w:sdtEndPr/>
    <w:sdtContent>
      <w:p w14:paraId="12204D93" w14:textId="19F3FA5A" w:rsidR="005C032E" w:rsidRDefault="00C55D23">
        <w:pPr>
          <w:pStyle w:val="Encabezado"/>
          <w:jc w:val="right"/>
        </w:pPr>
        <w:r>
          <w:fldChar w:fldCharType="begin"/>
        </w:r>
        <w:r>
          <w:instrText xml:space="preserve"> STYLEREF  "Título 1"  \* MERGEFORMAT </w:instrText>
        </w:r>
        <w:r w:rsidR="002C5B9B">
          <w:fldChar w:fldCharType="separate"/>
        </w:r>
        <w:r w:rsidR="002C5B9B">
          <w:rPr>
            <w:noProof/>
          </w:rPr>
          <w:t>Apéndice A. Planificación</w:t>
        </w:r>
        <w:r>
          <w:rPr>
            <w:noProof/>
          </w:rPr>
          <w:fldChar w:fldCharType="end"/>
        </w:r>
        <w:r w:rsidR="005C032E">
          <w:tab/>
        </w:r>
        <w:r w:rsidR="005C032E">
          <w:tab/>
        </w:r>
        <w:r w:rsidR="005C032E">
          <w:tab/>
        </w:r>
        <w:r w:rsidR="005C032E">
          <w:fldChar w:fldCharType="begin"/>
        </w:r>
        <w:r w:rsidR="005C032E">
          <w:instrText>PAGE   \* MERGEFORMAT</w:instrText>
        </w:r>
        <w:r w:rsidR="005C032E">
          <w:fldChar w:fldCharType="separate"/>
        </w:r>
        <w:r w:rsidR="005C032E">
          <w:t>2</w:t>
        </w:r>
        <w:r w:rsidR="005C032E">
          <w:fldChar w:fldCharType="end"/>
        </w:r>
      </w:p>
    </w:sdtContent>
  </w:sdt>
  <w:p w14:paraId="7C4CCD5A" w14:textId="77777777" w:rsidR="005C032E" w:rsidRDefault="005C03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1AF2"/>
    <w:multiLevelType w:val="hybridMultilevel"/>
    <w:tmpl w:val="1702ED3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5A2487A"/>
    <w:multiLevelType w:val="hybridMultilevel"/>
    <w:tmpl w:val="671C03D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92B7007"/>
    <w:multiLevelType w:val="hybridMultilevel"/>
    <w:tmpl w:val="FC24BA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C0373E5"/>
    <w:multiLevelType w:val="hybridMultilevel"/>
    <w:tmpl w:val="930255D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DBB684B"/>
    <w:multiLevelType w:val="hybridMultilevel"/>
    <w:tmpl w:val="BAB2D82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FA25A0B"/>
    <w:multiLevelType w:val="hybridMultilevel"/>
    <w:tmpl w:val="20721CA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002445E"/>
    <w:multiLevelType w:val="hybridMultilevel"/>
    <w:tmpl w:val="016009FC"/>
    <w:lvl w:ilvl="0" w:tplc="9236A56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12C7A90"/>
    <w:multiLevelType w:val="hybridMultilevel"/>
    <w:tmpl w:val="8946CD1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3491636"/>
    <w:multiLevelType w:val="hybridMultilevel"/>
    <w:tmpl w:val="773A666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3927649"/>
    <w:multiLevelType w:val="hybridMultilevel"/>
    <w:tmpl w:val="4AAAC26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5244D05"/>
    <w:multiLevelType w:val="hybridMultilevel"/>
    <w:tmpl w:val="FE9C6CA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57258C0"/>
    <w:multiLevelType w:val="hybridMultilevel"/>
    <w:tmpl w:val="1FA44896"/>
    <w:lvl w:ilvl="0" w:tplc="388A6628">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9A2227A"/>
    <w:multiLevelType w:val="hybridMultilevel"/>
    <w:tmpl w:val="B9BE418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A7D5F3C"/>
    <w:multiLevelType w:val="hybridMultilevel"/>
    <w:tmpl w:val="A162BD6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4" w15:restartNumberingAfterBreak="0">
    <w:nsid w:val="1B1C4761"/>
    <w:multiLevelType w:val="hybridMultilevel"/>
    <w:tmpl w:val="54A6F36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2CC2179"/>
    <w:multiLevelType w:val="hybridMultilevel"/>
    <w:tmpl w:val="B21EAE8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2511274E"/>
    <w:multiLevelType w:val="hybridMultilevel"/>
    <w:tmpl w:val="48C03F80"/>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269D080B"/>
    <w:multiLevelType w:val="hybridMultilevel"/>
    <w:tmpl w:val="03D8D0D8"/>
    <w:lvl w:ilvl="0" w:tplc="B1383852">
      <w:start w:val="1"/>
      <w:numFmt w:val="decimal"/>
      <w:lvlText w:val="2.%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7B17B04"/>
    <w:multiLevelType w:val="hybridMultilevel"/>
    <w:tmpl w:val="115C3BE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19" w15:restartNumberingAfterBreak="0">
    <w:nsid w:val="28CE25C6"/>
    <w:multiLevelType w:val="hybridMultilevel"/>
    <w:tmpl w:val="89F269E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906116A"/>
    <w:multiLevelType w:val="hybridMultilevel"/>
    <w:tmpl w:val="94C0FD7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BEA7616"/>
    <w:multiLevelType w:val="hybridMultilevel"/>
    <w:tmpl w:val="12DC0A5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0D6414E"/>
    <w:multiLevelType w:val="hybridMultilevel"/>
    <w:tmpl w:val="1334040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355C4F65"/>
    <w:multiLevelType w:val="hybridMultilevel"/>
    <w:tmpl w:val="333E1C1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6483067"/>
    <w:multiLevelType w:val="hybridMultilevel"/>
    <w:tmpl w:val="56D0E45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38D8702B"/>
    <w:multiLevelType w:val="hybridMultilevel"/>
    <w:tmpl w:val="F9F49D9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3AE94F72"/>
    <w:multiLevelType w:val="hybridMultilevel"/>
    <w:tmpl w:val="103088D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EED393E"/>
    <w:multiLevelType w:val="hybridMultilevel"/>
    <w:tmpl w:val="9A46010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2493C1B"/>
    <w:multiLevelType w:val="hybridMultilevel"/>
    <w:tmpl w:val="E8F45BC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466A1900"/>
    <w:multiLevelType w:val="hybridMultilevel"/>
    <w:tmpl w:val="972E2566"/>
    <w:lvl w:ilvl="0" w:tplc="A8C40A76">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30" w15:restartNumberingAfterBreak="0">
    <w:nsid w:val="46766389"/>
    <w:multiLevelType w:val="hybridMultilevel"/>
    <w:tmpl w:val="A8240ED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468767DC"/>
    <w:multiLevelType w:val="hybridMultilevel"/>
    <w:tmpl w:val="8690BDF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8482DDA"/>
    <w:multiLevelType w:val="hybridMultilevel"/>
    <w:tmpl w:val="821E24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85C3A78"/>
    <w:multiLevelType w:val="hybridMultilevel"/>
    <w:tmpl w:val="765ABBB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9D95F67"/>
    <w:multiLevelType w:val="hybridMultilevel"/>
    <w:tmpl w:val="74F6914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4C6B79C4"/>
    <w:multiLevelType w:val="hybridMultilevel"/>
    <w:tmpl w:val="3676B0A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4FD277ED"/>
    <w:multiLevelType w:val="hybridMultilevel"/>
    <w:tmpl w:val="6B7E1CDE"/>
    <w:lvl w:ilvl="0" w:tplc="A8C40A76">
      <w:start w:val="1"/>
      <w:numFmt w:val="bullet"/>
      <w:lvlText w:val=""/>
      <w:lvlJc w:val="left"/>
      <w:pPr>
        <w:ind w:left="1069"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47973C9"/>
    <w:multiLevelType w:val="hybridMultilevel"/>
    <w:tmpl w:val="82C2EC8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572854FC"/>
    <w:multiLevelType w:val="hybridMultilevel"/>
    <w:tmpl w:val="07524AE0"/>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572C72D9"/>
    <w:multiLevelType w:val="hybridMultilevel"/>
    <w:tmpl w:val="9A181BD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5CA32C8B"/>
    <w:multiLevelType w:val="hybridMultilevel"/>
    <w:tmpl w:val="1BCCB61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5D63627B"/>
    <w:multiLevelType w:val="hybridMultilevel"/>
    <w:tmpl w:val="CD6E8C0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5DA83DEF"/>
    <w:multiLevelType w:val="hybridMultilevel"/>
    <w:tmpl w:val="7AFA6AE2"/>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5F197A0B"/>
    <w:multiLevelType w:val="hybridMultilevel"/>
    <w:tmpl w:val="ADA053D8"/>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60736BA8"/>
    <w:multiLevelType w:val="hybridMultilevel"/>
    <w:tmpl w:val="4E269CB8"/>
    <w:lvl w:ilvl="0" w:tplc="D6F02CD4">
      <w:start w:val="1"/>
      <w:numFmt w:val="decimal"/>
      <w:lvlText w:val="3.%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64090B1E"/>
    <w:multiLevelType w:val="hybridMultilevel"/>
    <w:tmpl w:val="644E6F7E"/>
    <w:lvl w:ilvl="0" w:tplc="E750A856">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66424FE0"/>
    <w:multiLevelType w:val="hybridMultilevel"/>
    <w:tmpl w:val="3018809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69966D4F"/>
    <w:multiLevelType w:val="hybridMultilevel"/>
    <w:tmpl w:val="9A16EE7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6B945DAF"/>
    <w:multiLevelType w:val="hybridMultilevel"/>
    <w:tmpl w:val="7C80B72A"/>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6BE27BFF"/>
    <w:multiLevelType w:val="hybridMultilevel"/>
    <w:tmpl w:val="7498542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0" w15:restartNumberingAfterBreak="0">
    <w:nsid w:val="6C165F76"/>
    <w:multiLevelType w:val="hybridMultilevel"/>
    <w:tmpl w:val="1B305214"/>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1" w15:restartNumberingAfterBreak="0">
    <w:nsid w:val="6EDC4E41"/>
    <w:multiLevelType w:val="hybridMultilevel"/>
    <w:tmpl w:val="79FC3F4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72027942"/>
    <w:multiLevelType w:val="hybridMultilevel"/>
    <w:tmpl w:val="73A8664C"/>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53" w15:restartNumberingAfterBreak="0">
    <w:nsid w:val="74832378"/>
    <w:multiLevelType w:val="hybridMultilevel"/>
    <w:tmpl w:val="D7B00B4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4" w15:restartNumberingAfterBreak="0">
    <w:nsid w:val="74CC167F"/>
    <w:multiLevelType w:val="hybridMultilevel"/>
    <w:tmpl w:val="67581366"/>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75A50476"/>
    <w:multiLevelType w:val="hybridMultilevel"/>
    <w:tmpl w:val="8B64F08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77816986"/>
    <w:multiLevelType w:val="hybridMultilevel"/>
    <w:tmpl w:val="26307A1E"/>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7DE87B63"/>
    <w:multiLevelType w:val="hybridMultilevel"/>
    <w:tmpl w:val="8A96068C"/>
    <w:lvl w:ilvl="0" w:tplc="A8C40A76">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7F2D3E8C"/>
    <w:multiLevelType w:val="hybridMultilevel"/>
    <w:tmpl w:val="624A22B2"/>
    <w:lvl w:ilvl="0" w:tplc="A8C40A76">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num w:numId="1">
    <w:abstractNumId w:val="8"/>
  </w:num>
  <w:num w:numId="2">
    <w:abstractNumId w:val="6"/>
  </w:num>
  <w:num w:numId="3">
    <w:abstractNumId w:val="55"/>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2"/>
  </w:num>
  <w:num w:numId="6">
    <w:abstractNumId w:val="13"/>
  </w:num>
  <w:num w:numId="7">
    <w:abstractNumId w:val="58"/>
  </w:num>
  <w:num w:numId="8">
    <w:abstractNumId w:val="18"/>
  </w:num>
  <w:num w:numId="9">
    <w:abstractNumId w:val="29"/>
  </w:num>
  <w:num w:numId="10">
    <w:abstractNumId w:val="45"/>
  </w:num>
  <w:num w:numId="11">
    <w:abstractNumId w:val="12"/>
  </w:num>
  <w:num w:numId="12">
    <w:abstractNumId w:val="38"/>
  </w:num>
  <w:num w:numId="13">
    <w:abstractNumId w:val="21"/>
  </w:num>
  <w:num w:numId="14">
    <w:abstractNumId w:val="28"/>
  </w:num>
  <w:num w:numId="15">
    <w:abstractNumId w:val="51"/>
  </w:num>
  <w:num w:numId="16">
    <w:abstractNumId w:val="43"/>
  </w:num>
  <w:num w:numId="17">
    <w:abstractNumId w:val="36"/>
  </w:num>
  <w:num w:numId="18">
    <w:abstractNumId w:val="20"/>
  </w:num>
  <w:num w:numId="19">
    <w:abstractNumId w:val="11"/>
  </w:num>
  <w:num w:numId="20">
    <w:abstractNumId w:val="34"/>
  </w:num>
  <w:num w:numId="21">
    <w:abstractNumId w:val="14"/>
  </w:num>
  <w:num w:numId="22">
    <w:abstractNumId w:val="46"/>
  </w:num>
  <w:num w:numId="23">
    <w:abstractNumId w:val="19"/>
  </w:num>
  <w:num w:numId="24">
    <w:abstractNumId w:val="9"/>
  </w:num>
  <w:num w:numId="25">
    <w:abstractNumId w:val="2"/>
  </w:num>
  <w:num w:numId="26">
    <w:abstractNumId w:val="49"/>
  </w:num>
  <w:num w:numId="27">
    <w:abstractNumId w:val="3"/>
  </w:num>
  <w:num w:numId="28">
    <w:abstractNumId w:val="22"/>
  </w:num>
  <w:num w:numId="29">
    <w:abstractNumId w:val="48"/>
  </w:num>
  <w:num w:numId="30">
    <w:abstractNumId w:val="50"/>
  </w:num>
  <w:num w:numId="31">
    <w:abstractNumId w:val="26"/>
  </w:num>
  <w:num w:numId="32">
    <w:abstractNumId w:val="53"/>
  </w:num>
  <w:num w:numId="33">
    <w:abstractNumId w:val="31"/>
  </w:num>
  <w:num w:numId="34">
    <w:abstractNumId w:val="56"/>
  </w:num>
  <w:num w:numId="35">
    <w:abstractNumId w:val="39"/>
  </w:num>
  <w:num w:numId="36">
    <w:abstractNumId w:val="41"/>
  </w:num>
  <w:num w:numId="37">
    <w:abstractNumId w:val="15"/>
  </w:num>
  <w:num w:numId="38">
    <w:abstractNumId w:val="0"/>
  </w:num>
  <w:num w:numId="39">
    <w:abstractNumId w:val="7"/>
  </w:num>
  <w:num w:numId="40">
    <w:abstractNumId w:val="47"/>
  </w:num>
  <w:num w:numId="41">
    <w:abstractNumId w:val="42"/>
  </w:num>
  <w:num w:numId="42">
    <w:abstractNumId w:val="4"/>
  </w:num>
  <w:num w:numId="43">
    <w:abstractNumId w:val="57"/>
  </w:num>
  <w:num w:numId="44">
    <w:abstractNumId w:val="10"/>
  </w:num>
  <w:num w:numId="45">
    <w:abstractNumId w:val="5"/>
  </w:num>
  <w:num w:numId="46">
    <w:abstractNumId w:val="1"/>
  </w:num>
  <w:num w:numId="47">
    <w:abstractNumId w:val="33"/>
  </w:num>
  <w:num w:numId="48">
    <w:abstractNumId w:val="54"/>
  </w:num>
  <w:num w:numId="49">
    <w:abstractNumId w:val="24"/>
  </w:num>
  <w:num w:numId="50">
    <w:abstractNumId w:val="44"/>
  </w:num>
  <w:num w:numId="51">
    <w:abstractNumId w:val="37"/>
  </w:num>
  <w:num w:numId="52">
    <w:abstractNumId w:val="40"/>
  </w:num>
  <w:num w:numId="53">
    <w:abstractNumId w:val="25"/>
  </w:num>
  <w:num w:numId="54">
    <w:abstractNumId w:val="30"/>
  </w:num>
  <w:num w:numId="55">
    <w:abstractNumId w:val="27"/>
  </w:num>
  <w:num w:numId="56">
    <w:abstractNumId w:val="32"/>
  </w:num>
  <w:num w:numId="57">
    <w:abstractNumId w:val="35"/>
  </w:num>
  <w:num w:numId="58">
    <w:abstractNumId w:val="23"/>
  </w:num>
  <w:num w:numId="59">
    <w:abstractNumId w:val="16"/>
  </w:num>
  <w:numIdMacAtCleanup w:val="5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ma Galán">
    <w15:presenceInfo w15:providerId="Windows Live" w15:userId="f02b012dc26e34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yNzcxNTczNzO0NLNQ0lEKTi0uzszPAykwrAUASedgYywAAAA="/>
  </w:docVars>
  <w:rsids>
    <w:rsidRoot w:val="00650CCA"/>
    <w:rsid w:val="0001124E"/>
    <w:rsid w:val="00036382"/>
    <w:rsid w:val="000365E0"/>
    <w:rsid w:val="00036909"/>
    <w:rsid w:val="0009280E"/>
    <w:rsid w:val="000A69D9"/>
    <w:rsid w:val="000B694A"/>
    <w:rsid w:val="000C0E33"/>
    <w:rsid w:val="000C1C9D"/>
    <w:rsid w:val="000D3C28"/>
    <w:rsid w:val="0010409E"/>
    <w:rsid w:val="00106136"/>
    <w:rsid w:val="0011663A"/>
    <w:rsid w:val="0012258A"/>
    <w:rsid w:val="00132985"/>
    <w:rsid w:val="0013615A"/>
    <w:rsid w:val="00163CF7"/>
    <w:rsid w:val="0016669C"/>
    <w:rsid w:val="001861BD"/>
    <w:rsid w:val="001A560D"/>
    <w:rsid w:val="001B5263"/>
    <w:rsid w:val="001C51FF"/>
    <w:rsid w:val="001C766F"/>
    <w:rsid w:val="001E441B"/>
    <w:rsid w:val="001E5B4A"/>
    <w:rsid w:val="001F5C5A"/>
    <w:rsid w:val="00205C09"/>
    <w:rsid w:val="00212D1E"/>
    <w:rsid w:val="00216CC0"/>
    <w:rsid w:val="00217FC8"/>
    <w:rsid w:val="00244A00"/>
    <w:rsid w:val="002566DB"/>
    <w:rsid w:val="00266537"/>
    <w:rsid w:val="00270007"/>
    <w:rsid w:val="00270DE3"/>
    <w:rsid w:val="00272A19"/>
    <w:rsid w:val="00274C6D"/>
    <w:rsid w:val="00277378"/>
    <w:rsid w:val="0028500F"/>
    <w:rsid w:val="002915BA"/>
    <w:rsid w:val="0029363C"/>
    <w:rsid w:val="002A1932"/>
    <w:rsid w:val="002B75F1"/>
    <w:rsid w:val="002B7A31"/>
    <w:rsid w:val="002C52EF"/>
    <w:rsid w:val="002C5B9B"/>
    <w:rsid w:val="0030213C"/>
    <w:rsid w:val="00322EAA"/>
    <w:rsid w:val="003232EC"/>
    <w:rsid w:val="0033689D"/>
    <w:rsid w:val="003436B7"/>
    <w:rsid w:val="00365D1B"/>
    <w:rsid w:val="00382C86"/>
    <w:rsid w:val="003874C5"/>
    <w:rsid w:val="00393D97"/>
    <w:rsid w:val="00396D57"/>
    <w:rsid w:val="003B19D9"/>
    <w:rsid w:val="003C4BEA"/>
    <w:rsid w:val="00403E69"/>
    <w:rsid w:val="004161D2"/>
    <w:rsid w:val="00434327"/>
    <w:rsid w:val="004379DD"/>
    <w:rsid w:val="0044551A"/>
    <w:rsid w:val="00457CE9"/>
    <w:rsid w:val="00465D64"/>
    <w:rsid w:val="00473628"/>
    <w:rsid w:val="004B29D9"/>
    <w:rsid w:val="004B382A"/>
    <w:rsid w:val="004C65FD"/>
    <w:rsid w:val="004E67D4"/>
    <w:rsid w:val="004F608D"/>
    <w:rsid w:val="00532C47"/>
    <w:rsid w:val="00533199"/>
    <w:rsid w:val="00543E0C"/>
    <w:rsid w:val="00547375"/>
    <w:rsid w:val="00563BA9"/>
    <w:rsid w:val="00575AD2"/>
    <w:rsid w:val="00593D7E"/>
    <w:rsid w:val="005A3215"/>
    <w:rsid w:val="005C032E"/>
    <w:rsid w:val="005C31DD"/>
    <w:rsid w:val="005C44E6"/>
    <w:rsid w:val="005D1355"/>
    <w:rsid w:val="005D2A8B"/>
    <w:rsid w:val="005D77E9"/>
    <w:rsid w:val="00603452"/>
    <w:rsid w:val="00606A24"/>
    <w:rsid w:val="00632AA3"/>
    <w:rsid w:val="00646365"/>
    <w:rsid w:val="00650CCA"/>
    <w:rsid w:val="00660F30"/>
    <w:rsid w:val="006648B1"/>
    <w:rsid w:val="00681815"/>
    <w:rsid w:val="00693A99"/>
    <w:rsid w:val="006B12D5"/>
    <w:rsid w:val="006B1D24"/>
    <w:rsid w:val="006C4317"/>
    <w:rsid w:val="006D54D9"/>
    <w:rsid w:val="007000E6"/>
    <w:rsid w:val="007111FA"/>
    <w:rsid w:val="007214AB"/>
    <w:rsid w:val="00727232"/>
    <w:rsid w:val="007408CC"/>
    <w:rsid w:val="00744F0E"/>
    <w:rsid w:val="007614C8"/>
    <w:rsid w:val="007724BA"/>
    <w:rsid w:val="00782BAD"/>
    <w:rsid w:val="007A69CC"/>
    <w:rsid w:val="007A6C2F"/>
    <w:rsid w:val="007B7A1E"/>
    <w:rsid w:val="007C629F"/>
    <w:rsid w:val="00830A71"/>
    <w:rsid w:val="008373F4"/>
    <w:rsid w:val="00845AB4"/>
    <w:rsid w:val="00876F94"/>
    <w:rsid w:val="00895017"/>
    <w:rsid w:val="008963F3"/>
    <w:rsid w:val="008B2CA7"/>
    <w:rsid w:val="008B750E"/>
    <w:rsid w:val="008C66DF"/>
    <w:rsid w:val="008D3E15"/>
    <w:rsid w:val="008F3B21"/>
    <w:rsid w:val="008F3F96"/>
    <w:rsid w:val="008F7152"/>
    <w:rsid w:val="0090223E"/>
    <w:rsid w:val="00904BF4"/>
    <w:rsid w:val="00947CA5"/>
    <w:rsid w:val="00982CB6"/>
    <w:rsid w:val="0099364D"/>
    <w:rsid w:val="009C1D18"/>
    <w:rsid w:val="009C42D7"/>
    <w:rsid w:val="009C7D3A"/>
    <w:rsid w:val="009D20FD"/>
    <w:rsid w:val="009E126D"/>
    <w:rsid w:val="00A24F57"/>
    <w:rsid w:val="00A26B76"/>
    <w:rsid w:val="00A33649"/>
    <w:rsid w:val="00A36290"/>
    <w:rsid w:val="00A6499B"/>
    <w:rsid w:val="00A80AAA"/>
    <w:rsid w:val="00A949ED"/>
    <w:rsid w:val="00A94F3A"/>
    <w:rsid w:val="00AA0BD8"/>
    <w:rsid w:val="00AB0F2C"/>
    <w:rsid w:val="00AB6732"/>
    <w:rsid w:val="00AC60D3"/>
    <w:rsid w:val="00AD65C5"/>
    <w:rsid w:val="00AD7C74"/>
    <w:rsid w:val="00AE311F"/>
    <w:rsid w:val="00B02DA3"/>
    <w:rsid w:val="00B12850"/>
    <w:rsid w:val="00B16E7D"/>
    <w:rsid w:val="00B210B8"/>
    <w:rsid w:val="00B2507B"/>
    <w:rsid w:val="00B26BD7"/>
    <w:rsid w:val="00B27424"/>
    <w:rsid w:val="00B300DC"/>
    <w:rsid w:val="00B65FAD"/>
    <w:rsid w:val="00B83128"/>
    <w:rsid w:val="00B94F27"/>
    <w:rsid w:val="00B968A2"/>
    <w:rsid w:val="00BB056E"/>
    <w:rsid w:val="00BC120F"/>
    <w:rsid w:val="00BD0496"/>
    <w:rsid w:val="00C242D5"/>
    <w:rsid w:val="00C276E8"/>
    <w:rsid w:val="00C331ED"/>
    <w:rsid w:val="00C34228"/>
    <w:rsid w:val="00C55D23"/>
    <w:rsid w:val="00C62098"/>
    <w:rsid w:val="00C70A85"/>
    <w:rsid w:val="00C82679"/>
    <w:rsid w:val="00C90F43"/>
    <w:rsid w:val="00CC5304"/>
    <w:rsid w:val="00CC5E05"/>
    <w:rsid w:val="00CD408A"/>
    <w:rsid w:val="00CD4804"/>
    <w:rsid w:val="00CE5B06"/>
    <w:rsid w:val="00CE7A01"/>
    <w:rsid w:val="00D03DBA"/>
    <w:rsid w:val="00D16CF0"/>
    <w:rsid w:val="00D23C0D"/>
    <w:rsid w:val="00D7051C"/>
    <w:rsid w:val="00D820EB"/>
    <w:rsid w:val="00D82587"/>
    <w:rsid w:val="00D8494A"/>
    <w:rsid w:val="00D95324"/>
    <w:rsid w:val="00DB23FF"/>
    <w:rsid w:val="00DC0AFD"/>
    <w:rsid w:val="00DC4496"/>
    <w:rsid w:val="00DC505B"/>
    <w:rsid w:val="00DD16FE"/>
    <w:rsid w:val="00DD549E"/>
    <w:rsid w:val="00DE6162"/>
    <w:rsid w:val="00DF6B12"/>
    <w:rsid w:val="00E06011"/>
    <w:rsid w:val="00E32456"/>
    <w:rsid w:val="00E37DB1"/>
    <w:rsid w:val="00E37FF1"/>
    <w:rsid w:val="00E43533"/>
    <w:rsid w:val="00E437D9"/>
    <w:rsid w:val="00E501AE"/>
    <w:rsid w:val="00E53F3E"/>
    <w:rsid w:val="00E54175"/>
    <w:rsid w:val="00E5681A"/>
    <w:rsid w:val="00E62303"/>
    <w:rsid w:val="00E73B66"/>
    <w:rsid w:val="00E86282"/>
    <w:rsid w:val="00EA5715"/>
    <w:rsid w:val="00EA5BBF"/>
    <w:rsid w:val="00EB041C"/>
    <w:rsid w:val="00EB5372"/>
    <w:rsid w:val="00EC1997"/>
    <w:rsid w:val="00ED10F6"/>
    <w:rsid w:val="00EE0292"/>
    <w:rsid w:val="00EE08BC"/>
    <w:rsid w:val="00F21352"/>
    <w:rsid w:val="00F2722B"/>
    <w:rsid w:val="00F32544"/>
    <w:rsid w:val="00F6343B"/>
    <w:rsid w:val="00F675F1"/>
    <w:rsid w:val="00F83ACC"/>
    <w:rsid w:val="00F8697A"/>
    <w:rsid w:val="00F91630"/>
    <w:rsid w:val="00F9569F"/>
    <w:rsid w:val="00FA3055"/>
    <w:rsid w:val="00FA6874"/>
    <w:rsid w:val="00FB17D9"/>
    <w:rsid w:val="00FE561D"/>
    <w:rsid w:val="00FF7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52CF8"/>
  <w15:chartTrackingRefBased/>
  <w15:docId w15:val="{0136C11A-01B1-4AD9-BCA4-5018E9482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50CCA"/>
    <w:pPr>
      <w:ind w:firstLine="709"/>
      <w:jc w:val="both"/>
    </w:pPr>
    <w:rPr>
      <w:rFonts w:ascii="Liberation Serif" w:hAnsi="Liberation Serif"/>
    </w:rPr>
  </w:style>
  <w:style w:type="paragraph" w:styleId="Ttulo1">
    <w:name w:val="heading 1"/>
    <w:basedOn w:val="Normal"/>
    <w:next w:val="Normal"/>
    <w:link w:val="Ttulo1Car"/>
    <w:uiPriority w:val="9"/>
    <w:qFormat/>
    <w:rsid w:val="004C65FD"/>
    <w:pPr>
      <w:keepNext/>
      <w:keepLines/>
      <w:pBdr>
        <w:top w:val="single" w:sz="4" w:space="1" w:color="auto"/>
        <w:bottom w:val="single" w:sz="4" w:space="1" w:color="auto"/>
      </w:pBdr>
      <w:spacing w:after="360"/>
      <w:ind w:firstLine="0"/>
      <w:outlineLvl w:val="0"/>
    </w:pPr>
    <w:rPr>
      <w:rFonts w:eastAsiaTheme="majorEastAsia" w:cstheme="majorBidi"/>
      <w:b/>
      <w:sz w:val="48"/>
      <w:szCs w:val="32"/>
    </w:rPr>
  </w:style>
  <w:style w:type="paragraph" w:styleId="Ttulo2">
    <w:name w:val="heading 2"/>
    <w:basedOn w:val="Ttulo"/>
    <w:next w:val="Normal"/>
    <w:link w:val="Ttulo2Car"/>
    <w:uiPriority w:val="9"/>
    <w:unhideWhenUsed/>
    <w:qFormat/>
    <w:rsid w:val="00650CCA"/>
    <w:pPr>
      <w:keepNext/>
      <w:keepLines/>
      <w:spacing w:before="40" w:after="120"/>
      <w:ind w:firstLine="0"/>
      <w:outlineLvl w:val="1"/>
    </w:pPr>
    <w:rPr>
      <w:rFonts w:ascii="Liberation Serif" w:hAnsi="Liberation Serif"/>
      <w:b/>
      <w:color w:val="000000" w:themeColor="text1"/>
      <w:sz w:val="26"/>
      <w:szCs w:val="26"/>
    </w:rPr>
  </w:style>
  <w:style w:type="paragraph" w:styleId="Ttulo3">
    <w:name w:val="heading 3"/>
    <w:basedOn w:val="Normal"/>
    <w:next w:val="Normal"/>
    <w:link w:val="Ttulo3Car"/>
    <w:uiPriority w:val="9"/>
    <w:unhideWhenUsed/>
    <w:qFormat/>
    <w:rsid w:val="001C766F"/>
    <w:pPr>
      <w:keepNext/>
      <w:keepLines/>
      <w:spacing w:before="40" w:after="120"/>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unhideWhenUsed/>
    <w:qFormat/>
    <w:rsid w:val="003874C5"/>
    <w:pPr>
      <w:keepNext/>
      <w:keepLines/>
      <w:spacing w:before="40" w:after="12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65FD"/>
    <w:rPr>
      <w:rFonts w:ascii="Liberation Serif" w:eastAsiaTheme="majorEastAsia" w:hAnsi="Liberation Serif" w:cstheme="majorBidi"/>
      <w:b/>
      <w:sz w:val="48"/>
      <w:szCs w:val="32"/>
    </w:rPr>
  </w:style>
  <w:style w:type="paragraph" w:styleId="Textodeglobo">
    <w:name w:val="Balloon Text"/>
    <w:basedOn w:val="Normal"/>
    <w:link w:val="TextodegloboCar"/>
    <w:uiPriority w:val="99"/>
    <w:semiHidden/>
    <w:unhideWhenUsed/>
    <w:rsid w:val="00650CC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0CCA"/>
    <w:rPr>
      <w:rFonts w:ascii="Segoe UI" w:hAnsi="Segoe UI" w:cs="Segoe UI"/>
      <w:sz w:val="18"/>
      <w:szCs w:val="18"/>
    </w:rPr>
  </w:style>
  <w:style w:type="character" w:customStyle="1" w:styleId="Ttulo2Car">
    <w:name w:val="Título 2 Car"/>
    <w:basedOn w:val="Fuentedeprrafopredeter"/>
    <w:link w:val="Ttulo2"/>
    <w:uiPriority w:val="9"/>
    <w:rsid w:val="00650CCA"/>
    <w:rPr>
      <w:rFonts w:ascii="Liberation Serif" w:eastAsiaTheme="majorEastAsia" w:hAnsi="Liberation Serif" w:cstheme="majorBidi"/>
      <w:b/>
      <w:color w:val="000000" w:themeColor="text1"/>
      <w:spacing w:val="-10"/>
      <w:kern w:val="28"/>
      <w:sz w:val="26"/>
      <w:szCs w:val="26"/>
    </w:rPr>
  </w:style>
  <w:style w:type="paragraph" w:styleId="Prrafodelista">
    <w:name w:val="List Paragraph"/>
    <w:basedOn w:val="Normal"/>
    <w:uiPriority w:val="34"/>
    <w:qFormat/>
    <w:rsid w:val="00650CCA"/>
    <w:pPr>
      <w:ind w:left="720"/>
      <w:contextualSpacing/>
    </w:pPr>
  </w:style>
  <w:style w:type="paragraph" w:styleId="Ttulo">
    <w:name w:val="Title"/>
    <w:basedOn w:val="Normal"/>
    <w:next w:val="Normal"/>
    <w:link w:val="TtuloCar"/>
    <w:uiPriority w:val="10"/>
    <w:qFormat/>
    <w:rsid w:val="00650C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0CCA"/>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FA6874"/>
    <w:rPr>
      <w:color w:val="0000FF"/>
      <w:u w:val="single"/>
    </w:rPr>
  </w:style>
  <w:style w:type="paragraph" w:styleId="NormalWeb">
    <w:name w:val="Normal (Web)"/>
    <w:basedOn w:val="Normal"/>
    <w:uiPriority w:val="99"/>
    <w:semiHidden/>
    <w:unhideWhenUsed/>
    <w:rsid w:val="002566DB"/>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pre">
    <w:name w:val="pre"/>
    <w:basedOn w:val="Fuentedeprrafopredeter"/>
    <w:rsid w:val="002566DB"/>
  </w:style>
  <w:style w:type="paragraph" w:styleId="Bibliografa">
    <w:name w:val="Bibliography"/>
    <w:basedOn w:val="Normal"/>
    <w:next w:val="Normal"/>
    <w:uiPriority w:val="37"/>
    <w:unhideWhenUsed/>
    <w:rsid w:val="008F3F96"/>
    <w:pPr>
      <w:tabs>
        <w:tab w:val="left" w:pos="384"/>
      </w:tabs>
      <w:spacing w:after="240" w:line="240" w:lineRule="auto"/>
      <w:ind w:left="384" w:hanging="384"/>
    </w:pPr>
  </w:style>
  <w:style w:type="character" w:styleId="Mencinsinresolver">
    <w:name w:val="Unresolved Mention"/>
    <w:basedOn w:val="Fuentedeprrafopredeter"/>
    <w:uiPriority w:val="99"/>
    <w:semiHidden/>
    <w:unhideWhenUsed/>
    <w:rsid w:val="00B83128"/>
    <w:rPr>
      <w:color w:val="605E5C"/>
      <w:shd w:val="clear" w:color="auto" w:fill="E1DFDD"/>
    </w:rPr>
  </w:style>
  <w:style w:type="paragraph" w:styleId="Encabezado">
    <w:name w:val="header"/>
    <w:basedOn w:val="Normal"/>
    <w:link w:val="EncabezadoCar"/>
    <w:uiPriority w:val="99"/>
    <w:unhideWhenUsed/>
    <w:rsid w:val="00104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409E"/>
    <w:rPr>
      <w:rFonts w:ascii="Liberation Serif" w:hAnsi="Liberation Serif"/>
    </w:rPr>
  </w:style>
  <w:style w:type="paragraph" w:styleId="Piedepgina">
    <w:name w:val="footer"/>
    <w:basedOn w:val="Normal"/>
    <w:link w:val="PiedepginaCar"/>
    <w:uiPriority w:val="99"/>
    <w:unhideWhenUsed/>
    <w:rsid w:val="00104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409E"/>
    <w:rPr>
      <w:rFonts w:ascii="Liberation Serif" w:hAnsi="Liberation Serif"/>
    </w:rPr>
  </w:style>
  <w:style w:type="character" w:styleId="Textodelmarcadordeposicin">
    <w:name w:val="Placeholder Text"/>
    <w:basedOn w:val="Fuentedeprrafopredeter"/>
    <w:uiPriority w:val="99"/>
    <w:semiHidden/>
    <w:rsid w:val="0010409E"/>
    <w:rPr>
      <w:color w:val="808080"/>
    </w:rPr>
  </w:style>
  <w:style w:type="paragraph" w:styleId="Subttulo">
    <w:name w:val="Subtitle"/>
    <w:aliases w:val="encabezado"/>
    <w:basedOn w:val="Normal"/>
    <w:next w:val="Normal"/>
    <w:link w:val="SubttuloCar"/>
    <w:uiPriority w:val="11"/>
    <w:qFormat/>
    <w:rsid w:val="0010409E"/>
    <w:pPr>
      <w:numPr>
        <w:ilvl w:val="1"/>
      </w:numPr>
      <w:ind w:firstLine="709"/>
    </w:pPr>
    <w:rPr>
      <w:rFonts w:eastAsiaTheme="minorEastAsia"/>
      <w:b/>
      <w:color w:val="5A5A5A" w:themeColor="text1" w:themeTint="A5"/>
      <w:spacing w:val="15"/>
      <w:sz w:val="26"/>
    </w:rPr>
  </w:style>
  <w:style w:type="character" w:customStyle="1" w:styleId="SubttuloCar">
    <w:name w:val="Subtítulo Car"/>
    <w:aliases w:val="encabezado Car"/>
    <w:basedOn w:val="Fuentedeprrafopredeter"/>
    <w:link w:val="Subttulo"/>
    <w:uiPriority w:val="11"/>
    <w:rsid w:val="0010409E"/>
    <w:rPr>
      <w:rFonts w:ascii="Liberation Serif" w:eastAsiaTheme="minorEastAsia" w:hAnsi="Liberation Serif"/>
      <w:b/>
      <w:color w:val="5A5A5A" w:themeColor="text1" w:themeTint="A5"/>
      <w:spacing w:val="15"/>
      <w:sz w:val="26"/>
    </w:rPr>
  </w:style>
  <w:style w:type="character" w:styleId="Hipervnculovisitado">
    <w:name w:val="FollowedHyperlink"/>
    <w:basedOn w:val="Fuentedeprrafopredeter"/>
    <w:uiPriority w:val="99"/>
    <w:semiHidden/>
    <w:unhideWhenUsed/>
    <w:rsid w:val="00533199"/>
    <w:rPr>
      <w:color w:val="954F72" w:themeColor="followedHyperlink"/>
      <w:u w:val="single"/>
    </w:rPr>
  </w:style>
  <w:style w:type="paragraph" w:styleId="Sinespaciado">
    <w:name w:val="No Spacing"/>
    <w:link w:val="SinespaciadoCar"/>
    <w:uiPriority w:val="1"/>
    <w:qFormat/>
    <w:rsid w:val="00A36290"/>
    <w:pPr>
      <w:spacing w:after="0" w:line="240" w:lineRule="auto"/>
      <w:ind w:firstLine="709"/>
      <w:jc w:val="both"/>
    </w:pPr>
    <w:rPr>
      <w:rFonts w:ascii="Liberation Serif" w:hAnsi="Liberation Serif"/>
    </w:rPr>
  </w:style>
  <w:style w:type="paragraph" w:styleId="Descripcin">
    <w:name w:val="caption"/>
    <w:basedOn w:val="Normal"/>
    <w:next w:val="Normal"/>
    <w:uiPriority w:val="35"/>
    <w:unhideWhenUsed/>
    <w:qFormat/>
    <w:rsid w:val="009C1D18"/>
    <w:pPr>
      <w:spacing w:after="200" w:line="240" w:lineRule="auto"/>
    </w:pPr>
    <w:rPr>
      <w:i/>
      <w:iCs/>
      <w:color w:val="44546A" w:themeColor="text2"/>
      <w:sz w:val="18"/>
      <w:szCs w:val="18"/>
    </w:rPr>
  </w:style>
  <w:style w:type="paragraph" w:customStyle="1" w:styleId="Default">
    <w:name w:val="Default"/>
    <w:rsid w:val="008B750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inespaciadoCar">
    <w:name w:val="Sin espaciado Car"/>
    <w:basedOn w:val="Fuentedeprrafopredeter"/>
    <w:link w:val="Sinespaciado"/>
    <w:uiPriority w:val="1"/>
    <w:rsid w:val="00DD16FE"/>
    <w:rPr>
      <w:rFonts w:ascii="Liberation Serif" w:hAnsi="Liberation Serif"/>
    </w:rPr>
  </w:style>
  <w:style w:type="paragraph" w:styleId="TtuloTDC">
    <w:name w:val="TOC Heading"/>
    <w:basedOn w:val="Ttulo1"/>
    <w:next w:val="Normal"/>
    <w:uiPriority w:val="39"/>
    <w:unhideWhenUsed/>
    <w:qFormat/>
    <w:rsid w:val="00606A24"/>
    <w:pPr>
      <w:pBdr>
        <w:top w:val="none" w:sz="0" w:space="0" w:color="auto"/>
        <w:bottom w:val="none" w:sz="0" w:space="0" w:color="auto"/>
      </w:pBd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606A24"/>
    <w:pPr>
      <w:spacing w:after="100"/>
    </w:pPr>
  </w:style>
  <w:style w:type="paragraph" w:styleId="TDC2">
    <w:name w:val="toc 2"/>
    <w:basedOn w:val="Normal"/>
    <w:next w:val="Normal"/>
    <w:autoRedefine/>
    <w:uiPriority w:val="39"/>
    <w:unhideWhenUsed/>
    <w:rsid w:val="00606A24"/>
    <w:pPr>
      <w:tabs>
        <w:tab w:val="left" w:pos="880"/>
        <w:tab w:val="right" w:leader="dot" w:pos="8494"/>
      </w:tabs>
      <w:spacing w:after="100"/>
      <w:ind w:left="220"/>
      <w:jc w:val="left"/>
    </w:pPr>
  </w:style>
  <w:style w:type="paragraph" w:styleId="Tabladeilustraciones">
    <w:name w:val="table of figures"/>
    <w:basedOn w:val="Normal"/>
    <w:next w:val="Normal"/>
    <w:uiPriority w:val="99"/>
    <w:unhideWhenUsed/>
    <w:rsid w:val="00E501AE"/>
    <w:pPr>
      <w:spacing w:after="0"/>
    </w:pPr>
  </w:style>
  <w:style w:type="table" w:styleId="Tablaconcuadrcula">
    <w:name w:val="Table Grid"/>
    <w:basedOn w:val="Tablanormal"/>
    <w:uiPriority w:val="39"/>
    <w:rsid w:val="00323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1C766F"/>
    <w:rPr>
      <w:rFonts w:ascii="Liberation Serif" w:eastAsiaTheme="majorEastAsia" w:hAnsi="Liberation Serif" w:cstheme="majorBidi"/>
      <w:b/>
      <w:color w:val="000000" w:themeColor="text1"/>
      <w:sz w:val="24"/>
      <w:szCs w:val="24"/>
    </w:rPr>
  </w:style>
  <w:style w:type="character" w:customStyle="1" w:styleId="Ttulo4Car">
    <w:name w:val="Título 4 Car"/>
    <w:basedOn w:val="Fuentedeprrafopredeter"/>
    <w:link w:val="Ttulo4"/>
    <w:uiPriority w:val="9"/>
    <w:rsid w:val="003874C5"/>
    <w:rPr>
      <w:rFonts w:ascii="Liberation Serif" w:eastAsiaTheme="majorEastAsia" w:hAnsi="Liberation Serif" w:cstheme="majorBidi"/>
      <w:b/>
      <w:iCs/>
      <w:color w:val="000000" w:themeColor="text1"/>
    </w:rPr>
  </w:style>
  <w:style w:type="character" w:styleId="Refdecomentario">
    <w:name w:val="annotation reference"/>
    <w:basedOn w:val="Fuentedeprrafopredeter"/>
    <w:uiPriority w:val="99"/>
    <w:semiHidden/>
    <w:unhideWhenUsed/>
    <w:rsid w:val="00F6343B"/>
    <w:rPr>
      <w:sz w:val="16"/>
      <w:szCs w:val="16"/>
    </w:rPr>
  </w:style>
  <w:style w:type="paragraph" w:styleId="Textocomentario">
    <w:name w:val="annotation text"/>
    <w:basedOn w:val="Normal"/>
    <w:link w:val="TextocomentarioCar"/>
    <w:uiPriority w:val="99"/>
    <w:semiHidden/>
    <w:unhideWhenUsed/>
    <w:rsid w:val="00F6343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343B"/>
    <w:rPr>
      <w:rFonts w:ascii="Liberation Serif" w:hAnsi="Liberation Serif"/>
      <w:sz w:val="20"/>
      <w:szCs w:val="20"/>
    </w:rPr>
  </w:style>
  <w:style w:type="paragraph" w:styleId="Asuntodelcomentario">
    <w:name w:val="annotation subject"/>
    <w:basedOn w:val="Textocomentario"/>
    <w:next w:val="Textocomentario"/>
    <w:link w:val="AsuntodelcomentarioCar"/>
    <w:uiPriority w:val="99"/>
    <w:semiHidden/>
    <w:unhideWhenUsed/>
    <w:rsid w:val="00F6343B"/>
    <w:rPr>
      <w:b/>
      <w:bCs/>
    </w:rPr>
  </w:style>
  <w:style w:type="character" w:customStyle="1" w:styleId="AsuntodelcomentarioCar">
    <w:name w:val="Asunto del comentario Car"/>
    <w:basedOn w:val="TextocomentarioCar"/>
    <w:link w:val="Asuntodelcomentario"/>
    <w:uiPriority w:val="99"/>
    <w:semiHidden/>
    <w:rsid w:val="00F6343B"/>
    <w:rPr>
      <w:rFonts w:ascii="Liberation Serif" w:hAnsi="Liberation Serif"/>
      <w:b/>
      <w:bCs/>
      <w:sz w:val="20"/>
      <w:szCs w:val="20"/>
    </w:rPr>
  </w:style>
  <w:style w:type="paragraph" w:styleId="Textonotaalfinal">
    <w:name w:val="endnote text"/>
    <w:basedOn w:val="Normal"/>
    <w:link w:val="TextonotaalfinalCar"/>
    <w:uiPriority w:val="99"/>
    <w:semiHidden/>
    <w:unhideWhenUsed/>
    <w:rsid w:val="00E37DB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37DB1"/>
    <w:rPr>
      <w:rFonts w:ascii="Liberation Serif" w:hAnsi="Liberation Serif"/>
      <w:sz w:val="20"/>
      <w:szCs w:val="20"/>
    </w:rPr>
  </w:style>
  <w:style w:type="character" w:styleId="Refdenotaalfinal">
    <w:name w:val="endnote reference"/>
    <w:basedOn w:val="Fuentedeprrafopredeter"/>
    <w:uiPriority w:val="99"/>
    <w:semiHidden/>
    <w:unhideWhenUsed/>
    <w:rsid w:val="00E37DB1"/>
    <w:rPr>
      <w:vertAlign w:val="superscript"/>
    </w:rPr>
  </w:style>
  <w:style w:type="paragraph" w:styleId="Textonotapie">
    <w:name w:val="footnote text"/>
    <w:basedOn w:val="Normal"/>
    <w:link w:val="TextonotapieCar"/>
    <w:uiPriority w:val="99"/>
    <w:semiHidden/>
    <w:unhideWhenUsed/>
    <w:rsid w:val="00E37DB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37DB1"/>
    <w:rPr>
      <w:rFonts w:ascii="Liberation Serif" w:hAnsi="Liberation Serif"/>
      <w:sz w:val="20"/>
      <w:szCs w:val="20"/>
    </w:rPr>
  </w:style>
  <w:style w:type="character" w:styleId="Refdenotaalpie">
    <w:name w:val="footnote reference"/>
    <w:basedOn w:val="Fuentedeprrafopredeter"/>
    <w:uiPriority w:val="99"/>
    <w:semiHidden/>
    <w:unhideWhenUsed/>
    <w:rsid w:val="00E37DB1"/>
    <w:rPr>
      <w:vertAlign w:val="superscript"/>
    </w:rPr>
  </w:style>
  <w:style w:type="paragraph" w:styleId="TDC3">
    <w:name w:val="toc 3"/>
    <w:basedOn w:val="Normal"/>
    <w:next w:val="Normal"/>
    <w:autoRedefine/>
    <w:uiPriority w:val="39"/>
    <w:unhideWhenUsed/>
    <w:rsid w:val="005C032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869095">
      <w:bodyDiv w:val="1"/>
      <w:marLeft w:val="0"/>
      <w:marRight w:val="0"/>
      <w:marTop w:val="0"/>
      <w:marBottom w:val="0"/>
      <w:divBdr>
        <w:top w:val="none" w:sz="0" w:space="0" w:color="auto"/>
        <w:left w:val="none" w:sz="0" w:space="0" w:color="auto"/>
        <w:bottom w:val="none" w:sz="0" w:space="0" w:color="auto"/>
        <w:right w:val="none" w:sz="0" w:space="0" w:color="auto"/>
      </w:divBdr>
    </w:div>
    <w:div w:id="262032336">
      <w:bodyDiv w:val="1"/>
      <w:marLeft w:val="0"/>
      <w:marRight w:val="0"/>
      <w:marTop w:val="0"/>
      <w:marBottom w:val="0"/>
      <w:divBdr>
        <w:top w:val="none" w:sz="0" w:space="0" w:color="auto"/>
        <w:left w:val="none" w:sz="0" w:space="0" w:color="auto"/>
        <w:bottom w:val="none" w:sz="0" w:space="0" w:color="auto"/>
        <w:right w:val="none" w:sz="0" w:space="0" w:color="auto"/>
      </w:divBdr>
    </w:div>
    <w:div w:id="425423128">
      <w:bodyDiv w:val="1"/>
      <w:marLeft w:val="0"/>
      <w:marRight w:val="0"/>
      <w:marTop w:val="0"/>
      <w:marBottom w:val="0"/>
      <w:divBdr>
        <w:top w:val="none" w:sz="0" w:space="0" w:color="auto"/>
        <w:left w:val="none" w:sz="0" w:space="0" w:color="auto"/>
        <w:bottom w:val="none" w:sz="0" w:space="0" w:color="auto"/>
        <w:right w:val="none" w:sz="0" w:space="0" w:color="auto"/>
      </w:divBdr>
    </w:div>
    <w:div w:id="706610770">
      <w:bodyDiv w:val="1"/>
      <w:marLeft w:val="0"/>
      <w:marRight w:val="0"/>
      <w:marTop w:val="0"/>
      <w:marBottom w:val="0"/>
      <w:divBdr>
        <w:top w:val="none" w:sz="0" w:space="0" w:color="auto"/>
        <w:left w:val="none" w:sz="0" w:space="0" w:color="auto"/>
        <w:bottom w:val="none" w:sz="0" w:space="0" w:color="auto"/>
        <w:right w:val="none" w:sz="0" w:space="0" w:color="auto"/>
      </w:divBdr>
    </w:div>
    <w:div w:id="730084421">
      <w:bodyDiv w:val="1"/>
      <w:marLeft w:val="0"/>
      <w:marRight w:val="0"/>
      <w:marTop w:val="0"/>
      <w:marBottom w:val="0"/>
      <w:divBdr>
        <w:top w:val="none" w:sz="0" w:space="0" w:color="auto"/>
        <w:left w:val="none" w:sz="0" w:space="0" w:color="auto"/>
        <w:bottom w:val="none" w:sz="0" w:space="0" w:color="auto"/>
        <w:right w:val="none" w:sz="0" w:space="0" w:color="auto"/>
      </w:divBdr>
    </w:div>
    <w:div w:id="816150025">
      <w:bodyDiv w:val="1"/>
      <w:marLeft w:val="0"/>
      <w:marRight w:val="0"/>
      <w:marTop w:val="0"/>
      <w:marBottom w:val="0"/>
      <w:divBdr>
        <w:top w:val="none" w:sz="0" w:space="0" w:color="auto"/>
        <w:left w:val="none" w:sz="0" w:space="0" w:color="auto"/>
        <w:bottom w:val="none" w:sz="0" w:space="0" w:color="auto"/>
        <w:right w:val="none" w:sz="0" w:space="0" w:color="auto"/>
      </w:divBdr>
    </w:div>
    <w:div w:id="970280738">
      <w:bodyDiv w:val="1"/>
      <w:marLeft w:val="0"/>
      <w:marRight w:val="0"/>
      <w:marTop w:val="0"/>
      <w:marBottom w:val="0"/>
      <w:divBdr>
        <w:top w:val="none" w:sz="0" w:space="0" w:color="auto"/>
        <w:left w:val="none" w:sz="0" w:space="0" w:color="auto"/>
        <w:bottom w:val="none" w:sz="0" w:space="0" w:color="auto"/>
        <w:right w:val="none" w:sz="0" w:space="0" w:color="auto"/>
      </w:divBdr>
      <w:divsChild>
        <w:div w:id="836581278">
          <w:marLeft w:val="0"/>
          <w:marRight w:val="0"/>
          <w:marTop w:val="0"/>
          <w:marBottom w:val="0"/>
          <w:divBdr>
            <w:top w:val="none" w:sz="0" w:space="0" w:color="auto"/>
            <w:left w:val="none" w:sz="0" w:space="0" w:color="auto"/>
            <w:bottom w:val="none" w:sz="0" w:space="0" w:color="auto"/>
            <w:right w:val="none" w:sz="0" w:space="0" w:color="auto"/>
          </w:divBdr>
          <w:divsChild>
            <w:div w:id="1548444798">
              <w:marLeft w:val="0"/>
              <w:marRight w:val="0"/>
              <w:marTop w:val="0"/>
              <w:marBottom w:val="0"/>
              <w:divBdr>
                <w:top w:val="none" w:sz="0" w:space="0" w:color="auto"/>
                <w:left w:val="none" w:sz="0" w:space="0" w:color="auto"/>
                <w:bottom w:val="none" w:sz="0" w:space="0" w:color="auto"/>
                <w:right w:val="none" w:sz="0" w:space="0" w:color="auto"/>
              </w:divBdr>
            </w:div>
            <w:div w:id="1457216762">
              <w:marLeft w:val="0"/>
              <w:marRight w:val="0"/>
              <w:marTop w:val="0"/>
              <w:marBottom w:val="0"/>
              <w:divBdr>
                <w:top w:val="none" w:sz="0" w:space="0" w:color="auto"/>
                <w:left w:val="none" w:sz="0" w:space="0" w:color="auto"/>
                <w:bottom w:val="none" w:sz="0" w:space="0" w:color="auto"/>
                <w:right w:val="none" w:sz="0" w:space="0" w:color="auto"/>
              </w:divBdr>
            </w:div>
            <w:div w:id="67270581">
              <w:marLeft w:val="0"/>
              <w:marRight w:val="0"/>
              <w:marTop w:val="0"/>
              <w:marBottom w:val="0"/>
              <w:divBdr>
                <w:top w:val="none" w:sz="0" w:space="0" w:color="auto"/>
                <w:left w:val="none" w:sz="0" w:space="0" w:color="auto"/>
                <w:bottom w:val="none" w:sz="0" w:space="0" w:color="auto"/>
                <w:right w:val="none" w:sz="0" w:space="0" w:color="auto"/>
              </w:divBdr>
            </w:div>
            <w:div w:id="33386076">
              <w:marLeft w:val="0"/>
              <w:marRight w:val="0"/>
              <w:marTop w:val="0"/>
              <w:marBottom w:val="0"/>
              <w:divBdr>
                <w:top w:val="none" w:sz="0" w:space="0" w:color="auto"/>
                <w:left w:val="none" w:sz="0" w:space="0" w:color="auto"/>
                <w:bottom w:val="none" w:sz="0" w:space="0" w:color="auto"/>
                <w:right w:val="none" w:sz="0" w:space="0" w:color="auto"/>
              </w:divBdr>
            </w:div>
            <w:div w:id="1470170078">
              <w:marLeft w:val="0"/>
              <w:marRight w:val="0"/>
              <w:marTop w:val="0"/>
              <w:marBottom w:val="0"/>
              <w:divBdr>
                <w:top w:val="none" w:sz="0" w:space="0" w:color="auto"/>
                <w:left w:val="none" w:sz="0" w:space="0" w:color="auto"/>
                <w:bottom w:val="none" w:sz="0" w:space="0" w:color="auto"/>
                <w:right w:val="none" w:sz="0" w:space="0" w:color="auto"/>
              </w:divBdr>
            </w:div>
            <w:div w:id="1710371620">
              <w:marLeft w:val="0"/>
              <w:marRight w:val="0"/>
              <w:marTop w:val="0"/>
              <w:marBottom w:val="0"/>
              <w:divBdr>
                <w:top w:val="none" w:sz="0" w:space="0" w:color="auto"/>
                <w:left w:val="none" w:sz="0" w:space="0" w:color="auto"/>
                <w:bottom w:val="none" w:sz="0" w:space="0" w:color="auto"/>
                <w:right w:val="none" w:sz="0" w:space="0" w:color="auto"/>
              </w:divBdr>
            </w:div>
            <w:div w:id="19125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2827">
      <w:bodyDiv w:val="1"/>
      <w:marLeft w:val="0"/>
      <w:marRight w:val="0"/>
      <w:marTop w:val="0"/>
      <w:marBottom w:val="0"/>
      <w:divBdr>
        <w:top w:val="none" w:sz="0" w:space="0" w:color="auto"/>
        <w:left w:val="none" w:sz="0" w:space="0" w:color="auto"/>
        <w:bottom w:val="none" w:sz="0" w:space="0" w:color="auto"/>
        <w:right w:val="none" w:sz="0" w:space="0" w:color="auto"/>
      </w:divBdr>
    </w:div>
    <w:div w:id="1301617189">
      <w:bodyDiv w:val="1"/>
      <w:marLeft w:val="0"/>
      <w:marRight w:val="0"/>
      <w:marTop w:val="0"/>
      <w:marBottom w:val="0"/>
      <w:divBdr>
        <w:top w:val="none" w:sz="0" w:space="0" w:color="auto"/>
        <w:left w:val="none" w:sz="0" w:space="0" w:color="auto"/>
        <w:bottom w:val="none" w:sz="0" w:space="0" w:color="auto"/>
        <w:right w:val="none" w:sz="0" w:space="0" w:color="auto"/>
      </w:divBdr>
    </w:div>
    <w:div w:id="1315915568">
      <w:bodyDiv w:val="1"/>
      <w:marLeft w:val="0"/>
      <w:marRight w:val="0"/>
      <w:marTop w:val="0"/>
      <w:marBottom w:val="0"/>
      <w:divBdr>
        <w:top w:val="none" w:sz="0" w:space="0" w:color="auto"/>
        <w:left w:val="none" w:sz="0" w:space="0" w:color="auto"/>
        <w:bottom w:val="none" w:sz="0" w:space="0" w:color="auto"/>
        <w:right w:val="none" w:sz="0" w:space="0" w:color="auto"/>
      </w:divBdr>
    </w:div>
    <w:div w:id="1533110405">
      <w:bodyDiv w:val="1"/>
      <w:marLeft w:val="0"/>
      <w:marRight w:val="0"/>
      <w:marTop w:val="0"/>
      <w:marBottom w:val="0"/>
      <w:divBdr>
        <w:top w:val="none" w:sz="0" w:space="0" w:color="auto"/>
        <w:left w:val="none" w:sz="0" w:space="0" w:color="auto"/>
        <w:bottom w:val="none" w:sz="0" w:space="0" w:color="auto"/>
        <w:right w:val="none" w:sz="0" w:space="0" w:color="auto"/>
      </w:divBdr>
    </w:div>
    <w:div w:id="1533808899">
      <w:bodyDiv w:val="1"/>
      <w:marLeft w:val="0"/>
      <w:marRight w:val="0"/>
      <w:marTop w:val="0"/>
      <w:marBottom w:val="0"/>
      <w:divBdr>
        <w:top w:val="none" w:sz="0" w:space="0" w:color="auto"/>
        <w:left w:val="none" w:sz="0" w:space="0" w:color="auto"/>
        <w:bottom w:val="none" w:sz="0" w:space="0" w:color="auto"/>
        <w:right w:val="none" w:sz="0" w:space="0" w:color="auto"/>
      </w:divBdr>
    </w:div>
    <w:div w:id="1577856130">
      <w:bodyDiv w:val="1"/>
      <w:marLeft w:val="0"/>
      <w:marRight w:val="0"/>
      <w:marTop w:val="0"/>
      <w:marBottom w:val="0"/>
      <w:divBdr>
        <w:top w:val="none" w:sz="0" w:space="0" w:color="auto"/>
        <w:left w:val="none" w:sz="0" w:space="0" w:color="auto"/>
        <w:bottom w:val="none" w:sz="0" w:space="0" w:color="auto"/>
        <w:right w:val="none" w:sz="0" w:space="0" w:color="auto"/>
      </w:divBdr>
    </w:div>
    <w:div w:id="1688678971">
      <w:bodyDiv w:val="1"/>
      <w:marLeft w:val="0"/>
      <w:marRight w:val="0"/>
      <w:marTop w:val="0"/>
      <w:marBottom w:val="0"/>
      <w:divBdr>
        <w:top w:val="none" w:sz="0" w:space="0" w:color="auto"/>
        <w:left w:val="none" w:sz="0" w:space="0" w:color="auto"/>
        <w:bottom w:val="none" w:sz="0" w:space="0" w:color="auto"/>
        <w:right w:val="none" w:sz="0" w:space="0" w:color="auto"/>
      </w:divBdr>
    </w:div>
    <w:div w:id="1823041946">
      <w:bodyDiv w:val="1"/>
      <w:marLeft w:val="0"/>
      <w:marRight w:val="0"/>
      <w:marTop w:val="0"/>
      <w:marBottom w:val="0"/>
      <w:divBdr>
        <w:top w:val="none" w:sz="0" w:space="0" w:color="auto"/>
        <w:left w:val="none" w:sz="0" w:space="0" w:color="auto"/>
        <w:bottom w:val="none" w:sz="0" w:space="0" w:color="auto"/>
        <w:right w:val="none" w:sz="0" w:space="0" w:color="auto"/>
      </w:divBdr>
    </w:div>
    <w:div w:id="1968662181">
      <w:bodyDiv w:val="1"/>
      <w:marLeft w:val="0"/>
      <w:marRight w:val="0"/>
      <w:marTop w:val="0"/>
      <w:marBottom w:val="0"/>
      <w:divBdr>
        <w:top w:val="none" w:sz="0" w:space="0" w:color="auto"/>
        <w:left w:val="none" w:sz="0" w:space="0" w:color="auto"/>
        <w:bottom w:val="none" w:sz="0" w:space="0" w:color="auto"/>
        <w:right w:val="none" w:sz="0" w:space="0" w:color="auto"/>
      </w:divBdr>
      <w:divsChild>
        <w:div w:id="1729569614">
          <w:marLeft w:val="0"/>
          <w:marRight w:val="0"/>
          <w:marTop w:val="0"/>
          <w:marBottom w:val="0"/>
          <w:divBdr>
            <w:top w:val="none" w:sz="0" w:space="0" w:color="auto"/>
            <w:left w:val="none" w:sz="0" w:space="0" w:color="auto"/>
            <w:bottom w:val="none" w:sz="0" w:space="0" w:color="auto"/>
            <w:right w:val="none" w:sz="0" w:space="0" w:color="auto"/>
          </w:divBdr>
          <w:divsChild>
            <w:div w:id="1209341847">
              <w:marLeft w:val="0"/>
              <w:marRight w:val="0"/>
              <w:marTop w:val="0"/>
              <w:marBottom w:val="0"/>
              <w:divBdr>
                <w:top w:val="none" w:sz="0" w:space="0" w:color="auto"/>
                <w:left w:val="none" w:sz="0" w:space="0" w:color="auto"/>
                <w:bottom w:val="none" w:sz="0" w:space="0" w:color="auto"/>
                <w:right w:val="none" w:sz="0" w:space="0" w:color="auto"/>
              </w:divBdr>
            </w:div>
            <w:div w:id="280113461">
              <w:marLeft w:val="0"/>
              <w:marRight w:val="0"/>
              <w:marTop w:val="0"/>
              <w:marBottom w:val="0"/>
              <w:divBdr>
                <w:top w:val="none" w:sz="0" w:space="0" w:color="auto"/>
                <w:left w:val="none" w:sz="0" w:space="0" w:color="auto"/>
                <w:bottom w:val="none" w:sz="0" w:space="0" w:color="auto"/>
                <w:right w:val="none" w:sz="0" w:space="0" w:color="auto"/>
              </w:divBdr>
            </w:div>
            <w:div w:id="1288125542">
              <w:marLeft w:val="0"/>
              <w:marRight w:val="0"/>
              <w:marTop w:val="0"/>
              <w:marBottom w:val="0"/>
              <w:divBdr>
                <w:top w:val="none" w:sz="0" w:space="0" w:color="auto"/>
                <w:left w:val="none" w:sz="0" w:space="0" w:color="auto"/>
                <w:bottom w:val="none" w:sz="0" w:space="0" w:color="auto"/>
                <w:right w:val="none" w:sz="0" w:space="0" w:color="auto"/>
              </w:divBdr>
            </w:div>
            <w:div w:id="940800954">
              <w:marLeft w:val="0"/>
              <w:marRight w:val="0"/>
              <w:marTop w:val="0"/>
              <w:marBottom w:val="0"/>
              <w:divBdr>
                <w:top w:val="none" w:sz="0" w:space="0" w:color="auto"/>
                <w:left w:val="none" w:sz="0" w:space="0" w:color="auto"/>
                <w:bottom w:val="none" w:sz="0" w:space="0" w:color="auto"/>
                <w:right w:val="none" w:sz="0" w:space="0" w:color="auto"/>
              </w:divBdr>
            </w:div>
            <w:div w:id="1218275484">
              <w:marLeft w:val="0"/>
              <w:marRight w:val="0"/>
              <w:marTop w:val="0"/>
              <w:marBottom w:val="0"/>
              <w:divBdr>
                <w:top w:val="none" w:sz="0" w:space="0" w:color="auto"/>
                <w:left w:val="none" w:sz="0" w:space="0" w:color="auto"/>
                <w:bottom w:val="none" w:sz="0" w:space="0" w:color="auto"/>
                <w:right w:val="none" w:sz="0" w:space="0" w:color="auto"/>
              </w:divBdr>
            </w:div>
            <w:div w:id="1341006873">
              <w:marLeft w:val="0"/>
              <w:marRight w:val="0"/>
              <w:marTop w:val="0"/>
              <w:marBottom w:val="0"/>
              <w:divBdr>
                <w:top w:val="none" w:sz="0" w:space="0" w:color="auto"/>
                <w:left w:val="none" w:sz="0" w:space="0" w:color="auto"/>
                <w:bottom w:val="none" w:sz="0" w:space="0" w:color="auto"/>
                <w:right w:val="none" w:sz="0" w:space="0" w:color="auto"/>
              </w:divBdr>
            </w:div>
            <w:div w:id="1552618759">
              <w:marLeft w:val="0"/>
              <w:marRight w:val="0"/>
              <w:marTop w:val="0"/>
              <w:marBottom w:val="0"/>
              <w:divBdr>
                <w:top w:val="none" w:sz="0" w:space="0" w:color="auto"/>
                <w:left w:val="none" w:sz="0" w:space="0" w:color="auto"/>
                <w:bottom w:val="none" w:sz="0" w:space="0" w:color="auto"/>
                <w:right w:val="none" w:sz="0" w:space="0" w:color="auto"/>
              </w:divBdr>
            </w:div>
            <w:div w:id="933900428">
              <w:marLeft w:val="0"/>
              <w:marRight w:val="0"/>
              <w:marTop w:val="0"/>
              <w:marBottom w:val="0"/>
              <w:divBdr>
                <w:top w:val="none" w:sz="0" w:space="0" w:color="auto"/>
                <w:left w:val="none" w:sz="0" w:space="0" w:color="auto"/>
                <w:bottom w:val="none" w:sz="0" w:space="0" w:color="auto"/>
                <w:right w:val="none" w:sz="0" w:space="0" w:color="auto"/>
              </w:divBdr>
            </w:div>
            <w:div w:id="2071926240">
              <w:marLeft w:val="0"/>
              <w:marRight w:val="0"/>
              <w:marTop w:val="0"/>
              <w:marBottom w:val="0"/>
              <w:divBdr>
                <w:top w:val="none" w:sz="0" w:space="0" w:color="auto"/>
                <w:left w:val="none" w:sz="0" w:space="0" w:color="auto"/>
                <w:bottom w:val="none" w:sz="0" w:space="0" w:color="auto"/>
                <w:right w:val="none" w:sz="0" w:space="0" w:color="auto"/>
              </w:divBdr>
            </w:div>
            <w:div w:id="1264260712">
              <w:marLeft w:val="0"/>
              <w:marRight w:val="0"/>
              <w:marTop w:val="0"/>
              <w:marBottom w:val="0"/>
              <w:divBdr>
                <w:top w:val="none" w:sz="0" w:space="0" w:color="auto"/>
                <w:left w:val="none" w:sz="0" w:space="0" w:color="auto"/>
                <w:bottom w:val="none" w:sz="0" w:space="0" w:color="auto"/>
                <w:right w:val="none" w:sz="0" w:space="0" w:color="auto"/>
              </w:divBdr>
            </w:div>
            <w:div w:id="626276951">
              <w:marLeft w:val="0"/>
              <w:marRight w:val="0"/>
              <w:marTop w:val="0"/>
              <w:marBottom w:val="0"/>
              <w:divBdr>
                <w:top w:val="none" w:sz="0" w:space="0" w:color="auto"/>
                <w:left w:val="none" w:sz="0" w:space="0" w:color="auto"/>
                <w:bottom w:val="none" w:sz="0" w:space="0" w:color="auto"/>
                <w:right w:val="none" w:sz="0" w:space="0" w:color="auto"/>
              </w:divBdr>
            </w:div>
            <w:div w:id="10069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0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1" Type="http://schemas.openxmlformats.org/officeDocument/2006/relationships/hyperlink" Target="file:///E:\Users\Jorge\Desktop\Universidad\TFG\Versiones\NetExtractor\doc\Anexos_TFG_Jorge_Navarro.docx" TargetMode="External"/><Relationship Id="rId42" Type="http://schemas.openxmlformats.org/officeDocument/2006/relationships/hyperlink" Target="file:///E:\Users\Jorge\Desktop\Universidad\TFG\Versiones\NetExtractor\doc\Anexos_TFG_Jorge_Navarro.docx" TargetMode="External"/><Relationship Id="rId63" Type="http://schemas.openxmlformats.org/officeDocument/2006/relationships/hyperlink" Target="file:///E:\Users\Jorge\Desktop\Universidad\TFG\Versiones\NetExtractor\doc\Anexos_TFG_Jorge_Navarro.docx" TargetMode="External"/><Relationship Id="rId84" Type="http://schemas.openxmlformats.org/officeDocument/2006/relationships/image" Target="media/image4.PNG"/><Relationship Id="rId138" Type="http://schemas.openxmlformats.org/officeDocument/2006/relationships/hyperlink" Target="https://www.mediawiki.org/wiki/MediaWiki" TargetMode="External"/><Relationship Id="rId159" Type="http://schemas.openxmlformats.org/officeDocument/2006/relationships/hyperlink" Target="http://netextractor.herokuapp.com" TargetMode="External"/><Relationship Id="rId170" Type="http://schemas.openxmlformats.org/officeDocument/2006/relationships/hyperlink" Target="https://www.fandom.com/" TargetMode="External"/><Relationship Id="rId191" Type="http://schemas.openxmlformats.org/officeDocument/2006/relationships/hyperlink" Target="https://es.wikipedia.org/wiki/Distancia_(teor%C3%ADa_de_grafos)" TargetMode="External"/><Relationship Id="rId107" Type="http://schemas.openxmlformats.org/officeDocument/2006/relationships/hyperlink" Target="https://www.imsdb.com/scripts/Anastasia.html" TargetMode="External"/><Relationship Id="rId11" Type="http://schemas.openxmlformats.org/officeDocument/2006/relationships/header" Target="header1.xml"/><Relationship Id="rId32" Type="http://schemas.openxmlformats.org/officeDocument/2006/relationships/hyperlink" Target="file:///E:\Users\Jorge\Desktop\Universidad\TFG\Versiones\NetExtractor\doc\Anexos_TFG_Jorge_Navarro.docx" TargetMode="External"/><Relationship Id="rId53" Type="http://schemas.openxmlformats.org/officeDocument/2006/relationships/hyperlink" Target="file:///E:\Users\Jorge\Desktop\Universidad\TFG\Versiones\NetExtractor\doc\Anexos_TFG_Jorge_Navarro.docx" TargetMode="External"/><Relationship Id="rId74" Type="http://schemas.openxmlformats.org/officeDocument/2006/relationships/hyperlink" Target="file:///E:\Users\Jorge\Desktop\Universidad\TFG\Versiones\NetExtractor\doc\Anexos_TFG_Jorge_Navarro.docx" TargetMode="External"/><Relationship Id="rId128" Type="http://schemas.openxmlformats.org/officeDocument/2006/relationships/image" Target="media/image35.png"/><Relationship Id="rId149" Type="http://schemas.openxmlformats.org/officeDocument/2006/relationships/image" Target="media/image48.PNG"/><Relationship Id="rId5" Type="http://schemas.openxmlformats.org/officeDocument/2006/relationships/webSettings" Target="webSettings.xml"/><Relationship Id="rId95" Type="http://schemas.openxmlformats.org/officeDocument/2006/relationships/image" Target="media/image9.PNG"/><Relationship Id="rId160" Type="http://schemas.openxmlformats.org/officeDocument/2006/relationships/hyperlink" Target="http://127.0.0.1:5000/" TargetMode="External"/><Relationship Id="rId181" Type="http://schemas.openxmlformats.org/officeDocument/2006/relationships/image" Target="media/image71.PNG"/><Relationship Id="rId22" Type="http://schemas.openxmlformats.org/officeDocument/2006/relationships/hyperlink" Target="file:///E:\Users\Jorge\Desktop\Universidad\TFG\Versiones\NetExtractor\doc\Anexos_TFG_Jorge_Navarro.docx" TargetMode="External"/><Relationship Id="rId43" Type="http://schemas.openxmlformats.org/officeDocument/2006/relationships/hyperlink" Target="file:///E:\Users\Jorge\Desktop\Universidad\TFG\Versiones\NetExtractor\doc\Anexos_TFG_Jorge_Navarro.docx" TargetMode="External"/><Relationship Id="rId64" Type="http://schemas.openxmlformats.org/officeDocument/2006/relationships/hyperlink" Target="file:///E:\Users\Jorge\Desktop\Universidad\TFG\Versiones\NetExtractor\doc\Anexos_TFG_Jorge_Navarro.docx" TargetMode="External"/><Relationship Id="rId118" Type="http://schemas.openxmlformats.org/officeDocument/2006/relationships/image" Target="media/image25.png"/><Relationship Id="rId139" Type="http://schemas.openxmlformats.org/officeDocument/2006/relationships/hyperlink" Target="https://www.digitalocean.com/community/tutorials/como-instalar-y-utilizar-composer-en-ubuntu-18-04-es" TargetMode="External"/><Relationship Id="rId85" Type="http://schemas.openxmlformats.org/officeDocument/2006/relationships/hyperlink" Target="https://github.com/jng0020/NetExtractor/milestone/2?closed=1" TargetMode="External"/><Relationship Id="rId150" Type="http://schemas.openxmlformats.org/officeDocument/2006/relationships/image" Target="media/image49.PNG"/><Relationship Id="rId171" Type="http://schemas.openxmlformats.org/officeDocument/2006/relationships/image" Target="media/image62.PNG"/><Relationship Id="rId192" Type="http://schemas.openxmlformats.org/officeDocument/2006/relationships/image" Target="media/image77.PNG"/><Relationship Id="rId12" Type="http://schemas.openxmlformats.org/officeDocument/2006/relationships/header" Target="header2.xml"/><Relationship Id="rId33" Type="http://schemas.openxmlformats.org/officeDocument/2006/relationships/hyperlink" Target="file:///E:\Users\Jorge\Desktop\Universidad\TFG\Versiones\NetExtractor\doc\Anexos_TFG_Jorge_Navarro.docx" TargetMode="External"/><Relationship Id="rId108" Type="http://schemas.openxmlformats.org/officeDocument/2006/relationships/image" Target="media/image15.png"/><Relationship Id="rId129" Type="http://schemas.openxmlformats.org/officeDocument/2006/relationships/image" Target="media/image36.png"/><Relationship Id="rId54" Type="http://schemas.openxmlformats.org/officeDocument/2006/relationships/hyperlink" Target="file:///E:\Users\Jorge\Desktop\Universidad\TFG\Versiones\NetExtractor\doc\Anexos_TFG_Jorge_Navarro.docx" TargetMode="External"/><Relationship Id="rId75" Type="http://schemas.openxmlformats.org/officeDocument/2006/relationships/hyperlink" Target="file:///E:\Users\Jorge\Desktop\Universidad\TFG\Versiones\NetExtractor\doc\Anexos_TFG_Jorge_Navarro.docx" TargetMode="External"/><Relationship Id="rId96" Type="http://schemas.openxmlformats.org/officeDocument/2006/relationships/hyperlink" Target="https://github.com/jng0020/NetExtractor/milestone/7?closed=1" TargetMode="External"/><Relationship Id="rId140" Type="http://schemas.openxmlformats.org/officeDocument/2006/relationships/hyperlink" Target="https://github.com/jng0020/NetExtractor/" TargetMode="External"/><Relationship Id="rId161" Type="http://schemas.openxmlformats.org/officeDocument/2006/relationships/hyperlink" Target="https://www.imsdb.com/" TargetMode="External"/><Relationship Id="rId182" Type="http://schemas.openxmlformats.org/officeDocument/2006/relationships/image" Target="media/image72.PNG"/><Relationship Id="rId6" Type="http://schemas.openxmlformats.org/officeDocument/2006/relationships/footnotes" Target="footnotes.xml"/><Relationship Id="rId23" Type="http://schemas.openxmlformats.org/officeDocument/2006/relationships/hyperlink" Target="file:///E:\Users\Jorge\Desktop\Universidad\TFG\Versiones\NetExtractor\doc\Anexos_TFG_Jorge_Navarro.docx" TargetMode="External"/><Relationship Id="rId119" Type="http://schemas.openxmlformats.org/officeDocument/2006/relationships/image" Target="media/image26.png"/><Relationship Id="rId44" Type="http://schemas.openxmlformats.org/officeDocument/2006/relationships/hyperlink" Target="file:///E:\Users\Jorge\Desktop\Universidad\TFG\Versiones\NetExtractor\doc\Anexos_TFG_Jorge_Navarro.docx" TargetMode="External"/><Relationship Id="rId65" Type="http://schemas.openxmlformats.org/officeDocument/2006/relationships/hyperlink" Target="file:///E:\Users\Jorge\Desktop\Universidad\TFG\Versiones\NetExtractor\doc\Anexos_TFG_Jorge_Navarro.docx" TargetMode="External"/><Relationship Id="rId86" Type="http://schemas.openxmlformats.org/officeDocument/2006/relationships/image" Target="media/image5.PNG"/><Relationship Id="rId130" Type="http://schemas.openxmlformats.org/officeDocument/2006/relationships/image" Target="media/image37.png"/><Relationship Id="rId151" Type="http://schemas.openxmlformats.org/officeDocument/2006/relationships/image" Target="media/image50.PNG"/><Relationship Id="rId172" Type="http://schemas.openxmlformats.org/officeDocument/2006/relationships/hyperlink" Target="https://www.imsdb.com/" TargetMode="External"/><Relationship Id="rId193" Type="http://schemas.openxmlformats.org/officeDocument/2006/relationships/image" Target="media/image78.PNG"/><Relationship Id="rId13" Type="http://schemas.openxmlformats.org/officeDocument/2006/relationships/hyperlink" Target="file:///E:\Users\Jorge\Desktop\Universidad\TFG\Versiones\NetExtractor\doc\Anexos_TFG_Jorge_Navarro.docx" TargetMode="External"/><Relationship Id="rId109" Type="http://schemas.openxmlformats.org/officeDocument/2006/relationships/image" Target="media/image16.png"/><Relationship Id="rId34" Type="http://schemas.openxmlformats.org/officeDocument/2006/relationships/hyperlink" Target="file:///E:\Users\Jorge\Desktop\Universidad\TFG\Versiones\NetExtractor\doc\Anexos_TFG_Jorge_Navarro.docx" TargetMode="External"/><Relationship Id="rId50" Type="http://schemas.openxmlformats.org/officeDocument/2006/relationships/hyperlink" Target="file:///E:\Users\Jorge\Desktop\Universidad\TFG\Versiones\NetExtractor\doc\Anexos_TFG_Jorge_Navarro.docx" TargetMode="External"/><Relationship Id="rId55" Type="http://schemas.openxmlformats.org/officeDocument/2006/relationships/hyperlink" Target="file:///E:\Users\Jorge\Desktop\Universidad\TFG\Versiones\NetExtractor\doc\Anexos_TFG_Jorge_Navarro.docx" TargetMode="External"/><Relationship Id="rId76" Type="http://schemas.openxmlformats.org/officeDocument/2006/relationships/hyperlink" Target="file:///E:\Users\Jorge\Desktop\Universidad\TFG\Versiones\NetExtractor\doc\Anexos_TFG_Jorge_Navarro.docx" TargetMode="External"/><Relationship Id="rId97" Type="http://schemas.openxmlformats.org/officeDocument/2006/relationships/image" Target="media/image10.PNG"/><Relationship Id="rId104" Type="http://schemas.openxmlformats.org/officeDocument/2006/relationships/header" Target="header3.xml"/><Relationship Id="rId120" Type="http://schemas.openxmlformats.org/officeDocument/2006/relationships/image" Target="media/image27.png"/><Relationship Id="rId125" Type="http://schemas.openxmlformats.org/officeDocument/2006/relationships/image" Target="media/image32.png"/><Relationship Id="rId141" Type="http://schemas.openxmlformats.org/officeDocument/2006/relationships/image" Target="media/image43.PNG"/><Relationship Id="rId146" Type="http://schemas.openxmlformats.org/officeDocument/2006/relationships/image" Target="media/image46.PNG"/><Relationship Id="rId167" Type="http://schemas.openxmlformats.org/officeDocument/2006/relationships/image" Target="media/image59.PNG"/><Relationship Id="rId188" Type="http://schemas.openxmlformats.org/officeDocument/2006/relationships/hyperlink" Target="https://es.wikipedia.org/wiki/Distribuci%C3%B3n_de_grado" TargetMode="External"/><Relationship Id="rId7" Type="http://schemas.openxmlformats.org/officeDocument/2006/relationships/endnotes" Target="endnotes.xml"/><Relationship Id="rId71" Type="http://schemas.openxmlformats.org/officeDocument/2006/relationships/hyperlink" Target="file:///E:\Users\Jorge\Desktop\Universidad\TFG\Versiones\NetExtractor\doc\Anexos_TFG_Jorge_Navarro.docx" TargetMode="External"/><Relationship Id="rId92" Type="http://schemas.openxmlformats.org/officeDocument/2006/relationships/hyperlink" Target="https://github.com/jng0020/NetExtractor/milestone/5?closed=1" TargetMode="External"/><Relationship Id="rId162" Type="http://schemas.openxmlformats.org/officeDocument/2006/relationships/image" Target="media/image54.PNG"/><Relationship Id="rId183" Type="http://schemas.openxmlformats.org/officeDocument/2006/relationships/image" Target="media/image73.PNG"/><Relationship Id="rId2" Type="http://schemas.openxmlformats.org/officeDocument/2006/relationships/numbering" Target="numbering.xml"/><Relationship Id="rId29" Type="http://schemas.openxmlformats.org/officeDocument/2006/relationships/hyperlink" Target="file:///E:\Users\Jorge\Desktop\Universidad\TFG\Versiones\NetExtractor\doc\Anexos_TFG_Jorge_Navarro.docx" TargetMode="External"/><Relationship Id="rId24" Type="http://schemas.openxmlformats.org/officeDocument/2006/relationships/hyperlink" Target="file:///E:\Users\Jorge\Desktop\Universidad\TFG\Versiones\NetExtractor\doc\Anexos_TFG_Jorge_Navarro.docx" TargetMode="External"/><Relationship Id="rId40" Type="http://schemas.openxmlformats.org/officeDocument/2006/relationships/hyperlink" Target="file:///E:\Users\Jorge\Desktop\Universidad\TFG\Versiones\NetExtractor\doc\Anexos_TFG_Jorge_Navarro.docx" TargetMode="External"/><Relationship Id="rId45" Type="http://schemas.openxmlformats.org/officeDocument/2006/relationships/hyperlink" Target="file:///E:\Users\Jorge\Desktop\Universidad\TFG\Versiones\NetExtractor\doc\Anexos_TFG_Jorge_Navarro.docx" TargetMode="External"/><Relationship Id="rId66" Type="http://schemas.openxmlformats.org/officeDocument/2006/relationships/hyperlink" Target="file:///E:\Users\Jorge\Desktop\Universidad\TFG\Versiones\NetExtractor\doc\Anexos_TFG_Jorge_Navarro.docx" TargetMode="External"/><Relationship Id="rId87" Type="http://schemas.openxmlformats.org/officeDocument/2006/relationships/hyperlink" Target="https://www.imsdb.com/" TargetMode="External"/><Relationship Id="rId110" Type="http://schemas.openxmlformats.org/officeDocument/2006/relationships/image" Target="media/image17.png"/><Relationship Id="rId115" Type="http://schemas.openxmlformats.org/officeDocument/2006/relationships/image" Target="media/image22.png"/><Relationship Id="rId131" Type="http://schemas.openxmlformats.org/officeDocument/2006/relationships/image" Target="media/image38.png"/><Relationship Id="rId136" Type="http://schemas.openxmlformats.org/officeDocument/2006/relationships/hyperlink" Target="https://github.com/jng0020/NetExtractor/" TargetMode="External"/><Relationship Id="rId157" Type="http://schemas.openxmlformats.org/officeDocument/2006/relationships/hyperlink" Target="https://netextractor.herokuapp.com" TargetMode="External"/><Relationship Id="rId178" Type="http://schemas.openxmlformats.org/officeDocument/2006/relationships/image" Target="media/image68.PNG"/><Relationship Id="rId61" Type="http://schemas.openxmlformats.org/officeDocument/2006/relationships/hyperlink" Target="file:///E:\Users\Jorge\Desktop\Universidad\TFG\Versiones\NetExtractor\doc\Anexos_TFG_Jorge_Navarro.docx" TargetMode="External"/><Relationship Id="rId82" Type="http://schemas.openxmlformats.org/officeDocument/2006/relationships/hyperlink" Target="file:///E:\Users\Jorge\Desktop\Universidad\TFG\Versiones\NetExtractor\doc\Anexos_TFG_Jorge_Navarro.docx" TargetMode="External"/><Relationship Id="rId152" Type="http://schemas.openxmlformats.org/officeDocument/2006/relationships/image" Target="media/image51.PNG"/><Relationship Id="rId173" Type="http://schemas.openxmlformats.org/officeDocument/2006/relationships/image" Target="media/image63.PNG"/><Relationship Id="rId194" Type="http://schemas.openxmlformats.org/officeDocument/2006/relationships/fontTable" Target="fontTable.xml"/><Relationship Id="rId19" Type="http://schemas.openxmlformats.org/officeDocument/2006/relationships/hyperlink" Target="file:///E:\Users\Jorge\Desktop\Universidad\TFG\Versiones\NetExtractor\doc\Anexos_TFG_Jorge_Navarro.docx" TargetMode="External"/><Relationship Id="rId14" Type="http://schemas.openxmlformats.org/officeDocument/2006/relationships/hyperlink" Target="file:///E:\Users\Jorge\Desktop\Universidad\TFG\Versiones\NetExtractor\doc\Anexos_TFG_Jorge_Navarro.docx" TargetMode="External"/><Relationship Id="rId30" Type="http://schemas.openxmlformats.org/officeDocument/2006/relationships/hyperlink" Target="file:///E:\Users\Jorge\Desktop\Universidad\TFG\Versiones\NetExtractor\doc\Anexos_TFG_Jorge_Navarro.docx" TargetMode="External"/><Relationship Id="rId35" Type="http://schemas.openxmlformats.org/officeDocument/2006/relationships/hyperlink" Target="file:///E:\Users\Jorge\Desktop\Universidad\TFG\Versiones\NetExtractor\doc\Anexos_TFG_Jorge_Navarro.docx" TargetMode="External"/><Relationship Id="rId56" Type="http://schemas.openxmlformats.org/officeDocument/2006/relationships/hyperlink" Target="file:///E:\Users\Jorge\Desktop\Universidad\TFG\Versiones\NetExtractor\doc\Anexos_TFG_Jorge_Navarro.docx" TargetMode="External"/><Relationship Id="rId77" Type="http://schemas.openxmlformats.org/officeDocument/2006/relationships/hyperlink" Target="file:///E:\Users\Jorge\Desktop\Universidad\TFG\Versiones\NetExtractor\doc\Anexos_TFG_Jorge_Navarro.docx" TargetMode="External"/><Relationship Id="rId100" Type="http://schemas.openxmlformats.org/officeDocument/2006/relationships/hyperlink" Target="https://github.com/jng0020/NetExtractor/milestone/9?closed=1" TargetMode="External"/><Relationship Id="rId105" Type="http://schemas.openxmlformats.org/officeDocument/2006/relationships/header" Target="header4.xml"/><Relationship Id="rId126" Type="http://schemas.openxmlformats.org/officeDocument/2006/relationships/image" Target="media/image33.png"/><Relationship Id="rId147" Type="http://schemas.openxmlformats.org/officeDocument/2006/relationships/hyperlink" Target="http://www.heroku.com" TargetMode="External"/><Relationship Id="rId168"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hyperlink" Target="file:///E:\Users\Jorge\Desktop\Universidad\TFG\Versiones\NetExtractor\doc\Anexos_TFG_Jorge_Navarro.docx" TargetMode="External"/><Relationship Id="rId72" Type="http://schemas.openxmlformats.org/officeDocument/2006/relationships/hyperlink" Target="file:///E:\Users\Jorge\Desktop\Universidad\TFG\Versiones\NetExtractor\doc\Anexos_TFG_Jorge_Navarro.docx" TargetMode="External"/><Relationship Id="rId93" Type="http://schemas.openxmlformats.org/officeDocument/2006/relationships/image" Target="media/image8.PNG"/><Relationship Id="rId98" Type="http://schemas.openxmlformats.org/officeDocument/2006/relationships/hyperlink" Target="https://github.com/jng0020/NetExtractor/milestone/8?closed=1" TargetMode="External"/><Relationship Id="rId121" Type="http://schemas.openxmlformats.org/officeDocument/2006/relationships/image" Target="media/image28.png"/><Relationship Id="rId142" Type="http://schemas.openxmlformats.org/officeDocument/2006/relationships/image" Target="media/image44.PNG"/><Relationship Id="rId163" Type="http://schemas.openxmlformats.org/officeDocument/2006/relationships/image" Target="media/image55.PNG"/><Relationship Id="rId184" Type="http://schemas.openxmlformats.org/officeDocument/2006/relationships/image" Target="media/image74.PNG"/><Relationship Id="rId189" Type="http://schemas.openxmlformats.org/officeDocument/2006/relationships/hyperlink" Target="https://es.wikipedia.org/wiki/Distribuci%C3%B3n_de_grado" TargetMode="External"/><Relationship Id="rId3" Type="http://schemas.openxmlformats.org/officeDocument/2006/relationships/styles" Target="styles.xml"/><Relationship Id="rId25" Type="http://schemas.openxmlformats.org/officeDocument/2006/relationships/hyperlink" Target="file:///E:\Users\Jorge\Desktop\Universidad\TFG\Versiones\NetExtractor\doc\Anexos_TFG_Jorge_Navarro.docx" TargetMode="External"/><Relationship Id="rId46" Type="http://schemas.openxmlformats.org/officeDocument/2006/relationships/hyperlink" Target="file:///E:\Users\Jorge\Desktop\Universidad\TFG\Versiones\NetExtractor\doc\Anexos_TFG_Jorge_Navarro.docx" TargetMode="External"/><Relationship Id="rId67" Type="http://schemas.openxmlformats.org/officeDocument/2006/relationships/hyperlink" Target="file:///E:\Users\Jorge\Desktop\Universidad\TFG\Versiones\NetExtractor\doc\Anexos_TFG_Jorge_Navarro.docx" TargetMode="External"/><Relationship Id="rId116" Type="http://schemas.openxmlformats.org/officeDocument/2006/relationships/image" Target="media/image23.png"/><Relationship Id="rId137" Type="http://schemas.openxmlformats.org/officeDocument/2006/relationships/hyperlink" Target="https://github.com/jng0020/PruebaNetExtractor" TargetMode="External"/><Relationship Id="rId158" Type="http://schemas.openxmlformats.org/officeDocument/2006/relationships/hyperlink" Target="http://127.0.0.1:5000/" TargetMode="External"/><Relationship Id="rId20" Type="http://schemas.openxmlformats.org/officeDocument/2006/relationships/hyperlink" Target="file:///E:\Users\Jorge\Desktop\Universidad\TFG\Versiones\NetExtractor\doc\Anexos_TFG_Jorge_Navarro.docx" TargetMode="External"/><Relationship Id="rId41" Type="http://schemas.openxmlformats.org/officeDocument/2006/relationships/hyperlink" Target="file:///E:\Users\Jorge\Desktop\Universidad\TFG\Versiones\NetExtractor\doc\Anexos_TFG_Jorge_Navarro.docx" TargetMode="External"/><Relationship Id="rId62" Type="http://schemas.openxmlformats.org/officeDocument/2006/relationships/hyperlink" Target="file:///E:\Users\Jorge\Desktop\Universidad\TFG\Versiones\NetExtractor\doc\Anexos_TFG_Jorge_Navarro.docx" TargetMode="External"/><Relationship Id="rId83" Type="http://schemas.openxmlformats.org/officeDocument/2006/relationships/hyperlink" Target="https://github.com/jng0020/NetExtractor/milestone/1?closed=1" TargetMode="External"/><Relationship Id="rId88" Type="http://schemas.openxmlformats.org/officeDocument/2006/relationships/image" Target="media/image6.PNG"/><Relationship Id="rId111" Type="http://schemas.openxmlformats.org/officeDocument/2006/relationships/image" Target="media/image18.png"/><Relationship Id="rId132" Type="http://schemas.openxmlformats.org/officeDocument/2006/relationships/image" Target="media/image39.png"/><Relationship Id="rId153" Type="http://schemas.openxmlformats.org/officeDocument/2006/relationships/image" Target="media/image52.PNG"/><Relationship Id="rId174" Type="http://schemas.openxmlformats.org/officeDocument/2006/relationships/image" Target="media/image64.PNG"/><Relationship Id="rId179" Type="http://schemas.openxmlformats.org/officeDocument/2006/relationships/image" Target="media/image69.PNG"/><Relationship Id="rId195" Type="http://schemas.microsoft.com/office/2011/relationships/people" Target="people.xml"/><Relationship Id="rId190" Type="http://schemas.openxmlformats.org/officeDocument/2006/relationships/hyperlink" Target="https://es.wikipedia.org/wiki/Ciencia_de_redes" TargetMode="External"/><Relationship Id="rId15" Type="http://schemas.openxmlformats.org/officeDocument/2006/relationships/hyperlink" Target="file:///E:\Users\Jorge\Desktop\Universidad\TFG\Versiones\NetExtractor\doc\Anexos_TFG_Jorge_Navarro.docx" TargetMode="External"/><Relationship Id="rId36" Type="http://schemas.openxmlformats.org/officeDocument/2006/relationships/hyperlink" Target="file:///E:\Users\Jorge\Desktop\Universidad\TFG\Versiones\NetExtractor\doc\Anexos_TFG_Jorge_Navarro.docx" TargetMode="External"/><Relationship Id="rId57" Type="http://schemas.openxmlformats.org/officeDocument/2006/relationships/hyperlink" Target="file:///E:\Users\Jorge\Desktop\Universidad\TFG\Versiones\NetExtractor\doc\Anexos_TFG_Jorge_Navarro.docx" TargetMode="External"/><Relationship Id="rId106" Type="http://schemas.openxmlformats.org/officeDocument/2006/relationships/image" Target="media/image14.png"/><Relationship Id="rId12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hyperlink" Target="file:///E:\Users\Jorge\Desktop\Universidad\TFG\Versiones\NetExtractor\doc\Anexos_TFG_Jorge_Navarro.docx" TargetMode="External"/><Relationship Id="rId52" Type="http://schemas.openxmlformats.org/officeDocument/2006/relationships/hyperlink" Target="file:///E:\Users\Jorge\Desktop\Universidad\TFG\Versiones\NetExtractor\doc\Anexos_TFG_Jorge_Navarro.docx" TargetMode="External"/><Relationship Id="rId73" Type="http://schemas.openxmlformats.org/officeDocument/2006/relationships/hyperlink" Target="file:///E:\Users\Jorge\Desktop\Universidad\TFG\Versiones\NetExtractor\doc\Anexos_TFG_Jorge_Navarro.docx" TargetMode="External"/><Relationship Id="rId78" Type="http://schemas.openxmlformats.org/officeDocument/2006/relationships/hyperlink" Target="file:///E:\Users\Jorge\Desktop\Universidad\TFG\Versiones\NetExtractor\doc\Anexos_TFG_Jorge_Navarro.docx" TargetMode="External"/><Relationship Id="rId94" Type="http://schemas.openxmlformats.org/officeDocument/2006/relationships/hyperlink" Target="https://github.com/jng0020/NetExtractor/milestone/6?closed=1" TargetMode="External"/><Relationship Id="rId99" Type="http://schemas.openxmlformats.org/officeDocument/2006/relationships/image" Target="media/image11.PNG"/><Relationship Id="rId101" Type="http://schemas.openxmlformats.org/officeDocument/2006/relationships/image" Target="media/image12.PNG"/><Relationship Id="rId122" Type="http://schemas.openxmlformats.org/officeDocument/2006/relationships/image" Target="media/image29.png"/><Relationship Id="rId143" Type="http://schemas.openxmlformats.org/officeDocument/2006/relationships/image" Target="media/image45.png"/><Relationship Id="rId148" Type="http://schemas.openxmlformats.org/officeDocument/2006/relationships/image" Target="media/image47.PNG"/><Relationship Id="rId164" Type="http://schemas.openxmlformats.org/officeDocument/2006/relationships/image" Target="media/image56.PNG"/><Relationship Id="rId169" Type="http://schemas.openxmlformats.org/officeDocument/2006/relationships/image" Target="media/image61.PNG"/><Relationship Id="rId185"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70.PNG"/><Relationship Id="rId26" Type="http://schemas.openxmlformats.org/officeDocument/2006/relationships/hyperlink" Target="file:///E:\Users\Jorge\Desktop\Universidad\TFG\Versiones\NetExtractor\doc\Anexos_TFG_Jorge_Navarro.docx" TargetMode="External"/><Relationship Id="rId47" Type="http://schemas.openxmlformats.org/officeDocument/2006/relationships/hyperlink" Target="file:///E:\Users\Jorge\Desktop\Universidad\TFG\Versiones\NetExtractor\doc\Anexos_TFG_Jorge_Navarro.docx" TargetMode="External"/><Relationship Id="rId68" Type="http://schemas.openxmlformats.org/officeDocument/2006/relationships/hyperlink" Target="file:///E:\Users\Jorge\Desktop\Universidad\TFG\Versiones\NetExtractor\doc\Anexos_TFG_Jorge_Navarro.docx" TargetMode="External"/><Relationship Id="rId89" Type="http://schemas.openxmlformats.org/officeDocument/2006/relationships/hyperlink" Target="https://github.com/jng0020/NetExtractor/milestone/3?closed=1" TargetMode="External"/><Relationship Id="rId112" Type="http://schemas.openxmlformats.org/officeDocument/2006/relationships/image" Target="media/image19.png"/><Relationship Id="rId133" Type="http://schemas.openxmlformats.org/officeDocument/2006/relationships/image" Target="media/image40.PNG"/><Relationship Id="rId154" Type="http://schemas.openxmlformats.org/officeDocument/2006/relationships/image" Target="media/image53.PNG"/><Relationship Id="rId175" Type="http://schemas.openxmlformats.org/officeDocument/2006/relationships/image" Target="media/image65.PNG"/><Relationship Id="rId196" Type="http://schemas.openxmlformats.org/officeDocument/2006/relationships/theme" Target="theme/theme1.xml"/><Relationship Id="rId16" Type="http://schemas.openxmlformats.org/officeDocument/2006/relationships/hyperlink" Target="file:///E:\Users\Jorge\Desktop\Universidad\TFG\Versiones\NetExtractor\doc\Anexos_TFG_Jorge_Navarro.docx" TargetMode="External"/><Relationship Id="rId37" Type="http://schemas.openxmlformats.org/officeDocument/2006/relationships/hyperlink" Target="file:///E:\Users\Jorge\Desktop\Universidad\TFG\Versiones\NetExtractor\doc\Anexos_TFG_Jorge_Navarro.docx" TargetMode="External"/><Relationship Id="rId58" Type="http://schemas.openxmlformats.org/officeDocument/2006/relationships/hyperlink" Target="file:///E:\Users\Jorge\Desktop\Universidad\TFG\Versiones\NetExtractor\doc\Anexos_TFG_Jorge_Navarro.docx" TargetMode="External"/><Relationship Id="rId79" Type="http://schemas.openxmlformats.org/officeDocument/2006/relationships/hyperlink" Target="file:///E:\Users\Jorge\Desktop\Universidad\TFG\Versiones\NetExtractor\doc\Anexos_TFG_Jorge_Navarro.docx" TargetMode="External"/><Relationship Id="rId102" Type="http://schemas.openxmlformats.org/officeDocument/2006/relationships/hyperlink" Target="http://www.seg-social.es/wps/portal/wss/internet/Trabajadores/CotizacionRecaudacionTrabajadores/36537?changeLanguage=es" TargetMode="External"/><Relationship Id="rId123" Type="http://schemas.openxmlformats.org/officeDocument/2006/relationships/image" Target="media/image30.png"/><Relationship Id="rId144" Type="http://schemas.openxmlformats.org/officeDocument/2006/relationships/hyperlink" Target="http://127.0.0.1:5000/" TargetMode="External"/><Relationship Id="rId90" Type="http://schemas.openxmlformats.org/officeDocument/2006/relationships/hyperlink" Target="https://github.com/jng0020/NetExtractor/milestone/4?closed=1" TargetMode="External"/><Relationship Id="rId165" Type="http://schemas.openxmlformats.org/officeDocument/2006/relationships/image" Target="media/image57.png"/><Relationship Id="rId186" Type="http://schemas.openxmlformats.org/officeDocument/2006/relationships/hyperlink" Target="https://github.com/ulfaslak/network_styling_with_d3" TargetMode="External"/><Relationship Id="rId27" Type="http://schemas.openxmlformats.org/officeDocument/2006/relationships/hyperlink" Target="file:///E:\Users\Jorge\Desktop\Universidad\TFG\Versiones\NetExtractor\doc\Anexos_TFG_Jorge_Navarro.docx" TargetMode="External"/><Relationship Id="rId48" Type="http://schemas.openxmlformats.org/officeDocument/2006/relationships/hyperlink" Target="file:///E:\Users\Jorge\Desktop\Universidad\TFG\Versiones\NetExtractor\doc\Anexos_TFG_Jorge_Navarro.docx" TargetMode="External"/><Relationship Id="rId69" Type="http://schemas.openxmlformats.org/officeDocument/2006/relationships/hyperlink" Target="file:///E:\Users\Jorge\Desktop\Universidad\TFG\Versiones\NetExtractor\doc\Anexos_TFG_Jorge_Navarro.docx" TargetMode="External"/><Relationship Id="rId113" Type="http://schemas.openxmlformats.org/officeDocument/2006/relationships/image" Target="media/image20.png"/><Relationship Id="rId134" Type="http://schemas.openxmlformats.org/officeDocument/2006/relationships/image" Target="media/image41.PNG"/><Relationship Id="rId80" Type="http://schemas.openxmlformats.org/officeDocument/2006/relationships/hyperlink" Target="file:///E:\Users\Jorge\Desktop\Universidad\TFG\Versiones\NetExtractor\doc\Anexos_TFG_Jorge_Navarro.docx" TargetMode="External"/><Relationship Id="rId155" Type="http://schemas.openxmlformats.org/officeDocument/2006/relationships/hyperlink" Target="http://www.wikidot.com" TargetMode="External"/><Relationship Id="rId176" Type="http://schemas.openxmlformats.org/officeDocument/2006/relationships/image" Target="media/image66.PNG"/><Relationship Id="rId17" Type="http://schemas.openxmlformats.org/officeDocument/2006/relationships/hyperlink" Target="file:///E:\Users\Jorge\Desktop\Universidad\TFG\Versiones\NetExtractor\doc\Anexos_TFG_Jorge_Navarro.docx" TargetMode="External"/><Relationship Id="rId38" Type="http://schemas.openxmlformats.org/officeDocument/2006/relationships/hyperlink" Target="file:///E:\Users\Jorge\Desktop\Universidad\TFG\Versiones\NetExtractor\doc\Anexos_TFG_Jorge_Navarro.docx" TargetMode="External"/><Relationship Id="rId59" Type="http://schemas.openxmlformats.org/officeDocument/2006/relationships/hyperlink" Target="file:///E:\Users\Jorge\Desktop\Universidad\TFG\Versiones\NetExtractor\doc\Anexos_TFG_Jorge_Navarro.docx" TargetMode="External"/><Relationship Id="rId103" Type="http://schemas.openxmlformats.org/officeDocument/2006/relationships/image" Target="media/image13.PNG"/><Relationship Id="rId124" Type="http://schemas.openxmlformats.org/officeDocument/2006/relationships/image" Target="media/image31.png"/><Relationship Id="rId70" Type="http://schemas.openxmlformats.org/officeDocument/2006/relationships/hyperlink" Target="file:///E:\Users\Jorge\Desktop\Universidad\TFG\Versiones\NetExtractor\doc\Anexos_TFG_Jorge_Navarro.docx" TargetMode="External"/><Relationship Id="rId91" Type="http://schemas.openxmlformats.org/officeDocument/2006/relationships/image" Target="media/image7.PNG"/><Relationship Id="rId145" Type="http://schemas.openxmlformats.org/officeDocument/2006/relationships/hyperlink" Target="https://devcenter.heroku.com/start" TargetMode="External"/><Relationship Id="rId166" Type="http://schemas.openxmlformats.org/officeDocument/2006/relationships/image" Target="media/image58.PNG"/><Relationship Id="rId187" Type="http://schemas.openxmlformats.org/officeDocument/2006/relationships/image" Target="media/image76.png"/><Relationship Id="rId1" Type="http://schemas.openxmlformats.org/officeDocument/2006/relationships/customXml" Target="../customXml/item1.xml"/><Relationship Id="rId28" Type="http://schemas.openxmlformats.org/officeDocument/2006/relationships/hyperlink" Target="file:///E:\Users\Jorge\Desktop\Universidad\TFG\Versiones\NetExtractor\doc\Anexos_TFG_Jorge_Navarro.docx" TargetMode="External"/><Relationship Id="rId49" Type="http://schemas.openxmlformats.org/officeDocument/2006/relationships/hyperlink" Target="file:///E:\Users\Jorge\Desktop\Universidad\TFG\Versiones\NetExtractor\doc\Anexos_TFG_Jorge_Navarro.docx" TargetMode="External"/><Relationship Id="rId114" Type="http://schemas.openxmlformats.org/officeDocument/2006/relationships/image" Target="media/image21.png"/><Relationship Id="rId60" Type="http://schemas.openxmlformats.org/officeDocument/2006/relationships/hyperlink" Target="file:///E:\Users\Jorge\Desktop\Universidad\TFG\Versiones\NetExtractor\doc\Anexos_TFG_Jorge_Navarro.docx" TargetMode="External"/><Relationship Id="rId81" Type="http://schemas.openxmlformats.org/officeDocument/2006/relationships/hyperlink" Target="file:///E:\Users\Jorge\Desktop\Universidad\TFG\Versiones\NetExtractor\doc\Anexos_TFG_Jorge_Navarro.docx" TargetMode="External"/><Relationship Id="rId135" Type="http://schemas.openxmlformats.org/officeDocument/2006/relationships/image" Target="media/image42.PNG"/><Relationship Id="rId156" Type="http://schemas.openxmlformats.org/officeDocument/2006/relationships/hyperlink" Target="https://wikinetextractor.wikidot.com" TargetMode="External"/><Relationship Id="rId177" Type="http://schemas.openxmlformats.org/officeDocument/2006/relationships/image" Target="media/image67.PNG"/><Relationship Id="rId18" Type="http://schemas.openxmlformats.org/officeDocument/2006/relationships/hyperlink" Target="file:///E:\Users\Jorge\Desktop\Universidad\TFG\Versiones\NetExtractor\doc\Anexos_TFG_Jorge_Navarro.docx" TargetMode="External"/><Relationship Id="rId39" Type="http://schemas.openxmlformats.org/officeDocument/2006/relationships/hyperlink" Target="file:///E:\Users\Jorge\Desktop\Universidad\TFG\Versiones\NetExtractor\doc\Anexos_TFG_Jorge_Navarro.docx"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mailto:thomas.aynaud@lip6.fr" TargetMode="External"/><Relationship Id="rId1" Type="http://schemas.openxmlformats.org/officeDocument/2006/relationships/hyperlink" Target="http://abel.lis.illinois.edu/cgi-bin/ethnea/search.py?Fname=Bo&amp;Lname=Svens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062F7-89F0-4595-BCA0-3D0D6DB79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1</Pages>
  <Words>21660</Words>
  <Characters>119135</Characters>
  <Application>Microsoft Office Word</Application>
  <DocSecurity>0</DocSecurity>
  <Lines>992</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Navarro González</dc:creator>
  <cp:keywords/>
  <dc:description/>
  <cp:lastModifiedBy>Jorge Navarro González</cp:lastModifiedBy>
  <cp:revision>21</cp:revision>
  <cp:lastPrinted>2020-02-12T11:41:00Z</cp:lastPrinted>
  <dcterms:created xsi:type="dcterms:W3CDTF">2020-02-04T10:45:00Z</dcterms:created>
  <dcterms:modified xsi:type="dcterms:W3CDTF">2020-02-12T11:42:00Z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id="ZA8nnutr"/&gt;&lt;style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