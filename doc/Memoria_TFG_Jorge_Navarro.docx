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1" w:name="_Toc12638100" w:displacedByCustomXml="next"/>
    <w:sdt>
      <w:sdtPr>
        <w:rPr>
          <w:color w:val="4472C4" w:themeColor="accent1"/>
        </w:rPr>
        <w:id w:val="-1193993979"/>
        <w:docPartObj>
          <w:docPartGallery w:val="Cover Pages"/>
          <w:docPartUnique/>
        </w:docPartObj>
      </w:sdtPr>
      <w:sdtEndPr>
        <w:rPr>
          <w:color w:val="auto"/>
        </w:rPr>
      </w:sdtEndPr>
      <w:sdtContent>
        <w:p w14:paraId="499B4C32" w14:textId="77777777" w:rsidR="00DD16FE" w:rsidRPr="00DD16FE" w:rsidRDefault="00DD16FE" w:rsidP="00DD16FE">
          <w:pPr>
            <w:pStyle w:val="Sinespaciado"/>
            <w:jc w:val="center"/>
            <w:rPr>
              <w:rFonts w:eastAsia="Calibri" w:cs="LilyUPC"/>
              <w:sz w:val="40"/>
              <w:szCs w:val="40"/>
            </w:rPr>
          </w:pPr>
          <w:r w:rsidRPr="00DD16FE">
            <w:rPr>
              <w:rFonts w:eastAsia="Calibri" w:cs="Times New Roman"/>
              <w:noProof/>
              <w:sz w:val="24"/>
            </w:rPr>
            <w:drawing>
              <wp:anchor distT="0" distB="0" distL="114300" distR="114300" simplePos="0" relativeHeight="251686912" behindDoc="0" locked="0" layoutInCell="1" allowOverlap="1" wp14:anchorId="154BB76F" wp14:editId="14C8CEDB">
                <wp:simplePos x="2200275" y="876300"/>
                <wp:positionH relativeFrom="margin">
                  <wp:align>left</wp:align>
                </wp:positionH>
                <wp:positionV relativeFrom="margin">
                  <wp:align>top</wp:align>
                </wp:positionV>
                <wp:extent cx="646510" cy="1080000"/>
                <wp:effectExtent l="0" t="0" r="127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sidRPr="00DD16FE">
            <w:rPr>
              <w:rFonts w:eastAsia="Calibri" w:cs="LilyUPC"/>
              <w:sz w:val="40"/>
              <w:szCs w:val="40"/>
            </w:rPr>
            <w:t>UNIVERSIDAD DE BURGOS</w:t>
          </w:r>
        </w:p>
        <w:p w14:paraId="65C704DC" w14:textId="77777777" w:rsidR="00DD16FE" w:rsidRPr="00DD16FE" w:rsidRDefault="00DD16FE" w:rsidP="00DD16FE">
          <w:pPr>
            <w:spacing w:after="0" w:line="240" w:lineRule="auto"/>
            <w:ind w:firstLine="0"/>
            <w:jc w:val="center"/>
            <w:rPr>
              <w:rFonts w:eastAsia="Calibri" w:cs="LilyUPC"/>
              <w:smallCaps/>
              <w:sz w:val="40"/>
              <w:szCs w:val="40"/>
            </w:rPr>
          </w:pPr>
          <w:r w:rsidRPr="00DD16FE">
            <w:rPr>
              <w:rFonts w:eastAsia="Calibri" w:cs="LilyUPC"/>
              <w:smallCaps/>
              <w:sz w:val="40"/>
              <w:szCs w:val="40"/>
            </w:rPr>
            <w:t>Escuela Politécnica Superior</w:t>
          </w:r>
          <w:r w:rsidRPr="00DD16FE">
            <w:rPr>
              <w:rFonts w:eastAsia="Calibri" w:cs="Times New Roman"/>
              <w:smallCaps/>
              <w:noProof/>
              <w:sz w:val="24"/>
            </w:rPr>
            <w:drawing>
              <wp:anchor distT="0" distB="0" distL="114300" distR="114300" simplePos="0" relativeHeight="251687936" behindDoc="0" locked="0" layoutInCell="1" allowOverlap="1" wp14:anchorId="76B45D81" wp14:editId="007415AE">
                <wp:simplePos x="5562600" y="1171575"/>
                <wp:positionH relativeFrom="margin">
                  <wp:align>right</wp:align>
                </wp:positionH>
                <wp:positionV relativeFrom="margin">
                  <wp:align>top</wp:align>
                </wp:positionV>
                <wp:extent cx="832485" cy="1079500"/>
                <wp:effectExtent l="0" t="0" r="571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1F125EF0" w14:textId="77777777" w:rsidR="00DD16FE" w:rsidRPr="00DD16FE" w:rsidRDefault="00DD16FE" w:rsidP="00DD16FE">
          <w:pPr>
            <w:spacing w:after="0" w:line="240" w:lineRule="auto"/>
            <w:ind w:firstLine="0"/>
            <w:jc w:val="center"/>
            <w:rPr>
              <w:rFonts w:eastAsia="Calibri" w:cs="LilyUPC"/>
              <w:sz w:val="40"/>
              <w:szCs w:val="40"/>
            </w:rPr>
          </w:pPr>
          <w:r w:rsidRPr="00DD16FE">
            <w:rPr>
              <w:rFonts w:eastAsia="Calibri" w:cs="LilyUPC"/>
              <w:sz w:val="40"/>
              <w:szCs w:val="40"/>
            </w:rPr>
            <w:t>Gº en Ingeniería Informática</w:t>
          </w:r>
        </w:p>
        <w:p w14:paraId="1ED0F00F" w14:textId="77777777" w:rsidR="00DD16FE" w:rsidRPr="00DD16FE" w:rsidRDefault="00DD16FE" w:rsidP="00DD16FE">
          <w:pPr>
            <w:spacing w:after="0" w:line="240" w:lineRule="auto"/>
            <w:ind w:firstLine="0"/>
            <w:jc w:val="left"/>
            <w:rPr>
              <w:rFonts w:eastAsia="Calibri" w:cs="Times New Roman"/>
              <w:sz w:val="24"/>
            </w:rPr>
          </w:pPr>
        </w:p>
        <w:p w14:paraId="5096453E" w14:textId="77777777" w:rsidR="00DD16FE" w:rsidRPr="00DD16FE" w:rsidRDefault="00DD16FE" w:rsidP="00DD16FE">
          <w:pPr>
            <w:spacing w:after="0" w:line="240" w:lineRule="auto"/>
            <w:ind w:firstLine="0"/>
            <w:jc w:val="left"/>
            <w:rPr>
              <w:rFonts w:eastAsia="Calibri" w:cs="Times New Roman"/>
              <w:sz w:val="24"/>
            </w:rPr>
          </w:pPr>
        </w:p>
        <w:p w14:paraId="2FEB348A" w14:textId="77777777" w:rsidR="00DD16FE" w:rsidRPr="00DD16FE" w:rsidRDefault="00DD16FE" w:rsidP="00DD16FE">
          <w:pPr>
            <w:spacing w:after="0" w:line="240" w:lineRule="auto"/>
            <w:ind w:firstLine="0"/>
            <w:jc w:val="left"/>
            <w:rPr>
              <w:rFonts w:eastAsia="Calibri" w:cs="Times New Roman"/>
              <w:sz w:val="24"/>
            </w:rPr>
          </w:pPr>
        </w:p>
        <w:p w14:paraId="6D4B63E1" w14:textId="77777777" w:rsidR="00DD16FE" w:rsidRPr="00DD16FE" w:rsidRDefault="00DD16FE" w:rsidP="00DD16FE">
          <w:pPr>
            <w:spacing w:after="0" w:line="240" w:lineRule="auto"/>
            <w:ind w:firstLine="0"/>
            <w:jc w:val="left"/>
            <w:rPr>
              <w:rFonts w:eastAsia="Calibri" w:cs="Times New Roman"/>
              <w:sz w:val="24"/>
            </w:rPr>
          </w:pPr>
        </w:p>
        <w:p w14:paraId="00438F1A" w14:textId="77777777" w:rsidR="00DD16FE" w:rsidRPr="00DD16FE" w:rsidRDefault="00DD16FE" w:rsidP="00DD16FE">
          <w:pPr>
            <w:spacing w:after="0" w:line="240" w:lineRule="auto"/>
            <w:ind w:firstLine="0"/>
            <w:jc w:val="left"/>
            <w:rPr>
              <w:rFonts w:eastAsia="Calibri" w:cs="Times New Roman"/>
              <w:sz w:val="24"/>
            </w:rPr>
          </w:pPr>
        </w:p>
        <w:p w14:paraId="3AD57C56" w14:textId="77777777" w:rsidR="00DD16FE" w:rsidRPr="00DD16FE" w:rsidRDefault="00DD16FE" w:rsidP="00DD16FE">
          <w:pPr>
            <w:spacing w:after="0" w:line="240" w:lineRule="auto"/>
            <w:ind w:firstLine="0"/>
            <w:jc w:val="left"/>
            <w:rPr>
              <w:rFonts w:eastAsia="Calibri" w:cs="Times New Roman"/>
              <w:sz w:val="24"/>
            </w:rPr>
          </w:pPr>
        </w:p>
        <w:p w14:paraId="2B0FC94F" w14:textId="77777777" w:rsidR="00DD16FE" w:rsidRPr="00DD16FE" w:rsidRDefault="00DD16FE" w:rsidP="00DD16FE">
          <w:pPr>
            <w:spacing w:after="0" w:line="240" w:lineRule="auto"/>
            <w:ind w:firstLine="0"/>
            <w:jc w:val="left"/>
            <w:rPr>
              <w:rFonts w:eastAsia="Calibri" w:cs="Times New Roman"/>
              <w:sz w:val="24"/>
            </w:rPr>
          </w:pPr>
        </w:p>
        <w:p w14:paraId="17AAAA4D" w14:textId="77777777" w:rsidR="00DD16FE" w:rsidRPr="00DD16FE" w:rsidRDefault="00DD16FE" w:rsidP="00DD16FE">
          <w:pPr>
            <w:spacing w:after="0" w:line="240" w:lineRule="auto"/>
            <w:ind w:firstLine="0"/>
            <w:jc w:val="left"/>
            <w:rPr>
              <w:rFonts w:eastAsia="Calibri" w:cs="Times New Roman"/>
              <w:sz w:val="24"/>
            </w:rPr>
          </w:pPr>
        </w:p>
        <w:p w14:paraId="09541435" w14:textId="77777777" w:rsidR="00DD16FE" w:rsidRPr="00DD16FE" w:rsidRDefault="00DD16FE" w:rsidP="00DD16FE">
          <w:pPr>
            <w:spacing w:after="0" w:line="240" w:lineRule="auto"/>
            <w:ind w:firstLine="0"/>
            <w:jc w:val="left"/>
            <w:rPr>
              <w:rFonts w:eastAsia="Calibri" w:cs="Times New Roman"/>
              <w:sz w:val="24"/>
            </w:rPr>
          </w:pPr>
        </w:p>
        <w:p w14:paraId="7997EC9F" w14:textId="77777777" w:rsidR="00DD16FE" w:rsidRPr="00DD16FE" w:rsidRDefault="00DD16FE" w:rsidP="00DD16FE">
          <w:pPr>
            <w:spacing w:after="0" w:line="240" w:lineRule="auto"/>
            <w:ind w:firstLine="0"/>
            <w:jc w:val="left"/>
            <w:rPr>
              <w:rFonts w:eastAsia="Calibri" w:cs="Times New Roman"/>
              <w:sz w:val="24"/>
            </w:rPr>
          </w:pPr>
        </w:p>
        <w:p w14:paraId="545D98E1" w14:textId="77777777" w:rsidR="00DD16FE" w:rsidRPr="00DD16FE" w:rsidRDefault="00DD16FE" w:rsidP="00DD16FE">
          <w:pPr>
            <w:spacing w:after="0" w:line="240" w:lineRule="auto"/>
            <w:ind w:firstLine="0"/>
            <w:jc w:val="left"/>
            <w:rPr>
              <w:rFonts w:eastAsia="Calibri" w:cs="Times New Roman"/>
              <w:sz w:val="24"/>
            </w:rPr>
          </w:pPr>
        </w:p>
        <w:p w14:paraId="25BED92A" w14:textId="77777777" w:rsidR="00DD16FE" w:rsidRPr="00DD16FE" w:rsidRDefault="00DD16FE" w:rsidP="00DD16FE">
          <w:pPr>
            <w:spacing w:after="0" w:line="240" w:lineRule="auto"/>
            <w:ind w:firstLine="0"/>
            <w:jc w:val="left"/>
            <w:rPr>
              <w:rFonts w:eastAsia="Calibri" w:cs="Times New Roman"/>
              <w:sz w:val="24"/>
            </w:rPr>
          </w:pPr>
        </w:p>
        <w:p w14:paraId="259DE98A" w14:textId="77777777" w:rsidR="00DD16FE" w:rsidRPr="00DD16FE" w:rsidRDefault="00DD16FE" w:rsidP="00DD16FE">
          <w:pPr>
            <w:spacing w:after="0" w:line="240" w:lineRule="auto"/>
            <w:ind w:firstLine="0"/>
            <w:jc w:val="left"/>
            <w:rPr>
              <w:rFonts w:eastAsia="Calibri" w:cs="Times New Roman"/>
              <w:sz w:val="24"/>
            </w:rPr>
          </w:pPr>
        </w:p>
        <w:p w14:paraId="36151F56" w14:textId="77777777" w:rsidR="00DD16FE" w:rsidRPr="00DD16FE" w:rsidRDefault="00DD16FE" w:rsidP="00DD16FE">
          <w:pPr>
            <w:spacing w:after="0" w:line="240" w:lineRule="auto"/>
            <w:ind w:firstLine="0"/>
            <w:jc w:val="left"/>
            <w:rPr>
              <w:rFonts w:eastAsia="Calibri" w:cs="Times New Roman"/>
              <w:sz w:val="24"/>
            </w:rPr>
          </w:pPr>
        </w:p>
        <w:p w14:paraId="635FF5AA" w14:textId="77777777" w:rsidR="00DD16FE" w:rsidRPr="00DD16FE" w:rsidRDefault="00DD16FE" w:rsidP="00DD16FE">
          <w:pPr>
            <w:spacing w:after="0" w:line="240" w:lineRule="auto"/>
            <w:ind w:firstLine="0"/>
            <w:jc w:val="left"/>
            <w:rPr>
              <w:rFonts w:eastAsia="Calibri" w:cs="Times New Roman"/>
              <w:sz w:val="24"/>
            </w:rPr>
          </w:pPr>
          <w:r w:rsidRPr="00DD16FE">
            <w:rPr>
              <w:rFonts w:eastAsia="Calibri" w:cs="Times New Roman"/>
              <w:noProof/>
              <w:sz w:val="24"/>
            </w:rPr>
            <mc:AlternateContent>
              <mc:Choice Requires="wps">
                <w:drawing>
                  <wp:anchor distT="0" distB="0" distL="114300" distR="114300" simplePos="0" relativeHeight="251685888" behindDoc="1" locked="0" layoutInCell="1" allowOverlap="1" wp14:anchorId="00705269" wp14:editId="70164156">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5D3BE1" id="Rectángulo 40" o:spid="_x0000_s1026" style="position:absolute;margin-left:5.85pt;margin-top:11.65pt;width:293.25pt;height:148.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" fillcolor="#dae3f3" strokecolor="#d6dce5" strokeweight="1pt"/>
                </w:pict>
              </mc:Fallback>
            </mc:AlternateContent>
          </w:r>
        </w:p>
        <w:p w14:paraId="73606946" w14:textId="77777777" w:rsidR="00DD16FE" w:rsidRPr="00DD16FE" w:rsidRDefault="00DD16FE" w:rsidP="00DD16FE">
          <w:pPr>
            <w:spacing w:after="0" w:line="240" w:lineRule="auto"/>
            <w:ind w:firstLine="0"/>
            <w:jc w:val="left"/>
            <w:rPr>
              <w:rFonts w:eastAsia="Calibri" w:cs="Times New Roman"/>
              <w:sz w:val="24"/>
            </w:rPr>
          </w:pPr>
        </w:p>
        <w:p w14:paraId="54B39F8F" w14:textId="77777777" w:rsidR="00DD16FE" w:rsidRPr="00DD16FE" w:rsidRDefault="00DD16FE" w:rsidP="00DD16FE">
          <w:pPr>
            <w:spacing w:after="0" w:line="240" w:lineRule="auto"/>
            <w:ind w:firstLine="0"/>
            <w:jc w:val="left"/>
            <w:rPr>
              <w:rFonts w:eastAsia="Calibri" w:cs="Times New Roman"/>
              <w:sz w:val="24"/>
            </w:rPr>
          </w:pPr>
          <w:r w:rsidRPr="00DD16FE">
            <w:rPr>
              <w:rFonts w:eastAsia="Calibri" w:cs="Times New Roman"/>
              <w:b/>
              <w:noProof/>
              <w:sz w:val="32"/>
              <w:szCs w:val="32"/>
            </w:rPr>
            <w:drawing>
              <wp:anchor distT="0" distB="0" distL="114300" distR="114300" simplePos="0" relativeHeight="251688960" behindDoc="0" locked="0" layoutInCell="1" allowOverlap="1" wp14:anchorId="20D5789D" wp14:editId="3880EDA3">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09FD17FB" w14:textId="77777777" w:rsidR="00DD16FE" w:rsidRPr="00DD16FE" w:rsidRDefault="00DD16FE" w:rsidP="00DD16FE">
          <w:pPr>
            <w:spacing w:after="0" w:line="240" w:lineRule="auto"/>
            <w:ind w:firstLine="0"/>
            <w:jc w:val="left"/>
            <w:rPr>
              <w:rFonts w:eastAsia="Calibri" w:cs="Times New Roman"/>
              <w:sz w:val="24"/>
            </w:rPr>
          </w:pPr>
        </w:p>
        <w:p w14:paraId="4D8DA24B" w14:textId="77777777" w:rsidR="00DD16FE" w:rsidRPr="00DD16FE" w:rsidRDefault="00DD16FE" w:rsidP="00DD16FE">
          <w:pPr>
            <w:spacing w:after="0" w:line="240" w:lineRule="auto"/>
            <w:ind w:left="708" w:firstLine="0"/>
            <w:jc w:val="left"/>
            <w:rPr>
              <w:rFonts w:eastAsia="Calibri" w:cs="Times New Roman"/>
              <w:b/>
              <w:sz w:val="32"/>
              <w:szCs w:val="32"/>
            </w:rPr>
          </w:pPr>
          <w:r w:rsidRPr="00DD16FE">
            <w:rPr>
              <w:rFonts w:eastAsia="Calibri" w:cs="Times New Roman"/>
              <w:b/>
              <w:sz w:val="32"/>
              <w:szCs w:val="32"/>
            </w:rPr>
            <w:t xml:space="preserve">   TFG Ingeniería Informática:</w:t>
          </w:r>
          <w:r w:rsidRPr="00DD16FE">
            <w:rPr>
              <w:rFonts w:eastAsia="Calibri" w:cs="Times New Roman"/>
              <w:b/>
              <w:noProof/>
              <w:sz w:val="32"/>
              <w:szCs w:val="32"/>
            </w:rPr>
            <w:t xml:space="preserve"> </w:t>
          </w:r>
        </w:p>
        <w:p w14:paraId="4D97F43B" w14:textId="77777777" w:rsidR="00DD16FE" w:rsidRPr="00DD16FE" w:rsidRDefault="00DD16FE" w:rsidP="00DD16FE">
          <w:pPr>
            <w:spacing w:after="0" w:line="240" w:lineRule="auto"/>
            <w:ind w:firstLine="0"/>
            <w:jc w:val="left"/>
            <w:rPr>
              <w:rFonts w:eastAsia="Calibri" w:cs="Times New Roman"/>
              <w:b/>
              <w:sz w:val="32"/>
              <w:szCs w:val="32"/>
            </w:rPr>
          </w:pPr>
        </w:p>
        <w:p w14:paraId="5981653B" w14:textId="77777777" w:rsidR="00DD16FE" w:rsidRPr="00DD16FE" w:rsidRDefault="00DD16FE" w:rsidP="00DD16FE">
          <w:pPr>
            <w:spacing w:after="0" w:line="240" w:lineRule="auto"/>
            <w:ind w:firstLine="708"/>
            <w:jc w:val="left"/>
            <w:rPr>
              <w:rFonts w:eastAsia="Calibri" w:cs="Times New Roman"/>
              <w:b/>
              <w:sz w:val="32"/>
              <w:szCs w:val="32"/>
            </w:rPr>
          </w:pPr>
          <w:r w:rsidRPr="00DD16FE">
            <w:rPr>
              <w:rFonts w:eastAsia="Calibri" w:cs="Times New Roman"/>
              <w:b/>
              <w:sz w:val="32"/>
              <w:szCs w:val="32"/>
            </w:rPr>
            <w:t xml:space="preserve">   NetExtractor</w:t>
          </w:r>
        </w:p>
        <w:p w14:paraId="5415748E" w14:textId="77777777" w:rsidR="00DD16FE" w:rsidRPr="00DD16FE" w:rsidRDefault="00DD16FE" w:rsidP="00DD16FE">
          <w:pPr>
            <w:spacing w:after="0" w:line="240" w:lineRule="auto"/>
            <w:ind w:firstLine="0"/>
            <w:jc w:val="left"/>
            <w:rPr>
              <w:rFonts w:eastAsia="Calibri" w:cs="Times New Roman"/>
              <w:sz w:val="24"/>
            </w:rPr>
          </w:pPr>
        </w:p>
        <w:p w14:paraId="5625498C" w14:textId="77777777" w:rsidR="00DD16FE" w:rsidRPr="00DD16FE" w:rsidRDefault="00DD16FE" w:rsidP="00DD16FE">
          <w:pPr>
            <w:spacing w:after="0" w:line="240" w:lineRule="auto"/>
            <w:ind w:firstLine="0"/>
            <w:jc w:val="left"/>
            <w:rPr>
              <w:rFonts w:eastAsia="Calibri" w:cs="Times New Roman"/>
              <w:sz w:val="24"/>
            </w:rPr>
          </w:pPr>
        </w:p>
        <w:p w14:paraId="6F835127" w14:textId="77777777" w:rsidR="00DD16FE" w:rsidRPr="00DD16FE" w:rsidRDefault="00DD16FE" w:rsidP="00DD16FE">
          <w:pPr>
            <w:spacing w:after="0" w:line="240" w:lineRule="auto"/>
            <w:ind w:firstLine="0"/>
            <w:jc w:val="left"/>
            <w:rPr>
              <w:rFonts w:eastAsia="Calibri" w:cs="Times New Roman"/>
              <w:sz w:val="24"/>
            </w:rPr>
          </w:pPr>
        </w:p>
        <w:p w14:paraId="1BCD4872" w14:textId="77777777" w:rsidR="00DD16FE" w:rsidRPr="00DD16FE" w:rsidRDefault="00DD16FE" w:rsidP="00DD16FE">
          <w:pPr>
            <w:spacing w:after="0" w:line="240" w:lineRule="auto"/>
            <w:ind w:firstLine="0"/>
            <w:jc w:val="left"/>
            <w:rPr>
              <w:rFonts w:eastAsia="Calibri" w:cs="Times New Roman"/>
              <w:sz w:val="24"/>
            </w:rPr>
          </w:pPr>
        </w:p>
        <w:p w14:paraId="2D60F9E2" w14:textId="77777777" w:rsidR="00DD16FE" w:rsidRPr="00DD16FE" w:rsidRDefault="00DD16FE" w:rsidP="00DD16FE">
          <w:pPr>
            <w:spacing w:after="0" w:line="240" w:lineRule="auto"/>
            <w:ind w:firstLine="0"/>
            <w:jc w:val="left"/>
            <w:rPr>
              <w:rFonts w:eastAsia="Calibri" w:cs="Times New Roman"/>
              <w:sz w:val="24"/>
            </w:rPr>
          </w:pPr>
        </w:p>
        <w:p w14:paraId="7C5F1CFA" w14:textId="77777777" w:rsidR="00DD16FE" w:rsidRPr="00DD16FE" w:rsidRDefault="00DD16FE" w:rsidP="00DD16FE">
          <w:pPr>
            <w:spacing w:after="0" w:line="240" w:lineRule="auto"/>
            <w:ind w:firstLine="0"/>
            <w:jc w:val="left"/>
            <w:rPr>
              <w:rFonts w:eastAsia="Calibri" w:cs="Times New Roman"/>
              <w:sz w:val="24"/>
            </w:rPr>
          </w:pPr>
        </w:p>
        <w:p w14:paraId="67E7A6C4" w14:textId="77777777" w:rsidR="00DD16FE" w:rsidRPr="00DD16FE" w:rsidRDefault="00DD16FE" w:rsidP="00DD16FE">
          <w:pPr>
            <w:spacing w:after="0" w:line="240" w:lineRule="auto"/>
            <w:ind w:firstLine="0"/>
            <w:jc w:val="left"/>
            <w:rPr>
              <w:rFonts w:eastAsia="Calibri" w:cs="Times New Roman"/>
              <w:sz w:val="24"/>
            </w:rPr>
          </w:pPr>
        </w:p>
        <w:p w14:paraId="3CF5A876" w14:textId="77777777" w:rsidR="00DD16FE" w:rsidRPr="00DD16FE" w:rsidRDefault="00DD16FE" w:rsidP="00DD16FE">
          <w:pPr>
            <w:spacing w:after="0" w:line="240" w:lineRule="auto"/>
            <w:ind w:firstLine="0"/>
            <w:jc w:val="left"/>
            <w:rPr>
              <w:rFonts w:eastAsia="Calibri" w:cs="Times New Roman"/>
              <w:sz w:val="24"/>
            </w:rPr>
          </w:pPr>
        </w:p>
        <w:p w14:paraId="374C88FD" w14:textId="77777777" w:rsidR="00DD16FE" w:rsidRPr="00DD16FE" w:rsidRDefault="00DD16FE" w:rsidP="00DD16FE">
          <w:pPr>
            <w:spacing w:after="0" w:line="240" w:lineRule="auto"/>
            <w:ind w:firstLine="0"/>
            <w:jc w:val="left"/>
            <w:rPr>
              <w:rFonts w:eastAsia="Calibri" w:cs="Times New Roman"/>
              <w:sz w:val="24"/>
            </w:rPr>
          </w:pPr>
        </w:p>
        <w:p w14:paraId="0E302EC0" w14:textId="77777777" w:rsidR="00DD16FE" w:rsidRPr="00DD16FE" w:rsidRDefault="00DD16FE" w:rsidP="00DD16FE">
          <w:pPr>
            <w:spacing w:after="0" w:line="240" w:lineRule="auto"/>
            <w:ind w:firstLine="0"/>
            <w:jc w:val="left"/>
            <w:rPr>
              <w:rFonts w:eastAsia="Calibri" w:cs="Times New Roman"/>
              <w:sz w:val="24"/>
            </w:rPr>
          </w:pPr>
        </w:p>
        <w:p w14:paraId="697E313F" w14:textId="77777777" w:rsidR="00DD16FE" w:rsidRPr="00DD16FE" w:rsidRDefault="00DD16FE" w:rsidP="00DD16FE">
          <w:pPr>
            <w:spacing w:after="0" w:line="240" w:lineRule="auto"/>
            <w:ind w:firstLine="0"/>
            <w:jc w:val="left"/>
            <w:rPr>
              <w:rFonts w:eastAsia="Calibri" w:cs="Times New Roman"/>
              <w:sz w:val="24"/>
            </w:rPr>
          </w:pPr>
        </w:p>
        <w:p w14:paraId="29343241" w14:textId="77777777" w:rsidR="00DD16FE" w:rsidRPr="00DD16FE" w:rsidRDefault="00DD16FE" w:rsidP="00DD16FE">
          <w:pPr>
            <w:spacing w:after="0" w:line="240" w:lineRule="auto"/>
            <w:ind w:firstLine="0"/>
            <w:jc w:val="left"/>
            <w:rPr>
              <w:rFonts w:eastAsia="Calibri" w:cs="Times New Roman"/>
              <w:sz w:val="24"/>
            </w:rPr>
          </w:pPr>
        </w:p>
        <w:p w14:paraId="52789E76" w14:textId="77777777" w:rsidR="00DD16FE" w:rsidRPr="00DD16FE" w:rsidRDefault="00DD16FE" w:rsidP="00DD16FE">
          <w:pPr>
            <w:spacing w:after="0" w:line="240" w:lineRule="auto"/>
            <w:ind w:firstLine="0"/>
            <w:jc w:val="left"/>
            <w:rPr>
              <w:rFonts w:eastAsia="Calibri" w:cs="Times New Roman"/>
              <w:sz w:val="24"/>
            </w:rPr>
          </w:pPr>
        </w:p>
        <w:p w14:paraId="7863ED34" w14:textId="77777777" w:rsidR="00DD16FE" w:rsidRPr="00DD16FE" w:rsidRDefault="00DD16FE" w:rsidP="00DD16FE">
          <w:pPr>
            <w:spacing w:after="0" w:line="240" w:lineRule="auto"/>
            <w:ind w:firstLine="0"/>
            <w:jc w:val="left"/>
            <w:rPr>
              <w:rFonts w:eastAsia="Calibri" w:cs="Times New Roman"/>
              <w:sz w:val="24"/>
            </w:rPr>
          </w:pPr>
        </w:p>
        <w:p w14:paraId="2C8FEA04"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Presentado por Jorge Navarro González</w:t>
          </w:r>
        </w:p>
        <w:p w14:paraId="28115453"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en Burgos el 1</w:t>
          </w:r>
          <w:r w:rsidR="004F79C5">
            <w:rPr>
              <w:rFonts w:eastAsia="Calibri" w:cs="Times New Roman"/>
              <w:sz w:val="36"/>
              <w:szCs w:val="36"/>
            </w:rPr>
            <w:t>3</w:t>
          </w:r>
          <w:r w:rsidRPr="00DD16FE">
            <w:rPr>
              <w:rFonts w:eastAsia="Calibri" w:cs="Times New Roman"/>
              <w:sz w:val="36"/>
              <w:szCs w:val="36"/>
            </w:rPr>
            <w:t xml:space="preserve"> </w:t>
          </w:r>
          <w:r w:rsidR="004F79C5">
            <w:rPr>
              <w:rFonts w:eastAsia="Calibri" w:cs="Times New Roman"/>
              <w:sz w:val="36"/>
              <w:szCs w:val="36"/>
            </w:rPr>
            <w:t>febrero</w:t>
          </w:r>
          <w:r w:rsidRPr="00DD16FE">
            <w:rPr>
              <w:rFonts w:eastAsia="Calibri" w:cs="Times New Roman"/>
              <w:sz w:val="36"/>
              <w:szCs w:val="36"/>
            </w:rPr>
            <w:t xml:space="preserve"> de 20</w:t>
          </w:r>
          <w:r w:rsidR="004F79C5">
            <w:rPr>
              <w:rFonts w:eastAsia="Calibri" w:cs="Times New Roman"/>
              <w:sz w:val="36"/>
              <w:szCs w:val="36"/>
            </w:rPr>
            <w:t>20</w:t>
          </w:r>
        </w:p>
        <w:p w14:paraId="3BDCC8D2"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Tutores D. José Manuel Galán Ordax</w:t>
          </w:r>
        </w:p>
        <w:p w14:paraId="201103DF"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y Dña. Virginia Ahedo Garcí</w:t>
          </w:r>
          <w:r>
            <w:rPr>
              <w:rFonts w:eastAsia="Calibri" w:cs="Times New Roman"/>
              <w:sz w:val="36"/>
              <w:szCs w:val="36"/>
            </w:rPr>
            <w:t>a</w:t>
          </w:r>
        </w:p>
        <w:p w14:paraId="47CE44D9" w14:textId="77777777" w:rsidR="00606A24" w:rsidRPr="00606A24" w:rsidRDefault="00606A24" w:rsidP="00DD16FE">
          <w:pPr>
            <w:ind w:firstLine="0"/>
            <w:jc w:val="left"/>
            <w:rPr>
              <w:color w:val="4472C4" w:themeColor="accent1"/>
            </w:rPr>
            <w:sectPr w:rsidR="00606A24" w:rsidRPr="00606A24" w:rsidSect="00606A24">
              <w:headerReference w:type="default" r:id="rId11"/>
              <w:pgSz w:w="11906" w:h="16838"/>
              <w:pgMar w:top="1417" w:right="1701" w:bottom="1417" w:left="1701" w:header="708" w:footer="708" w:gutter="0"/>
              <w:pgNumType w:start="0"/>
              <w:cols w:space="708"/>
              <w:titlePg/>
              <w:docGrid w:linePitch="360"/>
            </w:sectPr>
          </w:pPr>
        </w:p>
        <w:p w14:paraId="4F341392" w14:textId="4A36965B" w:rsidR="00606A24" w:rsidRDefault="00C10F94" w:rsidP="00606A24">
          <w:pPr>
            <w:ind w:firstLine="0"/>
            <w:jc w:val="left"/>
          </w:pPr>
        </w:p>
      </w:sdtContent>
    </w:sdt>
    <w:p w14:paraId="1BDFA09B"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D. José Manuel Galán Ordax</w:t>
      </w:r>
      <w:r>
        <w:rPr>
          <w:sz w:val="28"/>
          <w:bdr w:val="none" w:sz="0" w:space="0" w:color="auto" w:frame="1"/>
          <w:shd w:val="clear" w:color="auto" w:fill="FFFFFF"/>
          <w:lang w:eastAsia="es-ES"/>
        </w:rPr>
        <w:t xml:space="preserve"> y Dña. Virginia Ahedo García</w:t>
      </w:r>
      <w:r w:rsidRPr="00D22B30">
        <w:rPr>
          <w:sz w:val="28"/>
          <w:bdr w:val="none" w:sz="0" w:space="0" w:color="auto" w:frame="1"/>
          <w:shd w:val="clear" w:color="auto" w:fill="FFFFFF"/>
          <w:lang w:eastAsia="es-ES"/>
        </w:rPr>
        <w:t>, profesor</w:t>
      </w:r>
      <w:r>
        <w:rPr>
          <w:sz w:val="28"/>
          <w:bdr w:val="none" w:sz="0" w:space="0" w:color="auto" w:frame="1"/>
          <w:shd w:val="clear" w:color="auto" w:fill="FFFFFF"/>
          <w:lang w:eastAsia="es-ES"/>
        </w:rPr>
        <w:t>es</w:t>
      </w:r>
      <w:r w:rsidRPr="00D22B30">
        <w:rPr>
          <w:sz w:val="28"/>
          <w:bdr w:val="none" w:sz="0" w:space="0" w:color="auto" w:frame="1"/>
          <w:shd w:val="clear" w:color="auto" w:fill="FFFFFF"/>
          <w:lang w:eastAsia="es-ES"/>
        </w:rPr>
        <w:t xml:space="preserve"> del departamento </w:t>
      </w:r>
      <w:r>
        <w:rPr>
          <w:sz w:val="28"/>
          <w:bdr w:val="none" w:sz="0" w:space="0" w:color="auto" w:frame="1"/>
          <w:shd w:val="clear" w:color="auto" w:fill="FFFFFF"/>
          <w:lang w:eastAsia="es-ES"/>
        </w:rPr>
        <w:t xml:space="preserve">Ingeniería Civil, </w:t>
      </w:r>
      <w:r w:rsidRPr="00D22B30">
        <w:rPr>
          <w:sz w:val="28"/>
          <w:bdr w:val="none" w:sz="0" w:space="0" w:color="auto" w:frame="1"/>
          <w:shd w:val="clear" w:color="auto" w:fill="FFFFFF"/>
          <w:lang w:eastAsia="es-ES"/>
        </w:rPr>
        <w:t>área de</w:t>
      </w:r>
      <w:r>
        <w:rPr>
          <w:sz w:val="28"/>
          <w:bdr w:val="none" w:sz="0" w:space="0" w:color="auto" w:frame="1"/>
          <w:shd w:val="clear" w:color="auto" w:fill="FFFFFF"/>
          <w:lang w:eastAsia="es-ES"/>
        </w:rPr>
        <w:t xml:space="preserve"> Organización de Empresas</w:t>
      </w:r>
    </w:p>
    <w:p w14:paraId="6D21289B" w14:textId="77777777" w:rsidR="00606A24" w:rsidRPr="00D22B30" w:rsidRDefault="00606A24" w:rsidP="00606A24">
      <w:pPr>
        <w:rPr>
          <w:sz w:val="28"/>
          <w:szCs w:val="24"/>
          <w:bdr w:val="none" w:sz="0" w:space="0" w:color="auto" w:frame="1"/>
          <w:shd w:val="clear" w:color="auto" w:fill="FFFFFF"/>
          <w:lang w:eastAsia="es-ES"/>
        </w:rPr>
      </w:pPr>
    </w:p>
    <w:p w14:paraId="2C1FBB65"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Expone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w:t>
      </w:r>
    </w:p>
    <w:p w14:paraId="5864D98C" w14:textId="77777777" w:rsidR="00606A24" w:rsidRPr="00D22B30" w:rsidRDefault="00606A24" w:rsidP="00606A24">
      <w:pPr>
        <w:rPr>
          <w:sz w:val="28"/>
          <w:szCs w:val="24"/>
          <w:bdr w:val="none" w:sz="0" w:space="0" w:color="auto" w:frame="1"/>
          <w:shd w:val="clear" w:color="auto" w:fill="FFFFFF"/>
          <w:lang w:eastAsia="es-ES"/>
        </w:rPr>
      </w:pPr>
    </w:p>
    <w:p w14:paraId="2FFAB11E"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Que el alumno D.</w:t>
      </w:r>
      <w:r>
        <w:rPr>
          <w:sz w:val="28"/>
          <w:bdr w:val="none" w:sz="0" w:space="0" w:color="auto" w:frame="1"/>
          <w:shd w:val="clear" w:color="auto" w:fill="FFFFFF"/>
          <w:lang w:eastAsia="es-ES"/>
        </w:rPr>
        <w:t xml:space="preserve"> Jorge Navarro González</w:t>
      </w:r>
      <w:r w:rsidRPr="00D22B30">
        <w:rPr>
          <w:sz w:val="28"/>
          <w:bdr w:val="none" w:sz="0" w:space="0" w:color="auto" w:frame="1"/>
          <w:shd w:val="clear" w:color="auto" w:fill="FFFFFF"/>
          <w:lang w:eastAsia="es-ES"/>
        </w:rPr>
        <w:t xml:space="preserve">, con DNI </w:t>
      </w:r>
      <w:r>
        <w:rPr>
          <w:sz w:val="28"/>
          <w:bdr w:val="none" w:sz="0" w:space="0" w:color="auto" w:frame="1"/>
          <w:shd w:val="clear" w:color="auto" w:fill="FFFFFF"/>
          <w:lang w:eastAsia="es-ES"/>
        </w:rPr>
        <w:t>13173430L</w:t>
      </w:r>
      <w:r w:rsidRPr="00D22B30">
        <w:rPr>
          <w:sz w:val="28"/>
          <w:bdr w:val="none" w:sz="0" w:space="0" w:color="auto" w:frame="1"/>
          <w:shd w:val="clear" w:color="auto" w:fill="FFFFFF"/>
          <w:lang w:eastAsia="es-ES"/>
        </w:rPr>
        <w:t xml:space="preserve">, ha realizado el TFG </w:t>
      </w:r>
      <w:r w:rsidR="008801B3">
        <w:rPr>
          <w:sz w:val="28"/>
          <w:bdr w:val="none" w:sz="0" w:space="0" w:color="auto" w:frame="1"/>
          <w:shd w:val="clear" w:color="auto" w:fill="FFFFFF"/>
          <w:lang w:eastAsia="es-ES"/>
        </w:rPr>
        <w:t xml:space="preserve">en </w:t>
      </w:r>
      <w:r w:rsidRPr="00D22B30">
        <w:rPr>
          <w:sz w:val="28"/>
          <w:bdr w:val="none" w:sz="0" w:space="0" w:color="auto" w:frame="1"/>
          <w:shd w:val="clear" w:color="auto" w:fill="FFFFFF"/>
          <w:lang w:eastAsia="es-ES"/>
        </w:rPr>
        <w:t>Ingeniería Informática titulado:</w:t>
      </w:r>
      <w:r>
        <w:rPr>
          <w:sz w:val="28"/>
          <w:bdr w:val="none" w:sz="0" w:space="0" w:color="auto" w:frame="1"/>
          <w:shd w:val="clear" w:color="auto" w:fill="FFFFFF"/>
          <w:lang w:eastAsia="es-ES"/>
        </w:rPr>
        <w:t xml:space="preserve"> </w:t>
      </w:r>
      <w:r w:rsidRPr="00F448BC">
        <w:rPr>
          <w:i/>
          <w:iCs/>
          <w:sz w:val="28"/>
          <w:bdr w:val="none" w:sz="0" w:space="0" w:color="auto" w:frame="1"/>
          <w:shd w:val="clear" w:color="auto" w:fill="FFFFFF"/>
          <w:lang w:eastAsia="es-ES"/>
        </w:rPr>
        <w:t>NetExtractor.</w:t>
      </w:r>
    </w:p>
    <w:p w14:paraId="3F699CE5" w14:textId="77777777" w:rsidR="00606A24" w:rsidRPr="00D22B30" w:rsidRDefault="00606A24" w:rsidP="00606A24">
      <w:pPr>
        <w:rPr>
          <w:sz w:val="28"/>
          <w:szCs w:val="24"/>
          <w:bdr w:val="none" w:sz="0" w:space="0" w:color="auto" w:frame="1"/>
          <w:shd w:val="clear" w:color="auto" w:fill="FFFFFF"/>
          <w:lang w:eastAsia="es-ES"/>
        </w:rPr>
      </w:pPr>
    </w:p>
    <w:p w14:paraId="51B4E497"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y que dicho trabajo ha sido realizado por el alumno bajo la dirección de</w:t>
      </w:r>
      <w:r w:rsidR="008801B3">
        <w:rPr>
          <w:sz w:val="28"/>
          <w:bdr w:val="none" w:sz="0" w:space="0" w:color="auto" w:frame="1"/>
          <w:shd w:val="clear" w:color="auto" w:fill="FFFFFF"/>
          <w:lang w:eastAsia="es-ES"/>
        </w:rPr>
        <w:t xml:space="preserve"> </w:t>
      </w:r>
      <w:r w:rsidRPr="00D22B30">
        <w:rPr>
          <w:sz w:val="28"/>
          <w:bdr w:val="none" w:sz="0" w:space="0" w:color="auto" w:frame="1"/>
          <w:shd w:val="clear" w:color="auto" w:fill="FFFFFF"/>
          <w:lang w:eastAsia="es-ES"/>
        </w:rPr>
        <w:t>l</w:t>
      </w:r>
      <w:r w:rsidR="008801B3">
        <w:rPr>
          <w:sz w:val="28"/>
          <w:bdr w:val="none" w:sz="0" w:space="0" w:color="auto" w:frame="1"/>
          <w:shd w:val="clear" w:color="auto" w:fill="FFFFFF"/>
          <w:lang w:eastAsia="es-ES"/>
        </w:rPr>
        <w:t>os</w:t>
      </w:r>
      <w:r w:rsidRPr="00D22B30">
        <w:rPr>
          <w:sz w:val="28"/>
          <w:bdr w:val="none" w:sz="0" w:space="0" w:color="auto" w:frame="1"/>
          <w:shd w:val="clear" w:color="auto" w:fill="FFFFFF"/>
          <w:lang w:eastAsia="es-ES"/>
        </w:rPr>
        <w:t xml:space="preserve"> que suscribe</w:t>
      </w:r>
      <w:r w:rsidR="008801B3">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 xml:space="preserve">, en virtud de lo cual, </w:t>
      </w:r>
      <w:r>
        <w:rPr>
          <w:sz w:val="28"/>
          <w:bdr w:val="none" w:sz="0" w:space="0" w:color="auto" w:frame="1"/>
          <w:shd w:val="clear" w:color="auto" w:fill="FFFFFF"/>
          <w:lang w:eastAsia="es-ES"/>
        </w:rPr>
        <w:t>s</w:t>
      </w:r>
      <w:r w:rsidRPr="00D22B30">
        <w:rPr>
          <w:sz w:val="28"/>
          <w:bdr w:val="none" w:sz="0" w:space="0" w:color="auto" w:frame="1"/>
          <w:shd w:val="clear" w:color="auto" w:fill="FFFFFF"/>
          <w:lang w:eastAsia="es-ES"/>
        </w:rPr>
        <w:t>e autoriza su presentación y defensa.</w:t>
      </w:r>
    </w:p>
    <w:p w14:paraId="23B2682C" w14:textId="77777777" w:rsidR="00606A24" w:rsidRPr="00D22B30" w:rsidRDefault="00606A24" w:rsidP="00606A24">
      <w:pPr>
        <w:rPr>
          <w:sz w:val="28"/>
          <w:szCs w:val="24"/>
          <w:bdr w:val="none" w:sz="0" w:space="0" w:color="auto" w:frame="1"/>
          <w:shd w:val="clear" w:color="auto" w:fill="FFFFFF"/>
          <w:lang w:eastAsia="es-ES"/>
        </w:rPr>
      </w:pPr>
    </w:p>
    <w:p w14:paraId="0E53285E" w14:textId="77777777" w:rsidR="00606A24" w:rsidRPr="00D22B30" w:rsidRDefault="00606A24" w:rsidP="00606A24">
      <w:pPr>
        <w:ind w:firstLine="0"/>
        <w:jc w:val="cente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 xml:space="preserve">En Burgos a </w:t>
      </w:r>
      <w:r>
        <w:rPr>
          <w:sz w:val="28"/>
          <w:bdr w:val="none" w:sz="0" w:space="0" w:color="auto" w:frame="1"/>
          <w:shd w:val="clear" w:color="auto" w:fill="FFFFFF"/>
          <w:lang w:eastAsia="es-ES"/>
        </w:rPr>
        <w:t>13 de febrero de 2020</w:t>
      </w:r>
    </w:p>
    <w:p w14:paraId="27406375" w14:textId="77777777" w:rsidR="00606A24" w:rsidRPr="00D22B30" w:rsidRDefault="00606A24" w:rsidP="00606A24">
      <w:pPr>
        <w:jc w:val="center"/>
        <w:rPr>
          <w:sz w:val="28"/>
          <w:szCs w:val="24"/>
          <w:bdr w:val="none" w:sz="0" w:space="0" w:color="auto" w:frame="1"/>
          <w:shd w:val="clear" w:color="auto" w:fill="FFFFFF"/>
          <w:lang w:eastAsia="es-ES"/>
        </w:rPr>
      </w:pPr>
    </w:p>
    <w:p w14:paraId="6C345A04" w14:textId="77777777" w:rsidR="00606A24" w:rsidRPr="00D22B30" w:rsidRDefault="00606A24" w:rsidP="00606A24">
      <w:pPr>
        <w:jc w:val="center"/>
        <w:rPr>
          <w:sz w:val="28"/>
          <w:szCs w:val="24"/>
          <w:bdr w:val="none" w:sz="0" w:space="0" w:color="auto" w:frame="1"/>
          <w:shd w:val="clear" w:color="auto" w:fill="FFFFFF"/>
          <w:lang w:eastAsia="es-ES"/>
        </w:rPr>
      </w:pPr>
    </w:p>
    <w:p w14:paraId="2F6E357A" w14:textId="77777777" w:rsidR="00606A24" w:rsidRDefault="00606A24" w:rsidP="00606A24">
      <w:pPr>
        <w:jc w:val="center"/>
        <w:rPr>
          <w:sz w:val="28"/>
          <w:szCs w:val="24"/>
          <w:bdr w:val="none" w:sz="0" w:space="0" w:color="auto" w:frame="1"/>
          <w:shd w:val="clear" w:color="auto" w:fill="FFFFFF"/>
          <w:lang w:eastAsia="es-ES"/>
        </w:rPr>
      </w:pPr>
    </w:p>
    <w:p w14:paraId="3206640F" w14:textId="77777777" w:rsidR="00606A24" w:rsidRDefault="00606A24" w:rsidP="00606A24">
      <w:pPr>
        <w:jc w:val="center"/>
        <w:rPr>
          <w:sz w:val="28"/>
          <w:szCs w:val="24"/>
          <w:bdr w:val="none" w:sz="0" w:space="0" w:color="auto" w:frame="1"/>
          <w:shd w:val="clear" w:color="auto" w:fill="FFFFFF"/>
          <w:lang w:eastAsia="es-ES"/>
        </w:rPr>
      </w:pPr>
    </w:p>
    <w:p w14:paraId="3A396C04" w14:textId="77777777" w:rsidR="00606A24" w:rsidRDefault="00606A24" w:rsidP="00606A24">
      <w:pPr>
        <w:jc w:val="center"/>
        <w:rPr>
          <w:sz w:val="28"/>
          <w:szCs w:val="24"/>
          <w:bdr w:val="none" w:sz="0" w:space="0" w:color="auto" w:frame="1"/>
          <w:shd w:val="clear" w:color="auto" w:fill="FFFFFF"/>
          <w:lang w:eastAsia="es-ES"/>
        </w:rPr>
      </w:pPr>
    </w:p>
    <w:p w14:paraId="47F1A3C1" w14:textId="77777777" w:rsidR="00606A24" w:rsidRDefault="00606A24" w:rsidP="00606A24">
      <w:pPr>
        <w:ind w:firstLine="0"/>
        <w:rPr>
          <w:sz w:val="28"/>
          <w:szCs w:val="24"/>
          <w:bdr w:val="none" w:sz="0" w:space="0" w:color="auto" w:frame="1"/>
          <w:shd w:val="clear" w:color="auto" w:fill="FFFFFF"/>
          <w:lang w:eastAsia="es-ES"/>
        </w:rPr>
      </w:pPr>
    </w:p>
    <w:p w14:paraId="1C23F5D6" w14:textId="77777777" w:rsidR="00606A24" w:rsidRPr="00606A24" w:rsidRDefault="00606A24" w:rsidP="00606A24">
      <w:pPr>
        <w:ind w:firstLine="0"/>
        <w:rPr>
          <w:sz w:val="28"/>
          <w:szCs w:val="24"/>
          <w:bdr w:val="none" w:sz="0" w:space="0" w:color="auto" w:frame="1"/>
          <w:shd w:val="clear" w:color="auto" w:fill="FFFFFF"/>
          <w:lang w:eastAsia="es-ES"/>
        </w:rPr>
        <w:sectPr w:rsidR="00606A24" w:rsidRPr="00606A24" w:rsidSect="00606A24">
          <w:pgSz w:w="11906" w:h="16838" w:code="9"/>
          <w:pgMar w:top="1418" w:right="1701" w:bottom="1418" w:left="1701" w:header="709" w:footer="709" w:gutter="0"/>
          <w:pgNumType w:start="0"/>
          <w:cols w:space="708"/>
          <w:titlePg/>
          <w:docGrid w:linePitch="360"/>
        </w:sectPr>
      </w:pPr>
      <w:r>
        <w:rPr>
          <w:sz w:val="28"/>
          <w:szCs w:val="24"/>
          <w:bdr w:val="none" w:sz="0" w:space="0" w:color="auto" w:frame="1"/>
          <w:shd w:val="clear" w:color="auto" w:fill="FFFFFF"/>
          <w:lang w:eastAsia="es-ES"/>
        </w:rPr>
        <w:t>Vº. Bº del Tutor</w:t>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t xml:space="preserve">        Vº. Bº. del Tutor</w:t>
      </w:r>
    </w:p>
    <w:p w14:paraId="2A9ADA9A" w14:textId="77777777" w:rsidR="00606A24" w:rsidRPr="00D22B30" w:rsidRDefault="00606A24" w:rsidP="00606A24">
      <w:pPr>
        <w:ind w:firstLine="0"/>
        <w:jc w:val="center"/>
        <w:rPr>
          <w:b/>
        </w:rPr>
      </w:pPr>
      <w:r w:rsidRPr="00D22B30">
        <w:rPr>
          <w:b/>
        </w:rPr>
        <w:lastRenderedPageBreak/>
        <w:t>Resumen</w:t>
      </w:r>
    </w:p>
    <w:p w14:paraId="11C100D8" w14:textId="77777777" w:rsidR="008801B3" w:rsidRDefault="00A12FAB" w:rsidP="00606A24">
      <w:r>
        <w:t>En la era de la complejidad y el Big Data, l</w:t>
      </w:r>
      <w:r w:rsidR="008801B3">
        <w:t xml:space="preserve">a </w:t>
      </w:r>
      <w:r>
        <w:t>ciencia de redes es uno de los campos de investigación que goza de mayor popularidad, ya que proporciona un amplio rango de herramientas analíticas y computacionales que permiten modelar, analizar y entender los sistemas interconectados.</w:t>
      </w:r>
    </w:p>
    <w:p w14:paraId="344A091B" w14:textId="10740D41" w:rsidR="008A07D9" w:rsidRDefault="008A07D9" w:rsidP="00606A24">
      <w:r>
        <w:t>Sin embargo, muchas</w:t>
      </w:r>
      <w:r w:rsidR="00A12FAB">
        <w:t xml:space="preserve"> de las</w:t>
      </w:r>
      <w:r>
        <w:t xml:space="preserve"> herramientas</w:t>
      </w:r>
      <w:r w:rsidR="00A12FAB">
        <w:t xml:space="preserve"> existentes para análisis de redes</w:t>
      </w:r>
      <w:r>
        <w:t xml:space="preserve"> pueden </w:t>
      </w:r>
      <w:r w:rsidR="00A12FAB">
        <w:t>resultar</w:t>
      </w:r>
      <w:r>
        <w:t xml:space="preserve"> complejas de utilizar </w:t>
      </w:r>
      <w:r w:rsidR="00A12FAB">
        <w:t xml:space="preserve">por </w:t>
      </w:r>
      <w:r>
        <w:t xml:space="preserve">requerir </w:t>
      </w:r>
      <w:r w:rsidR="00A12FAB">
        <w:t xml:space="preserve">de conocimientos de programación y/o </w:t>
      </w:r>
      <w:r w:rsidR="000E35B4">
        <w:t>de un dominio previo del tema.</w:t>
      </w:r>
    </w:p>
    <w:p w14:paraId="174C11D9" w14:textId="3189C0E4" w:rsidR="008A07D9" w:rsidRDefault="00A12FAB" w:rsidP="00606A24">
      <w:r>
        <w:t>Por ello</w:t>
      </w:r>
      <w:r w:rsidR="008A07D9">
        <w:t xml:space="preserve">, </w:t>
      </w:r>
      <w:r w:rsidR="00C42EF4">
        <w:t>este trabajo</w:t>
      </w:r>
      <w:r w:rsidR="008A07D9">
        <w:t xml:space="preserve"> </w:t>
      </w:r>
      <w:r w:rsidR="00C44CE2">
        <w:t xml:space="preserve">surge </w:t>
      </w:r>
      <w:r w:rsidR="008A07D9">
        <w:t xml:space="preserve">con la </w:t>
      </w:r>
      <w:r w:rsidR="00C44CE2">
        <w:t xml:space="preserve">intención de proporcionar una herramienta de análisis de redes para todos los públicos, que permita </w:t>
      </w:r>
      <w:r w:rsidR="008A07D9">
        <w:t>a cualquier persona interesada en el análisis de las redes complejas</w:t>
      </w:r>
      <w:r w:rsidR="00C44CE2">
        <w:t xml:space="preserve">, familiarizarse con ellas y </w:t>
      </w:r>
      <w:r w:rsidR="000E35B4">
        <w:t>calcular las métricas</w:t>
      </w:r>
      <w:r w:rsidR="00C44CE2">
        <w:t xml:space="preserve"> más comunes</w:t>
      </w:r>
      <w:r w:rsidR="008A07D9">
        <w:t xml:space="preserve"> </w:t>
      </w:r>
      <w:r w:rsidR="00C44CE2">
        <w:t>de una forma interactiva y sin necesidad de programar.</w:t>
      </w:r>
    </w:p>
    <w:p w14:paraId="5C557EC8" w14:textId="05D61D15" w:rsidR="008A07D9" w:rsidRDefault="00C44CE2" w:rsidP="00606A24">
      <w:r>
        <w:t xml:space="preserve">El enfoque escogido, a su vez, no puede ser más divulgativo: nuestra aplicación web está diseñada para obtener las redes de interacción entre personajes de novelas y/o guiones de </w:t>
      </w:r>
      <w:r w:rsidR="00F448BC">
        <w:t>películas.</w:t>
      </w:r>
      <w:r w:rsidR="008A07D9">
        <w:t xml:space="preserve"> </w:t>
      </w:r>
      <w:r>
        <w:t>De este modo</w:t>
      </w:r>
      <w:r w:rsidR="00C42EF4">
        <w:t>,</w:t>
      </w:r>
      <w:r>
        <w:t xml:space="preserve"> el usuario podrá personalizar su aprendizaje de teoría de redes</w:t>
      </w:r>
      <w:r w:rsidR="000E35B4">
        <w:t xml:space="preserve"> escogiendo la película o novela a analizar en base a sus gustos, lo que sin duda aumentará su interés en la disciplina y le facilitará la comprensión de los distintos conceptos.</w:t>
      </w:r>
      <w:r w:rsidR="00C42EF4">
        <w:t xml:space="preserve"> </w:t>
      </w:r>
    </w:p>
    <w:p w14:paraId="56EDAD66" w14:textId="0F75A924" w:rsidR="00606A24" w:rsidRDefault="000E35B4" w:rsidP="00606A24">
      <w:r>
        <w:t>En concordancia con todo lo anterior,</w:t>
      </w:r>
      <w:r w:rsidR="00C42EF4">
        <w:t xml:space="preserve"> NetExtractor,</w:t>
      </w:r>
      <w:r>
        <w:t xml:space="preserve"> ha sido desarrollada en forma de</w:t>
      </w:r>
      <w:r w:rsidR="00C42EF4">
        <w:t xml:space="preserve"> aplicación web</w:t>
      </w:r>
      <w:r>
        <w:t xml:space="preserve"> a la que se puede acceder</w:t>
      </w:r>
      <w:r w:rsidR="00C42EF4">
        <w:t xml:space="preserve"> a través del siguiente enlace: </w:t>
      </w:r>
      <w:hyperlink r:id="rId12" w:history="1">
        <w:r w:rsidR="00C42EF4">
          <w:rPr>
            <w:rStyle w:val="Hipervnculo"/>
          </w:rPr>
          <w:t>https://netextractor.herokuapp.com/</w:t>
        </w:r>
      </w:hyperlink>
      <w:r w:rsidR="00C42EF4">
        <w:t>.</w:t>
      </w:r>
    </w:p>
    <w:p w14:paraId="77220DB9" w14:textId="77777777" w:rsidR="00606A24" w:rsidRDefault="00606A24" w:rsidP="00606A24"/>
    <w:p w14:paraId="70757315" w14:textId="77777777" w:rsidR="00606A24" w:rsidRDefault="00606A24" w:rsidP="00606A24">
      <w:pPr>
        <w:ind w:firstLine="0"/>
        <w:jc w:val="left"/>
      </w:pPr>
    </w:p>
    <w:p w14:paraId="64CCD6A7" w14:textId="77777777" w:rsidR="00606A24" w:rsidRDefault="00606A24" w:rsidP="00606A24">
      <w:pPr>
        <w:ind w:firstLine="0"/>
        <w:jc w:val="center"/>
      </w:pPr>
      <w:r>
        <w:rPr>
          <w:b/>
        </w:rPr>
        <w:t>Descriptores</w:t>
      </w:r>
    </w:p>
    <w:p w14:paraId="21539F69" w14:textId="2FE694A2" w:rsidR="00606A24" w:rsidRDefault="00606A24" w:rsidP="00606A24">
      <w:r w:rsidRPr="00182B2D">
        <w:t>Generador de redes de interacción, visualización de la red, informes sobre la red, aplicación web, Python</w:t>
      </w:r>
      <w:r w:rsidR="000E35B4">
        <w:t>, análisis de comunidades, análisis de roles, predictor de género y etnia</w:t>
      </w:r>
    </w:p>
    <w:p w14:paraId="20173159" w14:textId="77777777" w:rsidR="00606A24" w:rsidRDefault="00606A24" w:rsidP="00606A24">
      <w:pPr>
        <w:ind w:firstLine="0"/>
        <w:rPr>
          <w:b/>
        </w:rPr>
        <w:sectPr w:rsidR="00606A24" w:rsidSect="00606A24">
          <w:pgSz w:w="11906" w:h="16838" w:code="9"/>
          <w:pgMar w:top="1418" w:right="1701" w:bottom="1418" w:left="1701" w:header="709" w:footer="709" w:gutter="0"/>
          <w:pgNumType w:start="0"/>
          <w:cols w:space="708"/>
          <w:titlePg/>
          <w:docGrid w:linePitch="360"/>
        </w:sectPr>
      </w:pPr>
    </w:p>
    <w:p w14:paraId="34CCF1A2" w14:textId="77777777" w:rsidR="00606A24" w:rsidRDefault="00606A24" w:rsidP="00606A24">
      <w:pPr>
        <w:ind w:firstLine="0"/>
        <w:jc w:val="center"/>
        <w:rPr>
          <w:b/>
          <w:i/>
          <w:lang w:val="en-GB"/>
        </w:rPr>
      </w:pPr>
      <w:r w:rsidRPr="00561EA6">
        <w:rPr>
          <w:b/>
          <w:i/>
          <w:lang w:val="en-GB"/>
        </w:rPr>
        <w:lastRenderedPageBreak/>
        <w:t>Abstract</w:t>
      </w:r>
    </w:p>
    <w:p w14:paraId="2A9B91D6" w14:textId="77777777" w:rsidR="006F6747" w:rsidRPr="006F6747" w:rsidRDefault="006F6747">
      <w:pPr>
        <w:rPr>
          <w:i/>
          <w:iCs/>
          <w:lang w:val="en"/>
          <w:rPrChange w:id="2" w:author="Jorge Navarro González" w:date="2020-02-03T21:05:00Z">
            <w:rPr>
              <w:lang w:val="en"/>
            </w:rPr>
          </w:rPrChange>
        </w:rPr>
        <w:pPrChange w:id="3" w:author="Jorge Navarro González" w:date="2020-02-03T21:05:00Z">
          <w:pPr>
            <w:pStyle w:val="HTMLconformatoprevio"/>
            <w:shd w:val="clear" w:color="auto" w:fill="F8F9FA"/>
            <w:spacing w:line="540" w:lineRule="atLeast"/>
          </w:pPr>
        </w:pPrChange>
      </w:pPr>
      <w:r w:rsidRPr="006F6747">
        <w:rPr>
          <w:i/>
          <w:iCs/>
          <w:lang w:val="en"/>
          <w:rPrChange w:id="4" w:author="Jorge Navarro González" w:date="2020-02-03T21:05:00Z">
            <w:rPr>
              <w:lang w:val="en"/>
            </w:rPr>
          </w:rPrChange>
        </w:rPr>
        <w:t>In the era of complexity and Big Data, network science is one of the most popular research fields, since it provides a wide range of analytical and computational tools that allow modeling, analyzing and understanding interconnected systems.</w:t>
      </w:r>
    </w:p>
    <w:p w14:paraId="2D369895" w14:textId="28E597ED" w:rsidR="006F6747" w:rsidRPr="006F6747" w:rsidRDefault="006F6747">
      <w:pPr>
        <w:rPr>
          <w:i/>
          <w:iCs/>
          <w:lang w:val="en"/>
          <w:rPrChange w:id="5" w:author="Jorge Navarro González" w:date="2020-02-03T21:05:00Z">
            <w:rPr>
              <w:lang w:val="en"/>
            </w:rPr>
          </w:rPrChange>
        </w:rPr>
        <w:pPrChange w:id="6" w:author="Jorge Navarro González" w:date="2020-02-03T21:05:00Z">
          <w:pPr>
            <w:pStyle w:val="HTMLconformatoprevio"/>
            <w:shd w:val="clear" w:color="auto" w:fill="F8F9FA"/>
            <w:spacing w:line="540" w:lineRule="atLeast"/>
          </w:pPr>
        </w:pPrChange>
      </w:pPr>
      <w:r w:rsidRPr="006F6747">
        <w:rPr>
          <w:i/>
          <w:iCs/>
          <w:lang w:val="en"/>
          <w:rPrChange w:id="7" w:author="Jorge Navarro González" w:date="2020-02-03T21:05:00Z">
            <w:rPr>
              <w:lang w:val="en"/>
            </w:rPr>
          </w:rPrChange>
        </w:rPr>
        <w:t>However, many of the existing tools for network analysis can be complex to use because they require programming knowledge and/or a previous domain of the subject.</w:t>
      </w:r>
    </w:p>
    <w:p w14:paraId="22885DCE" w14:textId="6973D2B0" w:rsidR="006F6747" w:rsidRPr="006F6747" w:rsidRDefault="006F6747">
      <w:pPr>
        <w:rPr>
          <w:i/>
          <w:iCs/>
          <w:lang w:val="en"/>
          <w:rPrChange w:id="8" w:author="Jorge Navarro González" w:date="2020-02-03T21:05:00Z">
            <w:rPr>
              <w:lang w:val="en"/>
            </w:rPr>
          </w:rPrChange>
        </w:rPr>
        <w:pPrChange w:id="9" w:author="Jorge Navarro González" w:date="2020-02-03T21:05:00Z">
          <w:pPr>
            <w:pStyle w:val="HTMLconformatoprevio"/>
            <w:shd w:val="clear" w:color="auto" w:fill="F8F9FA"/>
            <w:spacing w:line="540" w:lineRule="atLeast"/>
          </w:pPr>
        </w:pPrChange>
      </w:pPr>
      <w:r w:rsidRPr="006F6747">
        <w:rPr>
          <w:i/>
          <w:iCs/>
          <w:lang w:val="en"/>
          <w:rPrChange w:id="10" w:author="Jorge Navarro González" w:date="2020-02-03T21:05:00Z">
            <w:rPr>
              <w:lang w:val="en"/>
            </w:rPr>
          </w:rPrChange>
        </w:rPr>
        <w:t>Therefore, this work arises with the intention of providing a network analysis tool for all audiences, which allows anyone interested in the analysis of complex networks, familiarize themselves with them and calculate the most common metrics in an interactive</w:t>
      </w:r>
      <w:r>
        <w:rPr>
          <w:i/>
          <w:iCs/>
          <w:lang w:val="en"/>
        </w:rPr>
        <w:t xml:space="preserve"> way</w:t>
      </w:r>
      <w:r w:rsidRPr="006F6747">
        <w:rPr>
          <w:i/>
          <w:iCs/>
          <w:lang w:val="en"/>
          <w:rPrChange w:id="11" w:author="Jorge Navarro González" w:date="2020-02-03T21:05:00Z">
            <w:rPr>
              <w:lang w:val="en"/>
            </w:rPr>
          </w:rPrChange>
        </w:rPr>
        <w:t xml:space="preserve"> </w:t>
      </w:r>
      <w:r w:rsidRPr="006F6747">
        <w:rPr>
          <w:i/>
          <w:iCs/>
          <w:lang w:val="en"/>
        </w:rPr>
        <w:t>and</w:t>
      </w:r>
      <w:r>
        <w:rPr>
          <w:i/>
          <w:iCs/>
          <w:lang w:val="en"/>
        </w:rPr>
        <w:t xml:space="preserve"> without programming.</w:t>
      </w:r>
    </w:p>
    <w:p w14:paraId="64835ADC" w14:textId="17E6BFCF" w:rsidR="006F6747" w:rsidRPr="006F6747" w:rsidRDefault="006F6747">
      <w:pPr>
        <w:rPr>
          <w:i/>
          <w:iCs/>
          <w:lang w:val="en"/>
          <w:rPrChange w:id="12" w:author="Jorge Navarro González" w:date="2020-02-03T21:05:00Z">
            <w:rPr>
              <w:lang w:val="en"/>
            </w:rPr>
          </w:rPrChange>
        </w:rPr>
        <w:pPrChange w:id="13" w:author="Jorge Navarro González" w:date="2020-02-03T21:05:00Z">
          <w:pPr>
            <w:pStyle w:val="HTMLconformatoprevio"/>
            <w:shd w:val="clear" w:color="auto" w:fill="F8F9FA"/>
            <w:spacing w:line="540" w:lineRule="atLeast"/>
          </w:pPr>
        </w:pPrChange>
      </w:pPr>
      <w:r w:rsidRPr="006F6747">
        <w:rPr>
          <w:i/>
          <w:iCs/>
          <w:lang w:val="en"/>
          <w:rPrChange w:id="14" w:author="Jorge Navarro González" w:date="2020-02-03T21:05:00Z">
            <w:rPr>
              <w:lang w:val="en"/>
            </w:rPr>
          </w:rPrChange>
        </w:rPr>
        <w:t>The chosen approach, in turn, cannot be more informative: our web application is designed to obtain interaction networks between characters from novels and/or movie scripts. In this way, the user can customize their learning network theory by choosing the movie or novel to analyze based on their tastes, which will undoubtedly increase their interest in the discipline and facilitate the understanding of the different concepts.</w:t>
      </w:r>
    </w:p>
    <w:p w14:paraId="1E419E83" w14:textId="64FF46D9" w:rsidR="006F6747" w:rsidRPr="006F6747" w:rsidRDefault="006F6747">
      <w:pPr>
        <w:rPr>
          <w:i/>
          <w:iCs/>
          <w:rPrChange w:id="15" w:author="Jorge Navarro González" w:date="2020-02-03T21:05:00Z">
            <w:rPr/>
          </w:rPrChange>
        </w:rPr>
        <w:pPrChange w:id="16" w:author="Jorge Navarro González" w:date="2020-02-03T21:05:00Z">
          <w:pPr>
            <w:pStyle w:val="HTMLconformatoprevio"/>
            <w:shd w:val="clear" w:color="auto" w:fill="F8F9FA"/>
            <w:spacing w:line="540" w:lineRule="atLeast"/>
          </w:pPr>
        </w:pPrChange>
      </w:pPr>
      <w:r w:rsidRPr="006F6747">
        <w:rPr>
          <w:i/>
          <w:iCs/>
          <w:lang w:val="en"/>
          <w:rPrChange w:id="17" w:author="Jorge Navarro González" w:date="2020-02-03T21:05:00Z">
            <w:rPr>
              <w:lang w:val="en"/>
            </w:rPr>
          </w:rPrChange>
        </w:rPr>
        <w:t xml:space="preserve">In accordance with </w:t>
      </w:r>
      <w:r w:rsidRPr="006F6747">
        <w:rPr>
          <w:i/>
          <w:iCs/>
          <w:lang w:val="en"/>
        </w:rPr>
        <w:t>all</w:t>
      </w:r>
      <w:r w:rsidRPr="006F6747">
        <w:rPr>
          <w:i/>
          <w:iCs/>
          <w:lang w:val="en"/>
          <w:rPrChange w:id="18" w:author="Jorge Navarro González" w:date="2020-02-03T21:05:00Z">
            <w:rPr>
              <w:lang w:val="en"/>
            </w:rPr>
          </w:rPrChange>
        </w:rPr>
        <w:t xml:space="preserve"> the above, NetExtractor has been developed in the form of a web application that can be accessed through the following link: </w:t>
      </w:r>
      <w:r>
        <w:rPr>
          <w:i/>
          <w:iCs/>
          <w:lang w:val="en"/>
        </w:rPr>
        <w:fldChar w:fldCharType="begin"/>
      </w:r>
      <w:r>
        <w:rPr>
          <w:i/>
          <w:iCs/>
          <w:lang w:val="en"/>
        </w:rPr>
        <w:instrText xml:space="preserve"> HYPERLINK "https://netextractor.herokuapp.com" </w:instrText>
      </w:r>
      <w:r>
        <w:rPr>
          <w:i/>
          <w:iCs/>
          <w:lang w:val="en"/>
        </w:rPr>
        <w:fldChar w:fldCharType="separate"/>
      </w:r>
      <w:r w:rsidRPr="006F6747">
        <w:rPr>
          <w:rStyle w:val="Hipervnculo"/>
          <w:i/>
          <w:iCs/>
          <w:lang w:val="en"/>
        </w:rPr>
        <w:t>https://netextractor.herokuapp.com</w:t>
      </w:r>
      <w:r>
        <w:rPr>
          <w:i/>
          <w:iCs/>
          <w:lang w:val="en"/>
        </w:rPr>
        <w:fldChar w:fldCharType="end"/>
      </w:r>
      <w:r>
        <w:rPr>
          <w:i/>
          <w:iCs/>
          <w:lang w:val="en"/>
        </w:rPr>
        <w:t>.</w:t>
      </w:r>
    </w:p>
    <w:p w14:paraId="7B726725" w14:textId="77777777" w:rsidR="009B74D1" w:rsidRPr="00561EA6" w:rsidRDefault="009B74D1" w:rsidP="00606A24">
      <w:pPr>
        <w:ind w:firstLine="0"/>
        <w:rPr>
          <w:i/>
          <w:lang w:val="en-GB"/>
        </w:rPr>
      </w:pPr>
    </w:p>
    <w:p w14:paraId="6EEBE9C1" w14:textId="77777777" w:rsidR="00606A24" w:rsidRPr="00561EA6" w:rsidRDefault="00606A24" w:rsidP="00606A24">
      <w:pPr>
        <w:ind w:firstLine="0"/>
        <w:rPr>
          <w:i/>
          <w:lang w:val="en-GB"/>
        </w:rPr>
      </w:pPr>
    </w:p>
    <w:p w14:paraId="6B737FEE" w14:textId="77777777" w:rsidR="00606A24" w:rsidRPr="00561EA6" w:rsidRDefault="00606A24" w:rsidP="00606A24">
      <w:pPr>
        <w:ind w:firstLine="0"/>
        <w:jc w:val="center"/>
        <w:rPr>
          <w:i/>
          <w:lang w:val="en-GB"/>
        </w:rPr>
      </w:pPr>
      <w:r w:rsidRPr="00561EA6">
        <w:rPr>
          <w:b/>
          <w:i/>
          <w:lang w:val="en-GB"/>
        </w:rPr>
        <w:t>Keywords</w:t>
      </w:r>
    </w:p>
    <w:p w14:paraId="48FFC02D" w14:textId="72432E55" w:rsidR="00606A24" w:rsidRPr="00561EA6" w:rsidRDefault="00606A24" w:rsidP="00606A24">
      <w:pPr>
        <w:rPr>
          <w:i/>
          <w:lang w:val="en-GB"/>
        </w:rPr>
      </w:pPr>
      <w:r w:rsidRPr="00182B2D">
        <w:rPr>
          <w:i/>
          <w:lang w:val="en-GB"/>
        </w:rPr>
        <w:t>Interaction network generator, network displayer, reports about the network, web application, Python</w:t>
      </w:r>
      <w:r w:rsidR="006F6747">
        <w:rPr>
          <w:i/>
          <w:lang w:val="en-GB"/>
        </w:rPr>
        <w:t>, community analysis, roles analysis, sex and ethnicity predictor</w:t>
      </w:r>
      <w:r w:rsidRPr="00561EA6">
        <w:rPr>
          <w:i/>
          <w:lang w:val="en-GB"/>
        </w:rPr>
        <w:t>.</w:t>
      </w:r>
    </w:p>
    <w:p w14:paraId="167C5BC9" w14:textId="77777777" w:rsidR="00606A24" w:rsidRPr="0097432A" w:rsidRDefault="00606A24" w:rsidP="00606A24">
      <w:pPr>
        <w:rPr>
          <w:lang w:val="en-GB"/>
        </w:rPr>
      </w:pPr>
    </w:p>
    <w:p w14:paraId="3BD9F4E7" w14:textId="77777777" w:rsidR="00606A24" w:rsidRPr="0097432A" w:rsidRDefault="00606A24" w:rsidP="00606A24">
      <w:pPr>
        <w:rPr>
          <w:lang w:val="en-GB"/>
        </w:rPr>
      </w:pPr>
    </w:p>
    <w:p w14:paraId="33951550" w14:textId="77777777" w:rsidR="00606A24" w:rsidRPr="0097432A" w:rsidRDefault="00606A24" w:rsidP="00606A24">
      <w:pPr>
        <w:rPr>
          <w:lang w:val="en-GB"/>
        </w:rPr>
      </w:pPr>
    </w:p>
    <w:p w14:paraId="795F7E44" w14:textId="77777777" w:rsidR="00606A24" w:rsidRPr="0097432A" w:rsidRDefault="00606A24" w:rsidP="00606A24">
      <w:pPr>
        <w:rPr>
          <w:lang w:val="en-GB"/>
        </w:rPr>
      </w:pPr>
    </w:p>
    <w:p w14:paraId="5F7BFF98" w14:textId="77777777" w:rsidR="00606A24" w:rsidRPr="0097432A" w:rsidRDefault="00606A24" w:rsidP="00606A24">
      <w:pPr>
        <w:rPr>
          <w:lang w:val="en-GB"/>
        </w:rPr>
      </w:pPr>
      <w:r w:rsidRPr="0097432A">
        <w:rPr>
          <w:lang w:val="en-GB"/>
        </w:rPr>
        <w:br w:type="page"/>
      </w:r>
    </w:p>
    <w:bookmarkStart w:id="19" w:name="_Toc31765814" w:displacedByCustomXml="next"/>
    <w:sdt>
      <w:sdtPr>
        <w:rPr>
          <w:rFonts w:eastAsiaTheme="minorHAnsi" w:cstheme="minorBidi"/>
          <w:b w:val="0"/>
          <w:sz w:val="22"/>
          <w:szCs w:val="22"/>
        </w:rPr>
        <w:id w:val="1775906842"/>
        <w:docPartObj>
          <w:docPartGallery w:val="Table of Contents"/>
          <w:docPartUnique/>
        </w:docPartObj>
      </w:sdtPr>
      <w:sdtEndPr>
        <w:rPr>
          <w:bCs/>
        </w:rPr>
      </w:sdtEndPr>
      <w:sdtContent>
        <w:p w14:paraId="33096507" w14:textId="77777777" w:rsidR="00606A24" w:rsidRDefault="00606A24" w:rsidP="00606A24">
          <w:pPr>
            <w:pStyle w:val="Ttulo1"/>
          </w:pPr>
          <w:r>
            <w:t>Índice General</w:t>
          </w:r>
          <w:bookmarkEnd w:id="19"/>
        </w:p>
        <w:p w14:paraId="13A0F2F8" w14:textId="5DB27584" w:rsidR="00843A9F" w:rsidRDefault="00606A24">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31765814" w:history="1">
            <w:r w:rsidR="00843A9F" w:rsidRPr="003C4972">
              <w:rPr>
                <w:rStyle w:val="Hipervnculo"/>
                <w:noProof/>
              </w:rPr>
              <w:t>Índice General</w:t>
            </w:r>
            <w:r w:rsidR="00843A9F">
              <w:rPr>
                <w:noProof/>
                <w:webHidden/>
              </w:rPr>
              <w:tab/>
            </w:r>
            <w:r w:rsidR="00843A9F">
              <w:rPr>
                <w:noProof/>
                <w:webHidden/>
              </w:rPr>
              <w:fldChar w:fldCharType="begin"/>
            </w:r>
            <w:r w:rsidR="00843A9F">
              <w:rPr>
                <w:noProof/>
                <w:webHidden/>
              </w:rPr>
              <w:instrText xml:space="preserve"> PAGEREF _Toc31765814 \h </w:instrText>
            </w:r>
            <w:r w:rsidR="00843A9F">
              <w:rPr>
                <w:noProof/>
                <w:webHidden/>
              </w:rPr>
            </w:r>
            <w:r w:rsidR="00843A9F">
              <w:rPr>
                <w:noProof/>
                <w:webHidden/>
              </w:rPr>
              <w:fldChar w:fldCharType="separate"/>
            </w:r>
            <w:r w:rsidR="00843A9F">
              <w:rPr>
                <w:noProof/>
                <w:webHidden/>
              </w:rPr>
              <w:t>1</w:t>
            </w:r>
            <w:r w:rsidR="00843A9F">
              <w:rPr>
                <w:noProof/>
                <w:webHidden/>
              </w:rPr>
              <w:fldChar w:fldCharType="end"/>
            </w:r>
          </w:hyperlink>
        </w:p>
        <w:p w14:paraId="2095E05F" w14:textId="4B055015" w:rsidR="00843A9F" w:rsidRDefault="00C10F94">
          <w:pPr>
            <w:pStyle w:val="TDC1"/>
            <w:tabs>
              <w:tab w:val="right" w:leader="dot" w:pos="8494"/>
            </w:tabs>
            <w:rPr>
              <w:rFonts w:asciiTheme="minorHAnsi" w:eastAsiaTheme="minorEastAsia" w:hAnsiTheme="minorHAnsi"/>
              <w:noProof/>
              <w:lang w:eastAsia="es-ES"/>
            </w:rPr>
          </w:pPr>
          <w:hyperlink w:anchor="_Toc31765815" w:history="1">
            <w:r w:rsidR="00843A9F" w:rsidRPr="003C4972">
              <w:rPr>
                <w:rStyle w:val="Hipervnculo"/>
                <w:noProof/>
              </w:rPr>
              <w:t>Índice de Ilustraciones</w:t>
            </w:r>
            <w:r w:rsidR="00843A9F">
              <w:rPr>
                <w:noProof/>
                <w:webHidden/>
              </w:rPr>
              <w:tab/>
            </w:r>
            <w:r w:rsidR="00843A9F">
              <w:rPr>
                <w:noProof/>
                <w:webHidden/>
              </w:rPr>
              <w:fldChar w:fldCharType="begin"/>
            </w:r>
            <w:r w:rsidR="00843A9F">
              <w:rPr>
                <w:noProof/>
                <w:webHidden/>
              </w:rPr>
              <w:instrText xml:space="preserve"> PAGEREF _Toc31765815 \h </w:instrText>
            </w:r>
            <w:r w:rsidR="00843A9F">
              <w:rPr>
                <w:noProof/>
                <w:webHidden/>
              </w:rPr>
            </w:r>
            <w:r w:rsidR="00843A9F">
              <w:rPr>
                <w:noProof/>
                <w:webHidden/>
              </w:rPr>
              <w:fldChar w:fldCharType="separate"/>
            </w:r>
            <w:r w:rsidR="00843A9F">
              <w:rPr>
                <w:noProof/>
                <w:webHidden/>
              </w:rPr>
              <w:t>3</w:t>
            </w:r>
            <w:r w:rsidR="00843A9F">
              <w:rPr>
                <w:noProof/>
                <w:webHidden/>
              </w:rPr>
              <w:fldChar w:fldCharType="end"/>
            </w:r>
          </w:hyperlink>
        </w:p>
        <w:p w14:paraId="30CD72E8" w14:textId="58284BB0" w:rsidR="00843A9F" w:rsidRDefault="00C10F94">
          <w:pPr>
            <w:pStyle w:val="TDC1"/>
            <w:tabs>
              <w:tab w:val="right" w:leader="dot" w:pos="8494"/>
            </w:tabs>
            <w:rPr>
              <w:rFonts w:asciiTheme="minorHAnsi" w:eastAsiaTheme="minorEastAsia" w:hAnsiTheme="minorHAnsi"/>
              <w:noProof/>
              <w:lang w:eastAsia="es-ES"/>
            </w:rPr>
          </w:pPr>
          <w:hyperlink w:anchor="_Toc31765816" w:history="1">
            <w:r w:rsidR="00843A9F" w:rsidRPr="003C4972">
              <w:rPr>
                <w:rStyle w:val="Hipervnculo"/>
                <w:noProof/>
              </w:rPr>
              <w:t>A. Introducción</w:t>
            </w:r>
            <w:r w:rsidR="00843A9F">
              <w:rPr>
                <w:noProof/>
                <w:webHidden/>
              </w:rPr>
              <w:tab/>
            </w:r>
            <w:r w:rsidR="00843A9F">
              <w:rPr>
                <w:noProof/>
                <w:webHidden/>
              </w:rPr>
              <w:fldChar w:fldCharType="begin"/>
            </w:r>
            <w:r w:rsidR="00843A9F">
              <w:rPr>
                <w:noProof/>
                <w:webHidden/>
              </w:rPr>
              <w:instrText xml:space="preserve"> PAGEREF _Toc31765816 \h </w:instrText>
            </w:r>
            <w:r w:rsidR="00843A9F">
              <w:rPr>
                <w:noProof/>
                <w:webHidden/>
              </w:rPr>
            </w:r>
            <w:r w:rsidR="00843A9F">
              <w:rPr>
                <w:noProof/>
                <w:webHidden/>
              </w:rPr>
              <w:fldChar w:fldCharType="separate"/>
            </w:r>
            <w:r w:rsidR="00843A9F">
              <w:rPr>
                <w:noProof/>
                <w:webHidden/>
              </w:rPr>
              <w:t>4</w:t>
            </w:r>
            <w:r w:rsidR="00843A9F">
              <w:rPr>
                <w:noProof/>
                <w:webHidden/>
              </w:rPr>
              <w:fldChar w:fldCharType="end"/>
            </w:r>
          </w:hyperlink>
        </w:p>
        <w:p w14:paraId="54BDF251" w14:textId="7AB88402" w:rsidR="00843A9F" w:rsidRDefault="00C10F94">
          <w:pPr>
            <w:pStyle w:val="TDC2"/>
            <w:tabs>
              <w:tab w:val="left" w:pos="1540"/>
            </w:tabs>
            <w:rPr>
              <w:rFonts w:asciiTheme="minorHAnsi" w:eastAsiaTheme="minorEastAsia" w:hAnsiTheme="minorHAnsi"/>
              <w:noProof/>
              <w:lang w:eastAsia="es-ES"/>
            </w:rPr>
          </w:pPr>
          <w:hyperlink w:anchor="_Toc31765817" w:history="1">
            <w:r w:rsidR="00843A9F" w:rsidRPr="003C4972">
              <w:rPr>
                <w:rStyle w:val="Hipervnculo"/>
                <w:noProof/>
              </w:rPr>
              <w:t>1.1</w:t>
            </w:r>
            <w:r w:rsidR="00843A9F">
              <w:rPr>
                <w:rFonts w:asciiTheme="minorHAnsi" w:eastAsiaTheme="minorEastAsia" w:hAnsiTheme="minorHAnsi"/>
                <w:noProof/>
                <w:lang w:eastAsia="es-ES"/>
              </w:rPr>
              <w:tab/>
            </w:r>
            <w:r w:rsidR="00843A9F" w:rsidRPr="003C4972">
              <w:rPr>
                <w:rStyle w:val="Hipervnculo"/>
                <w:noProof/>
              </w:rPr>
              <w:t>Estructura de la memoria</w:t>
            </w:r>
            <w:r w:rsidR="00843A9F">
              <w:rPr>
                <w:noProof/>
                <w:webHidden/>
              </w:rPr>
              <w:tab/>
            </w:r>
            <w:r w:rsidR="00843A9F">
              <w:rPr>
                <w:noProof/>
                <w:webHidden/>
              </w:rPr>
              <w:fldChar w:fldCharType="begin"/>
            </w:r>
            <w:r w:rsidR="00843A9F">
              <w:rPr>
                <w:noProof/>
                <w:webHidden/>
              </w:rPr>
              <w:instrText xml:space="preserve"> PAGEREF _Toc31765817 \h </w:instrText>
            </w:r>
            <w:r w:rsidR="00843A9F">
              <w:rPr>
                <w:noProof/>
                <w:webHidden/>
              </w:rPr>
            </w:r>
            <w:r w:rsidR="00843A9F">
              <w:rPr>
                <w:noProof/>
                <w:webHidden/>
              </w:rPr>
              <w:fldChar w:fldCharType="separate"/>
            </w:r>
            <w:r w:rsidR="00843A9F">
              <w:rPr>
                <w:noProof/>
                <w:webHidden/>
              </w:rPr>
              <w:t>5</w:t>
            </w:r>
            <w:r w:rsidR="00843A9F">
              <w:rPr>
                <w:noProof/>
                <w:webHidden/>
              </w:rPr>
              <w:fldChar w:fldCharType="end"/>
            </w:r>
          </w:hyperlink>
        </w:p>
        <w:p w14:paraId="1605E492" w14:textId="3878EBB7" w:rsidR="00843A9F" w:rsidRDefault="00C10F94">
          <w:pPr>
            <w:pStyle w:val="TDC2"/>
            <w:tabs>
              <w:tab w:val="left" w:pos="1540"/>
            </w:tabs>
            <w:rPr>
              <w:rFonts w:asciiTheme="minorHAnsi" w:eastAsiaTheme="minorEastAsia" w:hAnsiTheme="minorHAnsi"/>
              <w:noProof/>
              <w:lang w:eastAsia="es-ES"/>
            </w:rPr>
          </w:pPr>
          <w:hyperlink w:anchor="_Toc31765818" w:history="1">
            <w:r w:rsidR="00843A9F" w:rsidRPr="003C4972">
              <w:rPr>
                <w:rStyle w:val="Hipervnculo"/>
                <w:noProof/>
                <w:lang w:eastAsia="es-ES"/>
              </w:rPr>
              <w:t>1.2</w:t>
            </w:r>
            <w:r w:rsidR="00843A9F">
              <w:rPr>
                <w:rFonts w:asciiTheme="minorHAnsi" w:eastAsiaTheme="minorEastAsia" w:hAnsiTheme="minorHAnsi"/>
                <w:noProof/>
                <w:lang w:eastAsia="es-ES"/>
              </w:rPr>
              <w:tab/>
            </w:r>
            <w:r w:rsidR="00843A9F" w:rsidRPr="003C4972">
              <w:rPr>
                <w:rStyle w:val="Hipervnculo"/>
                <w:noProof/>
                <w:lang w:eastAsia="es-ES"/>
              </w:rPr>
              <w:t>Enlaces adicionales</w:t>
            </w:r>
            <w:r w:rsidR="00843A9F">
              <w:rPr>
                <w:noProof/>
                <w:webHidden/>
              </w:rPr>
              <w:tab/>
            </w:r>
            <w:r w:rsidR="00843A9F">
              <w:rPr>
                <w:noProof/>
                <w:webHidden/>
              </w:rPr>
              <w:fldChar w:fldCharType="begin"/>
            </w:r>
            <w:r w:rsidR="00843A9F">
              <w:rPr>
                <w:noProof/>
                <w:webHidden/>
              </w:rPr>
              <w:instrText xml:space="preserve"> PAGEREF _Toc31765818 \h </w:instrText>
            </w:r>
            <w:r w:rsidR="00843A9F">
              <w:rPr>
                <w:noProof/>
                <w:webHidden/>
              </w:rPr>
            </w:r>
            <w:r w:rsidR="00843A9F">
              <w:rPr>
                <w:noProof/>
                <w:webHidden/>
              </w:rPr>
              <w:fldChar w:fldCharType="separate"/>
            </w:r>
            <w:r w:rsidR="00843A9F">
              <w:rPr>
                <w:noProof/>
                <w:webHidden/>
              </w:rPr>
              <w:t>5</w:t>
            </w:r>
            <w:r w:rsidR="00843A9F">
              <w:rPr>
                <w:noProof/>
                <w:webHidden/>
              </w:rPr>
              <w:fldChar w:fldCharType="end"/>
            </w:r>
          </w:hyperlink>
        </w:p>
        <w:p w14:paraId="7B1E7207" w14:textId="7B67EB66" w:rsidR="00843A9F" w:rsidRDefault="00C10F94">
          <w:pPr>
            <w:pStyle w:val="TDC1"/>
            <w:tabs>
              <w:tab w:val="right" w:leader="dot" w:pos="8494"/>
            </w:tabs>
            <w:rPr>
              <w:rFonts w:asciiTheme="minorHAnsi" w:eastAsiaTheme="minorEastAsia" w:hAnsiTheme="minorHAnsi"/>
              <w:noProof/>
              <w:lang w:eastAsia="es-ES"/>
            </w:rPr>
          </w:pPr>
          <w:hyperlink w:anchor="_Toc31765819" w:history="1">
            <w:r w:rsidR="00843A9F" w:rsidRPr="003C4972">
              <w:rPr>
                <w:rStyle w:val="Hipervnculo"/>
                <w:noProof/>
                <w:lang w:eastAsia="es-ES"/>
              </w:rPr>
              <w:t>B. Objetivos del proyecto</w:t>
            </w:r>
            <w:r w:rsidR="00843A9F">
              <w:rPr>
                <w:noProof/>
                <w:webHidden/>
              </w:rPr>
              <w:tab/>
            </w:r>
            <w:r w:rsidR="00843A9F">
              <w:rPr>
                <w:noProof/>
                <w:webHidden/>
              </w:rPr>
              <w:fldChar w:fldCharType="begin"/>
            </w:r>
            <w:r w:rsidR="00843A9F">
              <w:rPr>
                <w:noProof/>
                <w:webHidden/>
              </w:rPr>
              <w:instrText xml:space="preserve"> PAGEREF _Toc31765819 \h </w:instrText>
            </w:r>
            <w:r w:rsidR="00843A9F">
              <w:rPr>
                <w:noProof/>
                <w:webHidden/>
              </w:rPr>
            </w:r>
            <w:r w:rsidR="00843A9F">
              <w:rPr>
                <w:noProof/>
                <w:webHidden/>
              </w:rPr>
              <w:fldChar w:fldCharType="separate"/>
            </w:r>
            <w:r w:rsidR="00843A9F">
              <w:rPr>
                <w:noProof/>
                <w:webHidden/>
              </w:rPr>
              <w:t>6</w:t>
            </w:r>
            <w:r w:rsidR="00843A9F">
              <w:rPr>
                <w:noProof/>
                <w:webHidden/>
              </w:rPr>
              <w:fldChar w:fldCharType="end"/>
            </w:r>
          </w:hyperlink>
        </w:p>
        <w:p w14:paraId="5A097133" w14:textId="79295122" w:rsidR="00843A9F" w:rsidRDefault="00C10F94">
          <w:pPr>
            <w:pStyle w:val="TDC2"/>
            <w:tabs>
              <w:tab w:val="left" w:pos="1540"/>
            </w:tabs>
            <w:rPr>
              <w:rFonts w:asciiTheme="minorHAnsi" w:eastAsiaTheme="minorEastAsia" w:hAnsiTheme="minorHAnsi"/>
              <w:noProof/>
              <w:lang w:eastAsia="es-ES"/>
            </w:rPr>
          </w:pPr>
          <w:hyperlink w:anchor="_Toc31765820" w:history="1">
            <w:r w:rsidR="00843A9F" w:rsidRPr="003C4972">
              <w:rPr>
                <w:rStyle w:val="Hipervnculo"/>
                <w:noProof/>
                <w:lang w:eastAsia="es-ES"/>
              </w:rPr>
              <w:t>2.1</w:t>
            </w:r>
            <w:r w:rsidR="00843A9F">
              <w:rPr>
                <w:rFonts w:asciiTheme="minorHAnsi" w:eastAsiaTheme="minorEastAsia" w:hAnsiTheme="minorHAnsi"/>
                <w:noProof/>
                <w:lang w:eastAsia="es-ES"/>
              </w:rPr>
              <w:tab/>
            </w:r>
            <w:r w:rsidR="00843A9F" w:rsidRPr="003C4972">
              <w:rPr>
                <w:rStyle w:val="Hipervnculo"/>
                <w:noProof/>
                <w:lang w:eastAsia="es-ES"/>
              </w:rPr>
              <w:t>Objetivos generales</w:t>
            </w:r>
            <w:r w:rsidR="00843A9F">
              <w:rPr>
                <w:noProof/>
                <w:webHidden/>
              </w:rPr>
              <w:tab/>
            </w:r>
            <w:r w:rsidR="00843A9F">
              <w:rPr>
                <w:noProof/>
                <w:webHidden/>
              </w:rPr>
              <w:fldChar w:fldCharType="begin"/>
            </w:r>
            <w:r w:rsidR="00843A9F">
              <w:rPr>
                <w:noProof/>
                <w:webHidden/>
              </w:rPr>
              <w:instrText xml:space="preserve"> PAGEREF _Toc31765820 \h </w:instrText>
            </w:r>
            <w:r w:rsidR="00843A9F">
              <w:rPr>
                <w:noProof/>
                <w:webHidden/>
              </w:rPr>
            </w:r>
            <w:r w:rsidR="00843A9F">
              <w:rPr>
                <w:noProof/>
                <w:webHidden/>
              </w:rPr>
              <w:fldChar w:fldCharType="separate"/>
            </w:r>
            <w:r w:rsidR="00843A9F">
              <w:rPr>
                <w:noProof/>
                <w:webHidden/>
              </w:rPr>
              <w:t>6</w:t>
            </w:r>
            <w:r w:rsidR="00843A9F">
              <w:rPr>
                <w:noProof/>
                <w:webHidden/>
              </w:rPr>
              <w:fldChar w:fldCharType="end"/>
            </w:r>
          </w:hyperlink>
        </w:p>
        <w:p w14:paraId="374898B4" w14:textId="0E4DE243" w:rsidR="00843A9F" w:rsidRDefault="00C10F94">
          <w:pPr>
            <w:pStyle w:val="TDC2"/>
            <w:tabs>
              <w:tab w:val="left" w:pos="1540"/>
            </w:tabs>
            <w:rPr>
              <w:rFonts w:asciiTheme="minorHAnsi" w:eastAsiaTheme="minorEastAsia" w:hAnsiTheme="minorHAnsi"/>
              <w:noProof/>
              <w:lang w:eastAsia="es-ES"/>
            </w:rPr>
          </w:pPr>
          <w:hyperlink w:anchor="_Toc31765821" w:history="1">
            <w:r w:rsidR="00843A9F" w:rsidRPr="003C4972">
              <w:rPr>
                <w:rStyle w:val="Hipervnculo"/>
                <w:noProof/>
                <w:lang w:eastAsia="es-ES"/>
              </w:rPr>
              <w:t>2.2</w:t>
            </w:r>
            <w:r w:rsidR="00843A9F">
              <w:rPr>
                <w:rFonts w:asciiTheme="minorHAnsi" w:eastAsiaTheme="minorEastAsia" w:hAnsiTheme="minorHAnsi"/>
                <w:noProof/>
                <w:lang w:eastAsia="es-ES"/>
              </w:rPr>
              <w:tab/>
            </w:r>
            <w:r w:rsidR="00843A9F" w:rsidRPr="003C4972">
              <w:rPr>
                <w:rStyle w:val="Hipervnculo"/>
                <w:noProof/>
                <w:lang w:eastAsia="es-ES"/>
              </w:rPr>
              <w:t>Objetivos técnicos</w:t>
            </w:r>
            <w:r w:rsidR="00843A9F">
              <w:rPr>
                <w:noProof/>
                <w:webHidden/>
              </w:rPr>
              <w:tab/>
            </w:r>
            <w:r w:rsidR="00843A9F">
              <w:rPr>
                <w:noProof/>
                <w:webHidden/>
              </w:rPr>
              <w:fldChar w:fldCharType="begin"/>
            </w:r>
            <w:r w:rsidR="00843A9F">
              <w:rPr>
                <w:noProof/>
                <w:webHidden/>
              </w:rPr>
              <w:instrText xml:space="preserve"> PAGEREF _Toc31765821 \h </w:instrText>
            </w:r>
            <w:r w:rsidR="00843A9F">
              <w:rPr>
                <w:noProof/>
                <w:webHidden/>
              </w:rPr>
            </w:r>
            <w:r w:rsidR="00843A9F">
              <w:rPr>
                <w:noProof/>
                <w:webHidden/>
              </w:rPr>
              <w:fldChar w:fldCharType="separate"/>
            </w:r>
            <w:r w:rsidR="00843A9F">
              <w:rPr>
                <w:noProof/>
                <w:webHidden/>
              </w:rPr>
              <w:t>6</w:t>
            </w:r>
            <w:r w:rsidR="00843A9F">
              <w:rPr>
                <w:noProof/>
                <w:webHidden/>
              </w:rPr>
              <w:fldChar w:fldCharType="end"/>
            </w:r>
          </w:hyperlink>
        </w:p>
        <w:p w14:paraId="77170FCC" w14:textId="03A25685" w:rsidR="00843A9F" w:rsidRDefault="00C10F94">
          <w:pPr>
            <w:pStyle w:val="TDC2"/>
            <w:tabs>
              <w:tab w:val="left" w:pos="1540"/>
            </w:tabs>
            <w:rPr>
              <w:rFonts w:asciiTheme="minorHAnsi" w:eastAsiaTheme="minorEastAsia" w:hAnsiTheme="minorHAnsi"/>
              <w:noProof/>
              <w:lang w:eastAsia="es-ES"/>
            </w:rPr>
          </w:pPr>
          <w:hyperlink w:anchor="_Toc31765822" w:history="1">
            <w:r w:rsidR="00843A9F" w:rsidRPr="003C4972">
              <w:rPr>
                <w:rStyle w:val="Hipervnculo"/>
                <w:noProof/>
              </w:rPr>
              <w:t>2.3</w:t>
            </w:r>
            <w:r w:rsidR="00843A9F">
              <w:rPr>
                <w:rFonts w:asciiTheme="minorHAnsi" w:eastAsiaTheme="minorEastAsia" w:hAnsiTheme="minorHAnsi"/>
                <w:noProof/>
                <w:lang w:eastAsia="es-ES"/>
              </w:rPr>
              <w:tab/>
            </w:r>
            <w:r w:rsidR="00843A9F" w:rsidRPr="003C4972">
              <w:rPr>
                <w:rStyle w:val="Hipervnculo"/>
                <w:noProof/>
              </w:rPr>
              <w:t>Objetivos personales</w:t>
            </w:r>
            <w:r w:rsidR="00843A9F">
              <w:rPr>
                <w:noProof/>
                <w:webHidden/>
              </w:rPr>
              <w:tab/>
            </w:r>
            <w:r w:rsidR="00843A9F">
              <w:rPr>
                <w:noProof/>
                <w:webHidden/>
              </w:rPr>
              <w:fldChar w:fldCharType="begin"/>
            </w:r>
            <w:r w:rsidR="00843A9F">
              <w:rPr>
                <w:noProof/>
                <w:webHidden/>
              </w:rPr>
              <w:instrText xml:space="preserve"> PAGEREF _Toc31765822 \h </w:instrText>
            </w:r>
            <w:r w:rsidR="00843A9F">
              <w:rPr>
                <w:noProof/>
                <w:webHidden/>
              </w:rPr>
            </w:r>
            <w:r w:rsidR="00843A9F">
              <w:rPr>
                <w:noProof/>
                <w:webHidden/>
              </w:rPr>
              <w:fldChar w:fldCharType="separate"/>
            </w:r>
            <w:r w:rsidR="00843A9F">
              <w:rPr>
                <w:noProof/>
                <w:webHidden/>
              </w:rPr>
              <w:t>7</w:t>
            </w:r>
            <w:r w:rsidR="00843A9F">
              <w:rPr>
                <w:noProof/>
                <w:webHidden/>
              </w:rPr>
              <w:fldChar w:fldCharType="end"/>
            </w:r>
          </w:hyperlink>
        </w:p>
        <w:p w14:paraId="4AC60037" w14:textId="3AC55686" w:rsidR="00843A9F" w:rsidRDefault="00C10F94">
          <w:pPr>
            <w:pStyle w:val="TDC1"/>
            <w:tabs>
              <w:tab w:val="right" w:leader="dot" w:pos="8494"/>
            </w:tabs>
            <w:rPr>
              <w:rFonts w:asciiTheme="minorHAnsi" w:eastAsiaTheme="minorEastAsia" w:hAnsiTheme="minorHAnsi"/>
              <w:noProof/>
              <w:lang w:eastAsia="es-ES"/>
            </w:rPr>
          </w:pPr>
          <w:hyperlink w:anchor="_Toc31765823" w:history="1">
            <w:r w:rsidR="00843A9F" w:rsidRPr="003C4972">
              <w:rPr>
                <w:rStyle w:val="Hipervnculo"/>
                <w:noProof/>
              </w:rPr>
              <w:t>C. Conceptos teóricos</w:t>
            </w:r>
            <w:r w:rsidR="00843A9F">
              <w:rPr>
                <w:noProof/>
                <w:webHidden/>
              </w:rPr>
              <w:tab/>
            </w:r>
            <w:r w:rsidR="00843A9F">
              <w:rPr>
                <w:noProof/>
                <w:webHidden/>
              </w:rPr>
              <w:fldChar w:fldCharType="begin"/>
            </w:r>
            <w:r w:rsidR="00843A9F">
              <w:rPr>
                <w:noProof/>
                <w:webHidden/>
              </w:rPr>
              <w:instrText xml:space="preserve"> PAGEREF _Toc31765823 \h </w:instrText>
            </w:r>
            <w:r w:rsidR="00843A9F">
              <w:rPr>
                <w:noProof/>
                <w:webHidden/>
              </w:rPr>
            </w:r>
            <w:r w:rsidR="00843A9F">
              <w:rPr>
                <w:noProof/>
                <w:webHidden/>
              </w:rPr>
              <w:fldChar w:fldCharType="separate"/>
            </w:r>
            <w:r w:rsidR="00843A9F">
              <w:rPr>
                <w:noProof/>
                <w:webHidden/>
              </w:rPr>
              <w:t>8</w:t>
            </w:r>
            <w:r w:rsidR="00843A9F">
              <w:rPr>
                <w:noProof/>
                <w:webHidden/>
              </w:rPr>
              <w:fldChar w:fldCharType="end"/>
            </w:r>
          </w:hyperlink>
        </w:p>
        <w:p w14:paraId="2903289B" w14:textId="5AC662DE" w:rsidR="00843A9F" w:rsidRDefault="00C10F94">
          <w:pPr>
            <w:pStyle w:val="TDC2"/>
            <w:tabs>
              <w:tab w:val="left" w:pos="1540"/>
            </w:tabs>
            <w:rPr>
              <w:rFonts w:asciiTheme="minorHAnsi" w:eastAsiaTheme="minorEastAsia" w:hAnsiTheme="minorHAnsi"/>
              <w:noProof/>
              <w:lang w:eastAsia="es-ES"/>
            </w:rPr>
          </w:pPr>
          <w:hyperlink w:anchor="_Toc31765824" w:history="1">
            <w:r w:rsidR="00843A9F" w:rsidRPr="003C4972">
              <w:rPr>
                <w:rStyle w:val="Hipervnculo"/>
                <w:noProof/>
              </w:rPr>
              <w:t>3.1</w:t>
            </w:r>
            <w:r w:rsidR="00843A9F">
              <w:rPr>
                <w:rFonts w:asciiTheme="minorHAnsi" w:eastAsiaTheme="minorEastAsia" w:hAnsiTheme="minorHAnsi"/>
                <w:noProof/>
                <w:lang w:eastAsia="es-ES"/>
              </w:rPr>
              <w:tab/>
            </w:r>
            <w:r w:rsidR="00843A9F" w:rsidRPr="003C4972">
              <w:rPr>
                <w:rStyle w:val="Hipervnculo"/>
                <w:noProof/>
              </w:rPr>
              <w:t>EPUB</w:t>
            </w:r>
            <w:r w:rsidR="00843A9F">
              <w:rPr>
                <w:noProof/>
                <w:webHidden/>
              </w:rPr>
              <w:tab/>
            </w:r>
            <w:r w:rsidR="00843A9F">
              <w:rPr>
                <w:noProof/>
                <w:webHidden/>
              </w:rPr>
              <w:fldChar w:fldCharType="begin"/>
            </w:r>
            <w:r w:rsidR="00843A9F">
              <w:rPr>
                <w:noProof/>
                <w:webHidden/>
              </w:rPr>
              <w:instrText xml:space="preserve"> PAGEREF _Toc31765824 \h </w:instrText>
            </w:r>
            <w:r w:rsidR="00843A9F">
              <w:rPr>
                <w:noProof/>
                <w:webHidden/>
              </w:rPr>
            </w:r>
            <w:r w:rsidR="00843A9F">
              <w:rPr>
                <w:noProof/>
                <w:webHidden/>
              </w:rPr>
              <w:fldChar w:fldCharType="separate"/>
            </w:r>
            <w:r w:rsidR="00843A9F">
              <w:rPr>
                <w:noProof/>
                <w:webHidden/>
              </w:rPr>
              <w:t>8</w:t>
            </w:r>
            <w:r w:rsidR="00843A9F">
              <w:rPr>
                <w:noProof/>
                <w:webHidden/>
              </w:rPr>
              <w:fldChar w:fldCharType="end"/>
            </w:r>
          </w:hyperlink>
        </w:p>
        <w:p w14:paraId="793987FD" w14:textId="6DBE8902" w:rsidR="00843A9F" w:rsidRDefault="00C10F94">
          <w:pPr>
            <w:pStyle w:val="TDC2"/>
            <w:tabs>
              <w:tab w:val="left" w:pos="1540"/>
            </w:tabs>
            <w:rPr>
              <w:rFonts w:asciiTheme="minorHAnsi" w:eastAsiaTheme="minorEastAsia" w:hAnsiTheme="minorHAnsi"/>
              <w:noProof/>
              <w:lang w:eastAsia="es-ES"/>
            </w:rPr>
          </w:pPr>
          <w:hyperlink w:anchor="_Toc31765825" w:history="1">
            <w:r w:rsidR="00843A9F" w:rsidRPr="003C4972">
              <w:rPr>
                <w:rStyle w:val="Hipervnculo"/>
                <w:noProof/>
              </w:rPr>
              <w:t>3.2</w:t>
            </w:r>
            <w:r w:rsidR="00843A9F">
              <w:rPr>
                <w:rFonts w:asciiTheme="minorHAnsi" w:eastAsiaTheme="minorEastAsia" w:hAnsiTheme="minorHAnsi"/>
                <w:noProof/>
                <w:lang w:eastAsia="es-ES"/>
              </w:rPr>
              <w:tab/>
            </w:r>
            <w:r w:rsidR="00843A9F" w:rsidRPr="003C4972">
              <w:rPr>
                <w:rStyle w:val="Hipervnculo"/>
                <w:noProof/>
              </w:rPr>
              <w:t>Redes y redes complejas</w:t>
            </w:r>
            <w:r w:rsidR="00843A9F">
              <w:rPr>
                <w:noProof/>
                <w:webHidden/>
              </w:rPr>
              <w:tab/>
            </w:r>
            <w:r w:rsidR="00843A9F">
              <w:rPr>
                <w:noProof/>
                <w:webHidden/>
              </w:rPr>
              <w:fldChar w:fldCharType="begin"/>
            </w:r>
            <w:r w:rsidR="00843A9F">
              <w:rPr>
                <w:noProof/>
                <w:webHidden/>
              </w:rPr>
              <w:instrText xml:space="preserve"> PAGEREF _Toc31765825 \h </w:instrText>
            </w:r>
            <w:r w:rsidR="00843A9F">
              <w:rPr>
                <w:noProof/>
                <w:webHidden/>
              </w:rPr>
            </w:r>
            <w:r w:rsidR="00843A9F">
              <w:rPr>
                <w:noProof/>
                <w:webHidden/>
              </w:rPr>
              <w:fldChar w:fldCharType="separate"/>
            </w:r>
            <w:r w:rsidR="00843A9F">
              <w:rPr>
                <w:noProof/>
                <w:webHidden/>
              </w:rPr>
              <w:t>8</w:t>
            </w:r>
            <w:r w:rsidR="00843A9F">
              <w:rPr>
                <w:noProof/>
                <w:webHidden/>
              </w:rPr>
              <w:fldChar w:fldCharType="end"/>
            </w:r>
          </w:hyperlink>
        </w:p>
        <w:p w14:paraId="2F22F244" w14:textId="4A8EC880" w:rsidR="00843A9F" w:rsidRDefault="00C10F94">
          <w:pPr>
            <w:pStyle w:val="TDC2"/>
            <w:tabs>
              <w:tab w:val="left" w:pos="1540"/>
            </w:tabs>
            <w:rPr>
              <w:rFonts w:asciiTheme="minorHAnsi" w:eastAsiaTheme="minorEastAsia" w:hAnsiTheme="minorHAnsi"/>
              <w:noProof/>
              <w:lang w:eastAsia="es-ES"/>
            </w:rPr>
          </w:pPr>
          <w:hyperlink w:anchor="_Toc31765826" w:history="1">
            <w:r w:rsidR="00843A9F" w:rsidRPr="003C4972">
              <w:rPr>
                <w:rStyle w:val="Hipervnculo"/>
                <w:noProof/>
              </w:rPr>
              <w:t>3.3</w:t>
            </w:r>
            <w:r w:rsidR="00843A9F">
              <w:rPr>
                <w:rFonts w:asciiTheme="minorHAnsi" w:eastAsiaTheme="minorEastAsia" w:hAnsiTheme="minorHAnsi"/>
                <w:noProof/>
                <w:lang w:eastAsia="es-ES"/>
              </w:rPr>
              <w:tab/>
            </w:r>
            <w:r w:rsidR="00843A9F" w:rsidRPr="003C4972">
              <w:rPr>
                <w:rStyle w:val="Hipervnculo"/>
                <w:noProof/>
              </w:rPr>
              <w:t>Grado de los nodos</w:t>
            </w:r>
            <w:r w:rsidR="00843A9F">
              <w:rPr>
                <w:noProof/>
                <w:webHidden/>
              </w:rPr>
              <w:tab/>
            </w:r>
            <w:r w:rsidR="00843A9F">
              <w:rPr>
                <w:noProof/>
                <w:webHidden/>
              </w:rPr>
              <w:fldChar w:fldCharType="begin"/>
            </w:r>
            <w:r w:rsidR="00843A9F">
              <w:rPr>
                <w:noProof/>
                <w:webHidden/>
              </w:rPr>
              <w:instrText xml:space="preserve"> PAGEREF _Toc31765826 \h </w:instrText>
            </w:r>
            <w:r w:rsidR="00843A9F">
              <w:rPr>
                <w:noProof/>
                <w:webHidden/>
              </w:rPr>
            </w:r>
            <w:r w:rsidR="00843A9F">
              <w:rPr>
                <w:noProof/>
                <w:webHidden/>
              </w:rPr>
              <w:fldChar w:fldCharType="separate"/>
            </w:r>
            <w:r w:rsidR="00843A9F">
              <w:rPr>
                <w:noProof/>
                <w:webHidden/>
              </w:rPr>
              <w:t>10</w:t>
            </w:r>
            <w:r w:rsidR="00843A9F">
              <w:rPr>
                <w:noProof/>
                <w:webHidden/>
              </w:rPr>
              <w:fldChar w:fldCharType="end"/>
            </w:r>
          </w:hyperlink>
        </w:p>
        <w:p w14:paraId="6AB4F032" w14:textId="5E287C4F" w:rsidR="00843A9F" w:rsidRDefault="00C10F94">
          <w:pPr>
            <w:pStyle w:val="TDC2"/>
            <w:tabs>
              <w:tab w:val="left" w:pos="1540"/>
            </w:tabs>
            <w:rPr>
              <w:rFonts w:asciiTheme="minorHAnsi" w:eastAsiaTheme="minorEastAsia" w:hAnsiTheme="minorHAnsi"/>
              <w:noProof/>
              <w:lang w:eastAsia="es-ES"/>
            </w:rPr>
          </w:pPr>
          <w:hyperlink w:anchor="_Toc31765827" w:history="1">
            <w:r w:rsidR="00843A9F" w:rsidRPr="003C4972">
              <w:rPr>
                <w:rStyle w:val="Hipervnculo"/>
                <w:noProof/>
              </w:rPr>
              <w:t>3.4</w:t>
            </w:r>
            <w:r w:rsidR="00843A9F">
              <w:rPr>
                <w:rFonts w:asciiTheme="minorHAnsi" w:eastAsiaTheme="minorEastAsia" w:hAnsiTheme="minorHAnsi"/>
                <w:noProof/>
                <w:lang w:eastAsia="es-ES"/>
              </w:rPr>
              <w:tab/>
            </w:r>
            <w:r w:rsidR="00843A9F" w:rsidRPr="003C4972">
              <w:rPr>
                <w:rStyle w:val="Hipervnculo"/>
                <w:noProof/>
              </w:rPr>
              <w:t>Medidas de distancia</w:t>
            </w:r>
            <w:r w:rsidR="00843A9F">
              <w:rPr>
                <w:noProof/>
                <w:webHidden/>
              </w:rPr>
              <w:tab/>
            </w:r>
            <w:r w:rsidR="00843A9F">
              <w:rPr>
                <w:noProof/>
                <w:webHidden/>
              </w:rPr>
              <w:fldChar w:fldCharType="begin"/>
            </w:r>
            <w:r w:rsidR="00843A9F">
              <w:rPr>
                <w:noProof/>
                <w:webHidden/>
              </w:rPr>
              <w:instrText xml:space="preserve"> PAGEREF _Toc31765827 \h </w:instrText>
            </w:r>
            <w:r w:rsidR="00843A9F">
              <w:rPr>
                <w:noProof/>
                <w:webHidden/>
              </w:rPr>
            </w:r>
            <w:r w:rsidR="00843A9F">
              <w:rPr>
                <w:noProof/>
                <w:webHidden/>
              </w:rPr>
              <w:fldChar w:fldCharType="separate"/>
            </w:r>
            <w:r w:rsidR="00843A9F">
              <w:rPr>
                <w:noProof/>
                <w:webHidden/>
              </w:rPr>
              <w:t>11</w:t>
            </w:r>
            <w:r w:rsidR="00843A9F">
              <w:rPr>
                <w:noProof/>
                <w:webHidden/>
              </w:rPr>
              <w:fldChar w:fldCharType="end"/>
            </w:r>
          </w:hyperlink>
        </w:p>
        <w:p w14:paraId="3A6F91AB" w14:textId="76B1CB20" w:rsidR="00843A9F" w:rsidRDefault="00C10F94">
          <w:pPr>
            <w:pStyle w:val="TDC2"/>
            <w:tabs>
              <w:tab w:val="left" w:pos="1540"/>
            </w:tabs>
            <w:rPr>
              <w:rFonts w:asciiTheme="minorHAnsi" w:eastAsiaTheme="minorEastAsia" w:hAnsiTheme="minorHAnsi"/>
              <w:noProof/>
              <w:lang w:eastAsia="es-ES"/>
            </w:rPr>
          </w:pPr>
          <w:hyperlink w:anchor="_Toc31765828" w:history="1">
            <w:r w:rsidR="00843A9F" w:rsidRPr="003C4972">
              <w:rPr>
                <w:rStyle w:val="Hipervnculo"/>
                <w:noProof/>
              </w:rPr>
              <w:t>3.5</w:t>
            </w:r>
            <w:r w:rsidR="00843A9F">
              <w:rPr>
                <w:rFonts w:asciiTheme="minorHAnsi" w:eastAsiaTheme="minorEastAsia" w:hAnsiTheme="minorHAnsi"/>
                <w:noProof/>
                <w:lang w:eastAsia="es-ES"/>
              </w:rPr>
              <w:tab/>
            </w:r>
            <w:r w:rsidR="00843A9F" w:rsidRPr="003C4972">
              <w:rPr>
                <w:rStyle w:val="Hipervnculo"/>
                <w:noProof/>
              </w:rPr>
              <w:t xml:space="preserve">Medidas de </w:t>
            </w:r>
            <w:r w:rsidR="00843A9F" w:rsidRPr="003C4972">
              <w:rPr>
                <w:rStyle w:val="Hipervnculo"/>
                <w:i/>
                <w:iCs/>
                <w:noProof/>
              </w:rPr>
              <w:t>clustering</w:t>
            </w:r>
            <w:r w:rsidR="00843A9F">
              <w:rPr>
                <w:noProof/>
                <w:webHidden/>
              </w:rPr>
              <w:tab/>
            </w:r>
            <w:r w:rsidR="00843A9F">
              <w:rPr>
                <w:noProof/>
                <w:webHidden/>
              </w:rPr>
              <w:fldChar w:fldCharType="begin"/>
            </w:r>
            <w:r w:rsidR="00843A9F">
              <w:rPr>
                <w:noProof/>
                <w:webHidden/>
              </w:rPr>
              <w:instrText xml:space="preserve"> PAGEREF _Toc31765828 \h </w:instrText>
            </w:r>
            <w:r w:rsidR="00843A9F">
              <w:rPr>
                <w:noProof/>
                <w:webHidden/>
              </w:rPr>
            </w:r>
            <w:r w:rsidR="00843A9F">
              <w:rPr>
                <w:noProof/>
                <w:webHidden/>
              </w:rPr>
              <w:fldChar w:fldCharType="separate"/>
            </w:r>
            <w:r w:rsidR="00843A9F">
              <w:rPr>
                <w:noProof/>
                <w:webHidden/>
              </w:rPr>
              <w:t>12</w:t>
            </w:r>
            <w:r w:rsidR="00843A9F">
              <w:rPr>
                <w:noProof/>
                <w:webHidden/>
              </w:rPr>
              <w:fldChar w:fldCharType="end"/>
            </w:r>
          </w:hyperlink>
        </w:p>
        <w:p w14:paraId="65342F5A" w14:textId="735FDB89" w:rsidR="00843A9F" w:rsidRDefault="00C10F94">
          <w:pPr>
            <w:pStyle w:val="TDC2"/>
            <w:tabs>
              <w:tab w:val="left" w:pos="1540"/>
            </w:tabs>
            <w:rPr>
              <w:rFonts w:asciiTheme="minorHAnsi" w:eastAsiaTheme="minorEastAsia" w:hAnsiTheme="minorHAnsi"/>
              <w:noProof/>
              <w:lang w:eastAsia="es-ES"/>
            </w:rPr>
          </w:pPr>
          <w:hyperlink w:anchor="_Toc31765829" w:history="1">
            <w:r w:rsidR="00843A9F" w:rsidRPr="003C4972">
              <w:rPr>
                <w:rStyle w:val="Hipervnculo"/>
                <w:noProof/>
              </w:rPr>
              <w:t>3.6</w:t>
            </w:r>
            <w:r w:rsidR="00843A9F">
              <w:rPr>
                <w:rFonts w:asciiTheme="minorHAnsi" w:eastAsiaTheme="minorEastAsia" w:hAnsiTheme="minorHAnsi"/>
                <w:noProof/>
                <w:lang w:eastAsia="es-ES"/>
              </w:rPr>
              <w:tab/>
            </w:r>
            <w:r w:rsidR="00843A9F" w:rsidRPr="003C4972">
              <w:rPr>
                <w:rStyle w:val="Hipervnculo"/>
                <w:noProof/>
              </w:rPr>
              <w:t>Medidas de centralidad</w:t>
            </w:r>
            <w:r w:rsidR="00843A9F">
              <w:rPr>
                <w:noProof/>
                <w:webHidden/>
              </w:rPr>
              <w:tab/>
            </w:r>
            <w:r w:rsidR="00843A9F">
              <w:rPr>
                <w:noProof/>
                <w:webHidden/>
              </w:rPr>
              <w:fldChar w:fldCharType="begin"/>
            </w:r>
            <w:r w:rsidR="00843A9F">
              <w:rPr>
                <w:noProof/>
                <w:webHidden/>
              </w:rPr>
              <w:instrText xml:space="preserve"> PAGEREF _Toc31765829 \h </w:instrText>
            </w:r>
            <w:r w:rsidR="00843A9F">
              <w:rPr>
                <w:noProof/>
                <w:webHidden/>
              </w:rPr>
            </w:r>
            <w:r w:rsidR="00843A9F">
              <w:rPr>
                <w:noProof/>
                <w:webHidden/>
              </w:rPr>
              <w:fldChar w:fldCharType="separate"/>
            </w:r>
            <w:r w:rsidR="00843A9F">
              <w:rPr>
                <w:noProof/>
                <w:webHidden/>
              </w:rPr>
              <w:t>12</w:t>
            </w:r>
            <w:r w:rsidR="00843A9F">
              <w:rPr>
                <w:noProof/>
                <w:webHidden/>
              </w:rPr>
              <w:fldChar w:fldCharType="end"/>
            </w:r>
          </w:hyperlink>
        </w:p>
        <w:p w14:paraId="1E096E8F" w14:textId="590B148D" w:rsidR="00843A9F" w:rsidRDefault="00C10F94">
          <w:pPr>
            <w:pStyle w:val="TDC2"/>
            <w:tabs>
              <w:tab w:val="left" w:pos="1540"/>
            </w:tabs>
            <w:rPr>
              <w:rFonts w:asciiTheme="minorHAnsi" w:eastAsiaTheme="minorEastAsia" w:hAnsiTheme="minorHAnsi"/>
              <w:noProof/>
              <w:lang w:eastAsia="es-ES"/>
            </w:rPr>
          </w:pPr>
          <w:hyperlink w:anchor="_Toc31765830" w:history="1">
            <w:r w:rsidR="00843A9F" w:rsidRPr="003C4972">
              <w:rPr>
                <w:rStyle w:val="Hipervnculo"/>
                <w:noProof/>
              </w:rPr>
              <w:t>3.7</w:t>
            </w:r>
            <w:r w:rsidR="00843A9F">
              <w:rPr>
                <w:rFonts w:asciiTheme="minorHAnsi" w:eastAsiaTheme="minorEastAsia" w:hAnsiTheme="minorHAnsi"/>
                <w:noProof/>
                <w:lang w:eastAsia="es-ES"/>
              </w:rPr>
              <w:tab/>
            </w:r>
            <w:r w:rsidR="00843A9F" w:rsidRPr="003C4972">
              <w:rPr>
                <w:rStyle w:val="Hipervnculo"/>
                <w:noProof/>
              </w:rPr>
              <w:t>Grupos y comunidades</w:t>
            </w:r>
            <w:r w:rsidR="00843A9F">
              <w:rPr>
                <w:noProof/>
                <w:webHidden/>
              </w:rPr>
              <w:tab/>
            </w:r>
            <w:r w:rsidR="00843A9F">
              <w:rPr>
                <w:noProof/>
                <w:webHidden/>
              </w:rPr>
              <w:fldChar w:fldCharType="begin"/>
            </w:r>
            <w:r w:rsidR="00843A9F">
              <w:rPr>
                <w:noProof/>
                <w:webHidden/>
              </w:rPr>
              <w:instrText xml:space="preserve"> PAGEREF _Toc31765830 \h </w:instrText>
            </w:r>
            <w:r w:rsidR="00843A9F">
              <w:rPr>
                <w:noProof/>
                <w:webHidden/>
              </w:rPr>
            </w:r>
            <w:r w:rsidR="00843A9F">
              <w:rPr>
                <w:noProof/>
                <w:webHidden/>
              </w:rPr>
              <w:fldChar w:fldCharType="separate"/>
            </w:r>
            <w:r w:rsidR="00843A9F">
              <w:rPr>
                <w:noProof/>
                <w:webHidden/>
              </w:rPr>
              <w:t>17</w:t>
            </w:r>
            <w:r w:rsidR="00843A9F">
              <w:rPr>
                <w:noProof/>
                <w:webHidden/>
              </w:rPr>
              <w:fldChar w:fldCharType="end"/>
            </w:r>
          </w:hyperlink>
        </w:p>
        <w:p w14:paraId="6AE315C6" w14:textId="08CA685F" w:rsidR="00843A9F" w:rsidRDefault="00C10F94">
          <w:pPr>
            <w:pStyle w:val="TDC2"/>
            <w:tabs>
              <w:tab w:val="left" w:pos="1540"/>
            </w:tabs>
            <w:rPr>
              <w:rFonts w:asciiTheme="minorHAnsi" w:eastAsiaTheme="minorEastAsia" w:hAnsiTheme="minorHAnsi"/>
              <w:noProof/>
              <w:lang w:eastAsia="es-ES"/>
            </w:rPr>
          </w:pPr>
          <w:hyperlink w:anchor="_Toc31765831" w:history="1">
            <w:r w:rsidR="00843A9F" w:rsidRPr="003C4972">
              <w:rPr>
                <w:rStyle w:val="Hipervnculo"/>
                <w:noProof/>
              </w:rPr>
              <w:t>3.8</w:t>
            </w:r>
            <w:r w:rsidR="00843A9F">
              <w:rPr>
                <w:rFonts w:asciiTheme="minorHAnsi" w:eastAsiaTheme="minorEastAsia" w:hAnsiTheme="minorHAnsi"/>
                <w:noProof/>
                <w:lang w:eastAsia="es-ES"/>
              </w:rPr>
              <w:tab/>
            </w:r>
            <w:r w:rsidR="00843A9F" w:rsidRPr="003C4972">
              <w:rPr>
                <w:rStyle w:val="Hipervnculo"/>
                <w:noProof/>
              </w:rPr>
              <w:t>Detección de roles</w:t>
            </w:r>
            <w:r w:rsidR="00843A9F">
              <w:rPr>
                <w:noProof/>
                <w:webHidden/>
              </w:rPr>
              <w:tab/>
            </w:r>
            <w:r w:rsidR="00843A9F">
              <w:rPr>
                <w:noProof/>
                <w:webHidden/>
              </w:rPr>
              <w:fldChar w:fldCharType="begin"/>
            </w:r>
            <w:r w:rsidR="00843A9F">
              <w:rPr>
                <w:noProof/>
                <w:webHidden/>
              </w:rPr>
              <w:instrText xml:space="preserve"> PAGEREF _Toc31765831 \h </w:instrText>
            </w:r>
            <w:r w:rsidR="00843A9F">
              <w:rPr>
                <w:noProof/>
                <w:webHidden/>
              </w:rPr>
            </w:r>
            <w:r w:rsidR="00843A9F">
              <w:rPr>
                <w:noProof/>
                <w:webHidden/>
              </w:rPr>
              <w:fldChar w:fldCharType="separate"/>
            </w:r>
            <w:r w:rsidR="00843A9F">
              <w:rPr>
                <w:noProof/>
                <w:webHidden/>
              </w:rPr>
              <w:t>19</w:t>
            </w:r>
            <w:r w:rsidR="00843A9F">
              <w:rPr>
                <w:noProof/>
                <w:webHidden/>
              </w:rPr>
              <w:fldChar w:fldCharType="end"/>
            </w:r>
          </w:hyperlink>
        </w:p>
        <w:p w14:paraId="24C7451E" w14:textId="292FEDDC" w:rsidR="00843A9F" w:rsidRDefault="00C10F94">
          <w:pPr>
            <w:pStyle w:val="TDC2"/>
            <w:tabs>
              <w:tab w:val="left" w:pos="1540"/>
            </w:tabs>
            <w:rPr>
              <w:rFonts w:asciiTheme="minorHAnsi" w:eastAsiaTheme="minorEastAsia" w:hAnsiTheme="minorHAnsi"/>
              <w:noProof/>
              <w:lang w:eastAsia="es-ES"/>
            </w:rPr>
          </w:pPr>
          <w:hyperlink w:anchor="_Toc31765832" w:history="1">
            <w:r w:rsidR="00843A9F" w:rsidRPr="003C4972">
              <w:rPr>
                <w:rStyle w:val="Hipervnculo"/>
                <w:noProof/>
              </w:rPr>
              <w:t>3.9</w:t>
            </w:r>
            <w:r w:rsidR="00843A9F">
              <w:rPr>
                <w:rFonts w:asciiTheme="minorHAnsi" w:eastAsiaTheme="minorEastAsia" w:hAnsiTheme="minorHAnsi"/>
                <w:noProof/>
                <w:lang w:eastAsia="es-ES"/>
              </w:rPr>
              <w:tab/>
            </w:r>
            <w:r w:rsidR="00843A9F" w:rsidRPr="003C4972">
              <w:rPr>
                <w:rStyle w:val="Hipervnculo"/>
                <w:noProof/>
              </w:rPr>
              <w:t>Ethnea y Genni</w:t>
            </w:r>
            <w:r w:rsidR="00843A9F">
              <w:rPr>
                <w:noProof/>
                <w:webHidden/>
              </w:rPr>
              <w:tab/>
            </w:r>
            <w:r w:rsidR="00843A9F">
              <w:rPr>
                <w:noProof/>
                <w:webHidden/>
              </w:rPr>
              <w:fldChar w:fldCharType="begin"/>
            </w:r>
            <w:r w:rsidR="00843A9F">
              <w:rPr>
                <w:noProof/>
                <w:webHidden/>
              </w:rPr>
              <w:instrText xml:space="preserve"> PAGEREF _Toc31765832 \h </w:instrText>
            </w:r>
            <w:r w:rsidR="00843A9F">
              <w:rPr>
                <w:noProof/>
                <w:webHidden/>
              </w:rPr>
            </w:r>
            <w:r w:rsidR="00843A9F">
              <w:rPr>
                <w:noProof/>
                <w:webHidden/>
              </w:rPr>
              <w:fldChar w:fldCharType="separate"/>
            </w:r>
            <w:r w:rsidR="00843A9F">
              <w:rPr>
                <w:noProof/>
                <w:webHidden/>
              </w:rPr>
              <w:t>21</w:t>
            </w:r>
            <w:r w:rsidR="00843A9F">
              <w:rPr>
                <w:noProof/>
                <w:webHidden/>
              </w:rPr>
              <w:fldChar w:fldCharType="end"/>
            </w:r>
          </w:hyperlink>
        </w:p>
        <w:p w14:paraId="0BB350DD" w14:textId="6966A13F" w:rsidR="00843A9F" w:rsidRDefault="00C10F94">
          <w:pPr>
            <w:pStyle w:val="TDC2"/>
            <w:tabs>
              <w:tab w:val="left" w:pos="1540"/>
            </w:tabs>
            <w:rPr>
              <w:rFonts w:asciiTheme="minorHAnsi" w:eastAsiaTheme="minorEastAsia" w:hAnsiTheme="minorHAnsi"/>
              <w:noProof/>
              <w:lang w:eastAsia="es-ES"/>
            </w:rPr>
          </w:pPr>
          <w:hyperlink w:anchor="_Toc31765833" w:history="1">
            <w:r w:rsidR="00843A9F" w:rsidRPr="003C4972">
              <w:rPr>
                <w:rStyle w:val="Hipervnculo"/>
                <w:i/>
                <w:iCs/>
                <w:noProof/>
              </w:rPr>
              <w:t>3.10</w:t>
            </w:r>
            <w:r w:rsidR="00843A9F">
              <w:rPr>
                <w:rFonts w:asciiTheme="minorHAnsi" w:eastAsiaTheme="minorEastAsia" w:hAnsiTheme="minorHAnsi"/>
                <w:noProof/>
                <w:lang w:eastAsia="es-ES"/>
              </w:rPr>
              <w:tab/>
            </w:r>
            <w:r w:rsidR="00843A9F" w:rsidRPr="003C4972">
              <w:rPr>
                <w:rStyle w:val="Hipervnculo"/>
                <w:i/>
                <w:iCs/>
                <w:noProof/>
              </w:rPr>
              <w:t>Scraping Web</w:t>
            </w:r>
            <w:r w:rsidR="00843A9F">
              <w:rPr>
                <w:noProof/>
                <w:webHidden/>
              </w:rPr>
              <w:tab/>
            </w:r>
            <w:r w:rsidR="00843A9F">
              <w:rPr>
                <w:noProof/>
                <w:webHidden/>
              </w:rPr>
              <w:fldChar w:fldCharType="begin"/>
            </w:r>
            <w:r w:rsidR="00843A9F">
              <w:rPr>
                <w:noProof/>
                <w:webHidden/>
              </w:rPr>
              <w:instrText xml:space="preserve"> PAGEREF _Toc31765833 \h </w:instrText>
            </w:r>
            <w:r w:rsidR="00843A9F">
              <w:rPr>
                <w:noProof/>
                <w:webHidden/>
              </w:rPr>
            </w:r>
            <w:r w:rsidR="00843A9F">
              <w:rPr>
                <w:noProof/>
                <w:webHidden/>
              </w:rPr>
              <w:fldChar w:fldCharType="separate"/>
            </w:r>
            <w:r w:rsidR="00843A9F">
              <w:rPr>
                <w:noProof/>
                <w:webHidden/>
              </w:rPr>
              <w:t>21</w:t>
            </w:r>
            <w:r w:rsidR="00843A9F">
              <w:rPr>
                <w:noProof/>
                <w:webHidden/>
              </w:rPr>
              <w:fldChar w:fldCharType="end"/>
            </w:r>
          </w:hyperlink>
        </w:p>
        <w:p w14:paraId="7931F444" w14:textId="1066185F" w:rsidR="00843A9F" w:rsidRDefault="00C10F94">
          <w:pPr>
            <w:pStyle w:val="TDC1"/>
            <w:tabs>
              <w:tab w:val="right" w:leader="dot" w:pos="8494"/>
            </w:tabs>
            <w:rPr>
              <w:rFonts w:asciiTheme="minorHAnsi" w:eastAsiaTheme="minorEastAsia" w:hAnsiTheme="minorHAnsi"/>
              <w:noProof/>
              <w:lang w:eastAsia="es-ES"/>
            </w:rPr>
          </w:pPr>
          <w:hyperlink w:anchor="_Toc31765834" w:history="1">
            <w:r w:rsidR="00843A9F" w:rsidRPr="003C4972">
              <w:rPr>
                <w:rStyle w:val="Hipervnculo"/>
                <w:noProof/>
              </w:rPr>
              <w:t>D. Técnicas y Herramientas</w:t>
            </w:r>
            <w:r w:rsidR="00843A9F">
              <w:rPr>
                <w:noProof/>
                <w:webHidden/>
              </w:rPr>
              <w:tab/>
            </w:r>
            <w:r w:rsidR="00843A9F">
              <w:rPr>
                <w:noProof/>
                <w:webHidden/>
              </w:rPr>
              <w:fldChar w:fldCharType="begin"/>
            </w:r>
            <w:r w:rsidR="00843A9F">
              <w:rPr>
                <w:noProof/>
                <w:webHidden/>
              </w:rPr>
              <w:instrText xml:space="preserve"> PAGEREF _Toc31765834 \h </w:instrText>
            </w:r>
            <w:r w:rsidR="00843A9F">
              <w:rPr>
                <w:noProof/>
                <w:webHidden/>
              </w:rPr>
            </w:r>
            <w:r w:rsidR="00843A9F">
              <w:rPr>
                <w:noProof/>
                <w:webHidden/>
              </w:rPr>
              <w:fldChar w:fldCharType="separate"/>
            </w:r>
            <w:r w:rsidR="00843A9F">
              <w:rPr>
                <w:noProof/>
                <w:webHidden/>
              </w:rPr>
              <w:t>22</w:t>
            </w:r>
            <w:r w:rsidR="00843A9F">
              <w:rPr>
                <w:noProof/>
                <w:webHidden/>
              </w:rPr>
              <w:fldChar w:fldCharType="end"/>
            </w:r>
          </w:hyperlink>
        </w:p>
        <w:p w14:paraId="0C74C792" w14:textId="283F7B94" w:rsidR="00843A9F" w:rsidRDefault="00C10F94">
          <w:pPr>
            <w:pStyle w:val="TDC2"/>
            <w:tabs>
              <w:tab w:val="left" w:pos="1540"/>
            </w:tabs>
            <w:rPr>
              <w:rFonts w:asciiTheme="minorHAnsi" w:eastAsiaTheme="minorEastAsia" w:hAnsiTheme="minorHAnsi"/>
              <w:noProof/>
              <w:lang w:eastAsia="es-ES"/>
            </w:rPr>
          </w:pPr>
          <w:hyperlink w:anchor="_Toc31765835" w:history="1">
            <w:r w:rsidR="00843A9F" w:rsidRPr="003C4972">
              <w:rPr>
                <w:rStyle w:val="Hipervnculo"/>
                <w:noProof/>
              </w:rPr>
              <w:t>4.1</w:t>
            </w:r>
            <w:r w:rsidR="00843A9F">
              <w:rPr>
                <w:rFonts w:asciiTheme="minorHAnsi" w:eastAsiaTheme="minorEastAsia" w:hAnsiTheme="minorHAnsi"/>
                <w:noProof/>
                <w:lang w:eastAsia="es-ES"/>
              </w:rPr>
              <w:tab/>
            </w:r>
            <w:r w:rsidR="00843A9F" w:rsidRPr="003C4972">
              <w:rPr>
                <w:rStyle w:val="Hipervnculo"/>
                <w:noProof/>
              </w:rPr>
              <w:t>Metodología ágil – Scrum</w:t>
            </w:r>
            <w:r w:rsidR="00843A9F">
              <w:rPr>
                <w:noProof/>
                <w:webHidden/>
              </w:rPr>
              <w:tab/>
            </w:r>
            <w:r w:rsidR="00843A9F">
              <w:rPr>
                <w:noProof/>
                <w:webHidden/>
              </w:rPr>
              <w:fldChar w:fldCharType="begin"/>
            </w:r>
            <w:r w:rsidR="00843A9F">
              <w:rPr>
                <w:noProof/>
                <w:webHidden/>
              </w:rPr>
              <w:instrText xml:space="preserve"> PAGEREF _Toc31765835 \h </w:instrText>
            </w:r>
            <w:r w:rsidR="00843A9F">
              <w:rPr>
                <w:noProof/>
                <w:webHidden/>
              </w:rPr>
            </w:r>
            <w:r w:rsidR="00843A9F">
              <w:rPr>
                <w:noProof/>
                <w:webHidden/>
              </w:rPr>
              <w:fldChar w:fldCharType="separate"/>
            </w:r>
            <w:r w:rsidR="00843A9F">
              <w:rPr>
                <w:noProof/>
                <w:webHidden/>
              </w:rPr>
              <w:t>22</w:t>
            </w:r>
            <w:r w:rsidR="00843A9F">
              <w:rPr>
                <w:noProof/>
                <w:webHidden/>
              </w:rPr>
              <w:fldChar w:fldCharType="end"/>
            </w:r>
          </w:hyperlink>
        </w:p>
        <w:p w14:paraId="7718F10C" w14:textId="2886939F" w:rsidR="00843A9F" w:rsidRDefault="00C10F94">
          <w:pPr>
            <w:pStyle w:val="TDC2"/>
            <w:tabs>
              <w:tab w:val="left" w:pos="1540"/>
            </w:tabs>
            <w:rPr>
              <w:rFonts w:asciiTheme="minorHAnsi" w:eastAsiaTheme="minorEastAsia" w:hAnsiTheme="minorHAnsi"/>
              <w:noProof/>
              <w:lang w:eastAsia="es-ES"/>
            </w:rPr>
          </w:pPr>
          <w:hyperlink w:anchor="_Toc31765836" w:history="1">
            <w:r w:rsidR="00843A9F" w:rsidRPr="003C4972">
              <w:rPr>
                <w:rStyle w:val="Hipervnculo"/>
                <w:noProof/>
              </w:rPr>
              <w:t>4.2</w:t>
            </w:r>
            <w:r w:rsidR="00843A9F">
              <w:rPr>
                <w:rFonts w:asciiTheme="minorHAnsi" w:eastAsiaTheme="minorEastAsia" w:hAnsiTheme="minorHAnsi"/>
                <w:noProof/>
                <w:lang w:eastAsia="es-ES"/>
              </w:rPr>
              <w:tab/>
            </w:r>
            <w:r w:rsidR="00843A9F" w:rsidRPr="003C4972">
              <w:rPr>
                <w:rStyle w:val="Hipervnculo"/>
                <w:noProof/>
              </w:rPr>
              <w:t>Herramienta de control de versiones</w:t>
            </w:r>
            <w:r w:rsidR="00843A9F">
              <w:rPr>
                <w:noProof/>
                <w:webHidden/>
              </w:rPr>
              <w:tab/>
            </w:r>
            <w:r w:rsidR="00843A9F">
              <w:rPr>
                <w:noProof/>
                <w:webHidden/>
              </w:rPr>
              <w:fldChar w:fldCharType="begin"/>
            </w:r>
            <w:r w:rsidR="00843A9F">
              <w:rPr>
                <w:noProof/>
                <w:webHidden/>
              </w:rPr>
              <w:instrText xml:space="preserve"> PAGEREF _Toc31765836 \h </w:instrText>
            </w:r>
            <w:r w:rsidR="00843A9F">
              <w:rPr>
                <w:noProof/>
                <w:webHidden/>
              </w:rPr>
            </w:r>
            <w:r w:rsidR="00843A9F">
              <w:rPr>
                <w:noProof/>
                <w:webHidden/>
              </w:rPr>
              <w:fldChar w:fldCharType="separate"/>
            </w:r>
            <w:r w:rsidR="00843A9F">
              <w:rPr>
                <w:noProof/>
                <w:webHidden/>
              </w:rPr>
              <w:t>22</w:t>
            </w:r>
            <w:r w:rsidR="00843A9F">
              <w:rPr>
                <w:noProof/>
                <w:webHidden/>
              </w:rPr>
              <w:fldChar w:fldCharType="end"/>
            </w:r>
          </w:hyperlink>
        </w:p>
        <w:p w14:paraId="12E43E5E" w14:textId="5E9C7FDE" w:rsidR="00843A9F" w:rsidRDefault="00C10F94">
          <w:pPr>
            <w:pStyle w:val="TDC2"/>
            <w:tabs>
              <w:tab w:val="left" w:pos="1540"/>
            </w:tabs>
            <w:rPr>
              <w:rFonts w:asciiTheme="minorHAnsi" w:eastAsiaTheme="minorEastAsia" w:hAnsiTheme="minorHAnsi"/>
              <w:noProof/>
              <w:lang w:eastAsia="es-ES"/>
            </w:rPr>
          </w:pPr>
          <w:hyperlink w:anchor="_Toc31765837" w:history="1">
            <w:r w:rsidR="00843A9F" w:rsidRPr="003C4972">
              <w:rPr>
                <w:rStyle w:val="Hipervnculo"/>
                <w:noProof/>
              </w:rPr>
              <w:t>4.3</w:t>
            </w:r>
            <w:r w:rsidR="00843A9F">
              <w:rPr>
                <w:rFonts w:asciiTheme="minorHAnsi" w:eastAsiaTheme="minorEastAsia" w:hAnsiTheme="minorHAnsi"/>
                <w:noProof/>
                <w:lang w:eastAsia="es-ES"/>
              </w:rPr>
              <w:tab/>
            </w:r>
            <w:r w:rsidR="00843A9F" w:rsidRPr="003C4972">
              <w:rPr>
                <w:rStyle w:val="Hipervnculo"/>
                <w:noProof/>
              </w:rPr>
              <w:t>Herramienta de gestión del proyecto</w:t>
            </w:r>
            <w:r w:rsidR="00843A9F">
              <w:rPr>
                <w:noProof/>
                <w:webHidden/>
              </w:rPr>
              <w:tab/>
            </w:r>
            <w:r w:rsidR="00843A9F">
              <w:rPr>
                <w:noProof/>
                <w:webHidden/>
              </w:rPr>
              <w:fldChar w:fldCharType="begin"/>
            </w:r>
            <w:r w:rsidR="00843A9F">
              <w:rPr>
                <w:noProof/>
                <w:webHidden/>
              </w:rPr>
              <w:instrText xml:space="preserve"> PAGEREF _Toc31765837 \h </w:instrText>
            </w:r>
            <w:r w:rsidR="00843A9F">
              <w:rPr>
                <w:noProof/>
                <w:webHidden/>
              </w:rPr>
            </w:r>
            <w:r w:rsidR="00843A9F">
              <w:rPr>
                <w:noProof/>
                <w:webHidden/>
              </w:rPr>
              <w:fldChar w:fldCharType="separate"/>
            </w:r>
            <w:r w:rsidR="00843A9F">
              <w:rPr>
                <w:noProof/>
                <w:webHidden/>
              </w:rPr>
              <w:t>22</w:t>
            </w:r>
            <w:r w:rsidR="00843A9F">
              <w:rPr>
                <w:noProof/>
                <w:webHidden/>
              </w:rPr>
              <w:fldChar w:fldCharType="end"/>
            </w:r>
          </w:hyperlink>
        </w:p>
        <w:p w14:paraId="593949EE" w14:textId="61727ED3" w:rsidR="00843A9F" w:rsidRDefault="00C10F94">
          <w:pPr>
            <w:pStyle w:val="TDC2"/>
            <w:tabs>
              <w:tab w:val="left" w:pos="1540"/>
            </w:tabs>
            <w:rPr>
              <w:rFonts w:asciiTheme="minorHAnsi" w:eastAsiaTheme="minorEastAsia" w:hAnsiTheme="minorHAnsi"/>
              <w:noProof/>
              <w:lang w:eastAsia="es-ES"/>
            </w:rPr>
          </w:pPr>
          <w:hyperlink w:anchor="_Toc31765838" w:history="1">
            <w:r w:rsidR="00843A9F" w:rsidRPr="003C4972">
              <w:rPr>
                <w:rStyle w:val="Hipervnculo"/>
                <w:noProof/>
              </w:rPr>
              <w:t>4.5</w:t>
            </w:r>
            <w:r w:rsidR="00843A9F">
              <w:rPr>
                <w:rFonts w:asciiTheme="minorHAnsi" w:eastAsiaTheme="minorEastAsia" w:hAnsiTheme="minorHAnsi"/>
                <w:noProof/>
                <w:lang w:eastAsia="es-ES"/>
              </w:rPr>
              <w:tab/>
            </w:r>
            <w:r w:rsidR="00843A9F" w:rsidRPr="003C4972">
              <w:rPr>
                <w:rStyle w:val="Hipervnculo"/>
                <w:noProof/>
              </w:rPr>
              <w:t>Herramienta para gestionar el repositorio local-remoto</w:t>
            </w:r>
            <w:r w:rsidR="00843A9F">
              <w:rPr>
                <w:noProof/>
                <w:webHidden/>
              </w:rPr>
              <w:tab/>
            </w:r>
            <w:r w:rsidR="00843A9F">
              <w:rPr>
                <w:noProof/>
                <w:webHidden/>
              </w:rPr>
              <w:fldChar w:fldCharType="begin"/>
            </w:r>
            <w:r w:rsidR="00843A9F">
              <w:rPr>
                <w:noProof/>
                <w:webHidden/>
              </w:rPr>
              <w:instrText xml:space="preserve"> PAGEREF _Toc31765838 \h </w:instrText>
            </w:r>
            <w:r w:rsidR="00843A9F">
              <w:rPr>
                <w:noProof/>
                <w:webHidden/>
              </w:rPr>
            </w:r>
            <w:r w:rsidR="00843A9F">
              <w:rPr>
                <w:noProof/>
                <w:webHidden/>
              </w:rPr>
              <w:fldChar w:fldCharType="separate"/>
            </w:r>
            <w:r w:rsidR="00843A9F">
              <w:rPr>
                <w:noProof/>
                <w:webHidden/>
              </w:rPr>
              <w:t>23</w:t>
            </w:r>
            <w:r w:rsidR="00843A9F">
              <w:rPr>
                <w:noProof/>
                <w:webHidden/>
              </w:rPr>
              <w:fldChar w:fldCharType="end"/>
            </w:r>
          </w:hyperlink>
        </w:p>
        <w:p w14:paraId="05D608A1" w14:textId="3D7C6A58" w:rsidR="00843A9F" w:rsidRDefault="00C10F94">
          <w:pPr>
            <w:pStyle w:val="TDC2"/>
            <w:tabs>
              <w:tab w:val="left" w:pos="1540"/>
            </w:tabs>
            <w:rPr>
              <w:rFonts w:asciiTheme="minorHAnsi" w:eastAsiaTheme="minorEastAsia" w:hAnsiTheme="minorHAnsi"/>
              <w:noProof/>
              <w:lang w:eastAsia="es-ES"/>
            </w:rPr>
          </w:pPr>
          <w:hyperlink w:anchor="_Toc31765839" w:history="1">
            <w:r w:rsidR="00843A9F" w:rsidRPr="003C4972">
              <w:rPr>
                <w:rStyle w:val="Hipervnculo"/>
                <w:noProof/>
              </w:rPr>
              <w:t>4.6</w:t>
            </w:r>
            <w:r w:rsidR="00843A9F">
              <w:rPr>
                <w:rFonts w:asciiTheme="minorHAnsi" w:eastAsiaTheme="minorEastAsia" w:hAnsiTheme="minorHAnsi"/>
                <w:noProof/>
                <w:lang w:eastAsia="es-ES"/>
              </w:rPr>
              <w:tab/>
            </w:r>
            <w:r w:rsidR="00843A9F" w:rsidRPr="003C4972">
              <w:rPr>
                <w:rStyle w:val="Hipervnculo"/>
                <w:noProof/>
              </w:rPr>
              <w:t>Herramienta para la gestión de referencias bibliográficas</w:t>
            </w:r>
            <w:r w:rsidR="00843A9F">
              <w:rPr>
                <w:noProof/>
                <w:webHidden/>
              </w:rPr>
              <w:tab/>
            </w:r>
            <w:r w:rsidR="00843A9F">
              <w:rPr>
                <w:noProof/>
                <w:webHidden/>
              </w:rPr>
              <w:fldChar w:fldCharType="begin"/>
            </w:r>
            <w:r w:rsidR="00843A9F">
              <w:rPr>
                <w:noProof/>
                <w:webHidden/>
              </w:rPr>
              <w:instrText xml:space="preserve"> PAGEREF _Toc31765839 \h </w:instrText>
            </w:r>
            <w:r w:rsidR="00843A9F">
              <w:rPr>
                <w:noProof/>
                <w:webHidden/>
              </w:rPr>
            </w:r>
            <w:r w:rsidR="00843A9F">
              <w:rPr>
                <w:noProof/>
                <w:webHidden/>
              </w:rPr>
              <w:fldChar w:fldCharType="separate"/>
            </w:r>
            <w:r w:rsidR="00843A9F">
              <w:rPr>
                <w:noProof/>
                <w:webHidden/>
              </w:rPr>
              <w:t>23</w:t>
            </w:r>
            <w:r w:rsidR="00843A9F">
              <w:rPr>
                <w:noProof/>
                <w:webHidden/>
              </w:rPr>
              <w:fldChar w:fldCharType="end"/>
            </w:r>
          </w:hyperlink>
        </w:p>
        <w:p w14:paraId="7F15C1CE" w14:textId="54953B89" w:rsidR="00843A9F" w:rsidRDefault="00C10F94">
          <w:pPr>
            <w:pStyle w:val="TDC2"/>
            <w:tabs>
              <w:tab w:val="left" w:pos="1540"/>
            </w:tabs>
            <w:rPr>
              <w:rFonts w:asciiTheme="minorHAnsi" w:eastAsiaTheme="minorEastAsia" w:hAnsiTheme="minorHAnsi"/>
              <w:noProof/>
              <w:lang w:eastAsia="es-ES"/>
            </w:rPr>
          </w:pPr>
          <w:hyperlink w:anchor="_Toc31765840" w:history="1">
            <w:r w:rsidR="00843A9F" w:rsidRPr="003C4972">
              <w:rPr>
                <w:rStyle w:val="Hipervnculo"/>
                <w:noProof/>
              </w:rPr>
              <w:t>4.7</w:t>
            </w:r>
            <w:r w:rsidR="00843A9F">
              <w:rPr>
                <w:rFonts w:asciiTheme="minorHAnsi" w:eastAsiaTheme="minorEastAsia" w:hAnsiTheme="minorHAnsi"/>
                <w:noProof/>
                <w:lang w:eastAsia="es-ES"/>
              </w:rPr>
              <w:tab/>
            </w:r>
            <w:r w:rsidR="00843A9F" w:rsidRPr="003C4972">
              <w:rPr>
                <w:rStyle w:val="Hipervnculo"/>
                <w:i/>
                <w:iCs/>
                <w:noProof/>
              </w:rPr>
              <w:t xml:space="preserve">Scraping </w:t>
            </w:r>
            <w:r w:rsidR="00843A9F" w:rsidRPr="003C4972">
              <w:rPr>
                <w:rStyle w:val="Hipervnculo"/>
                <w:noProof/>
              </w:rPr>
              <w:t>Web</w:t>
            </w:r>
            <w:r w:rsidR="00843A9F">
              <w:rPr>
                <w:noProof/>
                <w:webHidden/>
              </w:rPr>
              <w:tab/>
            </w:r>
            <w:r w:rsidR="00843A9F">
              <w:rPr>
                <w:noProof/>
                <w:webHidden/>
              </w:rPr>
              <w:fldChar w:fldCharType="begin"/>
            </w:r>
            <w:r w:rsidR="00843A9F">
              <w:rPr>
                <w:noProof/>
                <w:webHidden/>
              </w:rPr>
              <w:instrText xml:space="preserve"> PAGEREF _Toc31765840 \h </w:instrText>
            </w:r>
            <w:r w:rsidR="00843A9F">
              <w:rPr>
                <w:noProof/>
                <w:webHidden/>
              </w:rPr>
            </w:r>
            <w:r w:rsidR="00843A9F">
              <w:rPr>
                <w:noProof/>
                <w:webHidden/>
              </w:rPr>
              <w:fldChar w:fldCharType="separate"/>
            </w:r>
            <w:r w:rsidR="00843A9F">
              <w:rPr>
                <w:noProof/>
                <w:webHidden/>
              </w:rPr>
              <w:t>23</w:t>
            </w:r>
            <w:r w:rsidR="00843A9F">
              <w:rPr>
                <w:noProof/>
                <w:webHidden/>
              </w:rPr>
              <w:fldChar w:fldCharType="end"/>
            </w:r>
          </w:hyperlink>
        </w:p>
        <w:p w14:paraId="00B8FA52" w14:textId="196624F2" w:rsidR="00843A9F" w:rsidRDefault="00C10F94">
          <w:pPr>
            <w:pStyle w:val="TDC2"/>
            <w:tabs>
              <w:tab w:val="left" w:pos="1540"/>
            </w:tabs>
            <w:rPr>
              <w:rFonts w:asciiTheme="minorHAnsi" w:eastAsiaTheme="minorEastAsia" w:hAnsiTheme="minorHAnsi"/>
              <w:noProof/>
              <w:lang w:eastAsia="es-ES"/>
            </w:rPr>
          </w:pPr>
          <w:hyperlink w:anchor="_Toc31765841" w:history="1">
            <w:r w:rsidR="00843A9F" w:rsidRPr="003C4972">
              <w:rPr>
                <w:rStyle w:val="Hipervnculo"/>
                <w:noProof/>
              </w:rPr>
              <w:t>4.8</w:t>
            </w:r>
            <w:r w:rsidR="00843A9F">
              <w:rPr>
                <w:rFonts w:asciiTheme="minorHAnsi" w:eastAsiaTheme="minorEastAsia" w:hAnsiTheme="minorHAnsi"/>
                <w:noProof/>
                <w:lang w:eastAsia="es-ES"/>
              </w:rPr>
              <w:tab/>
            </w:r>
            <w:r w:rsidR="00843A9F" w:rsidRPr="003C4972">
              <w:rPr>
                <w:rStyle w:val="Hipervnculo"/>
                <w:noProof/>
              </w:rPr>
              <w:t>Funcionalidad etnia y sexo</w:t>
            </w:r>
            <w:r w:rsidR="00843A9F">
              <w:rPr>
                <w:noProof/>
                <w:webHidden/>
              </w:rPr>
              <w:tab/>
            </w:r>
            <w:r w:rsidR="00843A9F">
              <w:rPr>
                <w:noProof/>
                <w:webHidden/>
              </w:rPr>
              <w:fldChar w:fldCharType="begin"/>
            </w:r>
            <w:r w:rsidR="00843A9F">
              <w:rPr>
                <w:noProof/>
                <w:webHidden/>
              </w:rPr>
              <w:instrText xml:space="preserve"> PAGEREF _Toc31765841 \h </w:instrText>
            </w:r>
            <w:r w:rsidR="00843A9F">
              <w:rPr>
                <w:noProof/>
                <w:webHidden/>
              </w:rPr>
            </w:r>
            <w:r w:rsidR="00843A9F">
              <w:rPr>
                <w:noProof/>
                <w:webHidden/>
              </w:rPr>
              <w:fldChar w:fldCharType="separate"/>
            </w:r>
            <w:r w:rsidR="00843A9F">
              <w:rPr>
                <w:noProof/>
                <w:webHidden/>
              </w:rPr>
              <w:t>23</w:t>
            </w:r>
            <w:r w:rsidR="00843A9F">
              <w:rPr>
                <w:noProof/>
                <w:webHidden/>
              </w:rPr>
              <w:fldChar w:fldCharType="end"/>
            </w:r>
          </w:hyperlink>
        </w:p>
        <w:p w14:paraId="5367C047" w14:textId="0E338291" w:rsidR="00843A9F" w:rsidRDefault="00C10F94">
          <w:pPr>
            <w:pStyle w:val="TDC2"/>
            <w:tabs>
              <w:tab w:val="left" w:pos="1540"/>
            </w:tabs>
            <w:rPr>
              <w:rFonts w:asciiTheme="minorHAnsi" w:eastAsiaTheme="minorEastAsia" w:hAnsiTheme="minorHAnsi"/>
              <w:noProof/>
              <w:lang w:eastAsia="es-ES"/>
            </w:rPr>
          </w:pPr>
          <w:hyperlink w:anchor="_Toc31765842" w:history="1">
            <w:r w:rsidR="00843A9F" w:rsidRPr="003C4972">
              <w:rPr>
                <w:rStyle w:val="Hipervnculo"/>
                <w:noProof/>
              </w:rPr>
              <w:t>4.9</w:t>
            </w:r>
            <w:r w:rsidR="00843A9F">
              <w:rPr>
                <w:rFonts w:asciiTheme="minorHAnsi" w:eastAsiaTheme="minorEastAsia" w:hAnsiTheme="minorHAnsi"/>
                <w:noProof/>
                <w:lang w:eastAsia="es-ES"/>
              </w:rPr>
              <w:tab/>
            </w:r>
            <w:r w:rsidR="00843A9F" w:rsidRPr="003C4972">
              <w:rPr>
                <w:rStyle w:val="Hipervnculo"/>
                <w:noProof/>
              </w:rPr>
              <w:t>Lenguaje de programación</w:t>
            </w:r>
            <w:r w:rsidR="00843A9F">
              <w:rPr>
                <w:noProof/>
                <w:webHidden/>
              </w:rPr>
              <w:tab/>
            </w:r>
            <w:r w:rsidR="00843A9F">
              <w:rPr>
                <w:noProof/>
                <w:webHidden/>
              </w:rPr>
              <w:fldChar w:fldCharType="begin"/>
            </w:r>
            <w:r w:rsidR="00843A9F">
              <w:rPr>
                <w:noProof/>
                <w:webHidden/>
              </w:rPr>
              <w:instrText xml:space="preserve"> PAGEREF _Toc31765842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4E484F3E" w14:textId="638AB699" w:rsidR="00843A9F" w:rsidRDefault="00C10F94">
          <w:pPr>
            <w:pStyle w:val="TDC2"/>
            <w:tabs>
              <w:tab w:val="left" w:pos="1540"/>
            </w:tabs>
            <w:rPr>
              <w:rFonts w:asciiTheme="minorHAnsi" w:eastAsiaTheme="minorEastAsia" w:hAnsiTheme="minorHAnsi"/>
              <w:noProof/>
              <w:lang w:eastAsia="es-ES"/>
            </w:rPr>
          </w:pPr>
          <w:hyperlink w:anchor="_Toc31765843" w:history="1">
            <w:r w:rsidR="00843A9F" w:rsidRPr="003C4972">
              <w:rPr>
                <w:rStyle w:val="Hipervnculo"/>
                <w:noProof/>
                <w:lang w:eastAsia="es-ES"/>
              </w:rPr>
              <w:t>4.10</w:t>
            </w:r>
            <w:r w:rsidR="00843A9F">
              <w:rPr>
                <w:rFonts w:asciiTheme="minorHAnsi" w:eastAsiaTheme="minorEastAsia" w:hAnsiTheme="minorHAnsi"/>
                <w:noProof/>
                <w:lang w:eastAsia="es-ES"/>
              </w:rPr>
              <w:tab/>
            </w:r>
            <w:r w:rsidR="00843A9F" w:rsidRPr="003C4972">
              <w:rPr>
                <w:rStyle w:val="Hipervnculo"/>
                <w:noProof/>
                <w:lang w:eastAsia="es-ES"/>
              </w:rPr>
              <w:t>Generación de la red</w:t>
            </w:r>
            <w:r w:rsidR="00843A9F">
              <w:rPr>
                <w:noProof/>
                <w:webHidden/>
              </w:rPr>
              <w:tab/>
            </w:r>
            <w:r w:rsidR="00843A9F">
              <w:rPr>
                <w:noProof/>
                <w:webHidden/>
              </w:rPr>
              <w:fldChar w:fldCharType="begin"/>
            </w:r>
            <w:r w:rsidR="00843A9F">
              <w:rPr>
                <w:noProof/>
                <w:webHidden/>
              </w:rPr>
              <w:instrText xml:space="preserve"> PAGEREF _Toc31765843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4714CE99" w14:textId="3C4F8702" w:rsidR="00843A9F" w:rsidRDefault="00C10F94">
          <w:pPr>
            <w:pStyle w:val="TDC2"/>
            <w:tabs>
              <w:tab w:val="left" w:pos="1540"/>
            </w:tabs>
            <w:rPr>
              <w:rFonts w:asciiTheme="minorHAnsi" w:eastAsiaTheme="minorEastAsia" w:hAnsiTheme="minorHAnsi"/>
              <w:noProof/>
              <w:lang w:eastAsia="es-ES"/>
            </w:rPr>
          </w:pPr>
          <w:hyperlink w:anchor="_Toc31765844" w:history="1">
            <w:r w:rsidR="00843A9F" w:rsidRPr="003C4972">
              <w:rPr>
                <w:rStyle w:val="Hipervnculo"/>
                <w:noProof/>
                <w:lang w:eastAsia="es-ES"/>
              </w:rPr>
              <w:t>4.11</w:t>
            </w:r>
            <w:r w:rsidR="00843A9F">
              <w:rPr>
                <w:rFonts w:asciiTheme="minorHAnsi" w:eastAsiaTheme="minorEastAsia" w:hAnsiTheme="minorHAnsi"/>
                <w:noProof/>
                <w:lang w:eastAsia="es-ES"/>
              </w:rPr>
              <w:tab/>
            </w:r>
            <w:r w:rsidR="00843A9F" w:rsidRPr="003C4972">
              <w:rPr>
                <w:rStyle w:val="Hipervnculo"/>
                <w:noProof/>
                <w:lang w:eastAsia="es-ES"/>
              </w:rPr>
              <w:t>Visualización de la red</w:t>
            </w:r>
            <w:r w:rsidR="00843A9F">
              <w:rPr>
                <w:noProof/>
                <w:webHidden/>
              </w:rPr>
              <w:tab/>
            </w:r>
            <w:r w:rsidR="00843A9F">
              <w:rPr>
                <w:noProof/>
                <w:webHidden/>
              </w:rPr>
              <w:fldChar w:fldCharType="begin"/>
            </w:r>
            <w:r w:rsidR="00843A9F">
              <w:rPr>
                <w:noProof/>
                <w:webHidden/>
              </w:rPr>
              <w:instrText xml:space="preserve"> PAGEREF _Toc31765844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04468B98" w14:textId="477ADBC5" w:rsidR="00843A9F" w:rsidRDefault="00C10F94">
          <w:pPr>
            <w:pStyle w:val="TDC2"/>
            <w:tabs>
              <w:tab w:val="left" w:pos="1540"/>
            </w:tabs>
            <w:rPr>
              <w:rFonts w:asciiTheme="minorHAnsi" w:eastAsiaTheme="minorEastAsia" w:hAnsiTheme="minorHAnsi"/>
              <w:noProof/>
              <w:lang w:eastAsia="es-ES"/>
            </w:rPr>
          </w:pPr>
          <w:hyperlink w:anchor="_Toc31765845" w:history="1">
            <w:r w:rsidR="00843A9F" w:rsidRPr="003C4972">
              <w:rPr>
                <w:rStyle w:val="Hipervnculo"/>
                <w:noProof/>
              </w:rPr>
              <w:t>4.12</w:t>
            </w:r>
            <w:r w:rsidR="00843A9F">
              <w:rPr>
                <w:rFonts w:asciiTheme="minorHAnsi" w:eastAsiaTheme="minorEastAsia" w:hAnsiTheme="minorHAnsi"/>
                <w:noProof/>
                <w:lang w:eastAsia="es-ES"/>
              </w:rPr>
              <w:tab/>
            </w:r>
            <w:r w:rsidR="00843A9F" w:rsidRPr="003C4972">
              <w:rPr>
                <w:rStyle w:val="Hipervnculo"/>
                <w:noProof/>
              </w:rPr>
              <w:t>Analizador léxico</w:t>
            </w:r>
            <w:r w:rsidR="00843A9F">
              <w:rPr>
                <w:noProof/>
                <w:webHidden/>
              </w:rPr>
              <w:tab/>
            </w:r>
            <w:r w:rsidR="00843A9F">
              <w:rPr>
                <w:noProof/>
                <w:webHidden/>
              </w:rPr>
              <w:fldChar w:fldCharType="begin"/>
            </w:r>
            <w:r w:rsidR="00843A9F">
              <w:rPr>
                <w:noProof/>
                <w:webHidden/>
              </w:rPr>
              <w:instrText xml:space="preserve"> PAGEREF _Toc31765845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2165E8B0" w14:textId="14AB450A" w:rsidR="00843A9F" w:rsidRDefault="00C10F94">
          <w:pPr>
            <w:pStyle w:val="TDC2"/>
            <w:tabs>
              <w:tab w:val="left" w:pos="1540"/>
            </w:tabs>
            <w:rPr>
              <w:rFonts w:asciiTheme="minorHAnsi" w:eastAsiaTheme="minorEastAsia" w:hAnsiTheme="minorHAnsi"/>
              <w:noProof/>
              <w:lang w:eastAsia="es-ES"/>
            </w:rPr>
          </w:pPr>
          <w:hyperlink w:anchor="_Toc31765846" w:history="1">
            <w:r w:rsidR="00843A9F" w:rsidRPr="003C4972">
              <w:rPr>
                <w:rStyle w:val="Hipervnculo"/>
                <w:noProof/>
              </w:rPr>
              <w:t>4.13</w:t>
            </w:r>
            <w:r w:rsidR="00843A9F">
              <w:rPr>
                <w:rFonts w:asciiTheme="minorHAnsi" w:eastAsiaTheme="minorEastAsia" w:hAnsiTheme="minorHAnsi"/>
                <w:noProof/>
                <w:lang w:eastAsia="es-ES"/>
              </w:rPr>
              <w:tab/>
            </w:r>
            <w:r w:rsidR="00843A9F" w:rsidRPr="003C4972">
              <w:rPr>
                <w:rStyle w:val="Hipervnculo"/>
                <w:noProof/>
              </w:rPr>
              <w:t>Interfaz gráfica</w:t>
            </w:r>
            <w:r w:rsidR="00843A9F">
              <w:rPr>
                <w:noProof/>
                <w:webHidden/>
              </w:rPr>
              <w:tab/>
            </w:r>
            <w:r w:rsidR="00843A9F">
              <w:rPr>
                <w:noProof/>
                <w:webHidden/>
              </w:rPr>
              <w:fldChar w:fldCharType="begin"/>
            </w:r>
            <w:r w:rsidR="00843A9F">
              <w:rPr>
                <w:noProof/>
                <w:webHidden/>
              </w:rPr>
              <w:instrText xml:space="preserve"> PAGEREF _Toc31765846 \h </w:instrText>
            </w:r>
            <w:r w:rsidR="00843A9F">
              <w:rPr>
                <w:noProof/>
                <w:webHidden/>
              </w:rPr>
            </w:r>
            <w:r w:rsidR="00843A9F">
              <w:rPr>
                <w:noProof/>
                <w:webHidden/>
              </w:rPr>
              <w:fldChar w:fldCharType="separate"/>
            </w:r>
            <w:r w:rsidR="00843A9F">
              <w:rPr>
                <w:noProof/>
                <w:webHidden/>
              </w:rPr>
              <w:t>24</w:t>
            </w:r>
            <w:r w:rsidR="00843A9F">
              <w:rPr>
                <w:noProof/>
                <w:webHidden/>
              </w:rPr>
              <w:fldChar w:fldCharType="end"/>
            </w:r>
          </w:hyperlink>
        </w:p>
        <w:p w14:paraId="5D9C70B1" w14:textId="6F7F576B" w:rsidR="00843A9F" w:rsidRDefault="00C10F94">
          <w:pPr>
            <w:pStyle w:val="TDC2"/>
            <w:tabs>
              <w:tab w:val="left" w:pos="1540"/>
            </w:tabs>
            <w:rPr>
              <w:rFonts w:asciiTheme="minorHAnsi" w:eastAsiaTheme="minorEastAsia" w:hAnsiTheme="minorHAnsi"/>
              <w:noProof/>
              <w:lang w:eastAsia="es-ES"/>
            </w:rPr>
          </w:pPr>
          <w:hyperlink w:anchor="_Toc31765847" w:history="1">
            <w:r w:rsidR="00843A9F" w:rsidRPr="003C4972">
              <w:rPr>
                <w:rStyle w:val="Hipervnculo"/>
                <w:noProof/>
                <w:lang w:eastAsia="es-ES"/>
              </w:rPr>
              <w:t>4.14</w:t>
            </w:r>
            <w:r w:rsidR="00843A9F">
              <w:rPr>
                <w:rFonts w:asciiTheme="minorHAnsi" w:eastAsiaTheme="minorEastAsia" w:hAnsiTheme="minorHAnsi"/>
                <w:noProof/>
                <w:lang w:eastAsia="es-ES"/>
              </w:rPr>
              <w:tab/>
            </w:r>
            <w:r w:rsidR="00843A9F" w:rsidRPr="003C4972">
              <w:rPr>
                <w:rStyle w:val="Hipervnculo"/>
                <w:noProof/>
                <w:lang w:eastAsia="es-ES"/>
              </w:rPr>
              <w:t>Herramienta para la interfaz</w:t>
            </w:r>
            <w:r w:rsidR="00843A9F">
              <w:rPr>
                <w:noProof/>
                <w:webHidden/>
              </w:rPr>
              <w:tab/>
            </w:r>
            <w:r w:rsidR="00843A9F">
              <w:rPr>
                <w:noProof/>
                <w:webHidden/>
              </w:rPr>
              <w:fldChar w:fldCharType="begin"/>
            </w:r>
            <w:r w:rsidR="00843A9F">
              <w:rPr>
                <w:noProof/>
                <w:webHidden/>
              </w:rPr>
              <w:instrText xml:space="preserve"> PAGEREF _Toc31765847 \h </w:instrText>
            </w:r>
            <w:r w:rsidR="00843A9F">
              <w:rPr>
                <w:noProof/>
                <w:webHidden/>
              </w:rPr>
            </w:r>
            <w:r w:rsidR="00843A9F">
              <w:rPr>
                <w:noProof/>
                <w:webHidden/>
              </w:rPr>
              <w:fldChar w:fldCharType="separate"/>
            </w:r>
            <w:r w:rsidR="00843A9F">
              <w:rPr>
                <w:noProof/>
                <w:webHidden/>
              </w:rPr>
              <w:t>25</w:t>
            </w:r>
            <w:r w:rsidR="00843A9F">
              <w:rPr>
                <w:noProof/>
                <w:webHidden/>
              </w:rPr>
              <w:fldChar w:fldCharType="end"/>
            </w:r>
          </w:hyperlink>
        </w:p>
        <w:p w14:paraId="559C1E73" w14:textId="19637BED" w:rsidR="00843A9F" w:rsidRDefault="00C10F94">
          <w:pPr>
            <w:pStyle w:val="TDC2"/>
            <w:tabs>
              <w:tab w:val="left" w:pos="1540"/>
            </w:tabs>
            <w:rPr>
              <w:rFonts w:asciiTheme="minorHAnsi" w:eastAsiaTheme="minorEastAsia" w:hAnsiTheme="minorHAnsi"/>
              <w:noProof/>
              <w:lang w:eastAsia="es-ES"/>
            </w:rPr>
          </w:pPr>
          <w:hyperlink w:anchor="_Toc31765848" w:history="1">
            <w:r w:rsidR="00843A9F" w:rsidRPr="003C4972">
              <w:rPr>
                <w:rStyle w:val="Hipervnculo"/>
                <w:noProof/>
              </w:rPr>
              <w:t>4.15</w:t>
            </w:r>
            <w:r w:rsidR="00843A9F">
              <w:rPr>
                <w:rFonts w:asciiTheme="minorHAnsi" w:eastAsiaTheme="minorEastAsia" w:hAnsiTheme="minorHAnsi"/>
                <w:noProof/>
                <w:lang w:eastAsia="es-ES"/>
              </w:rPr>
              <w:tab/>
            </w:r>
            <w:r w:rsidR="00843A9F" w:rsidRPr="003C4972">
              <w:rPr>
                <w:rStyle w:val="Hipervnculo"/>
                <w:noProof/>
              </w:rPr>
              <w:t>Programación en el lado del cliente</w:t>
            </w:r>
            <w:r w:rsidR="00843A9F">
              <w:rPr>
                <w:noProof/>
                <w:webHidden/>
              </w:rPr>
              <w:tab/>
            </w:r>
            <w:r w:rsidR="00843A9F">
              <w:rPr>
                <w:noProof/>
                <w:webHidden/>
              </w:rPr>
              <w:fldChar w:fldCharType="begin"/>
            </w:r>
            <w:r w:rsidR="00843A9F">
              <w:rPr>
                <w:noProof/>
                <w:webHidden/>
              </w:rPr>
              <w:instrText xml:space="preserve"> PAGEREF _Toc31765848 \h </w:instrText>
            </w:r>
            <w:r w:rsidR="00843A9F">
              <w:rPr>
                <w:noProof/>
                <w:webHidden/>
              </w:rPr>
            </w:r>
            <w:r w:rsidR="00843A9F">
              <w:rPr>
                <w:noProof/>
                <w:webHidden/>
              </w:rPr>
              <w:fldChar w:fldCharType="separate"/>
            </w:r>
            <w:r w:rsidR="00843A9F">
              <w:rPr>
                <w:noProof/>
                <w:webHidden/>
              </w:rPr>
              <w:t>25</w:t>
            </w:r>
            <w:r w:rsidR="00843A9F">
              <w:rPr>
                <w:noProof/>
                <w:webHidden/>
              </w:rPr>
              <w:fldChar w:fldCharType="end"/>
            </w:r>
          </w:hyperlink>
        </w:p>
        <w:p w14:paraId="61490E0C" w14:textId="7E106969" w:rsidR="00843A9F" w:rsidRDefault="00C10F94">
          <w:pPr>
            <w:pStyle w:val="TDC2"/>
            <w:tabs>
              <w:tab w:val="left" w:pos="1540"/>
            </w:tabs>
            <w:rPr>
              <w:rFonts w:asciiTheme="minorHAnsi" w:eastAsiaTheme="minorEastAsia" w:hAnsiTheme="minorHAnsi"/>
              <w:noProof/>
              <w:lang w:eastAsia="es-ES"/>
            </w:rPr>
          </w:pPr>
          <w:hyperlink w:anchor="_Toc31765849" w:history="1">
            <w:r w:rsidR="00843A9F" w:rsidRPr="003C4972">
              <w:rPr>
                <w:rStyle w:val="Hipervnculo"/>
                <w:noProof/>
                <w:lang w:eastAsia="es-ES"/>
              </w:rPr>
              <w:t>4.16</w:t>
            </w:r>
            <w:r w:rsidR="00843A9F">
              <w:rPr>
                <w:rFonts w:asciiTheme="minorHAnsi" w:eastAsiaTheme="minorEastAsia" w:hAnsiTheme="minorHAnsi"/>
                <w:noProof/>
                <w:lang w:eastAsia="es-ES"/>
              </w:rPr>
              <w:tab/>
            </w:r>
            <w:r w:rsidR="00843A9F" w:rsidRPr="003C4972">
              <w:rPr>
                <w:rStyle w:val="Hipervnculo"/>
                <w:noProof/>
                <w:lang w:eastAsia="es-ES"/>
              </w:rPr>
              <w:t>Realización de la wiki</w:t>
            </w:r>
            <w:r w:rsidR="00843A9F">
              <w:rPr>
                <w:noProof/>
                <w:webHidden/>
              </w:rPr>
              <w:tab/>
            </w:r>
            <w:r w:rsidR="00843A9F">
              <w:rPr>
                <w:noProof/>
                <w:webHidden/>
              </w:rPr>
              <w:fldChar w:fldCharType="begin"/>
            </w:r>
            <w:r w:rsidR="00843A9F">
              <w:rPr>
                <w:noProof/>
                <w:webHidden/>
              </w:rPr>
              <w:instrText xml:space="preserve"> PAGEREF _Toc31765849 \h </w:instrText>
            </w:r>
            <w:r w:rsidR="00843A9F">
              <w:rPr>
                <w:noProof/>
                <w:webHidden/>
              </w:rPr>
            </w:r>
            <w:r w:rsidR="00843A9F">
              <w:rPr>
                <w:noProof/>
                <w:webHidden/>
              </w:rPr>
              <w:fldChar w:fldCharType="separate"/>
            </w:r>
            <w:r w:rsidR="00843A9F">
              <w:rPr>
                <w:noProof/>
                <w:webHidden/>
              </w:rPr>
              <w:t>25</w:t>
            </w:r>
            <w:r w:rsidR="00843A9F">
              <w:rPr>
                <w:noProof/>
                <w:webHidden/>
              </w:rPr>
              <w:fldChar w:fldCharType="end"/>
            </w:r>
          </w:hyperlink>
        </w:p>
        <w:p w14:paraId="4AACCE41" w14:textId="09D5598D" w:rsidR="00843A9F" w:rsidRDefault="00C10F94">
          <w:pPr>
            <w:pStyle w:val="TDC2"/>
            <w:tabs>
              <w:tab w:val="left" w:pos="1540"/>
            </w:tabs>
            <w:rPr>
              <w:rFonts w:asciiTheme="minorHAnsi" w:eastAsiaTheme="minorEastAsia" w:hAnsiTheme="minorHAnsi"/>
              <w:noProof/>
              <w:lang w:eastAsia="es-ES"/>
            </w:rPr>
          </w:pPr>
          <w:hyperlink w:anchor="_Toc31765850" w:history="1">
            <w:r w:rsidR="00843A9F" w:rsidRPr="003C4972">
              <w:rPr>
                <w:rStyle w:val="Hipervnculo"/>
                <w:noProof/>
                <w:lang w:eastAsia="es-ES"/>
              </w:rPr>
              <w:t>4.17</w:t>
            </w:r>
            <w:r w:rsidR="00843A9F">
              <w:rPr>
                <w:rFonts w:asciiTheme="minorHAnsi" w:eastAsiaTheme="minorEastAsia" w:hAnsiTheme="minorHAnsi"/>
                <w:noProof/>
                <w:lang w:eastAsia="es-ES"/>
              </w:rPr>
              <w:tab/>
            </w:r>
            <w:r w:rsidR="00843A9F" w:rsidRPr="003C4972">
              <w:rPr>
                <w:rStyle w:val="Hipervnculo"/>
                <w:noProof/>
                <w:lang w:eastAsia="es-ES"/>
              </w:rPr>
              <w:t>Herramienta para albergar la aplicación</w:t>
            </w:r>
            <w:r w:rsidR="00843A9F">
              <w:rPr>
                <w:noProof/>
                <w:webHidden/>
              </w:rPr>
              <w:tab/>
            </w:r>
            <w:r w:rsidR="00843A9F">
              <w:rPr>
                <w:noProof/>
                <w:webHidden/>
              </w:rPr>
              <w:fldChar w:fldCharType="begin"/>
            </w:r>
            <w:r w:rsidR="00843A9F">
              <w:rPr>
                <w:noProof/>
                <w:webHidden/>
              </w:rPr>
              <w:instrText xml:space="preserve"> PAGEREF _Toc31765850 \h </w:instrText>
            </w:r>
            <w:r w:rsidR="00843A9F">
              <w:rPr>
                <w:noProof/>
                <w:webHidden/>
              </w:rPr>
            </w:r>
            <w:r w:rsidR="00843A9F">
              <w:rPr>
                <w:noProof/>
                <w:webHidden/>
              </w:rPr>
              <w:fldChar w:fldCharType="separate"/>
            </w:r>
            <w:r w:rsidR="00843A9F">
              <w:rPr>
                <w:noProof/>
                <w:webHidden/>
              </w:rPr>
              <w:t>25</w:t>
            </w:r>
            <w:r w:rsidR="00843A9F">
              <w:rPr>
                <w:noProof/>
                <w:webHidden/>
              </w:rPr>
              <w:fldChar w:fldCharType="end"/>
            </w:r>
          </w:hyperlink>
        </w:p>
        <w:p w14:paraId="62718308" w14:textId="6EF8D8F9" w:rsidR="00843A9F" w:rsidRDefault="00C10F94">
          <w:pPr>
            <w:pStyle w:val="TDC2"/>
            <w:tabs>
              <w:tab w:val="left" w:pos="1540"/>
            </w:tabs>
            <w:rPr>
              <w:rFonts w:asciiTheme="minorHAnsi" w:eastAsiaTheme="minorEastAsia" w:hAnsiTheme="minorHAnsi"/>
              <w:noProof/>
              <w:lang w:eastAsia="es-ES"/>
            </w:rPr>
          </w:pPr>
          <w:hyperlink w:anchor="_Toc31765851" w:history="1">
            <w:r w:rsidR="00843A9F" w:rsidRPr="003C4972">
              <w:rPr>
                <w:rStyle w:val="Hipervnculo"/>
                <w:noProof/>
              </w:rPr>
              <w:t>4.18</w:t>
            </w:r>
            <w:r w:rsidR="00843A9F">
              <w:rPr>
                <w:rFonts w:asciiTheme="minorHAnsi" w:eastAsiaTheme="minorEastAsia" w:hAnsiTheme="minorHAnsi"/>
                <w:noProof/>
                <w:lang w:eastAsia="es-ES"/>
              </w:rPr>
              <w:tab/>
            </w:r>
            <w:r w:rsidR="00843A9F" w:rsidRPr="003C4972">
              <w:rPr>
                <w:rStyle w:val="Hipervnculo"/>
                <w:noProof/>
              </w:rPr>
              <w:t>Herramienta para gestionar las traducciones</w:t>
            </w:r>
            <w:r w:rsidR="00843A9F">
              <w:rPr>
                <w:noProof/>
                <w:webHidden/>
              </w:rPr>
              <w:tab/>
            </w:r>
            <w:r w:rsidR="00843A9F">
              <w:rPr>
                <w:noProof/>
                <w:webHidden/>
              </w:rPr>
              <w:fldChar w:fldCharType="begin"/>
            </w:r>
            <w:r w:rsidR="00843A9F">
              <w:rPr>
                <w:noProof/>
                <w:webHidden/>
              </w:rPr>
              <w:instrText xml:space="preserve"> PAGEREF _Toc31765851 \h </w:instrText>
            </w:r>
            <w:r w:rsidR="00843A9F">
              <w:rPr>
                <w:noProof/>
                <w:webHidden/>
              </w:rPr>
            </w:r>
            <w:r w:rsidR="00843A9F">
              <w:rPr>
                <w:noProof/>
                <w:webHidden/>
              </w:rPr>
              <w:fldChar w:fldCharType="separate"/>
            </w:r>
            <w:r w:rsidR="00843A9F">
              <w:rPr>
                <w:noProof/>
                <w:webHidden/>
              </w:rPr>
              <w:t>26</w:t>
            </w:r>
            <w:r w:rsidR="00843A9F">
              <w:rPr>
                <w:noProof/>
                <w:webHidden/>
              </w:rPr>
              <w:fldChar w:fldCharType="end"/>
            </w:r>
          </w:hyperlink>
        </w:p>
        <w:p w14:paraId="37BCA791" w14:textId="5AFD45C0" w:rsidR="00843A9F" w:rsidRDefault="00C10F94">
          <w:pPr>
            <w:pStyle w:val="TDC2"/>
            <w:tabs>
              <w:tab w:val="left" w:pos="1540"/>
            </w:tabs>
            <w:rPr>
              <w:rFonts w:asciiTheme="minorHAnsi" w:eastAsiaTheme="minorEastAsia" w:hAnsiTheme="minorHAnsi"/>
              <w:noProof/>
              <w:lang w:eastAsia="es-ES"/>
            </w:rPr>
          </w:pPr>
          <w:hyperlink w:anchor="_Toc31765852" w:history="1">
            <w:r w:rsidR="00843A9F" w:rsidRPr="003C4972">
              <w:rPr>
                <w:rStyle w:val="Hipervnculo"/>
                <w:noProof/>
              </w:rPr>
              <w:t>4.19</w:t>
            </w:r>
            <w:r w:rsidR="00843A9F">
              <w:rPr>
                <w:rFonts w:asciiTheme="minorHAnsi" w:eastAsiaTheme="minorEastAsia" w:hAnsiTheme="minorHAnsi"/>
                <w:noProof/>
                <w:lang w:eastAsia="es-ES"/>
              </w:rPr>
              <w:tab/>
            </w:r>
            <w:r w:rsidR="00843A9F" w:rsidRPr="003C4972">
              <w:rPr>
                <w:rStyle w:val="Hipervnculo"/>
                <w:noProof/>
              </w:rPr>
              <w:t>Herramienta para generación de diagramas</w:t>
            </w:r>
            <w:r w:rsidR="00843A9F">
              <w:rPr>
                <w:noProof/>
                <w:webHidden/>
              </w:rPr>
              <w:tab/>
            </w:r>
            <w:r w:rsidR="00843A9F">
              <w:rPr>
                <w:noProof/>
                <w:webHidden/>
              </w:rPr>
              <w:fldChar w:fldCharType="begin"/>
            </w:r>
            <w:r w:rsidR="00843A9F">
              <w:rPr>
                <w:noProof/>
                <w:webHidden/>
              </w:rPr>
              <w:instrText xml:space="preserve"> PAGEREF _Toc31765852 \h </w:instrText>
            </w:r>
            <w:r w:rsidR="00843A9F">
              <w:rPr>
                <w:noProof/>
                <w:webHidden/>
              </w:rPr>
            </w:r>
            <w:r w:rsidR="00843A9F">
              <w:rPr>
                <w:noProof/>
                <w:webHidden/>
              </w:rPr>
              <w:fldChar w:fldCharType="separate"/>
            </w:r>
            <w:r w:rsidR="00843A9F">
              <w:rPr>
                <w:noProof/>
                <w:webHidden/>
              </w:rPr>
              <w:t>26</w:t>
            </w:r>
            <w:r w:rsidR="00843A9F">
              <w:rPr>
                <w:noProof/>
                <w:webHidden/>
              </w:rPr>
              <w:fldChar w:fldCharType="end"/>
            </w:r>
          </w:hyperlink>
        </w:p>
        <w:p w14:paraId="5B754176" w14:textId="63238800" w:rsidR="00843A9F" w:rsidRDefault="00C10F94">
          <w:pPr>
            <w:pStyle w:val="TDC2"/>
            <w:tabs>
              <w:tab w:val="left" w:pos="1540"/>
            </w:tabs>
            <w:rPr>
              <w:rFonts w:asciiTheme="minorHAnsi" w:eastAsiaTheme="minorEastAsia" w:hAnsiTheme="minorHAnsi"/>
              <w:noProof/>
              <w:lang w:eastAsia="es-ES"/>
            </w:rPr>
          </w:pPr>
          <w:hyperlink w:anchor="_Toc31765853" w:history="1">
            <w:r w:rsidR="00843A9F" w:rsidRPr="003C4972">
              <w:rPr>
                <w:rStyle w:val="Hipervnculo"/>
                <w:noProof/>
              </w:rPr>
              <w:t>4.20</w:t>
            </w:r>
            <w:r w:rsidR="00843A9F">
              <w:rPr>
                <w:rFonts w:asciiTheme="minorHAnsi" w:eastAsiaTheme="minorEastAsia" w:hAnsiTheme="minorHAnsi"/>
                <w:noProof/>
                <w:lang w:eastAsia="es-ES"/>
              </w:rPr>
              <w:tab/>
            </w:r>
            <w:r w:rsidR="00843A9F" w:rsidRPr="003C4972">
              <w:rPr>
                <w:rStyle w:val="Hipervnculo"/>
                <w:noProof/>
              </w:rPr>
              <w:t>Herramienta para la creación de prototipos</w:t>
            </w:r>
            <w:r w:rsidR="00843A9F">
              <w:rPr>
                <w:noProof/>
                <w:webHidden/>
              </w:rPr>
              <w:tab/>
            </w:r>
            <w:r w:rsidR="00843A9F">
              <w:rPr>
                <w:noProof/>
                <w:webHidden/>
              </w:rPr>
              <w:fldChar w:fldCharType="begin"/>
            </w:r>
            <w:r w:rsidR="00843A9F">
              <w:rPr>
                <w:noProof/>
                <w:webHidden/>
              </w:rPr>
              <w:instrText xml:space="preserve"> PAGEREF _Toc31765853 \h </w:instrText>
            </w:r>
            <w:r w:rsidR="00843A9F">
              <w:rPr>
                <w:noProof/>
                <w:webHidden/>
              </w:rPr>
            </w:r>
            <w:r w:rsidR="00843A9F">
              <w:rPr>
                <w:noProof/>
                <w:webHidden/>
              </w:rPr>
              <w:fldChar w:fldCharType="separate"/>
            </w:r>
            <w:r w:rsidR="00843A9F">
              <w:rPr>
                <w:noProof/>
                <w:webHidden/>
              </w:rPr>
              <w:t>26</w:t>
            </w:r>
            <w:r w:rsidR="00843A9F">
              <w:rPr>
                <w:noProof/>
                <w:webHidden/>
              </w:rPr>
              <w:fldChar w:fldCharType="end"/>
            </w:r>
          </w:hyperlink>
        </w:p>
        <w:p w14:paraId="3C5D3943" w14:textId="14D1788A" w:rsidR="00843A9F" w:rsidRDefault="00C10F94">
          <w:pPr>
            <w:pStyle w:val="TDC1"/>
            <w:tabs>
              <w:tab w:val="right" w:leader="dot" w:pos="8494"/>
            </w:tabs>
            <w:rPr>
              <w:rFonts w:asciiTheme="minorHAnsi" w:eastAsiaTheme="minorEastAsia" w:hAnsiTheme="minorHAnsi"/>
              <w:noProof/>
              <w:lang w:eastAsia="es-ES"/>
            </w:rPr>
          </w:pPr>
          <w:hyperlink w:anchor="_Toc31765854" w:history="1">
            <w:r w:rsidR="00843A9F" w:rsidRPr="003C4972">
              <w:rPr>
                <w:rStyle w:val="Hipervnculo"/>
                <w:noProof/>
                <w:lang w:eastAsia="es-ES"/>
              </w:rPr>
              <w:t>E. Aspectos relevantes de desarrollo del proyecto</w:t>
            </w:r>
            <w:r w:rsidR="00843A9F">
              <w:rPr>
                <w:noProof/>
                <w:webHidden/>
              </w:rPr>
              <w:tab/>
            </w:r>
            <w:r w:rsidR="00843A9F">
              <w:rPr>
                <w:noProof/>
                <w:webHidden/>
              </w:rPr>
              <w:fldChar w:fldCharType="begin"/>
            </w:r>
            <w:r w:rsidR="00843A9F">
              <w:rPr>
                <w:noProof/>
                <w:webHidden/>
              </w:rPr>
              <w:instrText xml:space="preserve"> PAGEREF _Toc31765854 \h </w:instrText>
            </w:r>
            <w:r w:rsidR="00843A9F">
              <w:rPr>
                <w:noProof/>
                <w:webHidden/>
              </w:rPr>
            </w:r>
            <w:r w:rsidR="00843A9F">
              <w:rPr>
                <w:noProof/>
                <w:webHidden/>
              </w:rPr>
              <w:fldChar w:fldCharType="separate"/>
            </w:r>
            <w:r w:rsidR="00843A9F">
              <w:rPr>
                <w:noProof/>
                <w:webHidden/>
              </w:rPr>
              <w:t>27</w:t>
            </w:r>
            <w:r w:rsidR="00843A9F">
              <w:rPr>
                <w:noProof/>
                <w:webHidden/>
              </w:rPr>
              <w:fldChar w:fldCharType="end"/>
            </w:r>
          </w:hyperlink>
        </w:p>
        <w:p w14:paraId="5F6AA0AC" w14:textId="0FDF62AE" w:rsidR="00843A9F" w:rsidRDefault="00C10F94">
          <w:pPr>
            <w:pStyle w:val="TDC2"/>
            <w:tabs>
              <w:tab w:val="left" w:pos="1540"/>
            </w:tabs>
            <w:rPr>
              <w:rFonts w:asciiTheme="minorHAnsi" w:eastAsiaTheme="minorEastAsia" w:hAnsiTheme="minorHAnsi"/>
              <w:noProof/>
              <w:lang w:eastAsia="es-ES"/>
            </w:rPr>
          </w:pPr>
          <w:hyperlink w:anchor="_Toc31765855" w:history="1">
            <w:r w:rsidR="00843A9F" w:rsidRPr="003C4972">
              <w:rPr>
                <w:rStyle w:val="Hipervnculo"/>
                <w:noProof/>
                <w:lang w:eastAsia="es-ES"/>
              </w:rPr>
              <w:t>5.1</w:t>
            </w:r>
            <w:r w:rsidR="00843A9F">
              <w:rPr>
                <w:rFonts w:asciiTheme="minorHAnsi" w:eastAsiaTheme="minorEastAsia" w:hAnsiTheme="minorHAnsi"/>
                <w:noProof/>
                <w:lang w:eastAsia="es-ES"/>
              </w:rPr>
              <w:tab/>
            </w:r>
            <w:r w:rsidR="00843A9F" w:rsidRPr="003C4972">
              <w:rPr>
                <w:rStyle w:val="Hipervnculo"/>
                <w:noProof/>
                <w:lang w:eastAsia="es-ES"/>
              </w:rPr>
              <w:t>Inicio del proyecto</w:t>
            </w:r>
            <w:r w:rsidR="00843A9F">
              <w:rPr>
                <w:noProof/>
                <w:webHidden/>
              </w:rPr>
              <w:tab/>
            </w:r>
            <w:r w:rsidR="00843A9F">
              <w:rPr>
                <w:noProof/>
                <w:webHidden/>
              </w:rPr>
              <w:fldChar w:fldCharType="begin"/>
            </w:r>
            <w:r w:rsidR="00843A9F">
              <w:rPr>
                <w:noProof/>
                <w:webHidden/>
              </w:rPr>
              <w:instrText xml:space="preserve"> PAGEREF _Toc31765855 \h </w:instrText>
            </w:r>
            <w:r w:rsidR="00843A9F">
              <w:rPr>
                <w:noProof/>
                <w:webHidden/>
              </w:rPr>
            </w:r>
            <w:r w:rsidR="00843A9F">
              <w:rPr>
                <w:noProof/>
                <w:webHidden/>
              </w:rPr>
              <w:fldChar w:fldCharType="separate"/>
            </w:r>
            <w:r w:rsidR="00843A9F">
              <w:rPr>
                <w:noProof/>
                <w:webHidden/>
              </w:rPr>
              <w:t>27</w:t>
            </w:r>
            <w:r w:rsidR="00843A9F">
              <w:rPr>
                <w:noProof/>
                <w:webHidden/>
              </w:rPr>
              <w:fldChar w:fldCharType="end"/>
            </w:r>
          </w:hyperlink>
        </w:p>
        <w:p w14:paraId="18A2BE74" w14:textId="62AFD0D2" w:rsidR="00843A9F" w:rsidRDefault="00C10F94">
          <w:pPr>
            <w:pStyle w:val="TDC2"/>
            <w:tabs>
              <w:tab w:val="left" w:pos="1540"/>
            </w:tabs>
            <w:rPr>
              <w:rFonts w:asciiTheme="minorHAnsi" w:eastAsiaTheme="minorEastAsia" w:hAnsiTheme="minorHAnsi"/>
              <w:noProof/>
              <w:lang w:eastAsia="es-ES"/>
            </w:rPr>
          </w:pPr>
          <w:hyperlink w:anchor="_Toc31765856" w:history="1">
            <w:r w:rsidR="00843A9F" w:rsidRPr="003C4972">
              <w:rPr>
                <w:rStyle w:val="Hipervnculo"/>
                <w:noProof/>
                <w:lang w:eastAsia="es-ES"/>
              </w:rPr>
              <w:t>5.2</w:t>
            </w:r>
            <w:r w:rsidR="00843A9F">
              <w:rPr>
                <w:rFonts w:asciiTheme="minorHAnsi" w:eastAsiaTheme="minorEastAsia" w:hAnsiTheme="minorHAnsi"/>
                <w:noProof/>
                <w:lang w:eastAsia="es-ES"/>
              </w:rPr>
              <w:tab/>
            </w:r>
            <w:r w:rsidR="00843A9F" w:rsidRPr="003C4972">
              <w:rPr>
                <w:rStyle w:val="Hipervnculo"/>
                <w:noProof/>
                <w:lang w:eastAsia="es-ES"/>
              </w:rPr>
              <w:t>Metodologías</w:t>
            </w:r>
            <w:r w:rsidR="00843A9F">
              <w:rPr>
                <w:noProof/>
                <w:webHidden/>
              </w:rPr>
              <w:tab/>
            </w:r>
            <w:r w:rsidR="00843A9F">
              <w:rPr>
                <w:noProof/>
                <w:webHidden/>
              </w:rPr>
              <w:fldChar w:fldCharType="begin"/>
            </w:r>
            <w:r w:rsidR="00843A9F">
              <w:rPr>
                <w:noProof/>
                <w:webHidden/>
              </w:rPr>
              <w:instrText xml:space="preserve"> PAGEREF _Toc31765856 \h </w:instrText>
            </w:r>
            <w:r w:rsidR="00843A9F">
              <w:rPr>
                <w:noProof/>
                <w:webHidden/>
              </w:rPr>
            </w:r>
            <w:r w:rsidR="00843A9F">
              <w:rPr>
                <w:noProof/>
                <w:webHidden/>
              </w:rPr>
              <w:fldChar w:fldCharType="separate"/>
            </w:r>
            <w:r w:rsidR="00843A9F">
              <w:rPr>
                <w:noProof/>
                <w:webHidden/>
              </w:rPr>
              <w:t>27</w:t>
            </w:r>
            <w:r w:rsidR="00843A9F">
              <w:rPr>
                <w:noProof/>
                <w:webHidden/>
              </w:rPr>
              <w:fldChar w:fldCharType="end"/>
            </w:r>
          </w:hyperlink>
        </w:p>
        <w:p w14:paraId="3671250F" w14:textId="164A7074" w:rsidR="00843A9F" w:rsidRDefault="00C10F94">
          <w:pPr>
            <w:pStyle w:val="TDC2"/>
            <w:tabs>
              <w:tab w:val="left" w:pos="1540"/>
            </w:tabs>
            <w:rPr>
              <w:rFonts w:asciiTheme="minorHAnsi" w:eastAsiaTheme="minorEastAsia" w:hAnsiTheme="minorHAnsi"/>
              <w:noProof/>
              <w:lang w:eastAsia="es-ES"/>
            </w:rPr>
          </w:pPr>
          <w:hyperlink w:anchor="_Toc31765857" w:history="1">
            <w:r w:rsidR="00843A9F" w:rsidRPr="003C4972">
              <w:rPr>
                <w:rStyle w:val="Hipervnculo"/>
                <w:noProof/>
                <w:lang w:eastAsia="es-ES"/>
              </w:rPr>
              <w:t>5.3</w:t>
            </w:r>
            <w:r w:rsidR="00843A9F">
              <w:rPr>
                <w:rFonts w:asciiTheme="minorHAnsi" w:eastAsiaTheme="minorEastAsia" w:hAnsiTheme="minorHAnsi"/>
                <w:noProof/>
                <w:lang w:eastAsia="es-ES"/>
              </w:rPr>
              <w:tab/>
            </w:r>
            <w:r w:rsidR="00843A9F" w:rsidRPr="003C4972">
              <w:rPr>
                <w:rStyle w:val="Hipervnculo"/>
                <w:noProof/>
                <w:lang w:eastAsia="es-ES"/>
              </w:rPr>
              <w:t>Formación</w:t>
            </w:r>
            <w:r w:rsidR="00843A9F">
              <w:rPr>
                <w:noProof/>
                <w:webHidden/>
              </w:rPr>
              <w:tab/>
            </w:r>
            <w:r w:rsidR="00843A9F">
              <w:rPr>
                <w:noProof/>
                <w:webHidden/>
              </w:rPr>
              <w:fldChar w:fldCharType="begin"/>
            </w:r>
            <w:r w:rsidR="00843A9F">
              <w:rPr>
                <w:noProof/>
                <w:webHidden/>
              </w:rPr>
              <w:instrText xml:space="preserve"> PAGEREF _Toc31765857 \h </w:instrText>
            </w:r>
            <w:r w:rsidR="00843A9F">
              <w:rPr>
                <w:noProof/>
                <w:webHidden/>
              </w:rPr>
            </w:r>
            <w:r w:rsidR="00843A9F">
              <w:rPr>
                <w:noProof/>
                <w:webHidden/>
              </w:rPr>
              <w:fldChar w:fldCharType="separate"/>
            </w:r>
            <w:r w:rsidR="00843A9F">
              <w:rPr>
                <w:noProof/>
                <w:webHidden/>
              </w:rPr>
              <w:t>27</w:t>
            </w:r>
            <w:r w:rsidR="00843A9F">
              <w:rPr>
                <w:noProof/>
                <w:webHidden/>
              </w:rPr>
              <w:fldChar w:fldCharType="end"/>
            </w:r>
          </w:hyperlink>
        </w:p>
        <w:p w14:paraId="2DA77DC7" w14:textId="464822C6" w:rsidR="00843A9F" w:rsidRDefault="00C10F94">
          <w:pPr>
            <w:pStyle w:val="TDC3"/>
            <w:tabs>
              <w:tab w:val="right" w:leader="dot" w:pos="8494"/>
            </w:tabs>
            <w:rPr>
              <w:rFonts w:asciiTheme="minorHAnsi" w:eastAsiaTheme="minorEastAsia" w:hAnsiTheme="minorHAnsi"/>
              <w:noProof/>
              <w:lang w:eastAsia="es-ES"/>
            </w:rPr>
          </w:pPr>
          <w:hyperlink w:anchor="_Toc31765858" w:history="1">
            <w:r w:rsidR="00843A9F" w:rsidRPr="003C4972">
              <w:rPr>
                <w:rStyle w:val="Hipervnculo"/>
                <w:noProof/>
                <w:lang w:eastAsia="es-ES"/>
              </w:rPr>
              <w:t>Bootstrap</w:t>
            </w:r>
            <w:r w:rsidR="00843A9F">
              <w:rPr>
                <w:noProof/>
                <w:webHidden/>
              </w:rPr>
              <w:tab/>
            </w:r>
            <w:r w:rsidR="00843A9F">
              <w:rPr>
                <w:noProof/>
                <w:webHidden/>
              </w:rPr>
              <w:fldChar w:fldCharType="begin"/>
            </w:r>
            <w:r w:rsidR="00843A9F">
              <w:rPr>
                <w:noProof/>
                <w:webHidden/>
              </w:rPr>
              <w:instrText xml:space="preserve"> PAGEREF _Toc31765858 \h </w:instrText>
            </w:r>
            <w:r w:rsidR="00843A9F">
              <w:rPr>
                <w:noProof/>
                <w:webHidden/>
              </w:rPr>
            </w:r>
            <w:r w:rsidR="00843A9F">
              <w:rPr>
                <w:noProof/>
                <w:webHidden/>
              </w:rPr>
              <w:fldChar w:fldCharType="separate"/>
            </w:r>
            <w:r w:rsidR="00843A9F">
              <w:rPr>
                <w:noProof/>
                <w:webHidden/>
              </w:rPr>
              <w:t>28</w:t>
            </w:r>
            <w:r w:rsidR="00843A9F">
              <w:rPr>
                <w:noProof/>
                <w:webHidden/>
              </w:rPr>
              <w:fldChar w:fldCharType="end"/>
            </w:r>
          </w:hyperlink>
        </w:p>
        <w:p w14:paraId="0D910028" w14:textId="3A022DD5" w:rsidR="00843A9F" w:rsidRDefault="00C10F94">
          <w:pPr>
            <w:pStyle w:val="TDC3"/>
            <w:tabs>
              <w:tab w:val="right" w:leader="dot" w:pos="8494"/>
            </w:tabs>
            <w:rPr>
              <w:rFonts w:asciiTheme="minorHAnsi" w:eastAsiaTheme="minorEastAsia" w:hAnsiTheme="minorHAnsi"/>
              <w:noProof/>
              <w:lang w:eastAsia="es-ES"/>
            </w:rPr>
          </w:pPr>
          <w:hyperlink w:anchor="_Toc31765859" w:history="1">
            <w:r w:rsidR="00843A9F" w:rsidRPr="003C4972">
              <w:rPr>
                <w:rStyle w:val="Hipervnculo"/>
                <w:i/>
                <w:iCs/>
                <w:noProof/>
                <w:lang w:eastAsia="es-ES"/>
              </w:rPr>
              <w:t>Scraping Web</w:t>
            </w:r>
            <w:r w:rsidR="00843A9F">
              <w:rPr>
                <w:noProof/>
                <w:webHidden/>
              </w:rPr>
              <w:tab/>
            </w:r>
            <w:r w:rsidR="00843A9F">
              <w:rPr>
                <w:noProof/>
                <w:webHidden/>
              </w:rPr>
              <w:fldChar w:fldCharType="begin"/>
            </w:r>
            <w:r w:rsidR="00843A9F">
              <w:rPr>
                <w:noProof/>
                <w:webHidden/>
              </w:rPr>
              <w:instrText xml:space="preserve"> PAGEREF _Toc31765859 \h </w:instrText>
            </w:r>
            <w:r w:rsidR="00843A9F">
              <w:rPr>
                <w:noProof/>
                <w:webHidden/>
              </w:rPr>
            </w:r>
            <w:r w:rsidR="00843A9F">
              <w:rPr>
                <w:noProof/>
                <w:webHidden/>
              </w:rPr>
              <w:fldChar w:fldCharType="separate"/>
            </w:r>
            <w:r w:rsidR="00843A9F">
              <w:rPr>
                <w:noProof/>
                <w:webHidden/>
              </w:rPr>
              <w:t>28</w:t>
            </w:r>
            <w:r w:rsidR="00843A9F">
              <w:rPr>
                <w:noProof/>
                <w:webHidden/>
              </w:rPr>
              <w:fldChar w:fldCharType="end"/>
            </w:r>
          </w:hyperlink>
        </w:p>
        <w:p w14:paraId="0EBFAF3D" w14:textId="40C18F32" w:rsidR="00843A9F" w:rsidRDefault="00C10F94">
          <w:pPr>
            <w:pStyle w:val="TDC3"/>
            <w:tabs>
              <w:tab w:val="right" w:leader="dot" w:pos="8494"/>
            </w:tabs>
            <w:rPr>
              <w:rFonts w:asciiTheme="minorHAnsi" w:eastAsiaTheme="minorEastAsia" w:hAnsiTheme="minorHAnsi"/>
              <w:noProof/>
              <w:lang w:eastAsia="es-ES"/>
            </w:rPr>
          </w:pPr>
          <w:hyperlink w:anchor="_Toc31765860" w:history="1">
            <w:r w:rsidR="00843A9F" w:rsidRPr="003C4972">
              <w:rPr>
                <w:rStyle w:val="Hipervnculo"/>
                <w:noProof/>
              </w:rPr>
              <w:t>Flask</w:t>
            </w:r>
            <w:r w:rsidR="00843A9F">
              <w:rPr>
                <w:noProof/>
                <w:webHidden/>
              </w:rPr>
              <w:tab/>
            </w:r>
            <w:r w:rsidR="00843A9F">
              <w:rPr>
                <w:noProof/>
                <w:webHidden/>
              </w:rPr>
              <w:fldChar w:fldCharType="begin"/>
            </w:r>
            <w:r w:rsidR="00843A9F">
              <w:rPr>
                <w:noProof/>
                <w:webHidden/>
              </w:rPr>
              <w:instrText xml:space="preserve"> PAGEREF _Toc31765860 \h </w:instrText>
            </w:r>
            <w:r w:rsidR="00843A9F">
              <w:rPr>
                <w:noProof/>
                <w:webHidden/>
              </w:rPr>
            </w:r>
            <w:r w:rsidR="00843A9F">
              <w:rPr>
                <w:noProof/>
                <w:webHidden/>
              </w:rPr>
              <w:fldChar w:fldCharType="separate"/>
            </w:r>
            <w:r w:rsidR="00843A9F">
              <w:rPr>
                <w:noProof/>
                <w:webHidden/>
              </w:rPr>
              <w:t>28</w:t>
            </w:r>
            <w:r w:rsidR="00843A9F">
              <w:rPr>
                <w:noProof/>
                <w:webHidden/>
              </w:rPr>
              <w:fldChar w:fldCharType="end"/>
            </w:r>
          </w:hyperlink>
        </w:p>
        <w:p w14:paraId="6AB26D2E" w14:textId="6AC152FA" w:rsidR="00843A9F" w:rsidRDefault="00C10F94">
          <w:pPr>
            <w:pStyle w:val="TDC2"/>
            <w:tabs>
              <w:tab w:val="left" w:pos="1540"/>
            </w:tabs>
            <w:rPr>
              <w:rFonts w:asciiTheme="minorHAnsi" w:eastAsiaTheme="minorEastAsia" w:hAnsiTheme="minorHAnsi"/>
              <w:noProof/>
              <w:lang w:eastAsia="es-ES"/>
            </w:rPr>
          </w:pPr>
          <w:hyperlink w:anchor="_Toc31765861" w:history="1">
            <w:r w:rsidR="00843A9F" w:rsidRPr="003C4972">
              <w:rPr>
                <w:rStyle w:val="Hipervnculo"/>
                <w:noProof/>
              </w:rPr>
              <w:t>5.4</w:t>
            </w:r>
            <w:r w:rsidR="00843A9F">
              <w:rPr>
                <w:rFonts w:asciiTheme="minorHAnsi" w:eastAsiaTheme="minorEastAsia" w:hAnsiTheme="minorHAnsi"/>
                <w:noProof/>
                <w:lang w:eastAsia="es-ES"/>
              </w:rPr>
              <w:tab/>
            </w:r>
            <w:r w:rsidR="00843A9F" w:rsidRPr="003C4972">
              <w:rPr>
                <w:rStyle w:val="Hipervnculo"/>
                <w:noProof/>
              </w:rPr>
              <w:t>Desarrollo de los algoritmos</w:t>
            </w:r>
            <w:r w:rsidR="00843A9F">
              <w:rPr>
                <w:noProof/>
                <w:webHidden/>
              </w:rPr>
              <w:tab/>
            </w:r>
            <w:r w:rsidR="00843A9F">
              <w:rPr>
                <w:noProof/>
                <w:webHidden/>
              </w:rPr>
              <w:fldChar w:fldCharType="begin"/>
            </w:r>
            <w:r w:rsidR="00843A9F">
              <w:rPr>
                <w:noProof/>
                <w:webHidden/>
              </w:rPr>
              <w:instrText xml:space="preserve"> PAGEREF _Toc31765861 \h </w:instrText>
            </w:r>
            <w:r w:rsidR="00843A9F">
              <w:rPr>
                <w:noProof/>
                <w:webHidden/>
              </w:rPr>
            </w:r>
            <w:r w:rsidR="00843A9F">
              <w:rPr>
                <w:noProof/>
                <w:webHidden/>
              </w:rPr>
              <w:fldChar w:fldCharType="separate"/>
            </w:r>
            <w:r w:rsidR="00843A9F">
              <w:rPr>
                <w:noProof/>
                <w:webHidden/>
              </w:rPr>
              <w:t>29</w:t>
            </w:r>
            <w:r w:rsidR="00843A9F">
              <w:rPr>
                <w:noProof/>
                <w:webHidden/>
              </w:rPr>
              <w:fldChar w:fldCharType="end"/>
            </w:r>
          </w:hyperlink>
        </w:p>
        <w:p w14:paraId="5A137C7D" w14:textId="15589109" w:rsidR="00843A9F" w:rsidRDefault="00C10F94">
          <w:pPr>
            <w:pStyle w:val="TDC2"/>
            <w:tabs>
              <w:tab w:val="left" w:pos="1540"/>
            </w:tabs>
            <w:rPr>
              <w:rFonts w:asciiTheme="minorHAnsi" w:eastAsiaTheme="minorEastAsia" w:hAnsiTheme="minorHAnsi"/>
              <w:noProof/>
              <w:lang w:eastAsia="es-ES"/>
            </w:rPr>
          </w:pPr>
          <w:hyperlink w:anchor="_Toc31765862" w:history="1">
            <w:r w:rsidR="00843A9F" w:rsidRPr="003C4972">
              <w:rPr>
                <w:rStyle w:val="Hipervnculo"/>
                <w:noProof/>
              </w:rPr>
              <w:t>5.5</w:t>
            </w:r>
            <w:r w:rsidR="00843A9F">
              <w:rPr>
                <w:rFonts w:asciiTheme="minorHAnsi" w:eastAsiaTheme="minorEastAsia" w:hAnsiTheme="minorHAnsi"/>
                <w:noProof/>
                <w:lang w:eastAsia="es-ES"/>
              </w:rPr>
              <w:tab/>
            </w:r>
            <w:r w:rsidR="00843A9F" w:rsidRPr="003C4972">
              <w:rPr>
                <w:rStyle w:val="Hipervnculo"/>
                <w:noProof/>
              </w:rPr>
              <w:t>Arquitectura MVP</w:t>
            </w:r>
            <w:r w:rsidR="00843A9F">
              <w:rPr>
                <w:noProof/>
                <w:webHidden/>
              </w:rPr>
              <w:tab/>
            </w:r>
            <w:r w:rsidR="00843A9F">
              <w:rPr>
                <w:noProof/>
                <w:webHidden/>
              </w:rPr>
              <w:fldChar w:fldCharType="begin"/>
            </w:r>
            <w:r w:rsidR="00843A9F">
              <w:rPr>
                <w:noProof/>
                <w:webHidden/>
              </w:rPr>
              <w:instrText xml:space="preserve"> PAGEREF _Toc31765862 \h </w:instrText>
            </w:r>
            <w:r w:rsidR="00843A9F">
              <w:rPr>
                <w:noProof/>
                <w:webHidden/>
              </w:rPr>
            </w:r>
            <w:r w:rsidR="00843A9F">
              <w:rPr>
                <w:noProof/>
                <w:webHidden/>
              </w:rPr>
              <w:fldChar w:fldCharType="separate"/>
            </w:r>
            <w:r w:rsidR="00843A9F">
              <w:rPr>
                <w:noProof/>
                <w:webHidden/>
              </w:rPr>
              <w:t>30</w:t>
            </w:r>
            <w:r w:rsidR="00843A9F">
              <w:rPr>
                <w:noProof/>
                <w:webHidden/>
              </w:rPr>
              <w:fldChar w:fldCharType="end"/>
            </w:r>
          </w:hyperlink>
        </w:p>
        <w:p w14:paraId="389BAE23" w14:textId="47D282BD" w:rsidR="00843A9F" w:rsidRDefault="00C10F94">
          <w:pPr>
            <w:pStyle w:val="TDC2"/>
            <w:tabs>
              <w:tab w:val="left" w:pos="1540"/>
            </w:tabs>
            <w:rPr>
              <w:rFonts w:asciiTheme="minorHAnsi" w:eastAsiaTheme="minorEastAsia" w:hAnsiTheme="minorHAnsi"/>
              <w:noProof/>
              <w:lang w:eastAsia="es-ES"/>
            </w:rPr>
          </w:pPr>
          <w:hyperlink w:anchor="_Toc31765863" w:history="1">
            <w:r w:rsidR="00843A9F" w:rsidRPr="003C4972">
              <w:rPr>
                <w:rStyle w:val="Hipervnculo"/>
                <w:noProof/>
              </w:rPr>
              <w:t>5.6</w:t>
            </w:r>
            <w:r w:rsidR="00843A9F">
              <w:rPr>
                <w:rFonts w:asciiTheme="minorHAnsi" w:eastAsiaTheme="minorEastAsia" w:hAnsiTheme="minorHAnsi"/>
                <w:noProof/>
                <w:lang w:eastAsia="es-ES"/>
              </w:rPr>
              <w:tab/>
            </w:r>
            <w:r w:rsidR="00843A9F" w:rsidRPr="003C4972">
              <w:rPr>
                <w:rStyle w:val="Hipervnculo"/>
                <w:noProof/>
              </w:rPr>
              <w:t>Detección de comunidades y roles</w:t>
            </w:r>
            <w:r w:rsidR="00843A9F">
              <w:rPr>
                <w:noProof/>
                <w:webHidden/>
              </w:rPr>
              <w:tab/>
            </w:r>
            <w:r w:rsidR="00843A9F">
              <w:rPr>
                <w:noProof/>
                <w:webHidden/>
              </w:rPr>
              <w:fldChar w:fldCharType="begin"/>
            </w:r>
            <w:r w:rsidR="00843A9F">
              <w:rPr>
                <w:noProof/>
                <w:webHidden/>
              </w:rPr>
              <w:instrText xml:space="preserve"> PAGEREF _Toc31765863 \h </w:instrText>
            </w:r>
            <w:r w:rsidR="00843A9F">
              <w:rPr>
                <w:noProof/>
                <w:webHidden/>
              </w:rPr>
            </w:r>
            <w:r w:rsidR="00843A9F">
              <w:rPr>
                <w:noProof/>
                <w:webHidden/>
              </w:rPr>
              <w:fldChar w:fldCharType="separate"/>
            </w:r>
            <w:r w:rsidR="00843A9F">
              <w:rPr>
                <w:noProof/>
                <w:webHidden/>
              </w:rPr>
              <w:t>31</w:t>
            </w:r>
            <w:r w:rsidR="00843A9F">
              <w:rPr>
                <w:noProof/>
                <w:webHidden/>
              </w:rPr>
              <w:fldChar w:fldCharType="end"/>
            </w:r>
          </w:hyperlink>
        </w:p>
        <w:p w14:paraId="47744FAD" w14:textId="7E28345C" w:rsidR="00843A9F" w:rsidRDefault="00C10F94">
          <w:pPr>
            <w:pStyle w:val="TDC2"/>
            <w:tabs>
              <w:tab w:val="left" w:pos="1540"/>
            </w:tabs>
            <w:rPr>
              <w:rFonts w:asciiTheme="minorHAnsi" w:eastAsiaTheme="minorEastAsia" w:hAnsiTheme="minorHAnsi"/>
              <w:noProof/>
              <w:lang w:eastAsia="es-ES"/>
            </w:rPr>
          </w:pPr>
          <w:hyperlink w:anchor="_Toc31765864" w:history="1">
            <w:r w:rsidR="00843A9F" w:rsidRPr="003C4972">
              <w:rPr>
                <w:rStyle w:val="Hipervnculo"/>
                <w:noProof/>
              </w:rPr>
              <w:t>5.7</w:t>
            </w:r>
            <w:r w:rsidR="00843A9F">
              <w:rPr>
                <w:rFonts w:asciiTheme="minorHAnsi" w:eastAsiaTheme="minorEastAsia" w:hAnsiTheme="minorHAnsi"/>
                <w:noProof/>
                <w:lang w:eastAsia="es-ES"/>
              </w:rPr>
              <w:tab/>
            </w:r>
            <w:r w:rsidR="00843A9F" w:rsidRPr="003C4972">
              <w:rPr>
                <w:rStyle w:val="Hipervnculo"/>
                <w:noProof/>
              </w:rPr>
              <w:t>Testeo de la aplicación</w:t>
            </w:r>
            <w:r w:rsidR="00843A9F">
              <w:rPr>
                <w:noProof/>
                <w:webHidden/>
              </w:rPr>
              <w:tab/>
            </w:r>
            <w:r w:rsidR="00843A9F">
              <w:rPr>
                <w:noProof/>
                <w:webHidden/>
              </w:rPr>
              <w:fldChar w:fldCharType="begin"/>
            </w:r>
            <w:r w:rsidR="00843A9F">
              <w:rPr>
                <w:noProof/>
                <w:webHidden/>
              </w:rPr>
              <w:instrText xml:space="preserve"> PAGEREF _Toc31765864 \h </w:instrText>
            </w:r>
            <w:r w:rsidR="00843A9F">
              <w:rPr>
                <w:noProof/>
                <w:webHidden/>
              </w:rPr>
            </w:r>
            <w:r w:rsidR="00843A9F">
              <w:rPr>
                <w:noProof/>
                <w:webHidden/>
              </w:rPr>
              <w:fldChar w:fldCharType="separate"/>
            </w:r>
            <w:r w:rsidR="00843A9F">
              <w:rPr>
                <w:noProof/>
                <w:webHidden/>
              </w:rPr>
              <w:t>31</w:t>
            </w:r>
            <w:r w:rsidR="00843A9F">
              <w:rPr>
                <w:noProof/>
                <w:webHidden/>
              </w:rPr>
              <w:fldChar w:fldCharType="end"/>
            </w:r>
          </w:hyperlink>
        </w:p>
        <w:p w14:paraId="54218D51" w14:textId="509061EC" w:rsidR="00843A9F" w:rsidRDefault="00C10F94">
          <w:pPr>
            <w:pStyle w:val="TDC3"/>
            <w:tabs>
              <w:tab w:val="right" w:leader="dot" w:pos="8494"/>
            </w:tabs>
            <w:rPr>
              <w:rFonts w:asciiTheme="minorHAnsi" w:eastAsiaTheme="minorEastAsia" w:hAnsiTheme="minorHAnsi"/>
              <w:noProof/>
              <w:lang w:eastAsia="es-ES"/>
            </w:rPr>
          </w:pPr>
          <w:hyperlink w:anchor="_Toc31765865" w:history="1">
            <w:r w:rsidR="00843A9F" w:rsidRPr="003C4972">
              <w:rPr>
                <w:rStyle w:val="Hipervnculo"/>
                <w:i/>
                <w:iCs/>
                <w:noProof/>
              </w:rPr>
              <w:t>Betatesters</w:t>
            </w:r>
            <w:r w:rsidR="00843A9F">
              <w:rPr>
                <w:noProof/>
                <w:webHidden/>
              </w:rPr>
              <w:tab/>
            </w:r>
            <w:r w:rsidR="00843A9F">
              <w:rPr>
                <w:noProof/>
                <w:webHidden/>
              </w:rPr>
              <w:fldChar w:fldCharType="begin"/>
            </w:r>
            <w:r w:rsidR="00843A9F">
              <w:rPr>
                <w:noProof/>
                <w:webHidden/>
              </w:rPr>
              <w:instrText xml:space="preserve"> PAGEREF _Toc31765865 \h </w:instrText>
            </w:r>
            <w:r w:rsidR="00843A9F">
              <w:rPr>
                <w:noProof/>
                <w:webHidden/>
              </w:rPr>
            </w:r>
            <w:r w:rsidR="00843A9F">
              <w:rPr>
                <w:noProof/>
                <w:webHidden/>
              </w:rPr>
              <w:fldChar w:fldCharType="separate"/>
            </w:r>
            <w:r w:rsidR="00843A9F">
              <w:rPr>
                <w:noProof/>
                <w:webHidden/>
              </w:rPr>
              <w:t>31</w:t>
            </w:r>
            <w:r w:rsidR="00843A9F">
              <w:rPr>
                <w:noProof/>
                <w:webHidden/>
              </w:rPr>
              <w:fldChar w:fldCharType="end"/>
            </w:r>
          </w:hyperlink>
        </w:p>
        <w:p w14:paraId="263744BA" w14:textId="05FC016D" w:rsidR="00843A9F" w:rsidRDefault="00C10F94">
          <w:pPr>
            <w:pStyle w:val="TDC2"/>
            <w:tabs>
              <w:tab w:val="left" w:pos="1540"/>
            </w:tabs>
            <w:rPr>
              <w:rFonts w:asciiTheme="minorHAnsi" w:eastAsiaTheme="minorEastAsia" w:hAnsiTheme="minorHAnsi"/>
              <w:noProof/>
              <w:lang w:eastAsia="es-ES"/>
            </w:rPr>
          </w:pPr>
          <w:hyperlink w:anchor="_Toc31765866" w:history="1">
            <w:r w:rsidR="00843A9F" w:rsidRPr="003C4972">
              <w:rPr>
                <w:rStyle w:val="Hipervnculo"/>
                <w:noProof/>
              </w:rPr>
              <w:t>5.8</w:t>
            </w:r>
            <w:r w:rsidR="00843A9F">
              <w:rPr>
                <w:rFonts w:asciiTheme="minorHAnsi" w:eastAsiaTheme="minorEastAsia" w:hAnsiTheme="minorHAnsi"/>
                <w:noProof/>
                <w:lang w:eastAsia="es-ES"/>
              </w:rPr>
              <w:tab/>
            </w:r>
            <w:r w:rsidR="00843A9F" w:rsidRPr="003C4972">
              <w:rPr>
                <w:rStyle w:val="Hipervnculo"/>
                <w:noProof/>
              </w:rPr>
              <w:t>Problemas derivados del código</w:t>
            </w:r>
            <w:r w:rsidR="00843A9F">
              <w:rPr>
                <w:noProof/>
                <w:webHidden/>
              </w:rPr>
              <w:tab/>
            </w:r>
            <w:r w:rsidR="00843A9F">
              <w:rPr>
                <w:noProof/>
                <w:webHidden/>
              </w:rPr>
              <w:fldChar w:fldCharType="begin"/>
            </w:r>
            <w:r w:rsidR="00843A9F">
              <w:rPr>
                <w:noProof/>
                <w:webHidden/>
              </w:rPr>
              <w:instrText xml:space="preserve"> PAGEREF _Toc31765866 \h </w:instrText>
            </w:r>
            <w:r w:rsidR="00843A9F">
              <w:rPr>
                <w:noProof/>
                <w:webHidden/>
              </w:rPr>
            </w:r>
            <w:r w:rsidR="00843A9F">
              <w:rPr>
                <w:noProof/>
                <w:webHidden/>
              </w:rPr>
              <w:fldChar w:fldCharType="separate"/>
            </w:r>
            <w:r w:rsidR="00843A9F">
              <w:rPr>
                <w:noProof/>
                <w:webHidden/>
              </w:rPr>
              <w:t>32</w:t>
            </w:r>
            <w:r w:rsidR="00843A9F">
              <w:rPr>
                <w:noProof/>
                <w:webHidden/>
              </w:rPr>
              <w:fldChar w:fldCharType="end"/>
            </w:r>
          </w:hyperlink>
        </w:p>
        <w:p w14:paraId="3154676B" w14:textId="4ABADF46" w:rsidR="00843A9F" w:rsidRDefault="00C10F94">
          <w:pPr>
            <w:pStyle w:val="TDC2"/>
            <w:tabs>
              <w:tab w:val="left" w:pos="1540"/>
            </w:tabs>
            <w:rPr>
              <w:rFonts w:asciiTheme="minorHAnsi" w:eastAsiaTheme="minorEastAsia" w:hAnsiTheme="minorHAnsi"/>
              <w:noProof/>
              <w:lang w:eastAsia="es-ES"/>
            </w:rPr>
          </w:pPr>
          <w:hyperlink w:anchor="_Toc31765867" w:history="1">
            <w:r w:rsidR="00843A9F" w:rsidRPr="003C4972">
              <w:rPr>
                <w:rStyle w:val="Hipervnculo"/>
                <w:noProof/>
              </w:rPr>
              <w:t>5.9</w:t>
            </w:r>
            <w:r w:rsidR="00843A9F">
              <w:rPr>
                <w:rFonts w:asciiTheme="minorHAnsi" w:eastAsiaTheme="minorEastAsia" w:hAnsiTheme="minorHAnsi"/>
                <w:noProof/>
                <w:lang w:eastAsia="es-ES"/>
              </w:rPr>
              <w:tab/>
            </w:r>
            <w:r w:rsidR="00843A9F" w:rsidRPr="003C4972">
              <w:rPr>
                <w:rStyle w:val="Hipervnculo"/>
                <w:noProof/>
              </w:rPr>
              <w:t>Wiki</w:t>
            </w:r>
            <w:r w:rsidR="00843A9F">
              <w:rPr>
                <w:noProof/>
                <w:webHidden/>
              </w:rPr>
              <w:tab/>
            </w:r>
            <w:r w:rsidR="00843A9F">
              <w:rPr>
                <w:noProof/>
                <w:webHidden/>
              </w:rPr>
              <w:fldChar w:fldCharType="begin"/>
            </w:r>
            <w:r w:rsidR="00843A9F">
              <w:rPr>
                <w:noProof/>
                <w:webHidden/>
              </w:rPr>
              <w:instrText xml:space="preserve"> PAGEREF _Toc31765867 \h </w:instrText>
            </w:r>
            <w:r w:rsidR="00843A9F">
              <w:rPr>
                <w:noProof/>
                <w:webHidden/>
              </w:rPr>
            </w:r>
            <w:r w:rsidR="00843A9F">
              <w:rPr>
                <w:noProof/>
                <w:webHidden/>
              </w:rPr>
              <w:fldChar w:fldCharType="separate"/>
            </w:r>
            <w:r w:rsidR="00843A9F">
              <w:rPr>
                <w:noProof/>
                <w:webHidden/>
              </w:rPr>
              <w:t>32</w:t>
            </w:r>
            <w:r w:rsidR="00843A9F">
              <w:rPr>
                <w:noProof/>
                <w:webHidden/>
              </w:rPr>
              <w:fldChar w:fldCharType="end"/>
            </w:r>
          </w:hyperlink>
        </w:p>
        <w:p w14:paraId="0E10312A" w14:textId="1D650532" w:rsidR="00843A9F" w:rsidRDefault="00C10F94">
          <w:pPr>
            <w:pStyle w:val="TDC1"/>
            <w:tabs>
              <w:tab w:val="right" w:leader="dot" w:pos="8494"/>
            </w:tabs>
            <w:rPr>
              <w:rFonts w:asciiTheme="minorHAnsi" w:eastAsiaTheme="minorEastAsia" w:hAnsiTheme="minorHAnsi"/>
              <w:noProof/>
              <w:lang w:eastAsia="es-ES"/>
            </w:rPr>
          </w:pPr>
          <w:hyperlink w:anchor="_Toc31765868" w:history="1">
            <w:r w:rsidR="00843A9F" w:rsidRPr="003C4972">
              <w:rPr>
                <w:rStyle w:val="Hipervnculo"/>
                <w:noProof/>
              </w:rPr>
              <w:t>G. Conclusiones y líneas de trabajo futuras</w:t>
            </w:r>
            <w:r w:rsidR="00843A9F">
              <w:rPr>
                <w:noProof/>
                <w:webHidden/>
              </w:rPr>
              <w:tab/>
            </w:r>
            <w:r w:rsidR="00843A9F">
              <w:rPr>
                <w:noProof/>
                <w:webHidden/>
              </w:rPr>
              <w:fldChar w:fldCharType="begin"/>
            </w:r>
            <w:r w:rsidR="00843A9F">
              <w:rPr>
                <w:noProof/>
                <w:webHidden/>
              </w:rPr>
              <w:instrText xml:space="preserve"> PAGEREF _Toc31765868 \h </w:instrText>
            </w:r>
            <w:r w:rsidR="00843A9F">
              <w:rPr>
                <w:noProof/>
                <w:webHidden/>
              </w:rPr>
            </w:r>
            <w:r w:rsidR="00843A9F">
              <w:rPr>
                <w:noProof/>
                <w:webHidden/>
              </w:rPr>
              <w:fldChar w:fldCharType="separate"/>
            </w:r>
            <w:r w:rsidR="00843A9F">
              <w:rPr>
                <w:noProof/>
                <w:webHidden/>
              </w:rPr>
              <w:t>33</w:t>
            </w:r>
            <w:r w:rsidR="00843A9F">
              <w:rPr>
                <w:noProof/>
                <w:webHidden/>
              </w:rPr>
              <w:fldChar w:fldCharType="end"/>
            </w:r>
          </w:hyperlink>
        </w:p>
        <w:p w14:paraId="1E3AE211" w14:textId="1BE11659" w:rsidR="00843A9F" w:rsidRDefault="00C10F94">
          <w:pPr>
            <w:pStyle w:val="TDC2"/>
            <w:tabs>
              <w:tab w:val="left" w:pos="1540"/>
            </w:tabs>
            <w:rPr>
              <w:rFonts w:asciiTheme="minorHAnsi" w:eastAsiaTheme="minorEastAsia" w:hAnsiTheme="minorHAnsi"/>
              <w:noProof/>
              <w:lang w:eastAsia="es-ES"/>
            </w:rPr>
          </w:pPr>
          <w:hyperlink w:anchor="_Toc31765869" w:history="1">
            <w:r w:rsidR="00843A9F" w:rsidRPr="003C4972">
              <w:rPr>
                <w:rStyle w:val="Hipervnculo"/>
                <w:noProof/>
              </w:rPr>
              <w:t>6.1</w:t>
            </w:r>
            <w:r w:rsidR="00843A9F">
              <w:rPr>
                <w:rFonts w:asciiTheme="minorHAnsi" w:eastAsiaTheme="minorEastAsia" w:hAnsiTheme="minorHAnsi"/>
                <w:noProof/>
                <w:lang w:eastAsia="es-ES"/>
              </w:rPr>
              <w:tab/>
            </w:r>
            <w:r w:rsidR="00843A9F" w:rsidRPr="003C4972">
              <w:rPr>
                <w:rStyle w:val="Hipervnculo"/>
                <w:noProof/>
              </w:rPr>
              <w:t>Conclusiones</w:t>
            </w:r>
            <w:r w:rsidR="00843A9F">
              <w:rPr>
                <w:noProof/>
                <w:webHidden/>
              </w:rPr>
              <w:tab/>
            </w:r>
            <w:r w:rsidR="00843A9F">
              <w:rPr>
                <w:noProof/>
                <w:webHidden/>
              </w:rPr>
              <w:fldChar w:fldCharType="begin"/>
            </w:r>
            <w:r w:rsidR="00843A9F">
              <w:rPr>
                <w:noProof/>
                <w:webHidden/>
              </w:rPr>
              <w:instrText xml:space="preserve"> PAGEREF _Toc31765869 \h </w:instrText>
            </w:r>
            <w:r w:rsidR="00843A9F">
              <w:rPr>
                <w:noProof/>
                <w:webHidden/>
              </w:rPr>
            </w:r>
            <w:r w:rsidR="00843A9F">
              <w:rPr>
                <w:noProof/>
                <w:webHidden/>
              </w:rPr>
              <w:fldChar w:fldCharType="separate"/>
            </w:r>
            <w:r w:rsidR="00843A9F">
              <w:rPr>
                <w:noProof/>
                <w:webHidden/>
              </w:rPr>
              <w:t>33</w:t>
            </w:r>
            <w:r w:rsidR="00843A9F">
              <w:rPr>
                <w:noProof/>
                <w:webHidden/>
              </w:rPr>
              <w:fldChar w:fldCharType="end"/>
            </w:r>
          </w:hyperlink>
        </w:p>
        <w:p w14:paraId="53FF566E" w14:textId="3FB3669B" w:rsidR="00843A9F" w:rsidRDefault="00C10F94">
          <w:pPr>
            <w:pStyle w:val="TDC2"/>
            <w:tabs>
              <w:tab w:val="left" w:pos="1540"/>
            </w:tabs>
            <w:rPr>
              <w:rFonts w:asciiTheme="minorHAnsi" w:eastAsiaTheme="minorEastAsia" w:hAnsiTheme="minorHAnsi"/>
              <w:noProof/>
              <w:lang w:eastAsia="es-ES"/>
            </w:rPr>
          </w:pPr>
          <w:hyperlink w:anchor="_Toc31765870" w:history="1">
            <w:r w:rsidR="00843A9F" w:rsidRPr="003C4972">
              <w:rPr>
                <w:rStyle w:val="Hipervnculo"/>
                <w:noProof/>
              </w:rPr>
              <w:t>6.2</w:t>
            </w:r>
            <w:r w:rsidR="00843A9F">
              <w:rPr>
                <w:rFonts w:asciiTheme="minorHAnsi" w:eastAsiaTheme="minorEastAsia" w:hAnsiTheme="minorHAnsi"/>
                <w:noProof/>
                <w:lang w:eastAsia="es-ES"/>
              </w:rPr>
              <w:tab/>
            </w:r>
            <w:r w:rsidR="00843A9F" w:rsidRPr="003C4972">
              <w:rPr>
                <w:rStyle w:val="Hipervnculo"/>
                <w:noProof/>
              </w:rPr>
              <w:t>Líneas de trabajo futuras</w:t>
            </w:r>
            <w:r w:rsidR="00843A9F">
              <w:rPr>
                <w:noProof/>
                <w:webHidden/>
              </w:rPr>
              <w:tab/>
            </w:r>
            <w:r w:rsidR="00843A9F">
              <w:rPr>
                <w:noProof/>
                <w:webHidden/>
              </w:rPr>
              <w:fldChar w:fldCharType="begin"/>
            </w:r>
            <w:r w:rsidR="00843A9F">
              <w:rPr>
                <w:noProof/>
                <w:webHidden/>
              </w:rPr>
              <w:instrText xml:space="preserve"> PAGEREF _Toc31765870 \h </w:instrText>
            </w:r>
            <w:r w:rsidR="00843A9F">
              <w:rPr>
                <w:noProof/>
                <w:webHidden/>
              </w:rPr>
            </w:r>
            <w:r w:rsidR="00843A9F">
              <w:rPr>
                <w:noProof/>
                <w:webHidden/>
              </w:rPr>
              <w:fldChar w:fldCharType="separate"/>
            </w:r>
            <w:r w:rsidR="00843A9F">
              <w:rPr>
                <w:noProof/>
                <w:webHidden/>
              </w:rPr>
              <w:t>33</w:t>
            </w:r>
            <w:r w:rsidR="00843A9F">
              <w:rPr>
                <w:noProof/>
                <w:webHidden/>
              </w:rPr>
              <w:fldChar w:fldCharType="end"/>
            </w:r>
          </w:hyperlink>
        </w:p>
        <w:p w14:paraId="05A392E8" w14:textId="363FA47A" w:rsidR="00843A9F" w:rsidRDefault="00C10F94">
          <w:pPr>
            <w:pStyle w:val="TDC1"/>
            <w:tabs>
              <w:tab w:val="right" w:leader="dot" w:pos="8494"/>
            </w:tabs>
            <w:rPr>
              <w:rFonts w:asciiTheme="minorHAnsi" w:eastAsiaTheme="minorEastAsia" w:hAnsiTheme="minorHAnsi"/>
              <w:noProof/>
              <w:lang w:eastAsia="es-ES"/>
            </w:rPr>
          </w:pPr>
          <w:hyperlink w:anchor="_Toc31765871" w:history="1">
            <w:r w:rsidR="00843A9F" w:rsidRPr="003C4972">
              <w:rPr>
                <w:rStyle w:val="Hipervnculo"/>
                <w:noProof/>
              </w:rPr>
              <w:t>Bibliografía</w:t>
            </w:r>
            <w:r w:rsidR="00843A9F">
              <w:rPr>
                <w:noProof/>
                <w:webHidden/>
              </w:rPr>
              <w:tab/>
            </w:r>
            <w:r w:rsidR="00843A9F">
              <w:rPr>
                <w:noProof/>
                <w:webHidden/>
              </w:rPr>
              <w:fldChar w:fldCharType="begin"/>
            </w:r>
            <w:r w:rsidR="00843A9F">
              <w:rPr>
                <w:noProof/>
                <w:webHidden/>
              </w:rPr>
              <w:instrText xml:space="preserve"> PAGEREF _Toc31765871 \h </w:instrText>
            </w:r>
            <w:r w:rsidR="00843A9F">
              <w:rPr>
                <w:noProof/>
                <w:webHidden/>
              </w:rPr>
            </w:r>
            <w:r w:rsidR="00843A9F">
              <w:rPr>
                <w:noProof/>
                <w:webHidden/>
              </w:rPr>
              <w:fldChar w:fldCharType="separate"/>
            </w:r>
            <w:r w:rsidR="00843A9F">
              <w:rPr>
                <w:noProof/>
                <w:webHidden/>
              </w:rPr>
              <w:t>35</w:t>
            </w:r>
            <w:r w:rsidR="00843A9F">
              <w:rPr>
                <w:noProof/>
                <w:webHidden/>
              </w:rPr>
              <w:fldChar w:fldCharType="end"/>
            </w:r>
          </w:hyperlink>
        </w:p>
        <w:p w14:paraId="439CB800" w14:textId="24A2C65F" w:rsidR="00606A24" w:rsidRDefault="00606A24">
          <w:r>
            <w:rPr>
              <w:b/>
              <w:bCs/>
            </w:rPr>
            <w:fldChar w:fldCharType="end"/>
          </w:r>
        </w:p>
      </w:sdtContent>
    </w:sdt>
    <w:p w14:paraId="6E4BC04C" w14:textId="77777777" w:rsidR="00E501AE" w:rsidRDefault="00E501AE">
      <w:pPr>
        <w:ind w:firstLine="0"/>
        <w:jc w:val="left"/>
        <w:rPr>
          <w:rFonts w:eastAsiaTheme="majorEastAsia" w:cstheme="majorBidi"/>
          <w:b/>
          <w:sz w:val="48"/>
          <w:szCs w:val="32"/>
        </w:rPr>
      </w:pPr>
      <w:r>
        <w:br w:type="page"/>
      </w:r>
    </w:p>
    <w:p w14:paraId="6B1D1DD1" w14:textId="77777777" w:rsidR="00E501AE" w:rsidRDefault="00E501AE" w:rsidP="00E501AE">
      <w:pPr>
        <w:pStyle w:val="Ttulo1"/>
      </w:pPr>
      <w:bookmarkStart w:id="20" w:name="_Toc31765815"/>
      <w:r>
        <w:lastRenderedPageBreak/>
        <w:t>Índice de Ilustraciones</w:t>
      </w:r>
      <w:bookmarkEnd w:id="20"/>
    </w:p>
    <w:p w14:paraId="7C3499DA" w14:textId="56541D82" w:rsidR="00843A9F" w:rsidRDefault="00E501AE">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"Ilustración" </w:instrText>
      </w:r>
      <w:r>
        <w:fldChar w:fldCharType="separate"/>
      </w:r>
      <w:hyperlink r:id="rId13" w:anchor="_Toc31765872" w:history="1">
        <w:r w:rsidR="00843A9F" w:rsidRPr="007A733C">
          <w:rPr>
            <w:rStyle w:val="Hipervnculo"/>
            <w:noProof/>
          </w:rPr>
          <w:t>Ilustración 1 Red Compleja</w:t>
        </w:r>
        <w:r w:rsidR="00843A9F">
          <w:rPr>
            <w:noProof/>
            <w:webHidden/>
          </w:rPr>
          <w:tab/>
        </w:r>
        <w:r w:rsidR="00843A9F">
          <w:rPr>
            <w:noProof/>
            <w:webHidden/>
          </w:rPr>
          <w:fldChar w:fldCharType="begin"/>
        </w:r>
        <w:r w:rsidR="00843A9F">
          <w:rPr>
            <w:noProof/>
            <w:webHidden/>
          </w:rPr>
          <w:instrText xml:space="preserve"> PAGEREF _Toc31765872 \h </w:instrText>
        </w:r>
        <w:r w:rsidR="00843A9F">
          <w:rPr>
            <w:noProof/>
            <w:webHidden/>
          </w:rPr>
        </w:r>
        <w:r w:rsidR="00843A9F">
          <w:rPr>
            <w:noProof/>
            <w:webHidden/>
          </w:rPr>
          <w:fldChar w:fldCharType="separate"/>
        </w:r>
        <w:r w:rsidR="00843A9F">
          <w:rPr>
            <w:noProof/>
            <w:webHidden/>
          </w:rPr>
          <w:t>9</w:t>
        </w:r>
        <w:r w:rsidR="00843A9F">
          <w:rPr>
            <w:noProof/>
            <w:webHidden/>
          </w:rPr>
          <w:fldChar w:fldCharType="end"/>
        </w:r>
      </w:hyperlink>
    </w:p>
    <w:p w14:paraId="08FF3084" w14:textId="0E36D4AE" w:rsidR="00843A9F" w:rsidRDefault="00C10F94">
      <w:pPr>
        <w:pStyle w:val="Tabladeilustraciones"/>
        <w:tabs>
          <w:tab w:val="right" w:leader="dot" w:pos="8494"/>
        </w:tabs>
        <w:rPr>
          <w:rFonts w:asciiTheme="minorHAnsi" w:eastAsiaTheme="minorEastAsia" w:hAnsiTheme="minorHAnsi"/>
          <w:noProof/>
          <w:lang w:eastAsia="es-ES"/>
        </w:rPr>
      </w:pPr>
      <w:hyperlink r:id="rId14" w:anchor="_Toc31765873" w:history="1">
        <w:r w:rsidR="00843A9F" w:rsidRPr="007A733C">
          <w:rPr>
            <w:rStyle w:val="Hipervnculo"/>
            <w:noProof/>
          </w:rPr>
          <w:t>Ilustración 2 Centralidad de grado</w:t>
        </w:r>
        <w:r w:rsidR="00843A9F">
          <w:rPr>
            <w:noProof/>
            <w:webHidden/>
          </w:rPr>
          <w:tab/>
        </w:r>
        <w:r w:rsidR="00843A9F">
          <w:rPr>
            <w:noProof/>
            <w:webHidden/>
          </w:rPr>
          <w:fldChar w:fldCharType="begin"/>
        </w:r>
        <w:r w:rsidR="00843A9F">
          <w:rPr>
            <w:noProof/>
            <w:webHidden/>
          </w:rPr>
          <w:instrText xml:space="preserve"> PAGEREF _Toc31765873 \h </w:instrText>
        </w:r>
        <w:r w:rsidR="00843A9F">
          <w:rPr>
            <w:noProof/>
            <w:webHidden/>
          </w:rPr>
        </w:r>
        <w:r w:rsidR="00843A9F">
          <w:rPr>
            <w:noProof/>
            <w:webHidden/>
          </w:rPr>
          <w:fldChar w:fldCharType="separate"/>
        </w:r>
        <w:r w:rsidR="00843A9F">
          <w:rPr>
            <w:noProof/>
            <w:webHidden/>
          </w:rPr>
          <w:t>13</w:t>
        </w:r>
        <w:r w:rsidR="00843A9F">
          <w:rPr>
            <w:noProof/>
            <w:webHidden/>
          </w:rPr>
          <w:fldChar w:fldCharType="end"/>
        </w:r>
      </w:hyperlink>
    </w:p>
    <w:p w14:paraId="40F4F638" w14:textId="2372D9F1" w:rsidR="00843A9F" w:rsidRDefault="00C10F94">
      <w:pPr>
        <w:pStyle w:val="Tabladeilustraciones"/>
        <w:tabs>
          <w:tab w:val="right" w:leader="dot" w:pos="8494"/>
        </w:tabs>
        <w:rPr>
          <w:rFonts w:asciiTheme="minorHAnsi" w:eastAsiaTheme="minorEastAsia" w:hAnsiTheme="minorHAnsi"/>
          <w:noProof/>
          <w:lang w:eastAsia="es-ES"/>
        </w:rPr>
      </w:pPr>
      <w:hyperlink r:id="rId15" w:anchor="_Toc31765874" w:history="1">
        <w:r w:rsidR="00843A9F" w:rsidRPr="007A733C">
          <w:rPr>
            <w:rStyle w:val="Hipervnculo"/>
            <w:noProof/>
          </w:rPr>
          <w:t>Ilustración 3 Centralidad de cercanía</w:t>
        </w:r>
        <w:r w:rsidR="00843A9F">
          <w:rPr>
            <w:noProof/>
            <w:webHidden/>
          </w:rPr>
          <w:tab/>
        </w:r>
        <w:r w:rsidR="00843A9F">
          <w:rPr>
            <w:noProof/>
            <w:webHidden/>
          </w:rPr>
          <w:fldChar w:fldCharType="begin"/>
        </w:r>
        <w:r w:rsidR="00843A9F">
          <w:rPr>
            <w:noProof/>
            <w:webHidden/>
          </w:rPr>
          <w:instrText xml:space="preserve"> PAGEREF _Toc31765874 \h </w:instrText>
        </w:r>
        <w:r w:rsidR="00843A9F">
          <w:rPr>
            <w:noProof/>
            <w:webHidden/>
          </w:rPr>
        </w:r>
        <w:r w:rsidR="00843A9F">
          <w:rPr>
            <w:noProof/>
            <w:webHidden/>
          </w:rPr>
          <w:fldChar w:fldCharType="separate"/>
        </w:r>
        <w:r w:rsidR="00843A9F">
          <w:rPr>
            <w:noProof/>
            <w:webHidden/>
          </w:rPr>
          <w:t>14</w:t>
        </w:r>
        <w:r w:rsidR="00843A9F">
          <w:rPr>
            <w:noProof/>
            <w:webHidden/>
          </w:rPr>
          <w:fldChar w:fldCharType="end"/>
        </w:r>
      </w:hyperlink>
    </w:p>
    <w:p w14:paraId="10969A03" w14:textId="23EF39BF" w:rsidR="00843A9F" w:rsidRDefault="00C10F94">
      <w:pPr>
        <w:pStyle w:val="Tabladeilustraciones"/>
        <w:tabs>
          <w:tab w:val="right" w:leader="dot" w:pos="8494"/>
        </w:tabs>
        <w:rPr>
          <w:rFonts w:asciiTheme="minorHAnsi" w:eastAsiaTheme="minorEastAsia" w:hAnsiTheme="minorHAnsi"/>
          <w:noProof/>
          <w:lang w:eastAsia="es-ES"/>
        </w:rPr>
      </w:pPr>
      <w:hyperlink r:id="rId16" w:anchor="_Toc31765875" w:history="1">
        <w:r w:rsidR="00843A9F" w:rsidRPr="007A733C">
          <w:rPr>
            <w:rStyle w:val="Hipervnculo"/>
            <w:noProof/>
          </w:rPr>
          <w:t>Ilustración 4 Centralidad de intermediación</w:t>
        </w:r>
        <w:r w:rsidR="00843A9F">
          <w:rPr>
            <w:noProof/>
            <w:webHidden/>
          </w:rPr>
          <w:tab/>
        </w:r>
        <w:r w:rsidR="00843A9F">
          <w:rPr>
            <w:noProof/>
            <w:webHidden/>
          </w:rPr>
          <w:fldChar w:fldCharType="begin"/>
        </w:r>
        <w:r w:rsidR="00843A9F">
          <w:rPr>
            <w:noProof/>
            <w:webHidden/>
          </w:rPr>
          <w:instrText xml:space="preserve"> PAGEREF _Toc31765875 \h </w:instrText>
        </w:r>
        <w:r w:rsidR="00843A9F">
          <w:rPr>
            <w:noProof/>
            <w:webHidden/>
          </w:rPr>
        </w:r>
        <w:r w:rsidR="00843A9F">
          <w:rPr>
            <w:noProof/>
            <w:webHidden/>
          </w:rPr>
          <w:fldChar w:fldCharType="separate"/>
        </w:r>
        <w:r w:rsidR="00843A9F">
          <w:rPr>
            <w:noProof/>
            <w:webHidden/>
          </w:rPr>
          <w:t>15</w:t>
        </w:r>
        <w:r w:rsidR="00843A9F">
          <w:rPr>
            <w:noProof/>
            <w:webHidden/>
          </w:rPr>
          <w:fldChar w:fldCharType="end"/>
        </w:r>
      </w:hyperlink>
    </w:p>
    <w:p w14:paraId="7C9F2C7E" w14:textId="12BDEB69" w:rsidR="00843A9F" w:rsidRDefault="00C10F94">
      <w:pPr>
        <w:pStyle w:val="Tabladeilustraciones"/>
        <w:tabs>
          <w:tab w:val="right" w:leader="dot" w:pos="8494"/>
        </w:tabs>
        <w:rPr>
          <w:rFonts w:asciiTheme="minorHAnsi" w:eastAsiaTheme="minorEastAsia" w:hAnsiTheme="minorHAnsi"/>
          <w:noProof/>
          <w:lang w:eastAsia="es-ES"/>
        </w:rPr>
      </w:pPr>
      <w:hyperlink r:id="rId17" w:anchor="_Toc31765876" w:history="1">
        <w:r w:rsidR="00843A9F" w:rsidRPr="007A733C">
          <w:rPr>
            <w:rStyle w:val="Hipervnculo"/>
            <w:noProof/>
          </w:rPr>
          <w:t>Ilustración 5 Centralidad de valor propio</w:t>
        </w:r>
        <w:r w:rsidR="00843A9F">
          <w:rPr>
            <w:noProof/>
            <w:webHidden/>
          </w:rPr>
          <w:tab/>
        </w:r>
        <w:r w:rsidR="00843A9F">
          <w:rPr>
            <w:noProof/>
            <w:webHidden/>
          </w:rPr>
          <w:fldChar w:fldCharType="begin"/>
        </w:r>
        <w:r w:rsidR="00843A9F">
          <w:rPr>
            <w:noProof/>
            <w:webHidden/>
          </w:rPr>
          <w:instrText xml:space="preserve"> PAGEREF _Toc31765876 \h </w:instrText>
        </w:r>
        <w:r w:rsidR="00843A9F">
          <w:rPr>
            <w:noProof/>
            <w:webHidden/>
          </w:rPr>
        </w:r>
        <w:r w:rsidR="00843A9F">
          <w:rPr>
            <w:noProof/>
            <w:webHidden/>
          </w:rPr>
          <w:fldChar w:fldCharType="separate"/>
        </w:r>
        <w:r w:rsidR="00843A9F">
          <w:rPr>
            <w:noProof/>
            <w:webHidden/>
          </w:rPr>
          <w:t>16</w:t>
        </w:r>
        <w:r w:rsidR="00843A9F">
          <w:rPr>
            <w:noProof/>
            <w:webHidden/>
          </w:rPr>
          <w:fldChar w:fldCharType="end"/>
        </w:r>
      </w:hyperlink>
    </w:p>
    <w:p w14:paraId="017AE1F3" w14:textId="1AD22826" w:rsidR="00843A9F" w:rsidRDefault="00C10F94">
      <w:pPr>
        <w:pStyle w:val="Tabladeilustraciones"/>
        <w:tabs>
          <w:tab w:val="right" w:leader="dot" w:pos="8494"/>
        </w:tabs>
        <w:rPr>
          <w:rFonts w:asciiTheme="minorHAnsi" w:eastAsiaTheme="minorEastAsia" w:hAnsiTheme="minorHAnsi"/>
          <w:noProof/>
          <w:lang w:eastAsia="es-ES"/>
        </w:rPr>
      </w:pPr>
      <w:hyperlink r:id="rId18" w:anchor="_Toc31765877" w:history="1">
        <w:r w:rsidR="00843A9F" w:rsidRPr="007A733C">
          <w:rPr>
            <w:rStyle w:val="Hipervnculo"/>
            <w:noProof/>
          </w:rPr>
          <w:t>Ilustración 6 PageRank</w:t>
        </w:r>
        <w:r w:rsidR="00843A9F">
          <w:rPr>
            <w:noProof/>
            <w:webHidden/>
          </w:rPr>
          <w:tab/>
        </w:r>
        <w:r w:rsidR="00843A9F">
          <w:rPr>
            <w:noProof/>
            <w:webHidden/>
          </w:rPr>
          <w:fldChar w:fldCharType="begin"/>
        </w:r>
        <w:r w:rsidR="00843A9F">
          <w:rPr>
            <w:noProof/>
            <w:webHidden/>
          </w:rPr>
          <w:instrText xml:space="preserve"> PAGEREF _Toc31765877 \h </w:instrText>
        </w:r>
        <w:r w:rsidR="00843A9F">
          <w:rPr>
            <w:noProof/>
            <w:webHidden/>
          </w:rPr>
        </w:r>
        <w:r w:rsidR="00843A9F">
          <w:rPr>
            <w:noProof/>
            <w:webHidden/>
          </w:rPr>
          <w:fldChar w:fldCharType="separate"/>
        </w:r>
        <w:r w:rsidR="00843A9F">
          <w:rPr>
            <w:noProof/>
            <w:webHidden/>
          </w:rPr>
          <w:t>17</w:t>
        </w:r>
        <w:r w:rsidR="00843A9F">
          <w:rPr>
            <w:noProof/>
            <w:webHidden/>
          </w:rPr>
          <w:fldChar w:fldCharType="end"/>
        </w:r>
      </w:hyperlink>
    </w:p>
    <w:p w14:paraId="623AEAA3" w14:textId="4281239D" w:rsidR="00843A9F" w:rsidRDefault="00C10F94">
      <w:pPr>
        <w:pStyle w:val="Tabladeilustraciones"/>
        <w:tabs>
          <w:tab w:val="right" w:leader="dot" w:pos="8494"/>
        </w:tabs>
        <w:rPr>
          <w:rFonts w:asciiTheme="minorHAnsi" w:eastAsiaTheme="minorEastAsia" w:hAnsiTheme="minorHAnsi"/>
          <w:noProof/>
          <w:lang w:eastAsia="es-ES"/>
        </w:rPr>
      </w:pPr>
      <w:hyperlink r:id="rId19" w:anchor="_Toc31765878" w:history="1">
        <w:r w:rsidR="00843A9F" w:rsidRPr="007A733C">
          <w:rPr>
            <w:rStyle w:val="Hipervnculo"/>
            <w:noProof/>
          </w:rPr>
          <w:t>Ilustración 7 Gráfico de detección de roles</w:t>
        </w:r>
        <w:r w:rsidR="00843A9F">
          <w:rPr>
            <w:noProof/>
            <w:webHidden/>
          </w:rPr>
          <w:tab/>
        </w:r>
        <w:r w:rsidR="00843A9F">
          <w:rPr>
            <w:noProof/>
            <w:webHidden/>
          </w:rPr>
          <w:fldChar w:fldCharType="begin"/>
        </w:r>
        <w:r w:rsidR="00843A9F">
          <w:rPr>
            <w:noProof/>
            <w:webHidden/>
          </w:rPr>
          <w:instrText xml:space="preserve"> PAGEREF _Toc31765878 \h </w:instrText>
        </w:r>
        <w:r w:rsidR="00843A9F">
          <w:rPr>
            <w:noProof/>
            <w:webHidden/>
          </w:rPr>
        </w:r>
        <w:r w:rsidR="00843A9F">
          <w:rPr>
            <w:noProof/>
            <w:webHidden/>
          </w:rPr>
          <w:fldChar w:fldCharType="separate"/>
        </w:r>
        <w:r w:rsidR="00843A9F">
          <w:rPr>
            <w:noProof/>
            <w:webHidden/>
          </w:rPr>
          <w:t>20</w:t>
        </w:r>
        <w:r w:rsidR="00843A9F">
          <w:rPr>
            <w:noProof/>
            <w:webHidden/>
          </w:rPr>
          <w:fldChar w:fldCharType="end"/>
        </w:r>
      </w:hyperlink>
    </w:p>
    <w:p w14:paraId="0948545F" w14:textId="00685F30" w:rsidR="00843A9F" w:rsidRDefault="00C10F94">
      <w:pPr>
        <w:pStyle w:val="Tabladeilustraciones"/>
        <w:tabs>
          <w:tab w:val="right" w:leader="dot" w:pos="8494"/>
        </w:tabs>
        <w:rPr>
          <w:rFonts w:asciiTheme="minorHAnsi" w:eastAsiaTheme="minorEastAsia" w:hAnsiTheme="minorHAnsi"/>
          <w:noProof/>
          <w:lang w:eastAsia="es-ES"/>
        </w:rPr>
      </w:pPr>
      <w:hyperlink r:id="rId20" w:anchor="_Toc31765879" w:history="1">
        <w:r w:rsidR="00843A9F" w:rsidRPr="007A733C">
          <w:rPr>
            <w:rStyle w:val="Hipervnculo"/>
            <w:noProof/>
          </w:rPr>
          <w:t>Ilustración 8 Arquitectura MVP</w:t>
        </w:r>
        <w:r w:rsidR="00843A9F">
          <w:rPr>
            <w:noProof/>
            <w:webHidden/>
          </w:rPr>
          <w:tab/>
        </w:r>
        <w:r w:rsidR="00843A9F">
          <w:rPr>
            <w:noProof/>
            <w:webHidden/>
          </w:rPr>
          <w:fldChar w:fldCharType="begin"/>
        </w:r>
        <w:r w:rsidR="00843A9F">
          <w:rPr>
            <w:noProof/>
            <w:webHidden/>
          </w:rPr>
          <w:instrText xml:space="preserve"> PAGEREF _Toc31765879 \h </w:instrText>
        </w:r>
        <w:r w:rsidR="00843A9F">
          <w:rPr>
            <w:noProof/>
            <w:webHidden/>
          </w:rPr>
        </w:r>
        <w:r w:rsidR="00843A9F">
          <w:rPr>
            <w:noProof/>
            <w:webHidden/>
          </w:rPr>
          <w:fldChar w:fldCharType="separate"/>
        </w:r>
        <w:r w:rsidR="00843A9F">
          <w:rPr>
            <w:noProof/>
            <w:webHidden/>
          </w:rPr>
          <w:t>31</w:t>
        </w:r>
        <w:r w:rsidR="00843A9F">
          <w:rPr>
            <w:noProof/>
            <w:webHidden/>
          </w:rPr>
          <w:fldChar w:fldCharType="end"/>
        </w:r>
      </w:hyperlink>
    </w:p>
    <w:p w14:paraId="1B8F7ED3" w14:textId="357247AD" w:rsidR="00606A24" w:rsidRDefault="00E501AE" w:rsidP="00606A24">
      <w:pPr>
        <w:pStyle w:val="Ttulo1"/>
      </w:pPr>
      <w:r>
        <w:fldChar w:fldCharType="end"/>
      </w:r>
      <w:r w:rsidR="00606A24">
        <w:br w:type="page"/>
      </w:r>
    </w:p>
    <w:p w14:paraId="6B01156E" w14:textId="77777777" w:rsidR="00C82679" w:rsidRDefault="00DA6937" w:rsidP="00DA6937">
      <w:pPr>
        <w:pStyle w:val="Ttulo1"/>
      </w:pPr>
      <w:bookmarkStart w:id="21" w:name="_Toc31765816"/>
      <w:r w:rsidRPr="00DA6937">
        <w:lastRenderedPageBreak/>
        <w:t>A.</w:t>
      </w:r>
      <w:r>
        <w:t xml:space="preserve"> </w:t>
      </w:r>
      <w:r w:rsidR="00C82679">
        <w:t>Introducción</w:t>
      </w:r>
      <w:bookmarkEnd w:id="21"/>
    </w:p>
    <w:p w14:paraId="23A00051" w14:textId="43FFD2D2" w:rsidR="00DA6937" w:rsidRDefault="0060067A" w:rsidP="00DA6937">
      <w:r>
        <w:t xml:space="preserve">La </w:t>
      </w:r>
      <w:r w:rsidR="000E35B4">
        <w:t xml:space="preserve">ciencia </w:t>
      </w:r>
      <w:r>
        <w:t xml:space="preserve">de redes es una </w:t>
      </w:r>
      <w:r w:rsidR="000E35B4">
        <w:t xml:space="preserve">disciplina </w:t>
      </w:r>
      <w:r>
        <w:t xml:space="preserve">que se dedica al estudio de </w:t>
      </w:r>
      <w:r w:rsidR="000E35B4">
        <w:t xml:space="preserve">las </w:t>
      </w:r>
      <w:r>
        <w:t xml:space="preserve">redes complejas y </w:t>
      </w:r>
      <w:r w:rsidR="00F137B3">
        <w:t>de sus características. Una red está constituida por un conjunto de elementos llamados nodos y las interacciones entre ellos, denominadas enlaces.</w:t>
      </w:r>
      <w:r>
        <w:t xml:space="preserve"> Existen diversos tipos de redes que se pueden analizar</w:t>
      </w:r>
      <w:ins w:id="22" w:author="VIRGINIA AHEDO GARCIA" w:date="2020-02-02T20:17:00Z">
        <w:r w:rsidR="00F137B3">
          <w:t>,</w:t>
        </w:r>
      </w:ins>
      <w:r>
        <w:t xml:space="preserve"> como pueden ser redes biológicas, redes de telecomunicaciones, redes informáticas</w:t>
      </w:r>
      <w:r w:rsidR="00F137B3">
        <w:t xml:space="preserve">, Quizá uno de los aspectos más relevantes de la teoría de redes es que con independencia de lo distintos que sean en realidad los sistemas que se modelan mediante redes, todas ellas pueden analizarse mediante un conjunto de herramientas matemáticas y computacionales común </w:t>
      </w:r>
      <w:r w:rsidR="004F79C5">
        <w:fldChar w:fldCharType="begin"/>
      </w:r>
      <w:r w:rsidR="004F79C5">
        <w:instrText xml:space="preserve"> ADDIN ZOTERO_ITEM CSL_CITATION {"citationID":"7TDRMcaF","properties":{"formattedCitation":"(1)","plainCitation":"(1)","noteIndex":0},"citationItems":[{"id":136,"uris":["http://zotero.org/users/local/7KpN74TT/items/CRFLJWMK"],"uri":["http://zotero.org/users/local/7KpN74TT/items/CRFLJWMK"],"itemData":{"id":136,"type":"webpage","title":"Teoría de grafos - Wikipedia, la enciclopedia libre","URL":"https://es.wikipedia.org/wiki/Teor%C3%ADa_de_grafos#Aplicaciones","accessed":{"date-parts":[["2020",1,30]]}}}],"schema":"https://github.com/citation-style-language/schema/raw/master/csl-citation.json"} </w:instrText>
      </w:r>
      <w:r w:rsidR="004F79C5">
        <w:fldChar w:fldCharType="separate"/>
      </w:r>
      <w:r w:rsidR="004F79C5" w:rsidRPr="004F79C5">
        <w:rPr>
          <w:rFonts w:cs="Liberation Serif"/>
        </w:rPr>
        <w:t>(1)</w:t>
      </w:r>
      <w:r w:rsidR="004F79C5">
        <w:fldChar w:fldCharType="end"/>
      </w:r>
      <w:r w:rsidR="004F79C5">
        <w:fldChar w:fldCharType="begin"/>
      </w:r>
      <w:r w:rsidR="004F79C5">
        <w:instrText xml:space="preserve"> ADDIN ZOTERO_ITEM CSL_CITATION {"citationID":"XbWywwuG","properties":{"formattedCitation":"(2)","plainCitation":"(2)","noteIndex":0},"citationItems":[{"id":134,"uris":["http://zotero.org/users/local/7KpN74TT/items/5ND8PIVY"],"uri":["http://zotero.org/users/local/7KpN74TT/items/5ND8PIVY"],"itemData":{"id":134,"type":"webpage","title":"Ciencia de redes - Wikipedia, la enciclopedia libre","URL":"https://es.wikipedia.org/wiki/Ciencia_de_redes","accessed":{"date-parts":[["2020",1,30]]}}}],"schema":"https://github.com/citation-style-language/schema/raw/master/csl-citation.json"} </w:instrText>
      </w:r>
      <w:r w:rsidR="004F79C5">
        <w:fldChar w:fldCharType="separate"/>
      </w:r>
      <w:r w:rsidR="004F79C5" w:rsidRPr="004F79C5">
        <w:rPr>
          <w:rFonts w:cs="Liberation Serif"/>
        </w:rPr>
        <w:t>(2)</w:t>
      </w:r>
      <w:r w:rsidR="004F79C5">
        <w:fldChar w:fldCharType="end"/>
      </w:r>
      <w:r w:rsidR="004F79C5">
        <w:t>.</w:t>
      </w:r>
    </w:p>
    <w:p w14:paraId="4C38F7DF" w14:textId="56D8DFC3" w:rsidR="0060067A" w:rsidRDefault="0060067A" w:rsidP="00DA6937">
      <w:r>
        <w:t xml:space="preserve">Actualmente las redes están presentes en todos los ámbitos de nuestra vida, desde que </w:t>
      </w:r>
      <w:r w:rsidR="002A33C9">
        <w:t>cogemos nuestro móvil y nos creamos un perfil en Twitter, ya estamos siendo parte de una red</w:t>
      </w:r>
      <w:r w:rsidR="00422FE2">
        <w:t>. En medicina las redes tienen una gran utilidad, desde el análisis de distintos grupos dentro de la sociedad con el fin de poder prevenir propagaciones de enfermedades</w:t>
      </w:r>
      <w:ins w:id="23" w:author="VIRGINIA AHEDO GARCIA" w:date="2020-02-02T20:20:00Z">
        <w:r w:rsidR="00F137B3">
          <w:t>,</w:t>
        </w:r>
      </w:ins>
      <w:r w:rsidR="00422FE2">
        <w:t xml:space="preserve"> hasta la utilización de medidas de centralidad como la de valor propio</w:t>
      </w:r>
      <w:r w:rsidR="00422FE2">
        <w:fldChar w:fldCharType="begin"/>
      </w:r>
      <w:r w:rsidR="004F79C5">
        <w:instrText xml:space="preserve"> ADDIN ZOTERO_ITEM CSL_CITATION {"citationID":"5SbwyPcQ","properties":{"formattedCitation":"(3)","plainCitation":"(3)","noteIndex":0},"citationItems":[{"id":96,"uris":["http://zotero.org/users/local/7KpN74TT/items/4ZWT49BR"],"uri":["http://zotero.org/users/local/7KpN74TT/items/4ZWT49BR"],"itemData":{"id":96,"type":"webpage","title":"Eigenvector Centrality - an overview | ScienceDirect Topics","URL":"https://www.sciencedirect.com/topics/computer-science/eigenvector-centrality","accessed":{"date-parts":[["2020",1,29]]}}}],"schema":"https://github.com/citation-style-language/schema/raw/master/csl-citation.json"} </w:instrText>
      </w:r>
      <w:r w:rsidR="00422FE2">
        <w:fldChar w:fldCharType="separate"/>
      </w:r>
      <w:r w:rsidR="004F79C5" w:rsidRPr="004F79C5">
        <w:rPr>
          <w:rFonts w:cs="Liberation Serif"/>
        </w:rPr>
        <w:t>(3)</w:t>
      </w:r>
      <w:r w:rsidR="00422FE2">
        <w:fldChar w:fldCharType="end"/>
      </w:r>
      <w:r w:rsidR="00422FE2">
        <w:t xml:space="preserve"> para extraer información del cerebro durante una resonancia magnética.</w:t>
      </w:r>
      <w:r w:rsidR="002A33C9">
        <w:t xml:space="preserve"> En transporte</w:t>
      </w:r>
      <w:ins w:id="24" w:author="VIRGINIA AHEDO GARCIA" w:date="2020-02-02T20:21:00Z">
        <w:r w:rsidR="00F137B3">
          <w:t>,</w:t>
        </w:r>
      </w:ins>
      <w:r w:rsidR="002A33C9">
        <w:t xml:space="preserve"> se extraen características de la red de carreteras para poder obtener los caminos más cortos y rápidos, o para conseguir los recorridos óptimos para lograr el máximo alcance con el menor recorrido cuando se diseñan las líneas de autobús. En redes sociales, </w:t>
      </w:r>
      <w:r w:rsidR="00F137B3">
        <w:t>es común realizar análisis de comunidades para identificar a los</w:t>
      </w:r>
      <w:r w:rsidR="002A33C9">
        <w:t xml:space="preserve"> distintos grupos sociales</w:t>
      </w:r>
      <w:r w:rsidR="00F137B3">
        <w:t xml:space="preserve"> y caracterizarlos</w:t>
      </w:r>
      <w:r w:rsidR="002A33C9">
        <w:t xml:space="preserve">. </w:t>
      </w:r>
      <w:r w:rsidR="004F79C5">
        <w:t xml:space="preserve">En el ámbito empresarial, </w:t>
      </w:r>
      <w:r w:rsidR="00F137B3">
        <w:t>las redes se emplean por ejemplo para identificar</w:t>
      </w:r>
      <w:r w:rsidR="004F79C5">
        <w:t xml:space="preserve"> qué tipo de mercado se adapta mejor a las características de tu empresa</w:t>
      </w:r>
      <w:r w:rsidR="00F137B3">
        <w:t>,</w:t>
      </w:r>
      <w:r w:rsidR="004F79C5">
        <w:t xml:space="preserve"> </w:t>
      </w:r>
      <w:r w:rsidR="00F137B3">
        <w:t xml:space="preserve">y poder </w:t>
      </w:r>
      <w:r w:rsidR="004F79C5">
        <w:t xml:space="preserve">así aumentar </w:t>
      </w:r>
      <w:r w:rsidR="00F137B3">
        <w:t>la rentabilidad,</w:t>
      </w:r>
      <w:r w:rsidR="004F79C5">
        <w:t xml:space="preserve"> o para estudiar las élites empresariales y cómo están conectadas</w:t>
      </w:r>
      <w:r w:rsidR="004F79C5">
        <w:fldChar w:fldCharType="begin"/>
      </w:r>
      <w:r w:rsidR="004F79C5">
        <w:instrText xml:space="preserve"> ADDIN ZOTERO_ITEM CSL_CITATION {"citationID":"JOg0y6ba","properties":{"formattedCitation":"(4)","plainCitation":"(4)","noteIndex":0},"citationItems":[{"id":132,"uris":["http://zotero.org/users/local/7KpN74TT/items/8WGBAZUR"],"uri":["http://zotero.org/users/local/7KpN74TT/items/8WGBAZUR"],"itemData":{"id":132,"type":"webpage","title":"Las elites empresariales en América Latina, ¿está unidas?Networks provide happiness","URL":"http://networksprovidehappiness.com/las-elites-empresariales-en-america-latina-estan-unidas/","accessed":{"date-parts":[["2020",1,30]]}}}],"schema":"https://github.com/citation-style-language/schema/raw/master/csl-citation.json"} </w:instrText>
      </w:r>
      <w:r w:rsidR="004F79C5">
        <w:fldChar w:fldCharType="separate"/>
      </w:r>
      <w:r w:rsidR="004F79C5" w:rsidRPr="004F79C5">
        <w:rPr>
          <w:rFonts w:cs="Liberation Serif"/>
        </w:rPr>
        <w:t>(4)</w:t>
      </w:r>
      <w:r w:rsidR="004F79C5">
        <w:fldChar w:fldCharType="end"/>
      </w:r>
      <w:r>
        <w:t>.</w:t>
      </w:r>
      <w:r w:rsidR="004F79C5">
        <w:t xml:space="preserve"> Cuando accedemos a nuestro navegador de Google, se están usando redes con el fin de dirigir tus búsquedas a las páginas que tengan mayor importancia con el algoritmo de PageRank</w:t>
      </w:r>
      <w:r w:rsidR="004F79C5">
        <w:fldChar w:fldCharType="begin"/>
      </w:r>
      <w:r w:rsidR="004F79C5">
        <w:instrText xml:space="preserve"> ADDIN ZOTERO_ITEM CSL_CITATION {"citationID":"PU0spiyA","properties":{"formattedCitation":"(5)","plainCitation":"(5)","noteIndex":0},"citationItems":[{"id":98,"uris":["http://zotero.org/users/local/7KpN74TT/items/SYD6Y44J"],"uri":["http://zotero.org/users/local/7KpN74TT/items/SYD6Y44J"],"itemData":{"id":98,"type":"entry-encyclopedia","abstract":"PageRank es una marca registrada y patentada[1]</w:instrText>
      </w:r>
      <w:r w:rsidR="004F79C5">
        <w:rPr>
          <w:rFonts w:ascii="Times New Roman" w:hAnsi="Times New Roman" w:cs="Times New Roman"/>
        </w:rPr>
        <w:instrText>​</w:instrText>
      </w:r>
      <w:r w:rsidR="004F79C5">
        <w:instrText xml:space="preserve">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 Fue desarrollado por los fundadores de Google, Larry Page (apellido, del cual, recibe el nombre este algoritmo) y Sergey Brin, en la Universidad de Stanford mientras estudiaban el posgrado en ciencias de la computación.\nPageRank confía en la naturaleza democrática de la web utilizando su vasta estructura de enlaces como un indicador del valor de una página en concreto. Google interpreta un enlace de una página A a una página B como un voto, de la página A, para la página B. Pero Google mira más allá del volumen de votos, o enlaces que una página recibe; también analiza la página que emite el voto. Los votos emitidos por las páginas consideradas \"importantes\", es decir con un PageRank elevado, valen más, y ayudan a hacer a otras páginas \"importantes\". Por lo tanto, el PageRank de una página refleja la importancia de la misma en Internet.","container-title":"Wikipedia, la enciclopedia libre","language":"es","note":"Page Version ID: 122982753","source":"Wikipedia","title":"PageRank","URL":"https://es.wikipedia.org/w/index.php?title=PageRank&amp;oldid=122982753","accessed":{"date-parts":[["2020",1,29]]},"issued":{"date-parts":[["2020",1,22]]}}}],"schema":"https://github.com/citation-style-language/schema/raw/master/csl-citation.json"} </w:instrText>
      </w:r>
      <w:r w:rsidR="004F79C5">
        <w:fldChar w:fldCharType="separate"/>
      </w:r>
      <w:r w:rsidR="004F79C5" w:rsidRPr="004F79C5">
        <w:rPr>
          <w:rFonts w:cs="Liberation Serif"/>
        </w:rPr>
        <w:t>(5)</w:t>
      </w:r>
      <w:r w:rsidR="004F79C5">
        <w:fldChar w:fldCharType="end"/>
      </w:r>
      <w:r w:rsidR="004F79C5">
        <w:t>.</w:t>
      </w:r>
      <w:r>
        <w:t xml:space="preserve"> </w:t>
      </w:r>
      <w:r w:rsidR="00F137B3">
        <w:t xml:space="preserve">Por todo esto, no cabe duda de que las redes tienen cada vez más peso en nuestra sociedad, y de </w:t>
      </w:r>
      <w:r w:rsidR="006F6747">
        <w:t>que,</w:t>
      </w:r>
      <w:r w:rsidR="00F137B3">
        <w:t xml:space="preserve"> </w:t>
      </w:r>
      <w:r w:rsidR="00303D4C">
        <w:t>por consiguiente, se hace necesario democratizar su conocimiento entre el público general.</w:t>
      </w:r>
    </w:p>
    <w:p w14:paraId="4089F4B0" w14:textId="3503AAAD" w:rsidR="0060067A" w:rsidRDefault="00303D4C" w:rsidP="00DA6937">
      <w:r>
        <w:t>Desde un punto de vista educativo, es importante destacar el potencial pedagógico de las redes y lo bien que se adaptan a metodologías docentes de diferenciación por interés, consistentes en permitir al alumno aplicar los conocimientos adquiridos en clase a temas relacionados con sus aficiones e intereses personales.</w:t>
      </w:r>
    </w:p>
    <w:p w14:paraId="077CD324" w14:textId="2FF29B12" w:rsidR="00422FE2" w:rsidRDefault="004F79C5" w:rsidP="00DA6937">
      <w:r>
        <w:t xml:space="preserve">Muchas </w:t>
      </w:r>
      <w:r w:rsidR="00303D4C">
        <w:t xml:space="preserve">de las </w:t>
      </w:r>
      <w:r>
        <w:t xml:space="preserve">herramientas usadas hoy en día para </w:t>
      </w:r>
      <w:r w:rsidR="00303D4C">
        <w:t>realizar análisis de redes</w:t>
      </w:r>
      <w:r>
        <w:t xml:space="preserve"> y</w:t>
      </w:r>
      <w:r w:rsidR="00303D4C">
        <w:t xml:space="preserve"> para la enseñanza de </w:t>
      </w:r>
      <w:r w:rsidR="001E5955">
        <w:t>estas</w:t>
      </w:r>
      <w:r w:rsidR="00303D4C">
        <w:t>,</w:t>
      </w:r>
      <w:r>
        <w:t xml:space="preserve"> </w:t>
      </w:r>
      <w:r w:rsidR="006F6747">
        <w:t>su enseñanza necesita</w:t>
      </w:r>
      <w:r>
        <w:t xml:space="preserve"> </w:t>
      </w:r>
      <w:r w:rsidR="00303D4C">
        <w:t>requieren de conocimientos de programación, de un dominio previo de la teoría de redes o de ambas, no resultando adecuadas para el público general</w:t>
      </w:r>
      <w:r>
        <w:t xml:space="preserve">. </w:t>
      </w:r>
      <w:commentRangeStart w:id="25"/>
      <w:r w:rsidR="00422FE2">
        <w:t xml:space="preserve">Por todo ello, </w:t>
      </w:r>
      <w:r w:rsidR="00303D4C">
        <w:t xml:space="preserve">en </w:t>
      </w:r>
      <w:r w:rsidR="00422FE2">
        <w:t>este proyecto</w:t>
      </w:r>
      <w:r w:rsidR="00303D4C">
        <w:t xml:space="preserve"> presentamos una aplicación web que permite obtener de manera semiautomática las redes de interacción entre los personajes de novelas y/o películas.</w:t>
      </w:r>
      <w:r w:rsidR="002D398B">
        <w:t xml:space="preserve"> Dichas redes podrán usarse como ejemplos ilustrativos en clase o en prácticas para que el alumno trabaje sobre ellas</w:t>
      </w:r>
      <w:r w:rsidR="00422FE2">
        <w:t>.</w:t>
      </w:r>
      <w:commentRangeEnd w:id="25"/>
      <w:r w:rsidR="00303D4C">
        <w:rPr>
          <w:rStyle w:val="Refdecomentario"/>
        </w:rPr>
        <w:commentReference w:id="25"/>
      </w:r>
    </w:p>
    <w:p w14:paraId="0933D2EA" w14:textId="15B8E2CE" w:rsidR="00BD6BC0" w:rsidRDefault="00BD6BC0" w:rsidP="00DA6937">
      <w:r>
        <w:t>Este proyecto además parte de uno anterior, Ububooknet, en el cual se permitía al usuario extraer algunas de las características más importantes de redes complejas generadas a partir de los personajes de novelas.</w:t>
      </w:r>
    </w:p>
    <w:p w14:paraId="5ABCBF54" w14:textId="4E781F7E" w:rsidR="00422FE2" w:rsidRDefault="00BD6BC0" w:rsidP="0092762B">
      <w:r>
        <w:t>NetExtractor presenta una visión más completa, añadiendo funcionalidad para la creación de redes a partir de películas,</w:t>
      </w:r>
      <w:r w:rsidR="0092762B">
        <w:t xml:space="preserve"> </w:t>
      </w:r>
      <w:r>
        <w:t xml:space="preserve">creando informes más completos, con un análisis minucioso de </w:t>
      </w:r>
      <w:r w:rsidR="0092762B">
        <w:t>las comunidades y roles que aparecen en redes complejas implementando distintos algoritmos conocidos para ello,</w:t>
      </w:r>
      <w:r>
        <w:t xml:space="preserve"> y que mejoran el coste de tiempo que supone su obtención</w:t>
      </w:r>
      <w:r w:rsidR="0092762B">
        <w:t>;y</w:t>
      </w:r>
      <w:r>
        <w:t xml:space="preserve"> añadiendo características a los </w:t>
      </w:r>
      <w:r w:rsidR="0092762B">
        <w:t>personajes</w:t>
      </w:r>
      <w:r>
        <w:t xml:space="preserve"> como la etnia y el sexo</w:t>
      </w:r>
      <w:r w:rsidR="0092762B">
        <w:t xml:space="preserve"> que se establecerán como atributos propios del nodo con el fin de poder obtener más información acerca de cada personaje a la hora de ser estudiado.</w:t>
      </w:r>
      <w:r w:rsidR="00422FE2">
        <w:br w:type="page"/>
      </w:r>
    </w:p>
    <w:p w14:paraId="53918BB1" w14:textId="77777777" w:rsidR="004C65FD" w:rsidRDefault="004C65FD" w:rsidP="004511CE">
      <w:pPr>
        <w:pStyle w:val="Ttulo2"/>
        <w:numPr>
          <w:ilvl w:val="0"/>
          <w:numId w:val="4"/>
        </w:numPr>
      </w:pPr>
      <w:bookmarkStart w:id="26" w:name="_Toc31765817"/>
      <w:r>
        <w:lastRenderedPageBreak/>
        <w:t>Estructura de la memoria</w:t>
      </w:r>
      <w:bookmarkEnd w:id="26"/>
    </w:p>
    <w:p w14:paraId="11A8F8C5" w14:textId="77777777" w:rsidR="004C65FD" w:rsidRDefault="004C65FD" w:rsidP="004C65FD">
      <w:r>
        <w:t>La memoria va a tener la siguiente estructura:</w:t>
      </w:r>
    </w:p>
    <w:p w14:paraId="1A5C4D86" w14:textId="77777777" w:rsidR="004C65FD" w:rsidRPr="00EE35B3" w:rsidRDefault="004C65FD" w:rsidP="004511CE">
      <w:pPr>
        <w:pStyle w:val="Prrafodelista"/>
        <w:numPr>
          <w:ilvl w:val="0"/>
          <w:numId w:val="6"/>
        </w:numPr>
        <w:rPr>
          <w:lang w:eastAsia="es-ES"/>
        </w:rPr>
      </w:pPr>
      <w:r w:rsidRPr="004C65FD">
        <w:rPr>
          <w:b/>
          <w:bCs/>
          <w:lang w:eastAsia="es-ES"/>
        </w:rPr>
        <w:t xml:space="preserve">Introducción: </w:t>
      </w:r>
      <w:r>
        <w:rPr>
          <w:lang w:eastAsia="es-ES"/>
        </w:rPr>
        <w:t>Descripción del proyecto, distribución de la memoria y anexos y enlaces a repositorios y aplicación.</w:t>
      </w:r>
    </w:p>
    <w:p w14:paraId="6216CABF" w14:textId="7A2F047A" w:rsidR="004C65FD" w:rsidRPr="00EE35B3" w:rsidRDefault="004C65FD" w:rsidP="004511CE">
      <w:pPr>
        <w:pStyle w:val="Prrafodelista"/>
        <w:numPr>
          <w:ilvl w:val="0"/>
          <w:numId w:val="6"/>
        </w:numPr>
        <w:rPr>
          <w:lang w:eastAsia="es-ES"/>
        </w:rPr>
      </w:pPr>
      <w:r w:rsidRPr="004C65FD">
        <w:rPr>
          <w:b/>
          <w:bCs/>
          <w:lang w:eastAsia="es-ES"/>
        </w:rPr>
        <w:t xml:space="preserve">Objetivos del proyecto: </w:t>
      </w:r>
      <w:r>
        <w:rPr>
          <w:lang w:eastAsia="es-ES"/>
        </w:rPr>
        <w:t>Descripción de los objetivos que se quieren alcanzar con la realización del proyecto</w:t>
      </w:r>
      <w:r w:rsidR="0097432A">
        <w:rPr>
          <w:lang w:eastAsia="es-ES"/>
        </w:rPr>
        <w:t xml:space="preserve">: </w:t>
      </w:r>
      <w:r>
        <w:rPr>
          <w:lang w:eastAsia="es-ES"/>
        </w:rPr>
        <w:t xml:space="preserve">generales, técnicos </w:t>
      </w:r>
      <w:r w:rsidR="0097432A">
        <w:rPr>
          <w:lang w:eastAsia="es-ES"/>
        </w:rPr>
        <w:t>y</w:t>
      </w:r>
      <w:r>
        <w:rPr>
          <w:lang w:eastAsia="es-ES"/>
        </w:rPr>
        <w:t xml:space="preserve"> objetivos personales.</w:t>
      </w:r>
    </w:p>
    <w:p w14:paraId="1F6CDCA7" w14:textId="77777777" w:rsidR="004C65FD" w:rsidRPr="00EE35B3" w:rsidRDefault="004C65FD" w:rsidP="004511CE">
      <w:pPr>
        <w:pStyle w:val="Prrafodelista"/>
        <w:numPr>
          <w:ilvl w:val="0"/>
          <w:numId w:val="6"/>
        </w:numPr>
        <w:rPr>
          <w:lang w:eastAsia="es-ES"/>
        </w:rPr>
      </w:pPr>
      <w:r w:rsidRPr="004C65FD">
        <w:rPr>
          <w:b/>
          <w:bCs/>
          <w:lang w:eastAsia="es-ES"/>
        </w:rPr>
        <w:t xml:space="preserve">Conceptos teóricos: </w:t>
      </w:r>
      <w:r>
        <w:rPr>
          <w:lang w:eastAsia="es-ES"/>
        </w:rPr>
        <w:t>Descripción de cada uno de los conceptos considerados importantes para entender el proyecto.</w:t>
      </w:r>
    </w:p>
    <w:p w14:paraId="2E59AF49" w14:textId="403ECBFF" w:rsidR="004C65FD" w:rsidRPr="00EE35B3" w:rsidRDefault="004C65FD" w:rsidP="004511CE">
      <w:pPr>
        <w:pStyle w:val="Prrafodelista"/>
        <w:numPr>
          <w:ilvl w:val="0"/>
          <w:numId w:val="6"/>
        </w:numPr>
        <w:rPr>
          <w:lang w:eastAsia="es-ES"/>
        </w:rPr>
      </w:pPr>
      <w:r w:rsidRPr="004C65FD">
        <w:rPr>
          <w:b/>
          <w:bCs/>
          <w:lang w:eastAsia="es-ES"/>
        </w:rPr>
        <w:t xml:space="preserve">Técnicas y herramientas: </w:t>
      </w:r>
      <w:r w:rsidR="0097432A" w:rsidRPr="0097432A">
        <w:rPr>
          <w:u w:val="single"/>
          <w:lang w:eastAsia="es-ES"/>
        </w:rPr>
        <w:t>Aspectos técnicos:</w:t>
      </w:r>
      <w:r w:rsidR="0097432A">
        <w:rPr>
          <w:b/>
          <w:bCs/>
          <w:lang w:eastAsia="es-ES"/>
        </w:rPr>
        <w:t xml:space="preserve"> </w:t>
      </w:r>
      <w:r w:rsidR="0097432A">
        <w:rPr>
          <w:lang w:eastAsia="es-ES"/>
        </w:rPr>
        <w:t>Listado de</w:t>
      </w:r>
      <w:r>
        <w:rPr>
          <w:lang w:eastAsia="es-ES"/>
        </w:rPr>
        <w:t xml:space="preserve"> las herramientas empleadas en el proyecto </w:t>
      </w:r>
    </w:p>
    <w:p w14:paraId="41A65B56" w14:textId="77777777" w:rsidR="004C65FD" w:rsidRPr="00EE35B3" w:rsidRDefault="004C65FD" w:rsidP="004511CE">
      <w:pPr>
        <w:pStyle w:val="Prrafodelista"/>
        <w:numPr>
          <w:ilvl w:val="0"/>
          <w:numId w:val="6"/>
        </w:numPr>
        <w:rPr>
          <w:lang w:eastAsia="es-ES"/>
        </w:rPr>
      </w:pPr>
      <w:r w:rsidRPr="004C65FD">
        <w:rPr>
          <w:b/>
          <w:bCs/>
          <w:lang w:eastAsia="es-ES"/>
        </w:rPr>
        <w:t xml:space="preserve">Aspectos relevantes del desarrollo: </w:t>
      </w:r>
      <w:r>
        <w:rPr>
          <w:lang w:eastAsia="es-ES"/>
        </w:rPr>
        <w:t>Aspectos de alta relevancia ocurridos durante la realización del proyecto</w:t>
      </w:r>
    </w:p>
    <w:p w14:paraId="260AC796" w14:textId="43AAC876" w:rsidR="004C65FD" w:rsidRPr="00EE35B3" w:rsidRDefault="004C65FD" w:rsidP="004511CE">
      <w:pPr>
        <w:pStyle w:val="Prrafodelista"/>
        <w:numPr>
          <w:ilvl w:val="0"/>
          <w:numId w:val="6"/>
        </w:numPr>
        <w:rPr>
          <w:lang w:eastAsia="es-ES"/>
        </w:rPr>
      </w:pPr>
      <w:r w:rsidRPr="004C65FD">
        <w:rPr>
          <w:b/>
          <w:bCs/>
          <w:lang w:eastAsia="es-ES"/>
        </w:rPr>
        <w:t xml:space="preserve">Trabajos relacionados: </w:t>
      </w:r>
      <w:r>
        <w:rPr>
          <w:lang w:eastAsia="es-ES"/>
        </w:rPr>
        <w:t xml:space="preserve">Trabajos </w:t>
      </w:r>
      <w:r w:rsidR="0097432A">
        <w:rPr>
          <w:lang w:eastAsia="es-ES"/>
        </w:rPr>
        <w:t xml:space="preserve">previos </w:t>
      </w:r>
      <w:r>
        <w:rPr>
          <w:lang w:eastAsia="es-ES"/>
        </w:rPr>
        <w:t>sobre el tema que trata el proyecto.</w:t>
      </w:r>
    </w:p>
    <w:p w14:paraId="06979B10" w14:textId="0EEDF1F0" w:rsidR="004C65FD" w:rsidRDefault="004C65FD" w:rsidP="004511CE">
      <w:pPr>
        <w:pStyle w:val="Prrafodelista"/>
        <w:numPr>
          <w:ilvl w:val="0"/>
          <w:numId w:val="6"/>
        </w:numPr>
        <w:rPr>
          <w:lang w:eastAsia="es-ES"/>
        </w:rPr>
      </w:pPr>
      <w:r w:rsidRPr="004C65FD">
        <w:rPr>
          <w:b/>
          <w:bCs/>
          <w:lang w:eastAsia="es-ES"/>
        </w:rPr>
        <w:t xml:space="preserve">Conclusiones y líneas de trabajo futuras: </w:t>
      </w:r>
      <w:r>
        <w:rPr>
          <w:lang w:eastAsia="es-ES"/>
        </w:rPr>
        <w:t xml:space="preserve">Conclusiones obtenidas una vez realizado el proyecto y </w:t>
      </w:r>
      <w:r w:rsidR="0097432A">
        <w:rPr>
          <w:lang w:eastAsia="es-ES"/>
        </w:rPr>
        <w:t xml:space="preserve">posibles ideas de mejora/líneas de trabajo </w:t>
      </w:r>
      <w:r w:rsidR="002F73FE">
        <w:rPr>
          <w:lang w:eastAsia="es-ES"/>
        </w:rPr>
        <w:t>futuras que</w:t>
      </w:r>
      <w:r w:rsidR="0097432A">
        <w:rPr>
          <w:lang w:eastAsia="es-ES"/>
        </w:rPr>
        <w:t xml:space="preserve"> permitirían </w:t>
      </w:r>
      <w:del w:id="27" w:author="VIRGINIA AHEDO GARCIA" w:date="2020-02-03T11:34:00Z">
        <w:r w:rsidDel="0097432A">
          <w:rPr>
            <w:lang w:eastAsia="es-ES"/>
          </w:rPr>
          <w:delText xml:space="preserve"> </w:delText>
        </w:r>
      </w:del>
      <w:r>
        <w:rPr>
          <w:lang w:eastAsia="es-ES"/>
        </w:rPr>
        <w:t>mejorar el proyecto actual</w:t>
      </w:r>
      <w:r w:rsidR="0097432A">
        <w:rPr>
          <w:lang w:eastAsia="es-ES"/>
        </w:rPr>
        <w:t xml:space="preserve"> (funcionalidades adicionales, aspectos técnicos a optimizar, etc.)</w:t>
      </w:r>
      <w:r>
        <w:rPr>
          <w:lang w:eastAsia="es-ES"/>
        </w:rPr>
        <w:t>.</w:t>
      </w:r>
    </w:p>
    <w:p w14:paraId="012478ED" w14:textId="77777777" w:rsidR="004C65FD" w:rsidRPr="00EE35B3" w:rsidRDefault="004C65FD" w:rsidP="004C65FD">
      <w:pPr>
        <w:rPr>
          <w:lang w:eastAsia="es-ES"/>
        </w:rPr>
      </w:pPr>
      <w:r>
        <w:rPr>
          <w:lang w:eastAsia="es-ES"/>
        </w:rPr>
        <w:t>A su vez también se proporciona un fichero con los anexos que contienen</w:t>
      </w:r>
      <w:r w:rsidRPr="00D90D86">
        <w:rPr>
          <w:lang w:eastAsia="es-ES"/>
        </w:rPr>
        <w:t>:</w:t>
      </w:r>
    </w:p>
    <w:p w14:paraId="6F3FD3D7" w14:textId="77777777" w:rsidR="004C65FD" w:rsidRPr="00EE35B3" w:rsidRDefault="004C65FD" w:rsidP="004511CE">
      <w:pPr>
        <w:pStyle w:val="Prrafodelista"/>
        <w:numPr>
          <w:ilvl w:val="0"/>
          <w:numId w:val="5"/>
        </w:numPr>
        <w:rPr>
          <w:lang w:eastAsia="es-ES"/>
        </w:rPr>
      </w:pPr>
      <w:r w:rsidRPr="004C65FD">
        <w:rPr>
          <w:b/>
          <w:bCs/>
          <w:lang w:eastAsia="es-ES"/>
        </w:rPr>
        <w:t xml:space="preserve">Planificación del proyecto: </w:t>
      </w:r>
      <w:r w:rsidRPr="00D90D86">
        <w:rPr>
          <w:lang w:eastAsia="es-ES"/>
        </w:rPr>
        <w:t>Planificación temporal y estudio económico.</w:t>
      </w:r>
    </w:p>
    <w:p w14:paraId="7EAEE4B3" w14:textId="77777777" w:rsidR="004C65FD" w:rsidRPr="00EE35B3" w:rsidRDefault="004C65FD" w:rsidP="004511CE">
      <w:pPr>
        <w:pStyle w:val="Prrafodelista"/>
        <w:numPr>
          <w:ilvl w:val="0"/>
          <w:numId w:val="5"/>
        </w:numPr>
        <w:rPr>
          <w:lang w:eastAsia="es-ES"/>
        </w:rPr>
      </w:pPr>
      <w:r w:rsidRPr="004C65FD">
        <w:rPr>
          <w:b/>
          <w:bCs/>
          <w:lang w:eastAsia="es-ES"/>
        </w:rPr>
        <w:t xml:space="preserve">Especificación de requisitos: </w:t>
      </w:r>
      <w:r w:rsidR="00533199">
        <w:rPr>
          <w:lang w:eastAsia="es-ES"/>
        </w:rPr>
        <w:t>Especificación de los requisitos según los objetivos generales marcados para el proyecto.</w:t>
      </w:r>
    </w:p>
    <w:p w14:paraId="1688ADAD" w14:textId="77777777" w:rsidR="004C65FD" w:rsidRPr="00EE35B3" w:rsidRDefault="004C65FD" w:rsidP="004511CE">
      <w:pPr>
        <w:pStyle w:val="Prrafodelista"/>
        <w:numPr>
          <w:ilvl w:val="0"/>
          <w:numId w:val="5"/>
        </w:numPr>
        <w:rPr>
          <w:lang w:eastAsia="es-ES"/>
        </w:rPr>
      </w:pPr>
      <w:r w:rsidRPr="004C65FD">
        <w:rPr>
          <w:b/>
          <w:bCs/>
          <w:lang w:eastAsia="es-ES"/>
        </w:rPr>
        <w:t xml:space="preserve">Especificación de diseño: </w:t>
      </w:r>
      <w:r w:rsidR="00533199">
        <w:rPr>
          <w:lang w:eastAsia="es-ES"/>
        </w:rPr>
        <w:t>Diseño de los datos, librerías y paquetes empleados e interfaz de la aplicación.</w:t>
      </w:r>
    </w:p>
    <w:p w14:paraId="147B8910" w14:textId="086A50F6" w:rsidR="004C65FD" w:rsidRPr="00EE35B3" w:rsidRDefault="004C65FD" w:rsidP="004511CE">
      <w:pPr>
        <w:pStyle w:val="Prrafodelista"/>
        <w:numPr>
          <w:ilvl w:val="0"/>
          <w:numId w:val="5"/>
        </w:numPr>
        <w:rPr>
          <w:lang w:eastAsia="es-ES"/>
        </w:rPr>
      </w:pPr>
      <w:r w:rsidRPr="004C65FD">
        <w:rPr>
          <w:b/>
          <w:bCs/>
          <w:lang w:eastAsia="es-ES"/>
        </w:rPr>
        <w:t xml:space="preserve">Manual del programador: </w:t>
      </w:r>
      <w:r w:rsidR="00533199">
        <w:rPr>
          <w:lang w:eastAsia="es-ES"/>
        </w:rPr>
        <w:t xml:space="preserve">Descripción de la estructura del proyecto, </w:t>
      </w:r>
      <w:del w:id="28" w:author="VIRGINIA AHEDO GARCIA" w:date="2020-02-03T11:37:00Z">
        <w:r w:rsidR="00533199" w:rsidDel="0097432A">
          <w:rPr>
            <w:lang w:eastAsia="es-ES"/>
          </w:rPr>
          <w:delText xml:space="preserve">su </w:delText>
        </w:r>
      </w:del>
      <w:r w:rsidR="00533199">
        <w:rPr>
          <w:lang w:eastAsia="es-ES"/>
        </w:rPr>
        <w:t>instalación de librerías para el modo local, cómo se ejecuta la aplicación y la realización de las pruebas.</w:t>
      </w:r>
    </w:p>
    <w:p w14:paraId="6245DBAA" w14:textId="77777777" w:rsidR="004C65FD" w:rsidRDefault="004C65FD" w:rsidP="004511CE">
      <w:pPr>
        <w:pStyle w:val="Prrafodelista"/>
        <w:numPr>
          <w:ilvl w:val="0"/>
          <w:numId w:val="5"/>
        </w:numPr>
        <w:rPr>
          <w:lang w:eastAsia="es-ES"/>
        </w:rPr>
      </w:pPr>
      <w:r w:rsidRPr="004C65FD">
        <w:rPr>
          <w:b/>
          <w:bCs/>
          <w:lang w:eastAsia="es-ES"/>
        </w:rPr>
        <w:t xml:space="preserve">Manual de usuario: </w:t>
      </w:r>
      <w:r w:rsidR="00533199">
        <w:rPr>
          <w:lang w:eastAsia="es-ES"/>
        </w:rPr>
        <w:t>Se establece una guía o manual de usuario para su correcto entendimiento y navegación a lo largo de la aplicación</w:t>
      </w:r>
      <w:r w:rsidRPr="00D90D86">
        <w:rPr>
          <w:lang w:eastAsia="es-ES"/>
        </w:rPr>
        <w:t>.</w:t>
      </w:r>
    </w:p>
    <w:p w14:paraId="2D08F315" w14:textId="77777777" w:rsidR="00533199" w:rsidRDefault="00533199" w:rsidP="004511CE">
      <w:pPr>
        <w:pStyle w:val="Ttulo2"/>
        <w:numPr>
          <w:ilvl w:val="0"/>
          <w:numId w:val="4"/>
        </w:numPr>
        <w:rPr>
          <w:lang w:eastAsia="es-ES"/>
        </w:rPr>
      </w:pPr>
      <w:bookmarkStart w:id="29" w:name="_Toc31765818"/>
      <w:r>
        <w:rPr>
          <w:lang w:eastAsia="es-ES"/>
        </w:rPr>
        <w:t>Enlaces adicionales</w:t>
      </w:r>
      <w:bookmarkEnd w:id="29"/>
    </w:p>
    <w:p w14:paraId="4B623CCD" w14:textId="77777777" w:rsidR="00533199" w:rsidRDefault="00533199" w:rsidP="00533199">
      <w:pPr>
        <w:rPr>
          <w:lang w:eastAsia="es-ES"/>
        </w:rPr>
      </w:pPr>
      <w:r>
        <w:rPr>
          <w:lang w:eastAsia="es-ES"/>
        </w:rPr>
        <w:t>Los enlaces adicionales del proyecto que podemos encontrar son:</w:t>
      </w:r>
    </w:p>
    <w:p w14:paraId="12C36BF4" w14:textId="77777777" w:rsidR="00EA5BBF" w:rsidRPr="00EA5BBF" w:rsidRDefault="00533199" w:rsidP="004511CE">
      <w:pPr>
        <w:pStyle w:val="Prrafodelista"/>
        <w:numPr>
          <w:ilvl w:val="0"/>
          <w:numId w:val="7"/>
        </w:numPr>
        <w:rPr>
          <w:lang w:eastAsia="es-ES"/>
        </w:rPr>
      </w:pPr>
      <w:r>
        <w:rPr>
          <w:b/>
          <w:bCs/>
          <w:lang w:eastAsia="es-ES"/>
        </w:rPr>
        <w:t xml:space="preserve">Página web de la aplicación: </w:t>
      </w:r>
    </w:p>
    <w:p w14:paraId="6E111D32" w14:textId="77777777" w:rsidR="00533199" w:rsidRDefault="00C10F94" w:rsidP="004511CE">
      <w:pPr>
        <w:pStyle w:val="Prrafodelista"/>
        <w:numPr>
          <w:ilvl w:val="1"/>
          <w:numId w:val="7"/>
        </w:numPr>
        <w:rPr>
          <w:lang w:eastAsia="es-ES"/>
        </w:rPr>
      </w:pPr>
      <w:hyperlink r:id="rId24" w:history="1">
        <w:r w:rsidR="00EA5BBF" w:rsidRPr="00702C39">
          <w:rPr>
            <w:rStyle w:val="Hipervnculo"/>
            <w:lang w:eastAsia="es-ES"/>
          </w:rPr>
          <w:t>https://netextractor.herokuapp.com</w:t>
        </w:r>
      </w:hyperlink>
      <w:r w:rsidR="00533199">
        <w:rPr>
          <w:lang w:eastAsia="es-ES"/>
        </w:rPr>
        <w:t>.</w:t>
      </w:r>
    </w:p>
    <w:p w14:paraId="2199F1CA" w14:textId="77777777" w:rsidR="00533199" w:rsidRPr="00EA5BBF" w:rsidRDefault="00EA5BBF" w:rsidP="004511CE">
      <w:pPr>
        <w:pStyle w:val="Prrafodelista"/>
        <w:numPr>
          <w:ilvl w:val="0"/>
          <w:numId w:val="7"/>
        </w:numPr>
        <w:rPr>
          <w:lang w:eastAsia="es-ES"/>
        </w:rPr>
      </w:pPr>
      <w:r>
        <w:rPr>
          <w:b/>
          <w:bCs/>
          <w:lang w:eastAsia="es-ES"/>
        </w:rPr>
        <w:t>Wiki de la aplicación:</w:t>
      </w:r>
    </w:p>
    <w:p w14:paraId="29DD9825" w14:textId="77777777" w:rsidR="00EA5BBF" w:rsidRDefault="00C10F94" w:rsidP="004511CE">
      <w:pPr>
        <w:pStyle w:val="Prrafodelista"/>
        <w:numPr>
          <w:ilvl w:val="1"/>
          <w:numId w:val="7"/>
        </w:numPr>
        <w:rPr>
          <w:lang w:eastAsia="es-ES"/>
        </w:rPr>
      </w:pPr>
      <w:hyperlink r:id="rId25" w:history="1">
        <w:r w:rsidR="00EA5BBF" w:rsidRPr="00702C39">
          <w:rPr>
            <w:rStyle w:val="Hipervnculo"/>
            <w:lang w:eastAsia="es-ES"/>
          </w:rPr>
          <w:t>https://wikinetextractor.wikidot.com</w:t>
        </w:r>
      </w:hyperlink>
      <w:r w:rsidR="00EA5BBF">
        <w:rPr>
          <w:lang w:eastAsia="es-ES"/>
        </w:rPr>
        <w:t>.</w:t>
      </w:r>
    </w:p>
    <w:p w14:paraId="35227B0A" w14:textId="77777777" w:rsidR="00EA5BBF" w:rsidRPr="00EA5BBF" w:rsidRDefault="00EA5BBF" w:rsidP="004511CE">
      <w:pPr>
        <w:pStyle w:val="Prrafodelista"/>
        <w:numPr>
          <w:ilvl w:val="0"/>
          <w:numId w:val="7"/>
        </w:numPr>
        <w:rPr>
          <w:lang w:eastAsia="es-ES"/>
        </w:rPr>
      </w:pPr>
      <w:r>
        <w:rPr>
          <w:b/>
          <w:bCs/>
          <w:lang w:eastAsia="es-ES"/>
        </w:rPr>
        <w:t>Repositorio:</w:t>
      </w:r>
    </w:p>
    <w:p w14:paraId="06D6FFEF" w14:textId="77777777" w:rsidR="00EA5BBF" w:rsidRPr="00533199" w:rsidRDefault="00C10F94" w:rsidP="004511CE">
      <w:pPr>
        <w:pStyle w:val="Prrafodelista"/>
        <w:numPr>
          <w:ilvl w:val="1"/>
          <w:numId w:val="7"/>
        </w:numPr>
        <w:rPr>
          <w:lang w:eastAsia="es-ES"/>
        </w:rPr>
      </w:pPr>
      <w:hyperlink r:id="rId26" w:history="1">
        <w:r w:rsidR="00EA5BBF">
          <w:rPr>
            <w:rStyle w:val="Hipervnculo"/>
          </w:rPr>
          <w:t>https://github.com/jng0020/NetExtractor</w:t>
        </w:r>
      </w:hyperlink>
      <w:r w:rsidR="00EA5BBF">
        <w:t>.</w:t>
      </w:r>
    </w:p>
    <w:p w14:paraId="01252A60" w14:textId="77777777" w:rsidR="00DC505B" w:rsidRDefault="00DC505B">
      <w:pPr>
        <w:ind w:firstLine="0"/>
        <w:jc w:val="left"/>
        <w:rPr>
          <w:lang w:eastAsia="es-ES"/>
        </w:rPr>
      </w:pPr>
      <w:r>
        <w:rPr>
          <w:lang w:eastAsia="es-ES"/>
        </w:rPr>
        <w:br w:type="page"/>
      </w:r>
    </w:p>
    <w:p w14:paraId="09D76159" w14:textId="77777777" w:rsidR="004C65FD" w:rsidRDefault="00DC505B" w:rsidP="00DC505B">
      <w:pPr>
        <w:pStyle w:val="Ttulo1"/>
        <w:rPr>
          <w:lang w:eastAsia="es-ES"/>
        </w:rPr>
      </w:pPr>
      <w:bookmarkStart w:id="30" w:name="_Toc31765819"/>
      <w:r>
        <w:rPr>
          <w:lang w:eastAsia="es-ES"/>
        </w:rPr>
        <w:lastRenderedPageBreak/>
        <w:t>B. Objetivos del proyecto</w:t>
      </w:r>
      <w:bookmarkEnd w:id="30"/>
    </w:p>
    <w:p w14:paraId="26BE36DA" w14:textId="67ECA5D7" w:rsidR="00DC505B" w:rsidRDefault="00DC505B" w:rsidP="00DC505B">
      <w:pPr>
        <w:rPr>
          <w:lang w:eastAsia="es-ES"/>
        </w:rPr>
      </w:pPr>
      <w:r>
        <w:rPr>
          <w:lang w:eastAsia="es-ES"/>
        </w:rPr>
        <w:t xml:space="preserve">En el siguiente apartado se van a describir los objetivos del proyecto realizado, tanto </w:t>
      </w:r>
      <w:r w:rsidR="0097432A">
        <w:rPr>
          <w:lang w:eastAsia="es-ES"/>
        </w:rPr>
        <w:t xml:space="preserve">los </w:t>
      </w:r>
      <w:r>
        <w:rPr>
          <w:lang w:eastAsia="es-ES"/>
        </w:rPr>
        <w:t xml:space="preserve">de carácter general y técnico como </w:t>
      </w:r>
      <w:r w:rsidR="0097432A">
        <w:rPr>
          <w:lang w:eastAsia="es-ES"/>
        </w:rPr>
        <w:t xml:space="preserve">los </w:t>
      </w:r>
      <w:r>
        <w:rPr>
          <w:lang w:eastAsia="es-ES"/>
        </w:rPr>
        <w:t>de carácter personal.</w:t>
      </w:r>
    </w:p>
    <w:p w14:paraId="1DCA307A" w14:textId="3DB5C6F9" w:rsidR="00081255" w:rsidRDefault="0076686D" w:rsidP="00081255">
      <w:pPr>
        <w:rPr>
          <w:lang w:eastAsia="es-ES"/>
        </w:rPr>
      </w:pPr>
      <w:r>
        <w:rPr>
          <w:lang w:eastAsia="es-ES"/>
        </w:rPr>
        <w:t xml:space="preserve">Este proyecto se basa en un trabajo previo titulado Ububooknet, de Luis Miguel Cabrejas Arce, el cual fue defendido el 09 de julio de 2019. Ububooknet se caracterizaba por la capacidad de extraer </w:t>
      </w:r>
      <w:r w:rsidR="00081255">
        <w:rPr>
          <w:lang w:eastAsia="es-ES"/>
        </w:rPr>
        <w:t xml:space="preserve">personajes de novelas en formato ePub mediante un analizador léxico, calcular sus apariciones en la novela y de esta forma crear una red de interacciones entre personajes en la cual los nodos son los personajes obtenido y los enlaces se corresponden con las interacciones que tienen entre los mismos. </w:t>
      </w:r>
    </w:p>
    <w:p w14:paraId="6A4B0BEB" w14:textId="77777777" w:rsidR="00DC505B" w:rsidRDefault="00DC505B" w:rsidP="004511CE">
      <w:pPr>
        <w:pStyle w:val="Ttulo2"/>
        <w:numPr>
          <w:ilvl w:val="0"/>
          <w:numId w:val="8"/>
        </w:numPr>
        <w:rPr>
          <w:lang w:eastAsia="es-ES"/>
        </w:rPr>
      </w:pPr>
      <w:bookmarkStart w:id="31" w:name="_Toc31765820"/>
      <w:r>
        <w:rPr>
          <w:lang w:eastAsia="es-ES"/>
        </w:rPr>
        <w:t>Objetivos generales</w:t>
      </w:r>
      <w:bookmarkEnd w:id="31"/>
    </w:p>
    <w:p w14:paraId="5C1519D6" w14:textId="77777777" w:rsidR="00DC505B" w:rsidRDefault="00DC505B" w:rsidP="00DC505B">
      <w:pPr>
        <w:rPr>
          <w:lang w:eastAsia="es-ES"/>
        </w:rPr>
      </w:pPr>
      <w:r>
        <w:rPr>
          <w:lang w:eastAsia="es-ES"/>
        </w:rPr>
        <w:t>En este apartado se van a describir los objetivos generales del proyecto, es decir, aquellos objetivos definidos al inicio del proyecto</w:t>
      </w:r>
      <w:r w:rsidR="00382C86">
        <w:rPr>
          <w:lang w:eastAsia="es-ES"/>
        </w:rPr>
        <w:t>.</w:t>
      </w:r>
    </w:p>
    <w:p w14:paraId="308D18A2" w14:textId="77777777" w:rsidR="00DC505B" w:rsidRDefault="00DC505B" w:rsidP="004511CE">
      <w:pPr>
        <w:pStyle w:val="Prrafodelista"/>
        <w:numPr>
          <w:ilvl w:val="0"/>
          <w:numId w:val="9"/>
        </w:numPr>
        <w:rPr>
          <w:lang w:eastAsia="es-ES"/>
        </w:rPr>
      </w:pPr>
      <w:r>
        <w:rPr>
          <w:lang w:eastAsia="es-ES"/>
        </w:rPr>
        <w:t xml:space="preserve">Ampliar la aplicación web para permitir introducir guiones de películas o capítulos de series en formato html obtenidos de la página de </w:t>
      </w:r>
      <w:hyperlink r:id="rId27" w:history="1">
        <w:r>
          <w:rPr>
            <w:rStyle w:val="Hipervnculo"/>
          </w:rPr>
          <w:t>https://www.imsdb.com/</w:t>
        </w:r>
      </w:hyperlink>
      <w:r>
        <w:t>.</w:t>
      </w:r>
    </w:p>
    <w:p w14:paraId="0AD8EBF8" w14:textId="77777777" w:rsidR="00081255" w:rsidRDefault="002D398B" w:rsidP="004511CE">
      <w:pPr>
        <w:pStyle w:val="Prrafodelista"/>
        <w:numPr>
          <w:ilvl w:val="0"/>
          <w:numId w:val="9"/>
        </w:numPr>
        <w:rPr>
          <w:lang w:eastAsia="es-ES"/>
        </w:rPr>
      </w:pPr>
      <w:r>
        <w:rPr>
          <w:lang w:eastAsia="es-ES"/>
        </w:rPr>
        <w:t xml:space="preserve"> Ampliar la funcionalidad en lo referente a las métricas de análisis de redes implementadas. Añadiremos la predicción de género</w:t>
      </w:r>
      <w:r w:rsidR="00F412C9">
        <w:rPr>
          <w:lang w:eastAsia="es-ES"/>
        </w:rPr>
        <w:t>,</w:t>
      </w:r>
      <w:r>
        <w:rPr>
          <w:lang w:eastAsia="es-ES"/>
        </w:rPr>
        <w:t xml:space="preserve"> etnia, el análisis de roles y el análisis de comunidades mediante otros algoritmos: </w:t>
      </w:r>
    </w:p>
    <w:p w14:paraId="35FAA09F" w14:textId="3214B271" w:rsidR="00081255" w:rsidRDefault="00081255" w:rsidP="004511CE">
      <w:pPr>
        <w:pStyle w:val="Prrafodelista"/>
        <w:numPr>
          <w:ilvl w:val="1"/>
          <w:numId w:val="9"/>
        </w:numPr>
        <w:rPr>
          <w:lang w:eastAsia="es-ES"/>
        </w:rPr>
      </w:pPr>
      <w:r>
        <w:rPr>
          <w:lang w:eastAsia="es-ES"/>
        </w:rPr>
        <w:t>Louvain</w:t>
      </w:r>
      <w:r>
        <w:rPr>
          <w:lang w:eastAsia="es-ES"/>
        </w:rPr>
        <w:fldChar w:fldCharType="begin"/>
      </w:r>
      <w:r>
        <w:rPr>
          <w:lang w:eastAsia="es-ES"/>
        </w:rPr>
        <w:instrText xml:space="preserve"> ADDIN ZOTERO_ITEM CSL_CITATION {"citationID":"hlY8oYb9","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rPr>
          <w:lang w:eastAsia="es-ES"/>
        </w:rPr>
        <w:fldChar w:fldCharType="separate"/>
      </w:r>
      <w:r w:rsidRPr="00081255">
        <w:rPr>
          <w:rFonts w:cs="Liberation Serif"/>
        </w:rPr>
        <w:t>(6)</w:t>
      </w:r>
      <w:r>
        <w:rPr>
          <w:lang w:eastAsia="es-ES"/>
        </w:rPr>
        <w:fldChar w:fldCharType="end"/>
      </w:r>
      <w:r>
        <w:rPr>
          <w:lang w:eastAsia="es-ES"/>
        </w:rPr>
        <w:t>.</w:t>
      </w:r>
    </w:p>
    <w:p w14:paraId="2DCADA81" w14:textId="1B5AEA22" w:rsidR="00081255" w:rsidRDefault="00081255" w:rsidP="004511CE">
      <w:pPr>
        <w:pStyle w:val="Prrafodelista"/>
        <w:numPr>
          <w:ilvl w:val="1"/>
          <w:numId w:val="9"/>
        </w:numPr>
        <w:rPr>
          <w:lang w:eastAsia="es-ES"/>
        </w:rPr>
      </w:pPr>
      <w:r>
        <w:rPr>
          <w:lang w:eastAsia="es-ES"/>
        </w:rPr>
        <w:t>Clauset-Newman-Moore</w:t>
      </w:r>
      <w:r>
        <w:rPr>
          <w:lang w:eastAsia="es-ES"/>
        </w:rPr>
        <w:fldChar w:fldCharType="begin"/>
      </w:r>
      <w:r>
        <w:rPr>
          <w:lang w:eastAsia="es-ES"/>
        </w:rPr>
        <w:instrText xml:space="preserve"> ADDIN ZOTERO_ITEM CSL_CITATION {"citationID":"7T8mTRth","properties":{"formattedCitation":"(7)","plainCitation":"(7)","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instrText>
      </w:r>
      <w:r>
        <w:rPr>
          <w:lang w:eastAsia="es-ES"/>
        </w:rPr>
        <w:fldChar w:fldCharType="separate"/>
      </w:r>
      <w:r w:rsidRPr="00081255">
        <w:rPr>
          <w:rFonts w:cs="Liberation Serif"/>
        </w:rPr>
        <w:t>(7)</w:t>
      </w:r>
      <w:r>
        <w:rPr>
          <w:lang w:eastAsia="es-ES"/>
        </w:rPr>
        <w:fldChar w:fldCharType="end"/>
      </w:r>
      <w:r>
        <w:rPr>
          <w:lang w:eastAsia="es-ES"/>
        </w:rPr>
        <w:t>.</w:t>
      </w:r>
    </w:p>
    <w:p w14:paraId="60FA30CE" w14:textId="44840D7E" w:rsidR="006F6747" w:rsidRDefault="006F6747" w:rsidP="004511CE">
      <w:pPr>
        <w:pStyle w:val="Prrafodelista"/>
        <w:numPr>
          <w:ilvl w:val="1"/>
          <w:numId w:val="9"/>
        </w:numPr>
        <w:rPr>
          <w:lang w:eastAsia="es-ES"/>
        </w:rPr>
      </w:pPr>
      <w:r>
        <w:rPr>
          <w:lang w:eastAsia="es-ES"/>
        </w:rPr>
        <w:t>M</w:t>
      </w:r>
      <w:r w:rsidR="00081255">
        <w:rPr>
          <w:lang w:eastAsia="es-ES"/>
        </w:rPr>
        <w:t>étodo de per</w:t>
      </w:r>
      <w:r>
        <w:rPr>
          <w:lang w:eastAsia="es-ES"/>
        </w:rPr>
        <w:t>colación(Comunidades y roles K-clique)</w:t>
      </w:r>
      <w:r>
        <w:rPr>
          <w:lang w:eastAsia="es-ES"/>
        </w:rPr>
        <w:fldChar w:fldCharType="begin"/>
      </w:r>
      <w:r>
        <w:rPr>
          <w:lang w:eastAsia="es-ES"/>
        </w:rPr>
        <w:instrText xml:space="preserve"> ADDIN ZOTERO_ITEM CSL_CITATION {"citationID":"EWQHlTF9","properties":{"formattedCitation":"(8)","plainCitation":"(8)","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instrText>
      </w:r>
      <w:r>
        <w:rPr>
          <w:rFonts w:ascii="Times New Roman" w:hAnsi="Times New Roman" w:cs="Times New Roman"/>
          <w:lang w:eastAsia="es-ES"/>
        </w:rPr>
        <w:instrText>​</w:instrText>
      </w:r>
      <w:r>
        <w:rPr>
          <w:lang w:eastAsia="es-ES"/>
        </w:rPr>
        <w:instrText xml:space="preserve"> es utilizado para el análisis de la superposición de la estructura comunitaria de las redes. El término comunidad de la red (también llamado grupo de módulos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instrText>
      </w:r>
      <w:r>
        <w:rPr>
          <w:lang w:eastAsia="es-ES"/>
        </w:rPr>
        <w:fldChar w:fldCharType="separate"/>
      </w:r>
      <w:r w:rsidRPr="006F6747">
        <w:rPr>
          <w:rFonts w:cs="Liberation Serif"/>
        </w:rPr>
        <w:t>(8)</w:t>
      </w:r>
      <w:r>
        <w:rPr>
          <w:lang w:eastAsia="es-ES"/>
        </w:rPr>
        <w:fldChar w:fldCharType="end"/>
      </w:r>
      <w:r>
        <w:rPr>
          <w:lang w:eastAsia="es-ES"/>
        </w:rPr>
        <w:t>.</w:t>
      </w:r>
    </w:p>
    <w:p w14:paraId="2C6DC9C4" w14:textId="293E7902" w:rsidR="00DC505B" w:rsidRDefault="002D398B" w:rsidP="004511CE">
      <w:pPr>
        <w:pStyle w:val="Prrafodelista"/>
        <w:numPr>
          <w:ilvl w:val="0"/>
          <w:numId w:val="9"/>
        </w:numPr>
        <w:rPr>
          <w:lang w:eastAsia="es-ES"/>
        </w:rPr>
      </w:pPr>
      <w:r>
        <w:rPr>
          <w:lang w:eastAsia="es-ES"/>
        </w:rPr>
        <w:t xml:space="preserve">Mejorar la generación de informes y la visualización de los resultados de </w:t>
      </w:r>
      <w:r w:rsidR="006F6747">
        <w:rPr>
          <w:lang w:eastAsia="es-ES"/>
        </w:rPr>
        <w:t>estos</w:t>
      </w:r>
      <w:r>
        <w:rPr>
          <w:lang w:eastAsia="es-ES"/>
        </w:rPr>
        <w:t>.</w:t>
      </w:r>
      <w:r w:rsidR="00A303AD">
        <w:rPr>
          <w:lang w:eastAsia="es-ES"/>
        </w:rPr>
        <w:t xml:space="preserve"> </w:t>
      </w:r>
    </w:p>
    <w:p w14:paraId="0AE2379A" w14:textId="15A54B2E" w:rsidR="000B694A" w:rsidRDefault="00F412C9" w:rsidP="004511CE">
      <w:pPr>
        <w:pStyle w:val="Prrafodelista"/>
        <w:numPr>
          <w:ilvl w:val="0"/>
          <w:numId w:val="9"/>
        </w:numPr>
        <w:rPr>
          <w:lang w:eastAsia="es-ES"/>
        </w:rPr>
      </w:pPr>
      <w:r>
        <w:rPr>
          <w:lang w:eastAsia="es-ES"/>
        </w:rPr>
        <w:t xml:space="preserve">Incorporar la funcionalidad de predicción de género y etnia desarrollada por </w:t>
      </w:r>
      <w:r w:rsidR="0076686D" w:rsidRPr="0076686D">
        <w:rPr>
          <w:lang w:eastAsia="es-ES"/>
          <w:rPrChange w:id="32" w:author="Jorge Navarro González" w:date="2020-02-03T20:41:00Z">
            <w:rPr>
              <w:rFonts w:ascii="ff1" w:hAnsi="ff1"/>
              <w:color w:val="000000"/>
              <w:sz w:val="66"/>
              <w:szCs w:val="66"/>
              <w:shd w:val="clear" w:color="auto" w:fill="FFFFFF"/>
            </w:rPr>
          </w:rPrChange>
        </w:rPr>
        <w:t>Vetle I. Torvik and Sneha Agarwal</w:t>
      </w:r>
      <w:r>
        <w:rPr>
          <w:lang w:eastAsia="es-ES"/>
        </w:rPr>
        <w:t xml:space="preserve"> en la librería Ethnea + Genni</w:t>
      </w:r>
      <w:r w:rsidR="0076686D">
        <w:rPr>
          <w:lang w:eastAsia="es-ES"/>
        </w:rPr>
        <w:fldChar w:fldCharType="begin"/>
      </w:r>
      <w:r w:rsidR="006F6747">
        <w:rPr>
          <w:lang w:eastAsia="es-ES"/>
        </w:rPr>
        <w:instrText xml:space="preserve"> ADDIN ZOTERO_ITEM CSL_CITATION {"citationID":"iRbgUEqu","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76686D">
        <w:rPr>
          <w:lang w:eastAsia="es-ES"/>
        </w:rPr>
        <w:fldChar w:fldCharType="separate"/>
      </w:r>
      <w:r w:rsidR="006F6747" w:rsidRPr="006F6747">
        <w:rPr>
          <w:rFonts w:cs="Liberation Serif"/>
        </w:rPr>
        <w:t>(9)</w:t>
      </w:r>
      <w:r w:rsidR="0076686D">
        <w:rPr>
          <w:lang w:eastAsia="es-ES"/>
        </w:rPr>
        <w:fldChar w:fldCharType="end"/>
      </w:r>
      <w:r>
        <w:rPr>
          <w:lang w:eastAsia="es-ES"/>
        </w:rPr>
        <w:t xml:space="preserve">. De este modo, podremos caracterizar más detalladamente a los personajes (nodos). Se dará también la posibilidad de introducir dichos atributos manualmente (si no se desea realizar la obtención de forma automática con Ethnea + Genni). </w:t>
      </w:r>
    </w:p>
    <w:p w14:paraId="237BC8CB" w14:textId="1E959E03" w:rsidR="000B694A" w:rsidRDefault="000B694A" w:rsidP="004511CE">
      <w:pPr>
        <w:pStyle w:val="Prrafodelista"/>
        <w:numPr>
          <w:ilvl w:val="0"/>
          <w:numId w:val="9"/>
        </w:numPr>
        <w:rPr>
          <w:lang w:eastAsia="es-ES"/>
        </w:rPr>
      </w:pPr>
      <w:r>
        <w:rPr>
          <w:lang w:eastAsia="es-ES"/>
        </w:rPr>
        <w:t>Mejorar la interfaz general de la aplicación de forma que sea más vistosa y atractiva al usuario.</w:t>
      </w:r>
    </w:p>
    <w:p w14:paraId="5ED2CFE9" w14:textId="77E50112" w:rsidR="000B694A" w:rsidRDefault="000B694A" w:rsidP="004511CE">
      <w:pPr>
        <w:pStyle w:val="Prrafodelista"/>
        <w:numPr>
          <w:ilvl w:val="0"/>
          <w:numId w:val="9"/>
        </w:numPr>
        <w:rPr>
          <w:lang w:eastAsia="es-ES"/>
        </w:rPr>
      </w:pPr>
      <w:r>
        <w:rPr>
          <w:lang w:eastAsia="es-ES"/>
        </w:rPr>
        <w:t>Adición de una wiki a modo de guía de usuario</w:t>
      </w:r>
      <w:r w:rsidR="00A303AD">
        <w:rPr>
          <w:lang w:eastAsia="es-ES"/>
        </w:rPr>
        <w:t>, que podrá ser consultada</w:t>
      </w:r>
      <w:r>
        <w:rPr>
          <w:lang w:eastAsia="es-ES"/>
        </w:rPr>
        <w:t xml:space="preserve"> en cualquier momento durante el uso de la aplicación </w:t>
      </w:r>
      <w:r w:rsidR="00A303AD">
        <w:rPr>
          <w:lang w:eastAsia="es-ES"/>
        </w:rPr>
        <w:t>para resolver dudas</w:t>
      </w:r>
      <w:r>
        <w:rPr>
          <w:lang w:eastAsia="es-ES"/>
        </w:rPr>
        <w:t>.</w:t>
      </w:r>
    </w:p>
    <w:p w14:paraId="587F1860" w14:textId="39354DF0" w:rsidR="000B694A" w:rsidRDefault="000B694A" w:rsidP="004511CE">
      <w:pPr>
        <w:pStyle w:val="Prrafodelista"/>
        <w:numPr>
          <w:ilvl w:val="0"/>
          <w:numId w:val="9"/>
        </w:numPr>
        <w:rPr>
          <w:lang w:eastAsia="es-ES"/>
        </w:rPr>
      </w:pPr>
      <w:r>
        <w:rPr>
          <w:lang w:eastAsia="es-ES"/>
        </w:rPr>
        <w:t>Solucionar un problema</w:t>
      </w:r>
      <w:r w:rsidR="00A303AD">
        <w:rPr>
          <w:lang w:eastAsia="es-ES"/>
        </w:rPr>
        <w:t xml:space="preserve"> previo que tenía Ububooknet</w:t>
      </w:r>
      <w:r>
        <w:rPr>
          <w:lang w:eastAsia="es-ES"/>
        </w:rPr>
        <w:t xml:space="preserve"> con las sesiones de usuario</w:t>
      </w:r>
      <w:r w:rsidR="00A303AD">
        <w:rPr>
          <w:lang w:eastAsia="es-ES"/>
        </w:rPr>
        <w:t>,</w:t>
      </w:r>
      <w:r>
        <w:rPr>
          <w:lang w:eastAsia="es-ES"/>
        </w:rPr>
        <w:t xml:space="preserve"> el cual</w:t>
      </w:r>
      <w:r w:rsidR="00A303AD">
        <w:rPr>
          <w:lang w:eastAsia="es-ES"/>
        </w:rPr>
        <w:t xml:space="preserve"> consistía en que,</w:t>
      </w:r>
      <w:r>
        <w:rPr>
          <w:lang w:eastAsia="es-ES"/>
        </w:rPr>
        <w:t xml:space="preserve"> en ocasiones</w:t>
      </w:r>
      <w:r w:rsidR="00A303AD">
        <w:rPr>
          <w:lang w:eastAsia="es-ES"/>
        </w:rPr>
        <w:t>,</w:t>
      </w:r>
      <w:r>
        <w:rPr>
          <w:lang w:eastAsia="es-ES"/>
        </w:rPr>
        <w:t xml:space="preserve"> </w:t>
      </w:r>
      <w:r w:rsidR="00A303AD">
        <w:rPr>
          <w:lang w:eastAsia="es-ES"/>
        </w:rPr>
        <w:t>al pulsar</w:t>
      </w:r>
      <w:r>
        <w:rPr>
          <w:lang w:eastAsia="es-ES"/>
        </w:rPr>
        <w:t xml:space="preserve"> los botones de navegación de la aplicación, se cerraba la sesión y se salía de la aplicación.</w:t>
      </w:r>
    </w:p>
    <w:p w14:paraId="1ED708F2" w14:textId="77777777" w:rsidR="000B694A" w:rsidRDefault="000B694A" w:rsidP="004511CE">
      <w:pPr>
        <w:pStyle w:val="Ttulo2"/>
        <w:numPr>
          <w:ilvl w:val="0"/>
          <w:numId w:val="8"/>
        </w:numPr>
        <w:rPr>
          <w:lang w:eastAsia="es-ES"/>
        </w:rPr>
      </w:pPr>
      <w:bookmarkStart w:id="33" w:name="_Toc31765821"/>
      <w:r>
        <w:rPr>
          <w:lang w:eastAsia="es-ES"/>
        </w:rPr>
        <w:t>Objetivos técnicos</w:t>
      </w:r>
      <w:bookmarkEnd w:id="33"/>
    </w:p>
    <w:p w14:paraId="3A7EFF3C" w14:textId="3B8E6543" w:rsidR="00382C86" w:rsidRDefault="000B694A" w:rsidP="00382C86">
      <w:pPr>
        <w:rPr>
          <w:lang w:eastAsia="es-ES"/>
        </w:rPr>
      </w:pPr>
      <w:r>
        <w:rPr>
          <w:lang w:eastAsia="es-ES"/>
        </w:rPr>
        <w:t>En este apartado se definirán los objetivos de carácter técnico, es decir</w:t>
      </w:r>
      <w:r w:rsidR="00A303AD">
        <w:rPr>
          <w:lang w:eastAsia="es-ES"/>
        </w:rPr>
        <w:t>, los detalles de la implementación y las herramientas a utilizar</w:t>
      </w:r>
      <w:r w:rsidR="00382C86">
        <w:rPr>
          <w:lang w:eastAsia="es-ES"/>
        </w:rPr>
        <w:t>.</w:t>
      </w:r>
    </w:p>
    <w:p w14:paraId="60CF9314" w14:textId="52CFA8C8" w:rsidR="00B769ED" w:rsidRDefault="00B769ED" w:rsidP="004511CE">
      <w:pPr>
        <w:pStyle w:val="Prrafodelista"/>
        <w:numPr>
          <w:ilvl w:val="0"/>
          <w:numId w:val="29"/>
        </w:numPr>
        <w:rPr>
          <w:lang w:eastAsia="es-ES"/>
        </w:rPr>
      </w:pPr>
      <w:r>
        <w:rPr>
          <w:lang w:eastAsia="es-ES"/>
        </w:rPr>
        <w:t>El desarrollo del proyecto se realizará conforme a la metodología Scrum</w:t>
      </w:r>
      <w:r>
        <w:rPr>
          <w:lang w:eastAsia="es-ES"/>
        </w:rPr>
        <w:fldChar w:fldCharType="begin"/>
      </w:r>
      <w:r>
        <w:rPr>
          <w:lang w:eastAsia="es-ES"/>
        </w:rPr>
        <w:instrText xml:space="preserve"> ADDIN ZOTERO_ITEM CSL_CITATION {"citationID":"wVK8ozK7","properties":{"formattedCitation":"(10)","plainCitation":"(10)","noteIndex":0},"citationItems":[{"id":53,"uris":["http://zotero.org/users/local/7KpN74TT/items/PHI7LUST"],"uri":["http://zotero.org/users/local/7KpN74TT/items/PHI7LUST"],"itemData":{"id":53,"type":"book","language":"Castellano","number-of-pages":"113","title":"Scrum Manager: Proyectos – Formación.","author":[{"family":"Palacio","given":"Juan"},{"family":"Ruata","given":"Claudia"}],"issued":{"date-parts":[["2008"]]}}}],"schema":"https://github.com/citation-style-language/schema/raw/master/csl-citation.json"} </w:instrText>
      </w:r>
      <w:r>
        <w:rPr>
          <w:lang w:eastAsia="es-ES"/>
        </w:rPr>
        <w:fldChar w:fldCharType="separate"/>
      </w:r>
      <w:r w:rsidRPr="00B769ED">
        <w:rPr>
          <w:rFonts w:cs="Liberation Serif"/>
        </w:rPr>
        <w:t>(10)</w:t>
      </w:r>
      <w:r>
        <w:rPr>
          <w:lang w:eastAsia="es-ES"/>
        </w:rPr>
        <w:fldChar w:fldCharType="end"/>
      </w:r>
      <w:r>
        <w:rPr>
          <w:lang w:eastAsia="es-ES"/>
        </w:rPr>
        <w:t xml:space="preserve"> estudiada en la carrera para el desarrollo de software.</w:t>
      </w:r>
    </w:p>
    <w:p w14:paraId="04A08D6A" w14:textId="77777777" w:rsidR="00107923" w:rsidRPr="001D7D0F" w:rsidRDefault="00107923" w:rsidP="004511CE">
      <w:pPr>
        <w:pStyle w:val="Prrafodelista"/>
        <w:numPr>
          <w:ilvl w:val="0"/>
          <w:numId w:val="28"/>
        </w:numPr>
        <w:spacing w:after="120"/>
        <w:rPr>
          <w:lang w:eastAsia="es-ES"/>
        </w:rPr>
      </w:pPr>
      <w:r w:rsidRPr="001D7D0F">
        <w:rPr>
          <w:lang w:eastAsia="es-ES"/>
        </w:rPr>
        <w:t>Utilizar ZenHub como herramienta para la gestión de proyectos.</w:t>
      </w:r>
    </w:p>
    <w:p w14:paraId="02077F24" w14:textId="77777777" w:rsidR="00107923" w:rsidRDefault="00107923" w:rsidP="004511CE">
      <w:pPr>
        <w:pStyle w:val="Prrafodelista"/>
        <w:numPr>
          <w:ilvl w:val="0"/>
          <w:numId w:val="28"/>
        </w:numPr>
        <w:spacing w:after="120"/>
        <w:rPr>
          <w:lang w:eastAsia="es-ES"/>
        </w:rPr>
      </w:pPr>
      <w:r w:rsidRPr="001D7D0F">
        <w:rPr>
          <w:lang w:eastAsia="es-ES"/>
        </w:rPr>
        <w:t>Utilizar GitHub como herramienta de control de versiones.</w:t>
      </w:r>
      <w:r w:rsidRPr="00107923">
        <w:rPr>
          <w:lang w:eastAsia="es-ES"/>
        </w:rPr>
        <w:t xml:space="preserve"> </w:t>
      </w:r>
    </w:p>
    <w:p w14:paraId="17BF08BA" w14:textId="77777777" w:rsidR="00107923" w:rsidRPr="001D7D0F" w:rsidRDefault="00107923" w:rsidP="004511CE">
      <w:pPr>
        <w:pStyle w:val="Prrafodelista"/>
        <w:numPr>
          <w:ilvl w:val="0"/>
          <w:numId w:val="28"/>
        </w:numPr>
        <w:spacing w:after="120"/>
        <w:rPr>
          <w:lang w:eastAsia="es-ES"/>
        </w:rPr>
      </w:pPr>
      <w:r>
        <w:rPr>
          <w:lang w:eastAsia="es-ES"/>
        </w:rPr>
        <w:t>Utilizar GitKraken para gestionar el repositorio local y remoto.</w:t>
      </w:r>
    </w:p>
    <w:p w14:paraId="2C0283E8" w14:textId="3588CE23" w:rsidR="00A303AD" w:rsidRPr="001D7D0F" w:rsidRDefault="00A303AD" w:rsidP="004511CE">
      <w:pPr>
        <w:pStyle w:val="Prrafodelista"/>
        <w:numPr>
          <w:ilvl w:val="0"/>
          <w:numId w:val="28"/>
        </w:numPr>
        <w:spacing w:after="120"/>
        <w:rPr>
          <w:lang w:eastAsia="es-ES"/>
        </w:rPr>
      </w:pPr>
      <w:r w:rsidRPr="001D7D0F">
        <w:rPr>
          <w:lang w:eastAsia="es-ES"/>
        </w:rPr>
        <w:lastRenderedPageBreak/>
        <w:t>Utilizar Python</w:t>
      </w:r>
      <w:r>
        <w:rPr>
          <w:lang w:eastAsia="es-ES"/>
        </w:rPr>
        <w:t xml:space="preserve"> como lenguaje de programación base. En Python se realizará tanto la generación de redes de interacción como su posterior análisis.</w:t>
      </w:r>
      <w:r w:rsidRPr="001D7D0F">
        <w:rPr>
          <w:lang w:eastAsia="es-ES"/>
        </w:rPr>
        <w:t xml:space="preserve"> </w:t>
      </w:r>
      <w:r w:rsidR="00107923">
        <w:rPr>
          <w:lang w:eastAsia="es-ES"/>
        </w:rPr>
        <w:t>Para el análisis de redes propiamente dicho utilizaremos la librería NetworkX. Otras librerías de Python a utilizar serán: NumPy, Matplotlib</w:t>
      </w:r>
      <w:r w:rsidR="00B827C1">
        <w:rPr>
          <w:lang w:eastAsia="es-ES"/>
        </w:rPr>
        <w:t>, Python-louvain, Scipy, BeautifulSoup4 y Ply.</w:t>
      </w:r>
    </w:p>
    <w:p w14:paraId="3209C6E8" w14:textId="6DB260CC" w:rsidR="00107923" w:rsidRDefault="00107923" w:rsidP="004511CE">
      <w:pPr>
        <w:pStyle w:val="Prrafodelista"/>
        <w:numPr>
          <w:ilvl w:val="0"/>
          <w:numId w:val="28"/>
        </w:numPr>
        <w:spacing w:after="120"/>
        <w:rPr>
          <w:lang w:eastAsia="es-ES"/>
        </w:rPr>
      </w:pPr>
      <w:r w:rsidRPr="001D7D0F">
        <w:rPr>
          <w:lang w:eastAsia="es-ES"/>
        </w:rPr>
        <w:t>Utilizar Flask para el desarrollo web.</w:t>
      </w:r>
    </w:p>
    <w:p w14:paraId="407671D2" w14:textId="68C7291B" w:rsidR="00107923" w:rsidRDefault="00107923" w:rsidP="004511CE">
      <w:pPr>
        <w:pStyle w:val="Prrafodelista"/>
        <w:numPr>
          <w:ilvl w:val="0"/>
          <w:numId w:val="28"/>
        </w:numPr>
        <w:spacing w:after="120"/>
        <w:rPr>
          <w:lang w:eastAsia="es-ES"/>
        </w:rPr>
      </w:pPr>
      <w:r w:rsidRPr="001D7D0F">
        <w:rPr>
          <w:lang w:eastAsia="es-ES"/>
        </w:rPr>
        <w:t>Utilizar el patrón de diseño Modelo-Vista-Presentador</w:t>
      </w:r>
    </w:p>
    <w:p w14:paraId="3B80D6DD" w14:textId="635D3A01" w:rsidR="00B769ED" w:rsidRPr="001D7D0F" w:rsidRDefault="00B769ED" w:rsidP="004511CE">
      <w:pPr>
        <w:pStyle w:val="Prrafodelista"/>
        <w:numPr>
          <w:ilvl w:val="0"/>
          <w:numId w:val="28"/>
        </w:numPr>
        <w:spacing w:after="120"/>
        <w:rPr>
          <w:lang w:eastAsia="es-ES"/>
        </w:rPr>
      </w:pPr>
      <w:r>
        <w:rPr>
          <w:lang w:eastAsia="es-ES"/>
        </w:rPr>
        <w:t>Utilizar MediaWiki y Wikidot para la realización de la wiki.</w:t>
      </w:r>
    </w:p>
    <w:p w14:paraId="35127A0A" w14:textId="31141F86" w:rsidR="00382C86" w:rsidRDefault="00A303AD" w:rsidP="004511CE">
      <w:pPr>
        <w:pStyle w:val="Prrafodelista"/>
        <w:numPr>
          <w:ilvl w:val="0"/>
          <w:numId w:val="28"/>
        </w:numPr>
        <w:spacing w:after="120"/>
        <w:rPr>
          <w:lang w:eastAsia="es-ES"/>
        </w:rPr>
      </w:pPr>
      <w:r>
        <w:rPr>
          <w:lang w:eastAsia="es-ES"/>
        </w:rPr>
        <w:t>Hacer</w:t>
      </w:r>
      <w:r w:rsidR="00382C86" w:rsidRPr="00382C86">
        <w:rPr>
          <w:lang w:eastAsia="es-ES"/>
        </w:rPr>
        <w:t xml:space="preserve"> web </w:t>
      </w:r>
      <w:r w:rsidR="00382C86" w:rsidRPr="00B769ED">
        <w:rPr>
          <w:i/>
          <w:iCs/>
          <w:lang w:eastAsia="es-ES"/>
        </w:rPr>
        <w:t>scraping</w:t>
      </w:r>
      <w:r w:rsidR="00382C86" w:rsidRPr="00382C86">
        <w:rPr>
          <w:lang w:eastAsia="es-ES"/>
        </w:rPr>
        <w:t xml:space="preserve"> para o</w:t>
      </w:r>
      <w:r w:rsidR="00382C86">
        <w:rPr>
          <w:lang w:eastAsia="es-ES"/>
        </w:rPr>
        <w:t>btener los personajes</w:t>
      </w:r>
      <w:r>
        <w:rPr>
          <w:lang w:eastAsia="es-ES"/>
        </w:rPr>
        <w:t xml:space="preserve"> que aparecen en la película/serie bajo consideración, trabajando sobre el repositorio de guiones disponible en</w:t>
      </w:r>
      <w:r w:rsidR="00382C86">
        <w:rPr>
          <w:lang w:eastAsia="es-ES"/>
        </w:rPr>
        <w:t xml:space="preserve"> la página </w:t>
      </w:r>
      <w:hyperlink r:id="rId28" w:history="1">
        <w:r w:rsidR="00382C86">
          <w:rPr>
            <w:rStyle w:val="Hipervnculo"/>
          </w:rPr>
          <w:t>https://www.imsdb.com/</w:t>
        </w:r>
      </w:hyperlink>
      <w:r w:rsidR="00382C86">
        <w:t>.</w:t>
      </w:r>
    </w:p>
    <w:p w14:paraId="63781BE1" w14:textId="67E1F048" w:rsidR="0076686D" w:rsidRDefault="00382C86" w:rsidP="004511CE">
      <w:pPr>
        <w:pStyle w:val="Prrafodelista"/>
        <w:numPr>
          <w:ilvl w:val="0"/>
          <w:numId w:val="28"/>
        </w:numPr>
        <w:spacing w:after="120"/>
        <w:rPr>
          <w:lang w:eastAsia="es-ES"/>
        </w:rPr>
      </w:pPr>
      <w:r>
        <w:t>Utilizar Ethnea y Genni</w:t>
      </w:r>
      <w:r w:rsidR="001C1A2C">
        <w:fldChar w:fldCharType="begin"/>
      </w:r>
      <w:r w:rsidR="001C1A2C">
        <w:instrText xml:space="preserve"> ADDIN ZOTERO_ITEM CSL_CITATION {"citationID":"hceK9ap8","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1C1A2C">
        <w:fldChar w:fldCharType="separate"/>
      </w:r>
      <w:r w:rsidR="001C1A2C" w:rsidRPr="001C1A2C">
        <w:rPr>
          <w:rFonts w:cs="Liberation Serif"/>
        </w:rPr>
        <w:t>(9)</w:t>
      </w:r>
      <w:r w:rsidR="001C1A2C">
        <w:fldChar w:fldCharType="end"/>
      </w:r>
      <w:r w:rsidR="00A303AD">
        <w:t xml:space="preserve"> </w:t>
      </w:r>
      <w:r>
        <w:t xml:space="preserve">con el fin de </w:t>
      </w:r>
      <w:r w:rsidR="00A303AD">
        <w:t xml:space="preserve">predecir </w:t>
      </w:r>
      <w:r>
        <w:t>el sexo y etnia de los personajes</w:t>
      </w:r>
      <w:r w:rsidR="00A303AD">
        <w:t xml:space="preserve">, y así poder caracterizar mejor los </w:t>
      </w:r>
      <w:r w:rsidR="0076686D">
        <w:t>nodos.</w:t>
      </w:r>
      <w:r w:rsidR="0076686D" w:rsidRPr="001D7D0F">
        <w:rPr>
          <w:lang w:eastAsia="es-ES"/>
        </w:rPr>
        <w:t xml:space="preserve"> </w:t>
      </w:r>
    </w:p>
    <w:p w14:paraId="1033CB8D" w14:textId="35F3C277" w:rsidR="00382C86" w:rsidRPr="001D7D0F" w:rsidRDefault="0076686D" w:rsidP="004511CE">
      <w:pPr>
        <w:pStyle w:val="Prrafodelista"/>
        <w:numPr>
          <w:ilvl w:val="0"/>
          <w:numId w:val="28"/>
        </w:numPr>
        <w:spacing w:after="120"/>
        <w:rPr>
          <w:lang w:eastAsia="es-ES"/>
        </w:rPr>
      </w:pPr>
      <w:r w:rsidRPr="001D7D0F">
        <w:rPr>
          <w:lang w:eastAsia="es-ES"/>
        </w:rPr>
        <w:t>Realizar</w:t>
      </w:r>
      <w:r w:rsidR="00382C86" w:rsidRPr="001D7D0F">
        <w:rPr>
          <w:lang w:eastAsia="es-ES"/>
        </w:rPr>
        <w:t xml:space="preserve"> test</w:t>
      </w:r>
      <w:r w:rsidR="00382C86">
        <w:rPr>
          <w:lang w:eastAsia="es-ES"/>
        </w:rPr>
        <w:t>s</w:t>
      </w:r>
      <w:r w:rsidR="00382C86" w:rsidRPr="001D7D0F">
        <w:rPr>
          <w:lang w:eastAsia="es-ES"/>
        </w:rPr>
        <w:t xml:space="preserve"> que garanticen la calidad del código.</w:t>
      </w:r>
    </w:p>
    <w:p w14:paraId="6A053993" w14:textId="77777777" w:rsidR="00382C86" w:rsidRPr="001D7D0F" w:rsidRDefault="00382C86" w:rsidP="004511CE">
      <w:pPr>
        <w:pStyle w:val="Prrafodelista"/>
        <w:numPr>
          <w:ilvl w:val="0"/>
          <w:numId w:val="28"/>
        </w:numPr>
        <w:spacing w:after="120"/>
        <w:rPr>
          <w:lang w:eastAsia="es-ES"/>
        </w:rPr>
      </w:pPr>
      <w:r w:rsidRPr="001D7D0F">
        <w:rPr>
          <w:lang w:eastAsia="es-ES"/>
        </w:rPr>
        <w:t xml:space="preserve">Hacer disponible la aplicación </w:t>
      </w:r>
      <w:r>
        <w:rPr>
          <w:lang w:eastAsia="es-ES"/>
        </w:rPr>
        <w:t xml:space="preserve">y la wiki </w:t>
      </w:r>
      <w:r w:rsidRPr="001D7D0F">
        <w:rPr>
          <w:lang w:eastAsia="es-ES"/>
        </w:rPr>
        <w:t>a través de la web.</w:t>
      </w:r>
    </w:p>
    <w:p w14:paraId="657EACF1" w14:textId="77777777" w:rsidR="008B750E" w:rsidRDefault="008B750E" w:rsidP="004511CE">
      <w:pPr>
        <w:pStyle w:val="Ttulo2"/>
        <w:numPr>
          <w:ilvl w:val="0"/>
          <w:numId w:val="8"/>
        </w:numPr>
      </w:pPr>
      <w:bookmarkStart w:id="34" w:name="_Toc31765822"/>
      <w:r>
        <w:t>Objetivos personales</w:t>
      </w:r>
      <w:bookmarkEnd w:id="34"/>
    </w:p>
    <w:p w14:paraId="47BD9302" w14:textId="77777777" w:rsidR="008B750E" w:rsidRDefault="008B750E" w:rsidP="008B750E">
      <w:r>
        <w:t>En este apartado se van a definir una serie de objetivos personales marcados:</w:t>
      </w:r>
    </w:p>
    <w:p w14:paraId="4EBD9E6D" w14:textId="0B2A012F" w:rsidR="008B750E" w:rsidRDefault="008B750E" w:rsidP="004511CE">
      <w:pPr>
        <w:pStyle w:val="Prrafodelista"/>
        <w:numPr>
          <w:ilvl w:val="0"/>
          <w:numId w:val="15"/>
        </w:numPr>
      </w:pPr>
      <w:r>
        <w:t>Aplicar la metodología SCRUM en proyecto real con el fin de</w:t>
      </w:r>
      <w:r w:rsidR="00107923">
        <w:t xml:space="preserve"> habituarme a la misma y de comprender mejor su</w:t>
      </w:r>
      <w:r>
        <w:t xml:space="preserve"> </w:t>
      </w:r>
      <w:r w:rsidR="00107923">
        <w:t>utilidad y funcionamiento</w:t>
      </w:r>
      <w:r>
        <w:t>.</w:t>
      </w:r>
    </w:p>
    <w:p w14:paraId="5B73883F" w14:textId="77777777" w:rsidR="008B750E" w:rsidRDefault="008B750E" w:rsidP="004511CE">
      <w:pPr>
        <w:pStyle w:val="Prrafodelista"/>
        <w:numPr>
          <w:ilvl w:val="0"/>
          <w:numId w:val="15"/>
        </w:numPr>
      </w:pPr>
      <w:r>
        <w:t>Aprender a desarrollar una aplicación web en Python</w:t>
      </w:r>
      <w:r w:rsidR="002D398B">
        <w:t xml:space="preserve"> utilizando Flask</w:t>
      </w:r>
      <w:del w:id="35" w:author="VIRGINIA AHEDO GARCIA" w:date="2020-02-02T20:40:00Z">
        <w:r w:rsidDel="002D398B">
          <w:delText>.</w:delText>
        </w:r>
      </w:del>
    </w:p>
    <w:p w14:paraId="570FC50E" w14:textId="4217A710" w:rsidR="008B750E" w:rsidRDefault="008B750E" w:rsidP="004511CE">
      <w:pPr>
        <w:pStyle w:val="Prrafodelista"/>
        <w:numPr>
          <w:ilvl w:val="0"/>
          <w:numId w:val="15"/>
        </w:numPr>
      </w:pPr>
      <w:r>
        <w:t>Aprender a utilizar nuevas herramientas que no se conocían hasta el momento.</w:t>
      </w:r>
    </w:p>
    <w:p w14:paraId="2070DBAB" w14:textId="56D2AB26" w:rsidR="00107923" w:rsidRDefault="00107923" w:rsidP="004511CE">
      <w:pPr>
        <w:pStyle w:val="Prrafodelista"/>
        <w:numPr>
          <w:ilvl w:val="0"/>
          <w:numId w:val="15"/>
        </w:numPr>
      </w:pPr>
      <w:r>
        <w:t>Poner en práctica todos los conocimientos adquiridos sobre Ciencia de Redes.</w:t>
      </w:r>
    </w:p>
    <w:p w14:paraId="1307832E" w14:textId="77777777" w:rsidR="008B750E" w:rsidRDefault="008B750E" w:rsidP="008B750E">
      <w:r>
        <w:br w:type="page"/>
      </w:r>
    </w:p>
    <w:p w14:paraId="22402E11" w14:textId="77777777" w:rsidR="008B750E" w:rsidRDefault="008B750E" w:rsidP="008B750E">
      <w:pPr>
        <w:pStyle w:val="Ttulo1"/>
      </w:pPr>
      <w:bookmarkStart w:id="36" w:name="_Toc31765823"/>
      <w:r>
        <w:lastRenderedPageBreak/>
        <w:t>C. Conceptos teóricos</w:t>
      </w:r>
      <w:bookmarkEnd w:id="36"/>
    </w:p>
    <w:p w14:paraId="1333F80D" w14:textId="00596DC3" w:rsidR="008B750E" w:rsidRDefault="008B750E" w:rsidP="008B750E">
      <w:r>
        <w:t xml:space="preserve">En este apartado se van a definir una serie de conceptos teóricos necesarios para </w:t>
      </w:r>
      <w:r w:rsidR="00040402">
        <w:t>una mejor</w:t>
      </w:r>
      <w:r w:rsidR="006072D4">
        <w:t xml:space="preserve"> comprensión</w:t>
      </w:r>
      <w:r w:rsidR="00040402">
        <w:t xml:space="preserve"> </w:t>
      </w:r>
      <w:r>
        <w:t>del proyecto.</w:t>
      </w:r>
    </w:p>
    <w:p w14:paraId="4BBFD533" w14:textId="77777777" w:rsidR="008B750E" w:rsidRDefault="008B750E" w:rsidP="004511CE">
      <w:pPr>
        <w:pStyle w:val="Ttulo2"/>
        <w:numPr>
          <w:ilvl w:val="0"/>
          <w:numId w:val="16"/>
        </w:numPr>
      </w:pPr>
      <w:bookmarkStart w:id="37" w:name="_Toc31765824"/>
      <w:r>
        <w:t>EPUB</w:t>
      </w:r>
      <w:bookmarkEnd w:id="37"/>
    </w:p>
    <w:p w14:paraId="1962F480" w14:textId="5E9015BD" w:rsidR="007A6C2F" w:rsidRPr="007A6C2F" w:rsidRDefault="007A6C2F" w:rsidP="007A6C2F">
      <w:r>
        <w:t>EPUB es un tipo de formato de libros electrónicos para leer textos e imágenes</w:t>
      </w:r>
      <w:r w:rsidR="006072D4">
        <w:t xml:space="preserve">; </w:t>
      </w:r>
      <w:r>
        <w:t>a partir de EPUB3 se ha hecho posible también la lectura de audios. El formato se diseñó de forma redimensionable</w:t>
      </w:r>
      <w:ins w:id="38" w:author="VIRGINIA AHEDO GARCIA" w:date="2020-02-03T13:48:00Z">
        <w:r w:rsidR="006072D4">
          <w:t>,</w:t>
        </w:r>
      </w:ins>
      <w:r>
        <w:t xml:space="preserve"> para poder adaptarse a distintos tipos de pantallas y letras. Fue un formato creado por el Foro Internacional de Publicaciones Digitales (IDPF) como un formato específico para la visualización de libros</w:t>
      </w:r>
      <w:ins w:id="39" w:author="VIRGINIA AHEDO GARCIA" w:date="2020-02-03T13:48:00Z">
        <w:r w:rsidR="006072D4">
          <w:t xml:space="preserve"> </w:t>
        </w:r>
      </w:ins>
      <w:r>
        <w:fldChar w:fldCharType="begin"/>
      </w:r>
      <w:ins w:id="40" w:author="Jorge Navarro González" w:date="2020-02-03T21:02:00Z">
        <w:r w:rsidR="006F6747">
          <w:instrText xml:space="preserve"> ADDIN ZOTERO_ITEM CSL_CITATION {"citationID":"4D5SbDam","properties":{"formattedCitation":"(11)","plainCitation":"(11)","noteIndex":0},"citationItems":[{"id":67,"uris":["http://zotero.org/users/local/7KpN74TT/items/DZ8MCBV2"],"uri":["http://zotero.org/users/local/7KpN74TT/items/DZ8MCBV2"],"itemData":{"id":67,"type":"entry-encyclopedia","abstract":"EPUB o ePub (acrónimo de la expresión inglesa Electronic publication - Publicación electrónica) es un formato redimensionable de código abierto para leer textos e imágenes. Desde EPUB3 permite también adjuntar audio.","container-title":"Wikipedia, la enciclopedia libre","language":"es","note":"Page Version ID: 122004791","source":"Wikipedia","title":"EPUB","URL":"https://es.wikipedia.org/w/index.php?title=EPUB&amp;oldid=122004791","accessed":{"date-parts":[["2020",1,29]]},"issued":{"date-parts":[["2019",12,13]]}}}],"schema":"https://github.com/citation-style-language/schema/raw/master/csl-citation.json"} </w:instrText>
        </w:r>
      </w:ins>
      <w:del w:id="41" w:author="Jorge Navarro González" w:date="2020-02-03T20:35:00Z">
        <w:r w:rsidR="004F79C5" w:rsidDel="00B827C1">
          <w:delInstrText xml:space="preserve"> ADDIN ZOTERO_ITEM CSL_CITATION {"citationID":"4D5SbDam","properties":{"formattedCitation":"(6)","plainCitation":"(6)","noteIndex":0},"citationItems":[{"id":67,"uris":["http://zotero.org/users/local/7KpN74TT/items/DZ8MCBV2"],"uri":["http://zotero.org/users/local/7KpN74TT/items/DZ8MCBV2"],"itemData":{"id":67,"type":"entry-encyclopedia","abstract":"EPUB o ePub (acrónimo de la expresión inglesa Electronic publication - Publicación electrónica) es un formato redimensionable de código abierto para leer textos e imágenes. Desde EPUB3 permite también adjuntar audio.","container-title":"Wikipedia, la enciclopedia libre","language":"es","note":"Page Version ID: 122004791","source":"Wikipedia","title":"EPUB","URL":"https://es.wikipedia.org/w/index.php?title=EPUB&amp;oldid=122004791","accessed":{"date-parts":[["2020",1,29]]},"issued":{"date-parts":[["2019",12,13]]}}}],"schema":"https://github.com/citation-style-language/schema/raw/master/csl-citation.json"} </w:delInstrText>
        </w:r>
      </w:del>
      <w:r>
        <w:fldChar w:fldCharType="separate"/>
      </w:r>
      <w:r w:rsidR="006F6747" w:rsidRPr="006F6747">
        <w:rPr>
          <w:rFonts w:cs="Liberation Serif"/>
        </w:rPr>
        <w:t>(11)</w:t>
      </w:r>
      <w:r>
        <w:fldChar w:fldCharType="end"/>
      </w:r>
      <w:r>
        <w:t>.</w:t>
      </w:r>
    </w:p>
    <w:p w14:paraId="044A865B" w14:textId="65E81557" w:rsidR="008B750E" w:rsidRDefault="00D82587" w:rsidP="008B750E">
      <w:r>
        <w:t xml:space="preserve">Todo el contenido de los EPUB está almacenado en un fichero que contiene la extensión “.epub” y que es un archivo basado en ZIP.  La diferencia es que el </w:t>
      </w:r>
      <w:r w:rsidRPr="006072D4">
        <w:rPr>
          <w:i/>
          <w:iCs/>
        </w:rPr>
        <w:t>Container Format</w:t>
      </w:r>
      <w:r>
        <w:t xml:space="preserve"> </w:t>
      </w:r>
      <w:r w:rsidR="006072D4">
        <w:t>proporciona</w:t>
      </w:r>
      <w:r>
        <w:t xml:space="preserve"> una forma de comprobar que el contenido de ese ZIP es un libro en formato EPUB.</w:t>
      </w:r>
    </w:p>
    <w:p w14:paraId="3A10F8D9" w14:textId="77777777" w:rsidR="00D82587" w:rsidRDefault="00D82587" w:rsidP="008B750E">
      <w:r>
        <w:t>Uno de los ficheros más importantes dentro de la estructura de un EPUB, es el que se encuentra en la carpeta “META-INF” llamado “container.xml”, este fichero es el que va a dirigir el sistema de lectura a la raíz de la publicación, es decir, el Package Document. Este va a ser el documento que nos va a indicar el contenido de todos los documentos que se incluyen en la publicación y sus respectivos recursos</w:t>
      </w:r>
      <w:r w:rsidR="002B75F1">
        <w:t>, este documento viene con la extensión “.opf”.</w:t>
      </w:r>
    </w:p>
    <w:p w14:paraId="3827619E" w14:textId="77777777" w:rsidR="002B75F1" w:rsidRDefault="002B75F1" w:rsidP="008B750E">
      <w:r>
        <w:t>Existe en este fichero una etiqueta llamada “spine”, esta etiqueta es la que va a indicar el orden en el que se van a ir sucediendo los distintos archivos a la hora de leer el EPUB.</w:t>
      </w:r>
    </w:p>
    <w:p w14:paraId="59D8BA7F" w14:textId="77777777" w:rsidR="002B75F1" w:rsidRDefault="002B75F1" w:rsidP="004511CE">
      <w:pPr>
        <w:pStyle w:val="Ttulo2"/>
        <w:numPr>
          <w:ilvl w:val="0"/>
          <w:numId w:val="16"/>
        </w:numPr>
      </w:pPr>
      <w:bookmarkStart w:id="42" w:name="_Toc31765825"/>
      <w:r>
        <w:t>Redes y redes complejas</w:t>
      </w:r>
      <w:bookmarkEnd w:id="42"/>
    </w:p>
    <w:p w14:paraId="6A777AA4" w14:textId="77777777" w:rsidR="002B75F1" w:rsidRDefault="002B75F1" w:rsidP="002B75F1">
      <w:r>
        <w:t>En este apartado se definirá una parte básica de este proyecto, las redes, y en concreto las redes complejas, pero antes de entrar en el concepto de red compleja, debemos abordar primero el tema de red, es decir, qué es una red.</w:t>
      </w:r>
    </w:p>
    <w:p w14:paraId="04A8E3FC" w14:textId="4F9EA001" w:rsidR="002B75F1" w:rsidRDefault="002B75F1" w:rsidP="002B75F1">
      <w:r>
        <w:t>Una red va a ser un conjunto de nodos y los enlaces existentes entre dichos nodos</w:t>
      </w:r>
      <w:ins w:id="43" w:author="VIRGINIA AHEDO GARCIA" w:date="2020-02-03T13:50:00Z">
        <w:r w:rsidR="006072D4">
          <w:t>,</w:t>
        </w:r>
      </w:ins>
      <w:r>
        <w:t xml:space="preserve"> que representan una información que puede ser de diversos tipos, es decir, no todos los enlaces y nodos representan la misma información, o tienen la misma relevancia dentro de la red</w:t>
      </w:r>
      <w:r w:rsidR="00E62303">
        <w:t>. Las redes van a tener un tamaño que dependerá del número de nodos que posea la red</w:t>
      </w:r>
      <w:r>
        <w:t>.</w:t>
      </w:r>
    </w:p>
    <w:p w14:paraId="5E3EFE6E" w14:textId="03C1310E" w:rsidR="00B16E7D" w:rsidRDefault="00B16E7D" w:rsidP="002B75F1">
      <w:r>
        <w:t>En cuanto a los nodos, una red puede contener nodos de una sola clase</w:t>
      </w:r>
      <w:r w:rsidR="00243F6E">
        <w:t>, en cuyo caso se denominan redes unimodales, , un ejemplo arquetípico de red unimodal es aquel en el que los nodos representan a personas</w:t>
      </w:r>
      <w:r>
        <w:t xml:space="preserve">; también </w:t>
      </w:r>
      <w:r w:rsidR="006072D4">
        <w:t>podemos tener nodos de</w:t>
      </w:r>
      <w:r>
        <w:t xml:space="preserve"> dos clases, en este caso se llama</w:t>
      </w:r>
      <w:r w:rsidR="00243F6E">
        <w:t>n</w:t>
      </w:r>
      <w:r>
        <w:t xml:space="preserve"> redes bimodales</w:t>
      </w:r>
      <w:r w:rsidR="00243F6E">
        <w:t>; un ejemplo de red bimodal podría ser aquel en el que</w:t>
      </w:r>
      <w:r>
        <w:t xml:space="preserve"> un nodo representa</w:t>
      </w:r>
      <w:ins w:id="44" w:author="VIRGINIA AHEDO GARCIA" w:date="2020-02-03T14:00:00Z">
        <w:r w:rsidR="00243F6E">
          <w:t xml:space="preserve"> </w:t>
        </w:r>
      </w:ins>
      <w:r>
        <w:t xml:space="preserve"> un laboratorio y otro nodo representa un financiador para un determinado laboratorio; por último</w:t>
      </w:r>
      <w:ins w:id="45" w:author="VIRGINIA AHEDO GARCIA" w:date="2020-02-03T13:52:00Z">
        <w:r w:rsidR="006072D4">
          <w:t>,</w:t>
        </w:r>
      </w:ins>
      <w:r>
        <w:t xml:space="preserve"> existen redes en las que los nodos pueden </w:t>
      </w:r>
      <w:r w:rsidR="00243F6E">
        <w:t xml:space="preserve">tener </w:t>
      </w:r>
      <w:r>
        <w:t>multitud de clases, estas son las llamadas redes multimodales</w:t>
      </w:r>
      <w:r w:rsidR="00243F6E">
        <w:t>;</w:t>
      </w:r>
      <w:r>
        <w:t xml:space="preserve"> en </w:t>
      </w:r>
      <w:r w:rsidR="00243F6E">
        <w:t>el</w:t>
      </w:r>
      <w:r>
        <w:t>las</w:t>
      </w:r>
      <w:r w:rsidR="00243F6E">
        <w:t>, por ejemplo,</w:t>
      </w:r>
      <w:r>
        <w:t xml:space="preserve"> un</w:t>
      </w:r>
      <w:r w:rsidR="00243F6E">
        <w:t>a clase</w:t>
      </w:r>
      <w:r>
        <w:t xml:space="preserve"> puede representar persona</w:t>
      </w:r>
      <w:r w:rsidR="00243F6E">
        <w:t>s</w:t>
      </w:r>
      <w:r>
        <w:t xml:space="preserve">, </w:t>
      </w:r>
      <w:r w:rsidR="00243F6E">
        <w:t xml:space="preserve">otra </w:t>
      </w:r>
      <w:r>
        <w:t>animal</w:t>
      </w:r>
      <w:r w:rsidR="00243F6E">
        <w:t>es</w:t>
      </w:r>
      <w:r>
        <w:t xml:space="preserve"> y </w:t>
      </w:r>
      <w:r w:rsidR="00243F6E">
        <w:t xml:space="preserve">otra </w:t>
      </w:r>
      <w:r>
        <w:t>objeto</w:t>
      </w:r>
      <w:r w:rsidR="00243F6E">
        <w:t>s.</w:t>
      </w:r>
    </w:p>
    <w:p w14:paraId="31B3B188" w14:textId="4D41F1AA" w:rsidR="00B16E7D" w:rsidRDefault="00B16E7D" w:rsidP="002B75F1">
      <w:r>
        <w:t>Dependiendo de los enlaces</w:t>
      </w:r>
      <w:r w:rsidR="00D65F69">
        <w:t>,</w:t>
      </w:r>
      <w:r>
        <w:t xml:space="preserve"> también </w:t>
      </w:r>
      <w:r w:rsidR="00243F6E">
        <w:t>distinguimos entre</w:t>
      </w:r>
      <w:r>
        <w:t xml:space="preserve"> dos tipos</w:t>
      </w:r>
      <w:r w:rsidR="00243F6E">
        <w:t xml:space="preserve"> de redes:</w:t>
      </w:r>
      <w:r>
        <w:t xml:space="preserve"> dirigidas y no dirigidas. Las redes dirigidas son aquellas </w:t>
      </w:r>
      <w:r w:rsidR="00243F6E">
        <w:t xml:space="preserve">en que la </w:t>
      </w:r>
      <w:r>
        <w:t>relación entre</w:t>
      </w:r>
      <w:r w:rsidR="00D65F69">
        <w:t xml:space="preserve"> los</w:t>
      </w:r>
      <w:r>
        <w:t xml:space="preserve"> nodos</w:t>
      </w:r>
      <w:r w:rsidR="00243F6E">
        <w:t xml:space="preserve"> tiene</w:t>
      </w:r>
      <w:r w:rsidR="00D65F69">
        <w:t xml:space="preserve"> una</w:t>
      </w:r>
      <w:r w:rsidR="00243F6E">
        <w:t xml:space="preserve"> dirección y </w:t>
      </w:r>
      <w:r w:rsidR="00D65F69">
        <w:t xml:space="preserve">un </w:t>
      </w:r>
      <w:r w:rsidR="00243F6E">
        <w:t>sentido</w:t>
      </w:r>
      <w:r>
        <w:t xml:space="preserve">, es decir, </w:t>
      </w:r>
      <w:r w:rsidR="00D65F69">
        <w:t>va de un nodo origen a un nodo destino; un</w:t>
      </w:r>
      <w:r>
        <w:t xml:space="preserve"> ejemplo</w:t>
      </w:r>
      <w:r w:rsidR="00D65F69">
        <w:t xml:space="preserve"> de red dirigida podría ser</w:t>
      </w:r>
      <w:r>
        <w:t xml:space="preserve"> la relación de padre-hijo</w:t>
      </w:r>
      <w:r w:rsidR="00D65F69">
        <w:t xml:space="preserve">; </w:t>
      </w:r>
      <w:r w:rsidR="00132985">
        <w:t xml:space="preserve">también puede darse el caso de que un enlace dirigido tenga el mismo origen y destino, en </w:t>
      </w:r>
      <w:r w:rsidR="00D65F69">
        <w:t xml:space="preserve">cuyo </w:t>
      </w:r>
      <w:r w:rsidR="00132985">
        <w:t xml:space="preserve">caso se </w:t>
      </w:r>
      <w:r w:rsidR="00D65F69">
        <w:t>denomina</w:t>
      </w:r>
      <w:r w:rsidR="00132985">
        <w:t xml:space="preserve"> “auto-enlace”</w:t>
      </w:r>
      <w:r>
        <w:t xml:space="preserve">. En cuanto a las redes no dirigidas, son aquellas </w:t>
      </w:r>
      <w:r w:rsidR="00D65F69">
        <w:t xml:space="preserve">en </w:t>
      </w:r>
      <w:r>
        <w:t xml:space="preserve">que </w:t>
      </w:r>
      <w:r w:rsidR="00D65F69">
        <w:t>un enlace únicamente indica la existencia de una relación entre los nodos.</w:t>
      </w:r>
      <w:r>
        <w:t>,</w:t>
      </w:r>
      <w:r w:rsidR="00D65F69">
        <w:t xml:space="preserve"> no </w:t>
      </w:r>
      <w:r w:rsidR="00D65F69">
        <w:lastRenderedPageBreak/>
        <w:t>teniendo sentido el</w:t>
      </w:r>
      <w:r w:rsidR="00F448BC">
        <w:t xml:space="preserve"> </w:t>
      </w:r>
      <w:r>
        <w:t xml:space="preserve">especificar </w:t>
      </w:r>
      <w:r w:rsidR="00D65F69">
        <w:t>sentido;</w:t>
      </w:r>
      <w:r>
        <w:t xml:space="preserve"> un ejemplo </w:t>
      </w:r>
      <w:r w:rsidR="00D65F69">
        <w:t xml:space="preserve">de red no dirigida sería la </w:t>
      </w:r>
      <w:r w:rsidR="00132985">
        <w:t>red de contactos sexuales</w:t>
      </w:r>
      <w:ins w:id="46" w:author="VIRGINIA AHEDO GARCIA" w:date="2020-02-03T14:12:00Z">
        <w:r w:rsidR="00D65F69">
          <w:t>,</w:t>
        </w:r>
      </w:ins>
      <w:r w:rsidR="00132985">
        <w:t xml:space="preserve"> en la que simplemente se especifica la relación que ha habido entre dos personas</w:t>
      </w:r>
      <w:r>
        <w:t>.</w:t>
      </w:r>
    </w:p>
    <w:p w14:paraId="55AE73A4" w14:textId="3D212EAB" w:rsidR="00132985" w:rsidRDefault="00D65F69" w:rsidP="002B75F1">
      <w:r>
        <w:t xml:space="preserve">Atendiendo al número de enlaces por cada par de nodos podemos distinguir entre </w:t>
      </w:r>
      <w:r w:rsidR="00132985">
        <w:t>redes simples o múltiples. Las redes simples son aquellas en las que, por cada par de nodos, solo existe un enlace como máximo. En el caso de que haya más de un enlace por cada par de nodos la red pasaría a ser una red múltiple. También pueden clasificarse las redes dependiendo de la representación que tenga el enlace en la red, es decir, si un enlace representa simplemente la relación entre dos nodos, la red va a llamarse red binaria, pero se puede dar el caso en el que el enlace lleva asociado un peso</w:t>
      </w:r>
      <w:r w:rsidR="0050358E">
        <w:t xml:space="preserve">; </w:t>
      </w:r>
      <w:r w:rsidR="00132985">
        <w:t>siguiendo con el ejemplo de los contactos sexuales, un enlace entre dos personas podría llevar un peso específico dependiendo de las veces que han mantenido relaciones los dos nodos, en este caso la red pasaría a ser una red pesada.</w:t>
      </w:r>
    </w:p>
    <w:p w14:paraId="20972E20" w14:textId="4BFD19C8" w:rsidR="00132985" w:rsidRDefault="00132985" w:rsidP="002B75F1">
      <w:r>
        <w:t xml:space="preserve">Con todas estas características de una red, se puede decir que una red compleja será aquella red que este formada por una cantidad alta de nodos </w:t>
      </w:r>
      <w:r w:rsidR="0011663A">
        <w:t>que se conectan entre sí aportando cierta información relevante</w:t>
      </w:r>
      <w:r w:rsidR="0011663A">
        <w:fldChar w:fldCharType="begin"/>
      </w:r>
      <w:ins w:id="47" w:author="Jorge Navarro González" w:date="2020-02-03T21:02:00Z">
        <w:r w:rsidR="006F6747">
          <w:instrText xml:space="preserve"> ADDIN ZOTERO_ITEM CSL_CITATION {"citationID":"NSWQCFK0","properties":{"formattedCitation":"(12)","plainCitation":"(12)","noteIndex":0},"citationItems":[{"id":70,"uris":["http://zotero.org/users/local/7KpN74TT/items/4C9G8PXS"],"uri":["http://zotero.org/users/local/7KpN74TT/items/4C9G8PXS"],"itemData":{"id":70,"type":"article-journal","abstract":"El comportamiento de los sistemas sociales está determinado por la estructura interna del sistema. La estructura interna del sistema la determinan los elementos que constituyen el mismo y las relaciones que ligan a estos elementos. La interacción entre los elementos del sistema determina su dinámica de comportamiento en el tiempo.\nEn los sistemas sociales es muy complejo determinar la estructura interna del sistema para estudiar luego su comportamiento en el tiempo. La gran cantidad de variables cuyo comportamiento es muy difícil cuantificar mediante relaciones funcionales hace que el sistema sea complejo en su análisis y a su vez la red o grafo que se tiene que construir para representar al sistema también sea compleja.\nLas redes o grafos dirigidos son la estructura de datos más apropiada para el modelamiento de los sistemas complejos con fines de efectuar el análisis de los mismos y estudiar su dinámica con fines de tomar decisiones respecto al sistema.","container-title":"Universidad Nacional Jorge Basadre Grohmann","language":"spa","source":"repositorio.unjbg.edu.pe","title":"Redes Complejas aplicado al análisis de la dinámica de Sistemas Sociales","URL":"http://repositorio.unjbg.edu.pe/handle/UNJBG/1580","author":[{"family":"Ramos","given":"Hinojosa"},{"family":"Antonio","given":"Edwin"}],"accessed":{"date-parts":[["2020",1,29]]},"issued":{"date-parts":[["2017"]]}}}],"schema":"https://github.com/citation-style-language/schema/raw/master/csl-citation.json"} </w:instrText>
        </w:r>
      </w:ins>
      <w:del w:id="48" w:author="Jorge Navarro González" w:date="2020-02-03T20:35:00Z">
        <w:r w:rsidR="004F79C5" w:rsidDel="00B827C1">
          <w:delInstrText xml:space="preserve"> ADDIN ZOTERO_ITEM CSL_CITATION {"citationID":"NSWQCFK0","properties":{"formattedCitation":"(7)","plainCitation":"(7)","noteIndex":0},"citationItems":[{"id":70,"uris":["http://zotero.org/users/local/7KpN74TT/items/4C9G8PXS"],"uri":["http://zotero.org/users/local/7KpN74TT/items/4C9G8PXS"],"itemData":{"id":70,"type":"article-journal","abstract":"El comportamiento de los sistemas sociales está determinado por la estructura interna del sistema. La estructura interna del sistema la determinan los elementos que constituyen el mismo y las relaciones que ligan a estos elementos. La interacción entre los elementos del sistema determina su dinámica de comportamiento en el tiempo.\nEn los sistemas sociales es muy complejo determinar la estructura interna del sistema para estudiar luego su comportamiento en el tiempo. La gran cantidad de variables cuyo comportamiento es muy difícil cuantificar mediante relaciones funcionales hace que el sistema sea complejo en su análisis y a su vez la red o grafo que se tiene que construir para representar al sistema también sea compleja.\nLas redes o grafos dirigidos son la estructura de datos más apropiada para el modelamiento de los sistemas complejos con fines de efectuar el análisis de los mismos y estudiar su dinámica con fines de tomar decisiones respecto al sistema.","container-title":"Universidad Nacional Jorge Basadre Grohmann","language":"spa","source":"repositorio.unjbg.edu.pe","title":"Redes Complejas aplicado al análisis de la dinámica de Sistemas Sociales","URL":"http://repositorio.unjbg.edu.pe/handle/UNJBG/1580","author":[{"family":"Ramos","given":"Hinojosa"},{"family":"Antonio","given":"Edwin"}],"accessed":{"date-parts":[["2020",1,29]]},"issued":{"date-parts":[["2017"]]}}}],"schema":"https://github.com/citation-style-language/schema/raw/master/csl-citation.json"} </w:delInstrText>
        </w:r>
      </w:del>
      <w:r w:rsidR="0011663A">
        <w:fldChar w:fldCharType="separate"/>
      </w:r>
      <w:r w:rsidR="006F6747" w:rsidRPr="006F6747">
        <w:rPr>
          <w:rFonts w:cs="Liberation Serif"/>
        </w:rPr>
        <w:t>(12)</w:t>
      </w:r>
      <w:r w:rsidR="0011663A">
        <w:fldChar w:fldCharType="end"/>
      </w:r>
      <w:r>
        <w:t>.</w:t>
      </w:r>
    </w:p>
    <w:p w14:paraId="775FC16E" w14:textId="53E10673" w:rsidR="0050358E" w:rsidRDefault="0050358E" w:rsidP="0011663A">
      <w:r>
        <w:t>En este proyecto, las redes con las que trabajaremos serán las redes de interacción entre los personajes de novelas y/o películas; en ellas, los</w:t>
      </w:r>
      <w:r w:rsidR="00132985">
        <w:t xml:space="preserve"> nodos representa</w:t>
      </w:r>
      <w:r>
        <w:t>rán a los</w:t>
      </w:r>
      <w:r w:rsidR="00132985">
        <w:t xml:space="preserve"> personajes</w:t>
      </w:r>
      <w:r>
        <w:t>, siendo por tanto todos de una misma clase:</w:t>
      </w:r>
      <w:r w:rsidR="00132985">
        <w:t xml:space="preserve"> personajes. A su vez, los enlaces entre nodos </w:t>
      </w:r>
      <w:r>
        <w:t>van a</w:t>
      </w:r>
      <w:r w:rsidR="00132985">
        <w:t xml:space="preserve"> </w:t>
      </w:r>
      <w:r>
        <w:t xml:space="preserve">ser pesados, es decir, van </w:t>
      </w:r>
      <w:r w:rsidR="00132985">
        <w:t xml:space="preserve">a </w:t>
      </w:r>
      <w:r>
        <w:t>tener un peso que cuantificará la intensidad de la relación, i.e.,</w:t>
      </w:r>
      <w:r w:rsidR="005D3803">
        <w:t xml:space="preserve"> </w:t>
      </w:r>
      <w:r>
        <w:t>el número de</w:t>
      </w:r>
      <w:r w:rsidR="00132985">
        <w:t xml:space="preserve"> veces</w:t>
      </w:r>
      <w:r>
        <w:t xml:space="preserve"> que</w:t>
      </w:r>
      <w:r w:rsidR="00132985">
        <w:t xml:space="preserve"> han coincidido en la novela o película. </w:t>
      </w:r>
    </w:p>
    <w:p w14:paraId="62D14968" w14:textId="4B1B734E" w:rsidR="0011663A" w:rsidRDefault="005D3803" w:rsidP="0011663A">
      <w:r>
        <w:rPr>
          <w:noProof/>
        </w:rPr>
        <mc:AlternateContent>
          <mc:Choice Requires="wps">
            <w:drawing>
              <wp:anchor distT="0" distB="0" distL="114300" distR="114300" simplePos="0" relativeHeight="251663360" behindDoc="1" locked="0" layoutInCell="1" allowOverlap="1" wp14:anchorId="45294E72" wp14:editId="4E3316C3">
                <wp:simplePos x="0" y="0"/>
                <wp:positionH relativeFrom="margin">
                  <wp:align>center</wp:align>
                </wp:positionH>
                <wp:positionV relativeFrom="paragraph">
                  <wp:posOffset>4860290</wp:posOffset>
                </wp:positionV>
                <wp:extent cx="4562475" cy="635"/>
                <wp:effectExtent l="0" t="0" r="9525" b="8255"/>
                <wp:wrapTight wrapText="bothSides">
                  <wp:wrapPolygon edited="0">
                    <wp:start x="0" y="0"/>
                    <wp:lineTo x="0" y="20698"/>
                    <wp:lineTo x="21555" y="20698"/>
                    <wp:lineTo x="21555"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0C55A337" w14:textId="77777777" w:rsidR="00BD6BC0" w:rsidRPr="0094424E" w:rsidRDefault="00BD6BC0" w:rsidP="00132985">
                            <w:pPr>
                              <w:pStyle w:val="Descripcin"/>
                              <w:jc w:val="center"/>
                              <w:rPr>
                                <w:noProof/>
                              </w:rPr>
                            </w:pPr>
                            <w:bookmarkStart w:id="49" w:name="_Toc31765872"/>
                            <w:r>
                              <w:t xml:space="preserve">Ilustración </w:t>
                            </w:r>
                            <w:fldSimple w:instr=" SEQ Ilustración \* ARABIC ">
                              <w:r>
                                <w:rPr>
                                  <w:noProof/>
                                </w:rPr>
                                <w:t>1</w:t>
                              </w:r>
                            </w:fldSimple>
                            <w:r>
                              <w:t xml:space="preserve"> Red Compleja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294E72" id="_x0000_t202" coordsize="21600,21600" o:spt="202" path="m,l,21600r21600,l21600,xe">
                <v:stroke joinstyle="miter"/>
                <v:path gradientshapeok="t" o:connecttype="rect"/>
              </v:shapetype>
              <v:shape id="Cuadro de texto 4" o:spid="_x0000_s1026" type="#_x0000_t202" style="position:absolute;left:0;text-align:left;margin-left:0;margin-top:382.7pt;width:359.25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" stroked="f">
                <v:textbox style="mso-fit-shape-to-text:t" inset="0,0,0,0">
                  <w:txbxContent>
                    <w:p w14:paraId="0C55A337" w14:textId="77777777" w:rsidR="00BD6BC0" w:rsidRPr="0094424E" w:rsidRDefault="00BD6BC0" w:rsidP="00132985">
                      <w:pPr>
                        <w:pStyle w:val="Descripcin"/>
                        <w:jc w:val="center"/>
                        <w:rPr>
                          <w:noProof/>
                        </w:rPr>
                      </w:pPr>
                      <w:bookmarkStart w:id="50" w:name="_Toc31765872"/>
                      <w:r>
                        <w:t xml:space="preserve">Ilustración </w:t>
                      </w:r>
                      <w:fldSimple w:instr=" SEQ Ilustración \* ARABIC ">
                        <w:r>
                          <w:rPr>
                            <w:noProof/>
                          </w:rPr>
                          <w:t>1</w:t>
                        </w:r>
                      </w:fldSimple>
                      <w:r>
                        <w:t xml:space="preserve"> Red Compleja</w:t>
                      </w:r>
                      <w:bookmarkEnd w:id="50"/>
                    </w:p>
                  </w:txbxContent>
                </v:textbox>
                <w10:wrap type="tight" anchorx="margin"/>
              </v:shape>
            </w:pict>
          </mc:Fallback>
        </mc:AlternateContent>
      </w:r>
      <w:r>
        <w:rPr>
          <w:noProof/>
        </w:rPr>
        <w:drawing>
          <wp:anchor distT="0" distB="0" distL="114300" distR="114300" simplePos="0" relativeHeight="251661312" behindDoc="1" locked="0" layoutInCell="1" allowOverlap="1" wp14:anchorId="650A198F" wp14:editId="11442210">
            <wp:simplePos x="0" y="0"/>
            <wp:positionH relativeFrom="margin">
              <wp:align>center</wp:align>
            </wp:positionH>
            <wp:positionV relativeFrom="paragraph">
              <wp:posOffset>739140</wp:posOffset>
            </wp:positionV>
            <wp:extent cx="4562475" cy="4361180"/>
            <wp:effectExtent l="0" t="0" r="9525" b="1270"/>
            <wp:wrapTight wrapText="bothSides">
              <wp:wrapPolygon edited="0">
                <wp:start x="0" y="0"/>
                <wp:lineTo x="0" y="21512"/>
                <wp:lineTo x="21555" y="21512"/>
                <wp:lineTo x="21555" y="0"/>
                <wp:lineTo x="0" y="0"/>
              </wp:wrapPolygon>
            </wp:wrapTight>
            <wp:docPr id="3" name="Imagen 3" descr="Imagen que contiene colorido, paraguas, aire, v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Compleja.PNG"/>
                    <pic:cNvPicPr/>
                  </pic:nvPicPr>
                  <pic:blipFill>
                    <a:blip r:embed="rId29">
                      <a:extLst>
                        <a:ext uri="{28A0092B-C50C-407E-A947-70E740481C1C}">
                          <a14:useLocalDpi xmlns:a14="http://schemas.microsoft.com/office/drawing/2010/main" val="0"/>
                        </a:ext>
                      </a:extLst>
                    </a:blip>
                    <a:stretch>
                      <a:fillRect/>
                    </a:stretch>
                  </pic:blipFill>
                  <pic:spPr>
                    <a:xfrm>
                      <a:off x="0" y="0"/>
                      <a:ext cx="4562475" cy="4361180"/>
                    </a:xfrm>
                    <a:prstGeom prst="rect">
                      <a:avLst/>
                    </a:prstGeom>
                  </pic:spPr>
                </pic:pic>
              </a:graphicData>
            </a:graphic>
            <wp14:sizeRelH relativeFrom="margin">
              <wp14:pctWidth>0</wp14:pctWidth>
            </wp14:sizeRelH>
            <wp14:sizeRelV relativeFrom="margin">
              <wp14:pctHeight>0</wp14:pctHeight>
            </wp14:sizeRelV>
          </wp:anchor>
        </w:drawing>
      </w:r>
      <w:r w:rsidR="0050358E">
        <w:t>Del mismo modo, cabe destacar</w:t>
      </w:r>
      <w:r w:rsidR="00EA11EA">
        <w:t xml:space="preserve"> </w:t>
      </w:r>
      <w:r w:rsidR="0050358E">
        <w:t>que</w:t>
      </w:r>
      <w:r w:rsidR="00EA11EA">
        <w:t>,</w:t>
      </w:r>
      <w:r w:rsidR="0050358E">
        <w:t xml:space="preserve"> en nuestras redes de interacción entre personajes, las interacciones son bidireccionales (aparecer juntos en una escena o en un mismo párrafo), por lo que los enlaces serán no dirigidos</w:t>
      </w:r>
      <w:r w:rsidR="00132985">
        <w:t>. Por todo esto, podemos concluir que la</w:t>
      </w:r>
      <w:r w:rsidR="0050358E">
        <w:t>s</w:t>
      </w:r>
      <w:r w:rsidR="00132985">
        <w:t xml:space="preserve"> red</w:t>
      </w:r>
      <w:r w:rsidR="0050358E">
        <w:t>es</w:t>
      </w:r>
      <w:r w:rsidR="00132985">
        <w:t xml:space="preserve"> del proyecto </w:t>
      </w:r>
      <w:r w:rsidR="00132985">
        <w:lastRenderedPageBreak/>
        <w:t>va</w:t>
      </w:r>
      <w:r w:rsidR="0050358E">
        <w:t>n</w:t>
      </w:r>
      <w:r w:rsidR="00132985">
        <w:t xml:space="preserve"> a ser</w:t>
      </w:r>
      <w:r w:rsidR="0050358E">
        <w:t xml:space="preserve"> redes simples (</w:t>
      </w:r>
      <w:del w:id="51" w:author="VIRGINIA AHEDO GARCIA" w:date="2020-02-03T14:23:00Z">
        <w:r w:rsidR="00132985" w:rsidDel="0050358E">
          <w:delText xml:space="preserve"> </w:delText>
        </w:r>
      </w:del>
      <w:r w:rsidR="0050358E">
        <w:t>ya que cada par de nodos tiene como máximo un enlace),</w:t>
      </w:r>
      <w:r w:rsidR="00EA11EA">
        <w:t xml:space="preserve"> no dirigidas y</w:t>
      </w:r>
      <w:r w:rsidR="0050358E">
        <w:t xml:space="preserve"> pesadas (los enlaces </w:t>
      </w:r>
      <w:r w:rsidR="00EA11EA">
        <w:t>tienen un peso que cuantifica la intensidad de la relación).</w:t>
      </w:r>
      <w:del w:id="52" w:author="Jorge Navarro González" w:date="2020-02-03T19:08:00Z">
        <w:r w:rsidR="0050358E" w:rsidDel="005D3803">
          <w:delText xml:space="preserve">  </w:delText>
        </w:r>
      </w:del>
    </w:p>
    <w:p w14:paraId="11F9F513" w14:textId="00AC0696" w:rsidR="0011663A" w:rsidRDefault="0011663A" w:rsidP="004511CE">
      <w:pPr>
        <w:pStyle w:val="Ttulo2"/>
        <w:numPr>
          <w:ilvl w:val="0"/>
          <w:numId w:val="16"/>
        </w:numPr>
      </w:pPr>
      <w:bookmarkStart w:id="53" w:name="_Toc31765826"/>
      <w:r>
        <w:t>Grado de los nodos</w:t>
      </w:r>
      <w:bookmarkEnd w:id="53"/>
    </w:p>
    <w:p w14:paraId="3D3B88A8" w14:textId="57B2895B" w:rsidR="00E62303" w:rsidRDefault="0011663A" w:rsidP="0011663A">
      <w:r>
        <w:t>El grado de los nodos</w:t>
      </w:r>
      <w:ins w:id="54" w:author="VIRGINIA AHEDO GARCIA" w:date="2020-02-03T14:25:00Z">
        <w:r w:rsidR="00EA11EA">
          <w:t xml:space="preserve"> </w:t>
        </w:r>
      </w:ins>
      <w:r w:rsidR="00E62303">
        <w:t>(</w:t>
      </w:r>
      <w:r w:rsidR="00E62303" w:rsidRPr="00EA11EA">
        <w:rPr>
          <w:i/>
          <w:iCs/>
          <w:rPrChange w:id="55" w:author="VIRGINIA AHEDO GARCIA" w:date="2020-02-03T14:25:00Z">
            <w:rPr/>
          </w:rPrChange>
        </w:rPr>
        <w:t>k</w:t>
      </w:r>
      <w:r w:rsidR="00E62303">
        <w:t>)</w:t>
      </w:r>
      <w:r>
        <w:t xml:space="preserve"> es un número que viene dado </w:t>
      </w:r>
      <w:r w:rsidR="00E62303">
        <w:t xml:space="preserve">dependiendo de los enlaces asociados a dicho nodo. Existen dos formas en las que se puede calcular el grado dependiendo de si tenemos una red pesada o tenemos una red binaria. En caso de una red binaria el grado va a venir dado únicamente por el número de enlaces asociados a un nodo. Por el contrario, si tenemos una red </w:t>
      </w:r>
      <w:r w:rsidR="00EA11EA">
        <w:t xml:space="preserve">pesada, </w:t>
      </w:r>
      <w:r w:rsidR="00E62303">
        <w:t>el número de enlaces será el sumatorio del peso de cada uno de los enlaces asociados a dicho nodo.</w:t>
      </w:r>
    </w:p>
    <w:p w14:paraId="2FF67C0F" w14:textId="5D285699" w:rsidR="00E62303" w:rsidRDefault="00E62303" w:rsidP="0011663A">
      <w:r>
        <w:t>También habrá que tener en cuenta para esta medida si la red es dirigida o no, en caso de no serlo, hay que tomar la medida explicada en el párrafo anterior para todos los enlaces asociados a dicho nodo; por el contrario, si la red es dirigida, se suele hacer una distinción entre grado de entrada y grado de salida, cogiendo simplemente los enlaces que entran o los enlaces que sale</w:t>
      </w:r>
      <w:ins w:id="56" w:author="VIRGINIA AHEDO GARCIA" w:date="2020-02-03T14:26:00Z">
        <w:r w:rsidR="00EA11EA">
          <w:t>n</w:t>
        </w:r>
      </w:ins>
      <w:r>
        <w:t xml:space="preserve"> para calcular </w:t>
      </w:r>
      <w:r w:rsidR="00EA11EA">
        <w:t>los grados de entrada y salida</w:t>
      </w:r>
      <w:r>
        <w:t xml:space="preserve"> respectivamente.</w:t>
      </w:r>
    </w:p>
    <w:p w14:paraId="1E021BED" w14:textId="77777777" w:rsidR="00E62303" w:rsidRDefault="00E62303" w:rsidP="0011663A">
      <w:pPr>
        <w:rPr>
          <w:b/>
          <w:bCs/>
        </w:rPr>
      </w:pPr>
      <w:r>
        <w:rPr>
          <w:b/>
          <w:bCs/>
        </w:rPr>
        <w:t>Grado Medio</w:t>
      </w:r>
    </w:p>
    <w:p w14:paraId="51F609B8" w14:textId="188AA3C0" w:rsidR="007C629F" w:rsidRDefault="007C629F" w:rsidP="0011663A">
      <w:r>
        <w:t>Se puede calcular el grado medio de una red mediante una fórmula muy sencilla, aunque se calcula de forma distinta dependiendo de si el grado medio es de una red dirigida o no dirigida</w:t>
      </w:r>
      <w:ins w:id="57" w:author="VIRGINIA AHEDO GARCIA" w:date="2020-02-03T14:26:00Z">
        <w:r w:rsidR="00EA11EA">
          <w:t xml:space="preserve"> </w:t>
        </w:r>
      </w:ins>
      <w:r w:rsidR="00272A19">
        <w:fldChar w:fldCharType="begin"/>
      </w:r>
      <w:ins w:id="58" w:author="Jorge Navarro González" w:date="2020-02-03T21:02:00Z">
        <w:r w:rsidR="006F6747">
          <w:instrText xml:space="preserve"> ADDIN ZOTERO_ITEM CSL_CITATION {"citationID":"7vVYIK5y","properties":{"formattedCitation":"(13)","plainCitation":"(13)","noteIndex":0},"citationItems":[{"id":74,"uris":["http://zotero.org/users/local/7KpN74TT/items/LV8T7AR4"],"uri":["http://zotero.org/users/local/7KpN74TT/items/LV8T7AR4"],"itemData":{"id":74,"type":"article-journal","language":"es","page":"71","source":"Zotero","title":"Redes y Sistemas Complejos Cuarto Curso del Grado en Ingeniería Informática","author":[{"family":"García","given":"Oscar Cordón"}]}}],"schema":"https://github.com/citation-style-language/schema/raw/master/csl-citation.json"} </w:instrText>
        </w:r>
      </w:ins>
      <w:del w:id="59" w:author="Jorge Navarro González" w:date="2020-02-03T20:35:00Z">
        <w:r w:rsidR="004F79C5" w:rsidDel="00B827C1">
          <w:delInstrText xml:space="preserve"> ADDIN ZOTERO_ITEM CSL_CITATION {"citationID":"7vVYIK5y","properties":{"formattedCitation":"(8)","plainCitation":"(8)","noteIndex":0},"citationItems":[{"id":74,"uris":["http://zotero.org/users/local/7KpN74TT/items/LV8T7AR4"],"uri":["http://zotero.org/users/local/7KpN74TT/items/LV8T7AR4"],"itemData":{"id":74,"type":"article-journal","language":"es","page":"71","source":"Zotero","title":"Redes y Sistemas Complejos Cuarto Curso del Grado en Ingeniería Informática","author":[{"family":"García","given":"Oscar Cordón"}]}}],"schema":"https://github.com/citation-style-language/schema/raw/master/csl-citation.json"} </w:delInstrText>
        </w:r>
      </w:del>
      <w:r w:rsidR="00272A19">
        <w:fldChar w:fldCharType="separate"/>
      </w:r>
      <w:r w:rsidR="006F6747" w:rsidRPr="006F6747">
        <w:rPr>
          <w:rFonts w:cs="Liberation Serif"/>
        </w:rPr>
        <w:t>(13)</w:t>
      </w:r>
      <w:r w:rsidR="00272A19">
        <w:fldChar w:fldCharType="end"/>
      </w:r>
      <w:r>
        <w:t>:</w:t>
      </w:r>
    </w:p>
    <w:p w14:paraId="66DFC1A4" w14:textId="77777777" w:rsidR="007C629F" w:rsidRDefault="007C629F" w:rsidP="004511CE">
      <w:pPr>
        <w:pStyle w:val="Prrafodelista"/>
        <w:numPr>
          <w:ilvl w:val="0"/>
          <w:numId w:val="17"/>
        </w:numPr>
      </w:pPr>
      <w:r>
        <w:t xml:space="preserve">Red dirigida: </w:t>
      </w:r>
    </w:p>
    <w:p w14:paraId="31149CB3" w14:textId="77777777" w:rsidR="007C629F" w:rsidRDefault="007C629F" w:rsidP="004511CE">
      <w:pPr>
        <w:pStyle w:val="Prrafodelista"/>
        <w:numPr>
          <w:ilvl w:val="1"/>
          <w:numId w:val="17"/>
        </w:numPr>
      </w:pPr>
      <w:r w:rsidRPr="007C629F">
        <w:t>Para calcular el grado medio de una red dirigida debemos tener en cuenta la siguiente fórmula:</w:t>
      </w:r>
    </w:p>
    <w:p w14:paraId="7ECC5CFC" w14:textId="77777777" w:rsidR="007C629F" w:rsidRPr="007C629F" w:rsidRDefault="007C629F" w:rsidP="004511CE">
      <w:pPr>
        <w:pStyle w:val="Prrafodelista"/>
        <w:numPr>
          <w:ilvl w:val="2"/>
          <w:numId w:val="17"/>
        </w:numPr>
        <w:rPr>
          <w:sz w:val="28"/>
          <w:szCs w:val="28"/>
        </w:rPr>
      </w:pPr>
      <w:r>
        <w:t xml:space="preserve"> </w:t>
      </w:r>
      <m:oMath>
        <m:d>
          <m:dPr>
            <m:begChr m:val="〈"/>
            <m:endChr m:val="〉"/>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N</m:t>
            </m:r>
          </m:den>
        </m:f>
      </m:oMath>
    </w:p>
    <w:p w14:paraId="01182736" w14:textId="77777777" w:rsidR="007C629F" w:rsidRDefault="007C629F" w:rsidP="004511CE">
      <w:pPr>
        <w:pStyle w:val="Prrafodelista"/>
        <w:numPr>
          <w:ilvl w:val="0"/>
          <w:numId w:val="17"/>
        </w:numPr>
      </w:pPr>
      <w:r>
        <w:t>Red no dirigida:</w:t>
      </w:r>
    </w:p>
    <w:p w14:paraId="16A4F93E" w14:textId="77777777" w:rsidR="007C629F" w:rsidRDefault="007C629F" w:rsidP="004511CE">
      <w:pPr>
        <w:pStyle w:val="Prrafodelista"/>
        <w:numPr>
          <w:ilvl w:val="1"/>
          <w:numId w:val="17"/>
        </w:numPr>
      </w:pPr>
      <w:r>
        <w:t>Para calcular el grado medio de una red no dirigida debemos tener en cuenta la siguiente fórmula:</w:t>
      </w:r>
    </w:p>
    <w:p w14:paraId="51FA82F6" w14:textId="77777777" w:rsidR="007C629F" w:rsidRDefault="00C10F94" w:rsidP="004511CE">
      <w:pPr>
        <w:pStyle w:val="Prrafodelista"/>
        <w:numPr>
          <w:ilvl w:val="2"/>
          <w:numId w:val="17"/>
        </w:numPr>
      </w:pPr>
      <m:oMath>
        <m:d>
          <m:dPr>
            <m:begChr m:val="〈"/>
            <m:endChr m:val="〉"/>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2L</m:t>
            </m:r>
          </m:num>
          <m:den>
            <m:r>
              <w:rPr>
                <w:rFonts w:ascii="Cambria Math" w:hAnsi="Cambria Math"/>
                <w:sz w:val="28"/>
                <w:szCs w:val="28"/>
              </w:rPr>
              <m:t>N</m:t>
            </m:r>
          </m:den>
        </m:f>
        <m:r>
          <w:rPr>
            <w:rFonts w:ascii="Cambria Math" w:hAnsi="Cambria Math"/>
            <w:sz w:val="28"/>
            <w:szCs w:val="28"/>
          </w:rPr>
          <m:t xml:space="preserve"> </m:t>
        </m:r>
      </m:oMath>
      <w:r w:rsidR="007C629F">
        <w:tab/>
      </w:r>
    </w:p>
    <w:p w14:paraId="127EE8A1" w14:textId="77777777" w:rsidR="00272A19" w:rsidRDefault="007C629F" w:rsidP="007C629F">
      <w:r>
        <w:t>Para el entendimiento de estas fórmulas debemos tener en cuenta que</w:t>
      </w:r>
      <w:r w:rsidR="00272A19">
        <w:t>:</w:t>
      </w:r>
    </w:p>
    <w:p w14:paraId="29AF2EC6" w14:textId="77777777" w:rsidR="00272A19" w:rsidRDefault="00272A19" w:rsidP="004511CE">
      <w:pPr>
        <w:pStyle w:val="Prrafodelista"/>
        <w:numPr>
          <w:ilvl w:val="0"/>
          <w:numId w:val="18"/>
        </w:numPr>
      </w:pPr>
      <w:r>
        <w:t>L: Número de enlaces de la red.</w:t>
      </w:r>
    </w:p>
    <w:p w14:paraId="40A223F1" w14:textId="77777777" w:rsidR="008B750E" w:rsidRDefault="00272A19" w:rsidP="004511CE">
      <w:pPr>
        <w:pStyle w:val="Prrafodelista"/>
        <w:numPr>
          <w:ilvl w:val="0"/>
          <w:numId w:val="18"/>
        </w:numPr>
      </w:pPr>
      <w:r>
        <w:t>N: Número de nodos de la red.</w:t>
      </w:r>
      <w:r w:rsidR="008B750E">
        <w:br w:type="page"/>
      </w:r>
    </w:p>
    <w:p w14:paraId="2749AF5E" w14:textId="77777777" w:rsidR="00272A19" w:rsidRDefault="00272A19" w:rsidP="00272A19">
      <w:pPr>
        <w:rPr>
          <w:b/>
          <w:bCs/>
        </w:rPr>
      </w:pPr>
      <w:r>
        <w:rPr>
          <w:b/>
          <w:bCs/>
        </w:rPr>
        <w:lastRenderedPageBreak/>
        <w:t>Distribución de grado</w:t>
      </w:r>
    </w:p>
    <w:p w14:paraId="50D96251" w14:textId="1EA202AD" w:rsidR="00272A19" w:rsidRDefault="00272A19" w:rsidP="00272A19">
      <w:r>
        <w:t xml:space="preserve">Una vez obtenido el grado de los nodos, se puede obtener </w:t>
      </w:r>
      <w:r w:rsidR="006F5F20">
        <w:t xml:space="preserve">otra característica de la red derivada del mismo, </w:t>
      </w:r>
      <w:r>
        <w:t>la distribución de grado (P(k))</w:t>
      </w:r>
      <w:r w:rsidR="006F5F20">
        <w:t>,</w:t>
      </w:r>
      <w:r>
        <w:t xml:space="preserve"> que</w:t>
      </w:r>
      <w:r w:rsidR="006F5F20">
        <w:t xml:space="preserve"> se define como la cantidad de nodos de la red con un cierto grado </w:t>
      </w:r>
      <w:r w:rsidR="006F5F20" w:rsidRPr="006F5F20">
        <w:rPr>
          <w:i/>
          <w:iCs/>
          <w:rPrChange w:id="60" w:author="VIRGINIA AHEDO GARCIA" w:date="2020-02-03T17:14:00Z">
            <w:rPr/>
          </w:rPrChange>
        </w:rPr>
        <w:t>k</w:t>
      </w:r>
      <w:r w:rsidR="006F5F20">
        <w:t>, o dicho de otro modo, que indica</w:t>
      </w:r>
      <w:r>
        <w:t xml:space="preserve">  la probabilidad de que un nodo seleccionado al azar tenga grado </w:t>
      </w:r>
      <w:r w:rsidRPr="006F5F20">
        <w:rPr>
          <w:i/>
          <w:iCs/>
          <w:rPrChange w:id="61" w:author="VIRGINIA AHEDO GARCIA" w:date="2020-02-03T17:15:00Z">
            <w:rPr/>
          </w:rPrChange>
        </w:rPr>
        <w:t>k</w:t>
      </w:r>
      <w:ins w:id="62" w:author="VIRGINIA AHEDO GARCIA" w:date="2020-02-03T17:15:00Z">
        <w:r w:rsidR="006F5F20">
          <w:t xml:space="preserve"> </w:t>
        </w:r>
      </w:ins>
      <w:r>
        <w:fldChar w:fldCharType="begin"/>
      </w:r>
      <w:ins w:id="63" w:author="Jorge Navarro González" w:date="2020-02-03T21:02:00Z">
        <w:r w:rsidR="006F6747">
          <w:instrText xml:space="preserve"> ADDIN ZOTERO_ITEM CSL_CITATION {"citationID":"mJDtUbaf","properties":{"formattedCitation":"(14)","plainCitation":"(14)","noteIndex":0},"citationItems":[{"id":75,"uris":["http://zotero.org/users/local/7KpN74TT/items/4ATIV8KX"],"uri":["http://zotero.org/users/local/7KpN74TT/items/4ATIV8KX"],"itemData":{"id":75,"type":"webpage","title":"Introducción a las redes complejas - Fernando Sancho Caparrini","URL":"http://www.cs.us.es/~fsancho/?e=80","accessed":{"date-parts":[["2020",1,29]]}}}],"schema":"https://github.com/citation-style-language/schema/raw/master/csl-citation.json"} </w:instrText>
        </w:r>
      </w:ins>
      <w:del w:id="64" w:author="Jorge Navarro González" w:date="2020-02-03T20:35:00Z">
        <w:r w:rsidR="004F79C5" w:rsidDel="00B827C1">
          <w:delInstrText xml:space="preserve"> ADDIN ZOTERO_ITEM CSL_CITATION {"citationID":"mJDtUbaf","properties":{"formattedCitation":"(9)","plainCitation":"(9)","noteIndex":0},"citationItems":[{"id":75,"uris":["http://zotero.org/users/local/7KpN74TT/items/4ATIV8KX"],"uri":["http://zotero.org/users/local/7KpN74TT/items/4ATIV8KX"],"itemData":{"id":75,"type":"webpage","title":"Introducción a las redes complejas - Fernando Sancho Caparrini","URL":"http://www.cs.us.es/~fsancho/?e=80","accessed":{"date-parts":[["2020",1,29]]}}}],"schema":"https://github.com/citation-style-language/schema/raw/master/csl-citation.json"} </w:delInstrText>
        </w:r>
      </w:del>
      <w:r>
        <w:fldChar w:fldCharType="separate"/>
      </w:r>
      <w:r w:rsidR="006F6747" w:rsidRPr="006F6747">
        <w:rPr>
          <w:rFonts w:cs="Liberation Serif"/>
        </w:rPr>
        <w:t>(14)</w:t>
      </w:r>
      <w:r>
        <w:fldChar w:fldCharType="end"/>
      </w:r>
      <w:r>
        <w:t>.</w:t>
      </w:r>
    </w:p>
    <w:p w14:paraId="3E9DADF8" w14:textId="77777777" w:rsidR="00272A19" w:rsidRDefault="00272A19" w:rsidP="00272A19">
      <w:r>
        <w:t>La distribución de grado se calcula de la siguiente forma:</w:t>
      </w:r>
    </w:p>
    <w:p w14:paraId="4227D630" w14:textId="77777777" w:rsidR="00272A19" w:rsidRDefault="00272A19" w:rsidP="00272A19">
      <w:pPr>
        <w:keepNext/>
        <w:jc w:val="center"/>
      </w:pPr>
      <m:oMathPara>
        <m:oMath>
          <m:r>
            <w:rPr>
              <w:rFonts w:ascii="Cambria Math" w:hAnsi="Cambria Math"/>
            </w:rPr>
            <m:t>P(k)=</m:t>
          </m:r>
          <m:f>
            <m:fPr>
              <m:type m:val="skw"/>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N</m:t>
              </m:r>
            </m:den>
          </m:f>
        </m:oMath>
      </m:oMathPara>
    </w:p>
    <w:p w14:paraId="0D50DA24" w14:textId="77777777" w:rsidR="00272A19" w:rsidRDefault="00272A19" w:rsidP="00272A19">
      <w:r>
        <w:t>Donde debemos tener en cuenta que:</w:t>
      </w:r>
    </w:p>
    <w:p w14:paraId="71CD3D5D" w14:textId="77777777" w:rsidR="00272A19" w:rsidRDefault="00272A19" w:rsidP="004511CE">
      <w:pPr>
        <w:pStyle w:val="Prrafodelista"/>
        <w:numPr>
          <w:ilvl w:val="0"/>
          <w:numId w:val="19"/>
        </w:numPr>
      </w:pPr>
      <w:r>
        <w:t>N: Número de nodos de la red.</w:t>
      </w:r>
    </w:p>
    <w:p w14:paraId="69B81204" w14:textId="77777777" w:rsidR="00272A19" w:rsidRDefault="00272A19" w:rsidP="004511CE">
      <w:pPr>
        <w:pStyle w:val="Prrafodelista"/>
        <w:numPr>
          <w:ilvl w:val="0"/>
          <w:numId w:val="19"/>
        </w:numPr>
      </w:pPr>
      <w:r>
        <w:t>N</w:t>
      </w:r>
      <w:r>
        <w:rPr>
          <w:vertAlign w:val="subscript"/>
        </w:rPr>
        <w:t>k</w:t>
      </w:r>
      <w:r>
        <w:t>: Número de nodos que tienen grado k.</w:t>
      </w:r>
    </w:p>
    <w:p w14:paraId="55981FC2" w14:textId="77777777" w:rsidR="00272A19" w:rsidRDefault="00272A19" w:rsidP="00272A19">
      <w:pPr>
        <w:rPr>
          <w:b/>
          <w:bCs/>
        </w:rPr>
      </w:pPr>
      <w:r>
        <w:rPr>
          <w:b/>
          <w:bCs/>
        </w:rPr>
        <w:t>Densidad</w:t>
      </w:r>
    </w:p>
    <w:p w14:paraId="48073C6E" w14:textId="204160B0" w:rsidR="00272A19" w:rsidRDefault="00F32544" w:rsidP="00272A19">
      <w:r>
        <w:t xml:space="preserve">La densidad de una red viene dada por el número de enlaces que tiene la red y el número posible de enlaces que puede haber en la red. Con esta medida podemos obtener otra clasificación de redes </w:t>
      </w:r>
      <w:r w:rsidR="006F5F20">
        <w:t xml:space="preserve">en </w:t>
      </w:r>
      <w:r>
        <w:t>redes muy densas y redes poco densas</w:t>
      </w:r>
      <w:r>
        <w:fldChar w:fldCharType="begin"/>
      </w:r>
      <w:ins w:id="65" w:author="Jorge Navarro González" w:date="2020-02-03T21:02:00Z">
        <w:r w:rsidR="006F6747">
          <w:instrText xml:space="preserve"> ADDIN ZOTERO_ITEM CSL_CITATION {"citationID":"DTcoe4Do","properties":{"formattedCitation":"(15)","plainCitation":"(15)","noteIndex":0},"citationItems":[{"id":77,"uris":["http://zotero.org/users/local/7KpN74TT/items/AGF98MY3"],"uri":["http://zotero.org/users/local/7KpN74TT/items/AGF98MY3"],"itemData":{"id":77,"type":"article-journal","language":"es","page":"49","source":"Zotero","title":"Ejemplos prácticos con UCINET 6.85 y NETDRAW 1.48","author":[{"family":"Alejandro","given":"Velázquez Álvarez O"},{"family":"Norman","given":"Aguilar Gallegos"}]}}],"schema":"https://github.com/citation-style-language/schema/raw/master/csl-citation.json"} </w:instrText>
        </w:r>
      </w:ins>
      <w:del w:id="66" w:author="Jorge Navarro González" w:date="2020-02-03T20:35:00Z">
        <w:r w:rsidR="004F79C5" w:rsidDel="00B827C1">
          <w:delInstrText xml:space="preserve"> ADDIN ZOTERO_ITEM CSL_CITATION {"citationID":"DTcoe4Do","properties":{"formattedCitation":"(10)","plainCitation":"(10)","noteIndex":0},"citationItems":[{"id":77,"uris":["http://zotero.org/users/local/7KpN74TT/items/AGF98MY3"],"uri":["http://zotero.org/users/local/7KpN74TT/items/AGF98MY3"],"itemData":{"id":77,"type":"article-journal","language":"es","page":"49","source":"Zotero","title":"Ejemplos prácticos con UCINET 6.85 y NETDRAW 1.48","author":[{"family":"Alejandro","given":"Velázquez Álvarez O"},{"family":"Norman","given":"Aguilar Gallegos"}]}}],"schema":"https://github.com/citation-style-language/schema/raw/master/csl-citation.json"} </w:delInstrText>
        </w:r>
      </w:del>
      <w:r>
        <w:fldChar w:fldCharType="separate"/>
      </w:r>
      <w:r w:rsidR="006F6747" w:rsidRPr="006F6747">
        <w:rPr>
          <w:rFonts w:cs="Liberation Serif"/>
        </w:rPr>
        <w:t>(15)</w:t>
      </w:r>
      <w:r>
        <w:fldChar w:fldCharType="end"/>
      </w:r>
      <w:r>
        <w:t>.</w:t>
      </w:r>
    </w:p>
    <w:p w14:paraId="58A61177" w14:textId="2085AE20" w:rsidR="00F32544" w:rsidRDefault="00F32544" w:rsidP="00272A19">
      <w:r>
        <w:t>Las redes muy densas van a ser las que tiene</w:t>
      </w:r>
      <w:r w:rsidR="006F5F20">
        <w:t>n</w:t>
      </w:r>
      <w:r>
        <w:t xml:space="preserve"> un número de enlaces mucho mayor que el número de nodos (L&gt;&gt;N). En caso contrario, es decir, </w:t>
      </w:r>
      <w:r w:rsidR="006F5F20">
        <w:t xml:space="preserve">cuando </w:t>
      </w:r>
      <w:r>
        <w:t>tengamos un número de enlaces similar al número de nodos, la red va a ser considerada una red poco densa.</w:t>
      </w:r>
    </w:p>
    <w:p w14:paraId="75F8E356" w14:textId="77777777" w:rsidR="00F32544" w:rsidRDefault="00F32544" w:rsidP="004511CE">
      <w:pPr>
        <w:pStyle w:val="Ttulo2"/>
        <w:numPr>
          <w:ilvl w:val="0"/>
          <w:numId w:val="16"/>
        </w:numPr>
      </w:pPr>
      <w:bookmarkStart w:id="67" w:name="_Toc31765827"/>
      <w:r>
        <w:t>Medidas de distancia</w:t>
      </w:r>
      <w:bookmarkEnd w:id="67"/>
    </w:p>
    <w:p w14:paraId="683643AA" w14:textId="573BC359" w:rsidR="00F32544" w:rsidRDefault="00F32544" w:rsidP="00F32544">
      <w:r>
        <w:t>Dentro de las medidas de distancia de una red debemos hacer hincapié en el concepto de distancia geodésica</w:t>
      </w:r>
      <w:r w:rsidR="008F2620">
        <w:t xml:space="preserve">; en una red binaria, </w:t>
      </w:r>
      <w:r>
        <w:t xml:space="preserve">la distancia geodésica entre dos nodos </w:t>
      </w:r>
      <w:r w:rsidR="008F2620">
        <w:t>es</w:t>
      </w:r>
      <w:r w:rsidR="005D3803">
        <w:t xml:space="preserve"> la</w:t>
      </w:r>
      <w:r w:rsidR="008F2620">
        <w:t xml:space="preserve"> </w:t>
      </w:r>
      <w:r>
        <w:t>distancia mínima</w:t>
      </w:r>
      <w:r w:rsidR="008F2620">
        <w:t xml:space="preserve"> (medida en número de enlaces)</w:t>
      </w:r>
      <w:r>
        <w:t xml:space="preserve"> entre el nodo origen y el nodo destino; en el caso de la red pesada, la distancia geodésica se va a calcular como la suma mínima de los pesos de los enlaces que hay que atravesar para ir de un nodo origen a un nodo destino.</w:t>
      </w:r>
    </w:p>
    <w:p w14:paraId="04CEC07B" w14:textId="77777777" w:rsidR="00F32544" w:rsidRDefault="00F32544" w:rsidP="00F32544">
      <w:pPr>
        <w:rPr>
          <w:b/>
          <w:bCs/>
        </w:rPr>
      </w:pPr>
      <w:r>
        <w:rPr>
          <w:b/>
          <w:bCs/>
        </w:rPr>
        <w:t>Componentes conectados</w:t>
      </w:r>
    </w:p>
    <w:p w14:paraId="0ABADB7F" w14:textId="416F28BC" w:rsidR="00F32544" w:rsidRDefault="00F32544" w:rsidP="00F32544">
      <w:r>
        <w:t>Se define componente conectado como el conjunto de nodos en</w:t>
      </w:r>
      <w:ins w:id="68" w:author="VIRGINIA AHEDO GARCIA" w:date="2020-02-03T17:27:00Z">
        <w:r w:rsidR="008F2620">
          <w:t>tre</w:t>
        </w:r>
      </w:ins>
      <w:r>
        <w:t xml:space="preserve"> los cuales siempre podremos desplazarnos de un nodo origen a un nodo destino a través de los enlaces que existen entre los nodos.</w:t>
      </w:r>
    </w:p>
    <w:p w14:paraId="3D833C14" w14:textId="77777777" w:rsidR="00F32544" w:rsidRDefault="00F32544" w:rsidP="00F32544">
      <w:pPr>
        <w:rPr>
          <w:b/>
          <w:bCs/>
        </w:rPr>
      </w:pPr>
      <w:r>
        <w:rPr>
          <w:b/>
          <w:bCs/>
        </w:rPr>
        <w:t>Excentricidad</w:t>
      </w:r>
    </w:p>
    <w:p w14:paraId="6EA493CB" w14:textId="0497D986" w:rsidR="00F32544" w:rsidRPr="00F32544" w:rsidRDefault="00F32544" w:rsidP="00F32544">
      <w:r>
        <w:t xml:space="preserve">La excentricidad de un nodo </w:t>
      </w:r>
      <w:r w:rsidR="00782BAD">
        <w:t>se puede definir como la distancia máxima que va a existir entre ese nodo y cualquier otro nodo de la red, siguiendo caminos de distancia mínima</w:t>
      </w:r>
      <w:r w:rsidR="00782BAD">
        <w:fldChar w:fldCharType="begin"/>
      </w:r>
      <w:ins w:id="69" w:author="Jorge Navarro González" w:date="2020-02-03T21:02:00Z">
        <w:r w:rsidR="006F6747">
          <w:instrText xml:space="preserve"> ADDIN ZOTERO_ITEM CSL_CITATION {"citationID":"RGjFIirK","properties":{"formattedCitation":"(16)","plainCitation":"(16)","noteIndex":0},"citationItems":[{"id":78,"uris":["http://zotero.org/users/local/7KpN74TT/items/LHLWHFV2"],"uri":["http://zotero.org/users/local/7KpN74TT/items/LHLWHFV2"],"itemData":{"id":78,"type":"article","title":"Volumen+I%2FP1-1-GRAFOSCONCEPTOSBASICOS.pdf","URL":"http://bibing.us.es/proyectos/abreproy/11749/fichero/Volumen+I%252FP1-1-GRAFOSCONCEPTOSBASICOS.pdf","accessed":{"date-parts":[["2020",1,29]]}}}],"schema":"https://github.com/citation-style-language/schema/raw/master/csl-citation.json"} </w:instrText>
        </w:r>
      </w:ins>
      <w:del w:id="70" w:author="Jorge Navarro González" w:date="2020-02-03T20:35:00Z">
        <w:r w:rsidR="004F79C5" w:rsidDel="00B827C1">
          <w:delInstrText xml:space="preserve"> ADDIN ZOTERO_ITEM CSL_CITATION {"citationID":"RGjFIirK","properties":{"formattedCitation":"(11)","plainCitation":"(11)","noteIndex":0},"citationItems":[{"id":78,"uris":["http://zotero.org/users/local/7KpN74TT/items/LHLWHFV2"],"uri":["http://zotero.org/users/local/7KpN74TT/items/LHLWHFV2"],"itemData":{"id":78,"type":"article","title":"Volumen+I%2FP1-1-GRAFOSCONCEPTOSBASICOS.pdf","URL":"http://bibing.us.es/proyectos/abreproy/11749/fichero/Volumen+I%252FP1-1-GRAFOSCONCEPTOSBASICOS.pdf","accessed":{"date-parts":[["2020",1,29]]}}}],"schema":"https://github.com/citation-style-language/schema/raw/master/csl-citation.json"} </w:delInstrText>
        </w:r>
      </w:del>
      <w:r w:rsidR="00782BAD">
        <w:fldChar w:fldCharType="separate"/>
      </w:r>
      <w:r w:rsidR="006F6747" w:rsidRPr="006F6747">
        <w:rPr>
          <w:rFonts w:cs="Liberation Serif"/>
        </w:rPr>
        <w:t>(16)</w:t>
      </w:r>
      <w:r w:rsidR="00782BAD">
        <w:fldChar w:fldCharType="end"/>
      </w:r>
      <w:r w:rsidR="00782BAD">
        <w:t>.</w:t>
      </w:r>
    </w:p>
    <w:p w14:paraId="3AC6CC5B" w14:textId="77777777" w:rsidR="00F32544" w:rsidRDefault="00F32544" w:rsidP="00F32544">
      <w:pPr>
        <w:rPr>
          <w:b/>
          <w:bCs/>
        </w:rPr>
      </w:pPr>
      <w:r>
        <w:rPr>
          <w:b/>
          <w:bCs/>
        </w:rPr>
        <w:t>Diámetro</w:t>
      </w:r>
    </w:p>
    <w:p w14:paraId="779A9167" w14:textId="15B15097" w:rsidR="00782BAD" w:rsidRDefault="00782BAD" w:rsidP="00782BAD">
      <w:r>
        <w:t>El diámetro de una red va a ser la longitud de</w:t>
      </w:r>
      <w:r w:rsidR="008F2620">
        <w:t>l</w:t>
      </w:r>
      <w:r>
        <w:t xml:space="preserve"> camino más corto que </w:t>
      </w:r>
      <w:r w:rsidR="008F2620">
        <w:t>une a los</w:t>
      </w:r>
      <w:r>
        <w:t xml:space="preserve"> dos nodos más alejados de la red.</w:t>
      </w:r>
    </w:p>
    <w:p w14:paraId="7FC90E28" w14:textId="42256DDF" w:rsidR="00782BAD" w:rsidRDefault="00782BAD" w:rsidP="00782BAD">
      <w:r>
        <w:t>Otra forma de definir este concepto teniendo en cuenta la excentricidad sería</w:t>
      </w:r>
      <w:r w:rsidR="008F2620">
        <w:t>:</w:t>
      </w:r>
      <w:r>
        <w:t xml:space="preserve"> </w:t>
      </w:r>
      <w:r w:rsidR="008F2620">
        <w:t>“</w:t>
      </w:r>
      <w:r>
        <w:t>el diámetro es la máxima de todas las excentricidades de la red</w:t>
      </w:r>
      <w:r w:rsidR="008F2620">
        <w:t>”</w:t>
      </w:r>
      <w:r>
        <w:t>.</w:t>
      </w:r>
    </w:p>
    <w:p w14:paraId="5F310A8B" w14:textId="3F3E10FA" w:rsidR="00782BAD" w:rsidRDefault="00782BAD" w:rsidP="00782BAD">
      <w:r>
        <w:t>Al diámetro se lo denota con la letra D</w:t>
      </w:r>
      <w:r>
        <w:fldChar w:fldCharType="begin"/>
      </w:r>
      <w:ins w:id="71" w:author="Jorge Navarro González" w:date="2020-02-03T21:02:00Z">
        <w:r w:rsidR="006F6747">
          <w:instrText xml:space="preserve"> ADDIN ZOTERO_ITEM CSL_CITATION {"citationID":"gdNbrlzS","properties":{"formattedCitation":"(16)","plainCitation":"(16)","noteIndex":0},"citationItems":[{"id":78,"uris":["http://zotero.org/users/local/7KpN74TT/items/LHLWHFV2"],"uri":["http://zotero.org/users/local/7KpN74TT/items/LHLWHFV2"],"itemData":{"id":78,"type":"article","title":"Volumen+I%2FP1-1-GRAFOSCONCEPTOSBASICOS.pdf","URL":"http://bibing.us.es/proyectos/abreproy/11749/fichero/Volumen+I%252FP1-1-GRAFOSCONCEPTOSBASICOS.pdf","accessed":{"date-parts":[["2020",1,29]]}}}],"schema":"https://github.com/citation-style-language/schema/raw/master/csl-citation.json"} </w:instrText>
        </w:r>
      </w:ins>
      <w:del w:id="72" w:author="Jorge Navarro González" w:date="2020-02-03T20:35:00Z">
        <w:r w:rsidR="004F79C5" w:rsidDel="00B827C1">
          <w:delInstrText xml:space="preserve"> ADDIN ZOTERO_ITEM CSL_CITATION {"citationID":"gdNbrlzS","properties":{"formattedCitation":"(11)","plainCitation":"(11)","noteIndex":0},"citationItems":[{"id":78,"uris":["http://zotero.org/users/local/7KpN74TT/items/LHLWHFV2"],"uri":["http://zotero.org/users/local/7KpN74TT/items/LHLWHFV2"],"itemData":{"id":78,"type":"article","title":"Volumen+I%2FP1-1-GRAFOSCONCEPTOSBASICOS.pdf","URL":"http://bibing.us.es/proyectos/abreproy/11749/fichero/Volumen+I%252FP1-1-GRAFOSCONCEPTOSBASICOS.pdf","accessed":{"date-parts":[["2020",1,29]]}}}],"schema":"https://github.com/citation-style-language/schema/raw/master/csl-citation.json"} </w:delInstrText>
        </w:r>
      </w:del>
      <w:r>
        <w:fldChar w:fldCharType="separate"/>
      </w:r>
      <w:r w:rsidR="006F6747" w:rsidRPr="006F6747">
        <w:rPr>
          <w:rFonts w:cs="Liberation Serif"/>
        </w:rPr>
        <w:t>(16)</w:t>
      </w:r>
      <w:r>
        <w:fldChar w:fldCharType="end"/>
      </w:r>
      <w:r>
        <w:t>.</w:t>
      </w:r>
    </w:p>
    <w:p w14:paraId="776E53A1" w14:textId="77777777" w:rsidR="00782BAD" w:rsidRDefault="00782BAD" w:rsidP="00782BAD">
      <w:pPr>
        <w:rPr>
          <w:b/>
          <w:bCs/>
        </w:rPr>
      </w:pPr>
      <w:r>
        <w:rPr>
          <w:b/>
          <w:bCs/>
        </w:rPr>
        <w:t>Radio</w:t>
      </w:r>
    </w:p>
    <w:p w14:paraId="5E8B3F39" w14:textId="0FFA208F" w:rsidR="00782BAD" w:rsidRDefault="00782BAD" w:rsidP="00782BAD">
      <w:r>
        <w:lastRenderedPageBreak/>
        <w:t>Así como el diámetro se definía como la máxima de las excentricidades, el radio se va a definir como la mínima de las excentricidades.</w:t>
      </w:r>
      <w:r w:rsidR="00FE561D">
        <w:t xml:space="preserve"> </w:t>
      </w:r>
      <w:r w:rsidR="008F2620">
        <w:t>En redes</w:t>
      </w:r>
      <w:r w:rsidR="00FE561D">
        <w:t>, dos veces el radio siempre va a ser igual o más grande que el diámetro.</w:t>
      </w:r>
    </w:p>
    <w:p w14:paraId="1F0551BD" w14:textId="77777777" w:rsidR="00FE561D" w:rsidRDefault="00FE561D" w:rsidP="004511CE">
      <w:pPr>
        <w:pStyle w:val="Ttulo2"/>
        <w:numPr>
          <w:ilvl w:val="0"/>
          <w:numId w:val="16"/>
        </w:numPr>
      </w:pPr>
      <w:bookmarkStart w:id="73" w:name="_Toc31765828"/>
      <w:r>
        <w:t xml:space="preserve">Medidas de </w:t>
      </w:r>
      <w:r w:rsidRPr="008F2620">
        <w:rPr>
          <w:i/>
          <w:iCs/>
          <w:rPrChange w:id="74" w:author="VIRGINIA AHEDO GARCIA" w:date="2020-02-03T17:31:00Z">
            <w:rPr/>
          </w:rPrChange>
        </w:rPr>
        <w:t>clustering</w:t>
      </w:r>
      <w:bookmarkEnd w:id="73"/>
    </w:p>
    <w:p w14:paraId="2A1D85F2" w14:textId="77777777" w:rsidR="00FE561D" w:rsidRDefault="00FE561D" w:rsidP="00FE561D">
      <w:r>
        <w:t xml:space="preserve">En este apartado nos vamos a centrar en hablar del coeficiente de </w:t>
      </w:r>
      <w:r w:rsidRPr="008F2620">
        <w:rPr>
          <w:i/>
          <w:iCs/>
          <w:rPrChange w:id="75" w:author="VIRGINIA AHEDO GARCIA" w:date="2020-02-03T17:31:00Z">
            <w:rPr/>
          </w:rPrChange>
        </w:rPr>
        <w:t>clustering</w:t>
      </w:r>
      <w:r>
        <w:t xml:space="preserve"> y de la transitividad.</w:t>
      </w:r>
    </w:p>
    <w:p w14:paraId="49A856ED" w14:textId="77777777" w:rsidR="00FE561D" w:rsidRDefault="00FE561D" w:rsidP="00FE561D">
      <w:pPr>
        <w:rPr>
          <w:b/>
          <w:bCs/>
        </w:rPr>
      </w:pPr>
      <w:r>
        <w:rPr>
          <w:b/>
          <w:bCs/>
        </w:rPr>
        <w:t xml:space="preserve">Coeficiente de </w:t>
      </w:r>
      <w:r w:rsidRPr="008F2620">
        <w:rPr>
          <w:b/>
          <w:bCs/>
          <w:i/>
          <w:iCs/>
          <w:rPrChange w:id="76" w:author="VIRGINIA AHEDO GARCIA" w:date="2020-02-03T17:31:00Z">
            <w:rPr>
              <w:b/>
              <w:bCs/>
            </w:rPr>
          </w:rPrChange>
        </w:rPr>
        <w:t>clustering</w:t>
      </w:r>
      <w:r>
        <w:rPr>
          <w:b/>
          <w:bCs/>
        </w:rPr>
        <w:t xml:space="preserve"> local</w:t>
      </w:r>
    </w:p>
    <w:p w14:paraId="5A1B9CE9" w14:textId="6D0E3229" w:rsidR="00FE561D" w:rsidRDefault="00FE561D" w:rsidP="00FE561D">
      <w:r>
        <w:t xml:space="preserve">El coeficiente de </w:t>
      </w:r>
      <w:r w:rsidRPr="008F2620">
        <w:rPr>
          <w:i/>
          <w:iCs/>
          <w:rPrChange w:id="77" w:author="VIRGINIA AHEDO GARCIA" w:date="2020-02-03T17:31:00Z">
            <w:rPr/>
          </w:rPrChange>
        </w:rPr>
        <w:t>clustering</w:t>
      </w:r>
      <w:r>
        <w:t xml:space="preserve"> local de una red </w:t>
      </w:r>
      <w:r w:rsidR="0044551A">
        <w:t xml:space="preserve">mide la cantidad de vecinos de un nodo que están conectados entre sí. </w:t>
      </w:r>
      <w:r w:rsidR="007B79C8">
        <w:t>El coeficiente de clustering es de utilidad</w:t>
      </w:r>
      <w:r w:rsidR="0044551A">
        <w:t xml:space="preserve"> para calcular algunas medidas de centralidad de la red que serán explicadas posteriormente</w:t>
      </w:r>
      <w:r w:rsidR="001A560D">
        <w:fldChar w:fldCharType="begin"/>
      </w:r>
      <w:ins w:id="78" w:author="Jorge Navarro González" w:date="2020-02-03T21:02:00Z">
        <w:r w:rsidR="006F6747">
          <w:instrText xml:space="preserve"> ADDIN ZOTERO_ITEM CSL_CITATION {"citationID":"Nbm0IT40","properties":{"formattedCitation":"(17)","plainCitation":"(17)","noteIndex":0},"citationItems":[{"id":82,"uris":["http://zotero.org/users/local/7KpN74TT/items/EA8IT278"],"uri":["http://zotero.org/users/local/7KpN74TT/items/EA8IT278"],"itemData":{"id":82,"type":"entry-encyclopedia","abstract":"El coeficiente de agrupamiento (mencionado en la literatura también como clustering coefficient) de un vértice en un grafo cuantifica qué tanto está de agrupado (o interconectado) con sus vecinos. Se puede decir que si el vértice está agrupado como un clique (grafo completo) su valor es máximo, mientras que un valor pequeño indica un vértice poco agrupado en la red. Duncan J. Watts y Steven Strogatz fueron los primeros en idear este coeficiente, en 1998[1]</w:instrText>
        </w:r>
        <w:r w:rsidR="006F6747">
          <w:rPr>
            <w:rFonts w:ascii="Times New Roman" w:hAnsi="Times New Roman" w:cs="Times New Roman"/>
          </w:rPr>
          <w:instrText>​</w:instrText>
        </w:r>
        <w:r w:rsidR="006F6747">
          <w:instrText xml:space="preserve"> para determinar si un grafo es una red de mundo peque</w:instrText>
        </w:r>
        <w:r w:rsidR="006F6747">
          <w:rPr>
            <w:rFonts w:cs="Liberation Serif"/>
          </w:rPr>
          <w:instrText>ñ</w:instrText>
        </w:r>
        <w:r w:rsidR="006F6747">
          <w:instrText xml:space="preserve">o. Se suele representar formalmente como \n  \n    \n      \n        \n          C\n          \n            i\n          \n        \n      \n    \n    {\\displaystyle C_{i}}\n  . En algunas ocasiones dentro del mundo de la teoría de redes se denomina a este coeficiente también como transitividad.","container-title":"Wikipedia, la enciclopedia libre","language":"es","note":"Page Version ID: 117954147","source":"Wikipedia","title":"Coeficiente de agrupamiento","URL":"https://es.wikipedia.org/w/index.php?title=Coeficiente_de_agrupamiento&amp;oldid=117954147","accessed":{"date-parts":[["2020",1,29]]},"issued":{"date-parts":[["2019",8,2]]}}}],"schema":"https://github.com/citation-style-language/schema/raw/master/csl-citation.json"} </w:instrText>
        </w:r>
      </w:ins>
      <w:del w:id="79" w:author="Jorge Navarro González" w:date="2020-02-03T20:35:00Z">
        <w:r w:rsidR="004F79C5" w:rsidDel="00B827C1">
          <w:delInstrText xml:space="preserve"> ADDIN ZOTERO_ITEM CSL_CITATION {"citationID":"Nbm0IT40","properties":{"formattedCitation":"(12)","plainCitation":"(12)","noteIndex":0},"citationItems":[{"id":82,"uris":["http://zotero.org/users/local/7KpN74TT/items/EA8IT278"],"uri":["http://zotero.org/users/local/7KpN74TT/items/EA8IT278"],"itemData":{"id":82,"type":"entry-encyclopedia","abstract":"El coeficiente de agrupamiento (mencionado en la literatura también como clustering coefficient) de un vértice en un grafo cuantifica qué tanto está de agrupado (o interconectado) con sus vecinos. Se puede decir que si el vértice está agrupado como un clique (grafo completo) su valor es máximo, mientras que un valor pequeño indica un vértice poco agrupado en la red. Duncan J. Watts y Steven Strogatz fueron los primeros en idear este coeficiente, en 1998[1]</w:delInstrText>
        </w:r>
        <w:r w:rsidR="004F79C5" w:rsidDel="00B827C1">
          <w:rPr>
            <w:rFonts w:ascii="Times New Roman" w:hAnsi="Times New Roman" w:cs="Times New Roman"/>
          </w:rPr>
          <w:delInstrText>​</w:delInstrText>
        </w:r>
        <w:r w:rsidR="004F79C5" w:rsidDel="00B827C1">
          <w:delInstrText xml:space="preserve"> para determinar si un grafo es una red de mundo peque</w:delInstrText>
        </w:r>
        <w:r w:rsidR="004F79C5" w:rsidDel="00B827C1">
          <w:rPr>
            <w:rFonts w:cs="Liberation Serif"/>
          </w:rPr>
          <w:delInstrText>ñ</w:delInstrText>
        </w:r>
        <w:r w:rsidR="004F79C5" w:rsidDel="00B827C1">
          <w:delInstrText xml:space="preserve">o. Se suele representar formalmente como \n  \n    \n      \n        \n          C\n          \n            i\n          \n        \n      \n    \n    {\\displaystyle C_{i}}\n  . En algunas ocasiones dentro del mundo de la teoría de redes se denomina a este coeficiente también como transitividad.","container-title":"Wikipedia, la enciclopedia libre","language":"es","note":"Page Version ID: 117954147","source":"Wikipedia","title":"Coeficiente de agrupamiento","URL":"https://es.wikipedia.org/w/index.php?title=Coeficiente_de_agrupamiento&amp;oldid=117954147","accessed":{"date-parts":[["2020",1,29]]},"issued":{"date-parts":[["2019",8,2]]}}}],"schema":"https://github.com/citation-style-language/schema/raw/master/csl-citation.json"} </w:delInstrText>
        </w:r>
      </w:del>
      <w:r w:rsidR="001A560D">
        <w:fldChar w:fldCharType="separate"/>
      </w:r>
      <w:r w:rsidR="006F6747" w:rsidRPr="006F6747">
        <w:rPr>
          <w:rFonts w:cs="Liberation Serif"/>
        </w:rPr>
        <w:t>(17)</w:t>
      </w:r>
      <w:r w:rsidR="001A560D">
        <w:fldChar w:fldCharType="end"/>
      </w:r>
      <w:r w:rsidR="0044551A">
        <w:t>.</w:t>
      </w:r>
    </w:p>
    <w:p w14:paraId="705F762D" w14:textId="77777777" w:rsidR="0044551A" w:rsidRDefault="0044551A" w:rsidP="00FE561D">
      <w:r>
        <w:t xml:space="preserve">Para calcular esta medida </w:t>
      </w:r>
      <w:r w:rsidR="001A560D">
        <w:t xml:space="preserve">en una red no dirigida </w:t>
      </w:r>
      <w:r>
        <w:t>se emplea la siguiente fórmula:</w:t>
      </w:r>
    </w:p>
    <w:p w14:paraId="19458CE5" w14:textId="77777777" w:rsidR="0044551A" w:rsidRPr="0044551A" w:rsidRDefault="00C10F94" w:rsidP="0044551A">
      <w:pPr>
        <w:keepNext/>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-1</m:t>
                  </m:r>
                </m:e>
              </m:d>
            </m:den>
          </m:f>
        </m:oMath>
      </m:oMathPara>
    </w:p>
    <w:p w14:paraId="1C3ADA13" w14:textId="77777777" w:rsidR="0044551A" w:rsidRDefault="0044551A" w:rsidP="0044551A">
      <w:r>
        <w:t>Donde debemos tener en cuenta que:</w:t>
      </w:r>
    </w:p>
    <w:p w14:paraId="18CCDD2D" w14:textId="77777777" w:rsidR="0044551A" w:rsidRDefault="0044551A" w:rsidP="004511CE">
      <w:pPr>
        <w:pStyle w:val="Prrafodelista"/>
        <w:numPr>
          <w:ilvl w:val="0"/>
          <w:numId w:val="21"/>
        </w:numPr>
      </w:pPr>
      <w:r>
        <w:t>C</w:t>
      </w:r>
      <w:r>
        <w:rPr>
          <w:vertAlign w:val="subscript"/>
        </w:rPr>
        <w:t>i</w:t>
      </w:r>
      <w:r>
        <w:t>: Coeficiente de clustering local del nodo i.</w:t>
      </w:r>
    </w:p>
    <w:p w14:paraId="064DCBC3" w14:textId="77777777" w:rsidR="0044551A" w:rsidRDefault="0044551A" w:rsidP="004511CE">
      <w:pPr>
        <w:pStyle w:val="Prrafodelista"/>
        <w:numPr>
          <w:ilvl w:val="0"/>
          <w:numId w:val="21"/>
        </w:numPr>
      </w:pPr>
      <w:r>
        <w:t>k</w:t>
      </w:r>
      <w:r>
        <w:rPr>
          <w:vertAlign w:val="subscript"/>
        </w:rPr>
        <w:t>i</w:t>
      </w:r>
      <w:r>
        <w:t>: Grado del nodo i.</w:t>
      </w:r>
    </w:p>
    <w:p w14:paraId="718EA518" w14:textId="77777777" w:rsidR="0044551A" w:rsidRDefault="0044551A" w:rsidP="004511CE">
      <w:pPr>
        <w:pStyle w:val="Prrafodelista"/>
        <w:numPr>
          <w:ilvl w:val="0"/>
          <w:numId w:val="21"/>
        </w:numPr>
      </w:pPr>
      <w:r>
        <w:t>L</w:t>
      </w:r>
      <w:r>
        <w:rPr>
          <w:vertAlign w:val="subscript"/>
        </w:rPr>
        <w:t>i</w:t>
      </w:r>
      <w:r>
        <w:t>: Número de enlaces que tiene el nodo i.</w:t>
      </w:r>
    </w:p>
    <w:p w14:paraId="08607ED6" w14:textId="77777777" w:rsidR="001A560D" w:rsidRPr="0044551A" w:rsidRDefault="001A560D" w:rsidP="001A560D">
      <w:r>
        <w:t>Para calcular esta medida en una red dirigida bastaría con eliminar el “2” en el numerador.</w:t>
      </w:r>
    </w:p>
    <w:p w14:paraId="78EE879E" w14:textId="77777777" w:rsidR="00F32544" w:rsidRDefault="0044551A" w:rsidP="0044551A">
      <w:pPr>
        <w:rPr>
          <w:b/>
          <w:bCs/>
        </w:rPr>
      </w:pPr>
      <w:r>
        <w:rPr>
          <w:b/>
          <w:bCs/>
        </w:rPr>
        <w:t xml:space="preserve">Coeficiente de </w:t>
      </w:r>
      <w:r w:rsidRPr="007B79C8">
        <w:rPr>
          <w:b/>
          <w:bCs/>
          <w:i/>
          <w:iCs/>
          <w:rPrChange w:id="80" w:author="VIRGINIA AHEDO GARCIA" w:date="2020-02-03T17:33:00Z">
            <w:rPr>
              <w:b/>
              <w:bCs/>
            </w:rPr>
          </w:rPrChange>
        </w:rPr>
        <w:t>clustering</w:t>
      </w:r>
      <w:r>
        <w:rPr>
          <w:b/>
          <w:bCs/>
        </w:rPr>
        <w:t xml:space="preserve"> local medio</w:t>
      </w:r>
    </w:p>
    <w:p w14:paraId="71D5BB38" w14:textId="2837FED0" w:rsidR="0044551A" w:rsidRDefault="0044551A" w:rsidP="0044551A">
      <w:r>
        <w:t xml:space="preserve">Una medida global del coeficiente de </w:t>
      </w:r>
      <w:r w:rsidRPr="007B79C8">
        <w:rPr>
          <w:i/>
          <w:iCs/>
          <w:rPrChange w:id="81" w:author="VIRGINIA AHEDO GARCIA" w:date="2020-02-03T17:33:00Z">
            <w:rPr/>
          </w:rPrChange>
        </w:rPr>
        <w:t>clustering</w:t>
      </w:r>
      <w:r>
        <w:t xml:space="preserve"> es el coeficiente de </w:t>
      </w:r>
      <w:r w:rsidRPr="007B79C8">
        <w:rPr>
          <w:i/>
          <w:iCs/>
          <w:rPrChange w:id="82" w:author="VIRGINIA AHEDO GARCIA" w:date="2020-02-03T17:33:00Z">
            <w:rPr/>
          </w:rPrChange>
        </w:rPr>
        <w:t xml:space="preserve">clustering </w:t>
      </w:r>
      <w:r>
        <w:t xml:space="preserve">local medio con el cual se calcula una media de todos los coeficientes de </w:t>
      </w:r>
      <w:r w:rsidRPr="007B79C8">
        <w:rPr>
          <w:i/>
          <w:iCs/>
          <w:rPrChange w:id="83" w:author="VIRGINIA AHEDO GARCIA" w:date="2020-02-03T17:33:00Z">
            <w:rPr/>
          </w:rPrChange>
        </w:rPr>
        <w:t>clustering</w:t>
      </w:r>
      <w:r>
        <w:t xml:space="preserve"> locales de cada nodo</w:t>
      </w:r>
      <w:r w:rsidR="001A560D">
        <w:fldChar w:fldCharType="begin"/>
      </w:r>
      <w:ins w:id="84" w:author="Jorge Navarro González" w:date="2020-02-03T21:02:00Z">
        <w:r w:rsidR="006F6747">
          <w:instrText xml:space="preserve"> ADDIN ZOTERO_ITEM CSL_CITATION {"citationID":"6FGEXAs1","properties":{"formattedCitation":"(17)","plainCitation":"(17)","noteIndex":0},"citationItems":[{"id":82,"uris":["http://zotero.org/users/local/7KpN74TT/items/EA8IT278"],"uri":["http://zotero.org/users/local/7KpN74TT/items/EA8IT278"],"itemData":{"id":82,"type":"entry-encyclopedia","abstract":"El coeficiente de agrupamiento (mencionado en la literatura también como clustering coefficient) de un vértice en un grafo cuantifica qué tanto está de agrupado (o interconectado) con sus vecinos. Se puede decir que si el vértice está agrupado como un clique (grafo completo) su valor es máximo, mientras que un valor pequeño indica un vértice poco agrupado en la red. Duncan J. Watts y Steven Strogatz fueron los primeros en idear este coeficiente, en 1998[1]</w:instrText>
        </w:r>
        <w:r w:rsidR="006F6747">
          <w:rPr>
            <w:rFonts w:ascii="Times New Roman" w:hAnsi="Times New Roman" w:cs="Times New Roman"/>
          </w:rPr>
          <w:instrText>​</w:instrText>
        </w:r>
        <w:r w:rsidR="006F6747">
          <w:instrText xml:space="preserve"> para determinar si un grafo es una red de mundo peque</w:instrText>
        </w:r>
        <w:r w:rsidR="006F6747">
          <w:rPr>
            <w:rFonts w:cs="Liberation Serif"/>
          </w:rPr>
          <w:instrText>ñ</w:instrText>
        </w:r>
        <w:r w:rsidR="006F6747">
          <w:instrText xml:space="preserve">o. Se suele representar formalmente como \n  \n    \n      \n        \n          C\n          \n            i\n          \n        \n      \n    \n    {\\displaystyle C_{i}}\n  . En algunas ocasiones dentro del mundo de la teoría de redes se denomina a este coeficiente también como transitividad.","container-title":"Wikipedia, la enciclopedia libre","language":"es","note":"Page Version ID: 117954147","source":"Wikipedia","title":"Coeficiente de agrupamiento","URL":"https://es.wikipedia.org/w/index.php?title=Coeficiente_de_agrupamiento&amp;oldid=117954147","accessed":{"date-parts":[["2020",1,29]]},"issued":{"date-parts":[["2019",8,2]]}}}],"schema":"https://github.com/citation-style-language/schema/raw/master/csl-citation.json"} </w:instrText>
        </w:r>
      </w:ins>
      <w:del w:id="85" w:author="Jorge Navarro González" w:date="2020-02-03T20:35:00Z">
        <w:r w:rsidR="004F79C5" w:rsidDel="00B827C1">
          <w:delInstrText xml:space="preserve"> ADDIN ZOTERO_ITEM CSL_CITATION {"citationID":"6FGEXAs1","properties":{"formattedCitation":"(12)","plainCitation":"(12)","noteIndex":0},"citationItems":[{"id":82,"uris":["http://zotero.org/users/local/7KpN74TT/items/EA8IT278"],"uri":["http://zotero.org/users/local/7KpN74TT/items/EA8IT278"],"itemData":{"id":82,"type":"entry-encyclopedia","abstract":"El coeficiente de agrupamiento (mencionado en la literatura también como clustering coefficient) de un vértice en un grafo cuantifica qué tanto está de agrupado (o interconectado) con sus vecinos. Se puede decir que si el vértice está agrupado como un clique (grafo completo) su valor es máximo, mientras que un valor pequeño indica un vértice poco agrupado en la red. Duncan J. Watts y Steven Strogatz fueron los primeros en idear este coeficiente, en 1998[1]</w:delInstrText>
        </w:r>
        <w:r w:rsidR="004F79C5" w:rsidDel="00B827C1">
          <w:rPr>
            <w:rFonts w:ascii="Times New Roman" w:hAnsi="Times New Roman" w:cs="Times New Roman"/>
          </w:rPr>
          <w:delInstrText>​</w:delInstrText>
        </w:r>
        <w:r w:rsidR="004F79C5" w:rsidDel="00B827C1">
          <w:delInstrText xml:space="preserve"> para determinar si un grafo es una red de mundo peque</w:delInstrText>
        </w:r>
        <w:r w:rsidR="004F79C5" w:rsidDel="00B827C1">
          <w:rPr>
            <w:rFonts w:cs="Liberation Serif"/>
          </w:rPr>
          <w:delInstrText>ñ</w:delInstrText>
        </w:r>
        <w:r w:rsidR="004F79C5" w:rsidDel="00B827C1">
          <w:delInstrText xml:space="preserve">o. Se suele representar formalmente como \n  \n    \n      \n        \n          C\n          \n            i\n          \n        \n      \n    \n    {\\displaystyle C_{i}}\n  . En algunas ocasiones dentro del mundo de la teoría de redes se denomina a este coeficiente también como transitividad.","container-title":"Wikipedia, la enciclopedia libre","language":"es","note":"Page Version ID: 117954147","source":"Wikipedia","title":"Coeficiente de agrupamiento","URL":"https://es.wikipedia.org/w/index.php?title=Coeficiente_de_agrupamiento&amp;oldid=117954147","accessed":{"date-parts":[["2020",1,29]]},"issued":{"date-parts":[["2019",8,2]]}}}],"schema":"https://github.com/citation-style-language/schema/raw/master/csl-citation.json"} </w:delInstrText>
        </w:r>
      </w:del>
      <w:r w:rsidR="001A560D">
        <w:fldChar w:fldCharType="separate"/>
      </w:r>
      <w:r w:rsidR="006F6747" w:rsidRPr="006F6747">
        <w:rPr>
          <w:rFonts w:cs="Liberation Serif"/>
        </w:rPr>
        <w:t>(17)</w:t>
      </w:r>
      <w:r w:rsidR="001A560D">
        <w:fldChar w:fldCharType="end"/>
      </w:r>
      <w:r>
        <w:t>.</w:t>
      </w:r>
    </w:p>
    <w:p w14:paraId="2F7C593E" w14:textId="77777777" w:rsidR="0044551A" w:rsidRDefault="0044551A" w:rsidP="0044551A">
      <w:r>
        <w:t xml:space="preserve">Para calcular el coeficiente de </w:t>
      </w:r>
      <w:r w:rsidRPr="007B79C8">
        <w:rPr>
          <w:i/>
          <w:iCs/>
          <w:rPrChange w:id="86" w:author="VIRGINIA AHEDO GARCIA" w:date="2020-02-03T17:33:00Z">
            <w:rPr/>
          </w:rPrChange>
        </w:rPr>
        <w:t>clustering</w:t>
      </w:r>
      <w:r>
        <w:t xml:space="preserve"> local medio se emplea la siguiente fórmula:</w:t>
      </w:r>
    </w:p>
    <w:p w14:paraId="507869C7" w14:textId="77777777" w:rsidR="0044551A" w:rsidRPr="0044551A" w:rsidRDefault="00C10F94" w:rsidP="0044551A">
      <w:pPr>
        <w:keepNext/>
        <w:jc w:val="center"/>
        <w:rPr>
          <w:sz w:val="24"/>
          <w:szCs w:val="24"/>
        </w:rPr>
      </w:pPr>
      <m:oMathPara>
        <m:oMath>
          <m:d>
            <m:dPr>
              <m:begChr m:val="〈"/>
              <m:endChr m:val="〉"/>
              <m:ctrlPr>
                <w:rPr>
                  <w:rFonts w:ascii="Cambria Math" w:hAnsi="Cambria Math"/>
                  <w:i/>
                  <w:sz w:val="24"/>
                  <w:szCs w:val="24"/>
                </w:rPr>
              </m:ctrlPr>
            </m:dPr>
            <m:e>
              <m:r>
                <w:rPr>
                  <w:rFonts w:ascii="Cambria Math" w:hAnsi="Cambria Math"/>
                  <w:sz w:val="24"/>
                  <w:szCs w:val="24"/>
                </w:rPr>
                <m:t>C</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oMath>
      </m:oMathPara>
    </w:p>
    <w:p w14:paraId="367ED15C" w14:textId="77777777" w:rsidR="0044551A" w:rsidRDefault="0044551A" w:rsidP="0044551A">
      <w:r>
        <w:t>Donde debemos tener en cuenta que:</w:t>
      </w:r>
    </w:p>
    <w:p w14:paraId="3A3276A3" w14:textId="77777777" w:rsidR="0044551A" w:rsidRDefault="0044551A" w:rsidP="004511CE">
      <w:pPr>
        <w:pStyle w:val="Prrafodelista"/>
        <w:numPr>
          <w:ilvl w:val="0"/>
          <w:numId w:val="20"/>
        </w:numPr>
      </w:pPr>
      <w:r>
        <w:t>N: Número de nodos de la red.</w:t>
      </w:r>
    </w:p>
    <w:p w14:paraId="3CFE183E" w14:textId="77777777" w:rsidR="0044551A" w:rsidRDefault="0044551A" w:rsidP="004511CE">
      <w:pPr>
        <w:pStyle w:val="Prrafodelista"/>
        <w:numPr>
          <w:ilvl w:val="0"/>
          <w:numId w:val="20"/>
        </w:numPr>
      </w:pPr>
      <w:r>
        <w:t xml:space="preserve">&lt;C&gt;: Coeficiente de </w:t>
      </w:r>
      <w:r w:rsidRPr="007B79C8">
        <w:rPr>
          <w:i/>
          <w:iCs/>
          <w:rPrChange w:id="87" w:author="VIRGINIA AHEDO GARCIA" w:date="2020-02-03T17:33:00Z">
            <w:rPr/>
          </w:rPrChange>
        </w:rPr>
        <w:t>clustering</w:t>
      </w:r>
      <w:r>
        <w:t xml:space="preserve"> local medio.</w:t>
      </w:r>
    </w:p>
    <w:p w14:paraId="7AF4D1DF" w14:textId="77777777" w:rsidR="0044551A" w:rsidRPr="0044551A" w:rsidRDefault="0044551A" w:rsidP="004511CE">
      <w:pPr>
        <w:pStyle w:val="Prrafodelista"/>
        <w:numPr>
          <w:ilvl w:val="0"/>
          <w:numId w:val="20"/>
        </w:numPr>
      </w:pPr>
      <w:r>
        <w:t>C</w:t>
      </w:r>
      <w:r>
        <w:rPr>
          <w:vertAlign w:val="subscript"/>
        </w:rPr>
        <w:t>i</w:t>
      </w:r>
      <w:r>
        <w:t xml:space="preserve">: Coeficiente de </w:t>
      </w:r>
      <w:r w:rsidRPr="007B79C8">
        <w:rPr>
          <w:i/>
          <w:iCs/>
          <w:rPrChange w:id="88" w:author="VIRGINIA AHEDO GARCIA" w:date="2020-02-03T17:33:00Z">
            <w:rPr/>
          </w:rPrChange>
        </w:rPr>
        <w:t>clustering</w:t>
      </w:r>
      <w:r>
        <w:t xml:space="preserve"> local del nodo i.</w:t>
      </w:r>
    </w:p>
    <w:bookmarkEnd w:id="1"/>
    <w:p w14:paraId="1D243F91" w14:textId="77777777" w:rsidR="00272A19" w:rsidRDefault="001A560D" w:rsidP="001A560D">
      <w:pPr>
        <w:rPr>
          <w:b/>
          <w:bCs/>
        </w:rPr>
      </w:pPr>
      <w:r w:rsidRPr="001A560D">
        <w:rPr>
          <w:b/>
          <w:bCs/>
        </w:rPr>
        <w:t>Transitividad</w:t>
      </w:r>
    </w:p>
    <w:p w14:paraId="12A7525A" w14:textId="77777777" w:rsidR="001A560D" w:rsidRDefault="001A560D" w:rsidP="001A560D">
      <w:r>
        <w:t xml:space="preserve">Aunque en ocasiones se emplea el mismo nombre para llamar al coeficiente de </w:t>
      </w:r>
      <w:r w:rsidRPr="007B79C8">
        <w:rPr>
          <w:i/>
          <w:iCs/>
          <w:rPrChange w:id="89" w:author="VIRGINIA AHEDO GARCIA" w:date="2020-02-03T17:34:00Z">
            <w:rPr/>
          </w:rPrChange>
        </w:rPr>
        <w:t>clustering</w:t>
      </w:r>
      <w:r>
        <w:t xml:space="preserve"> local que a la transitividad, se calculan de una forma distinta. La transitividad mide el número de tríadas abiertas, las tríadas son los triángulos que se forman en la red entre tres nodos y se calcula de la siguiente forma:</w:t>
      </w:r>
    </w:p>
    <w:p w14:paraId="380F14C5" w14:textId="77777777" w:rsidR="001A560D" w:rsidRPr="00DA6937" w:rsidRDefault="001A560D" w:rsidP="001A560D">
      <w:pPr>
        <w:keepNext/>
        <w:jc w:val="center"/>
        <w:rPr>
          <w:rFonts w:eastAsiaTheme="minorEastAsia"/>
        </w:rPr>
      </w:pPr>
      <m:oMathPara>
        <m:oMath>
          <m:r>
            <w:rPr>
              <w:rFonts w:ascii="Cambria Math" w:hAnsi="Cambria Math"/>
            </w:rPr>
            <m:t>Transitividad=</m:t>
          </m:r>
          <m:f>
            <m:fPr>
              <m:ctrlPr>
                <w:rPr>
                  <w:rFonts w:ascii="Cambria Math" w:hAnsi="Cambria Math"/>
                  <w:i/>
                </w:rPr>
              </m:ctrlPr>
            </m:fPr>
            <m:num>
              <m:r>
                <w:rPr>
                  <w:rFonts w:ascii="Cambria Math" w:hAnsi="Cambria Math"/>
                </w:rPr>
                <m:t>3×Nº de tríadas cerradas</m:t>
              </m:r>
            </m:num>
            <m:den>
              <m:r>
                <w:rPr>
                  <w:rFonts w:ascii="Cambria Math" w:hAnsi="Cambria Math"/>
                </w:rPr>
                <m:t>Nº de tríadas abiertas</m:t>
              </m:r>
            </m:den>
          </m:f>
        </m:oMath>
      </m:oMathPara>
    </w:p>
    <w:p w14:paraId="359CADBF" w14:textId="77777777" w:rsidR="001A560D" w:rsidRDefault="001A560D" w:rsidP="004511CE">
      <w:pPr>
        <w:pStyle w:val="Ttulo2"/>
        <w:numPr>
          <w:ilvl w:val="0"/>
          <w:numId w:val="16"/>
        </w:numPr>
        <w:rPr>
          <w:rFonts w:eastAsiaTheme="minorEastAsia"/>
        </w:rPr>
      </w:pPr>
      <w:bookmarkStart w:id="90" w:name="_Toc31765829"/>
      <w:r>
        <w:rPr>
          <w:rFonts w:eastAsiaTheme="minorEastAsia"/>
        </w:rPr>
        <w:t>Medidas de centralidad</w:t>
      </w:r>
      <w:bookmarkEnd w:id="90"/>
    </w:p>
    <w:p w14:paraId="56C24C9B" w14:textId="6BBCEF9D" w:rsidR="001A560D" w:rsidRDefault="000A69D9" w:rsidP="001A560D">
      <w:r>
        <w:t>Las medidas de centralidad nos sirven para</w:t>
      </w:r>
      <w:r w:rsidR="007B79C8">
        <w:t xml:space="preserve"> determinar qué nodos son los más importantes de la red atendiendo a distintos criterios; por ello, el nodo más importante según una de ellas no </w:t>
      </w:r>
      <w:r w:rsidR="007B79C8">
        <w:lastRenderedPageBreak/>
        <w:t>tiene por qué ser el nodo más importante de acuerdo con otra de las métricas de centralidad.</w:t>
      </w:r>
      <w:r>
        <w:t xml:space="preserve"> </w:t>
      </w:r>
      <w:r w:rsidR="00DA6937">
        <w:t xml:space="preserve">En todos los gráficos que van a aparecer </w:t>
      </w:r>
      <w:r w:rsidR="007B79C8">
        <w:t xml:space="preserve">para </w:t>
      </w:r>
      <w:r w:rsidR="00DA6937">
        <w:t xml:space="preserve">cada una de las medidas de centralidad descritas, los nodos </w:t>
      </w:r>
      <w:r w:rsidR="007B79C8">
        <w:t>tienen un tamaño proporcional al valor que poseen de la métrica en cuestión, pudiendo ser clasificados visualmente de más importante a menos importante según su tamaño</w:t>
      </w:r>
      <w:r w:rsidR="00DA6937">
        <w:t>. Todas las imágenes han sido obtenidas de la aplicación</w:t>
      </w:r>
      <w:r w:rsidR="007B79C8">
        <w:t xml:space="preserve"> utilizando la librería de Python NetworkX</w:t>
      </w:r>
      <w:r w:rsidR="00DA6937">
        <w:t>.</w:t>
      </w:r>
    </w:p>
    <w:p w14:paraId="7701B670" w14:textId="77777777" w:rsidR="000A69D9" w:rsidRDefault="000A69D9" w:rsidP="001A560D">
      <w:pPr>
        <w:rPr>
          <w:b/>
          <w:bCs/>
        </w:rPr>
      </w:pPr>
      <w:r>
        <w:rPr>
          <w:b/>
          <w:bCs/>
        </w:rPr>
        <w:t>Centralidad de grado</w:t>
      </w:r>
    </w:p>
    <w:p w14:paraId="17C0E89E" w14:textId="012E7E26" w:rsidR="000A69D9" w:rsidDel="002F73FE" w:rsidRDefault="000A69D9" w:rsidP="001A560D">
      <w:pPr>
        <w:rPr>
          <w:del w:id="91" w:author="Jorge Navarro González" w:date="2020-02-03T21:27:00Z"/>
        </w:rPr>
      </w:pPr>
      <w:r>
        <w:t xml:space="preserve">La centralidad de grado puede ser definida como el número de enlaces que inciden sobre un nodo. Si existe una red dirigida, debemos tener en cuenta que dentro de la centralidad de grado existen dos medidas, la centralidad de grado </w:t>
      </w:r>
      <w:r w:rsidRPr="00EA11EA">
        <w:rPr>
          <w:i/>
          <w:iCs/>
          <w:rPrChange w:id="92" w:author="VIRGINIA AHEDO GARCIA" w:date="2020-02-03T14:27:00Z">
            <w:rPr/>
          </w:rPrChange>
        </w:rPr>
        <w:t>in</w:t>
      </w:r>
      <w:ins w:id="93" w:author="VIRGINIA AHEDO GARCIA" w:date="2020-02-03T14:27:00Z">
        <w:r w:rsidR="00EA11EA">
          <w:rPr>
            <w:i/>
            <w:iCs/>
          </w:rPr>
          <w:t>-</w:t>
        </w:r>
      </w:ins>
      <w:r w:rsidRPr="00EA11EA">
        <w:rPr>
          <w:i/>
          <w:iCs/>
          <w:rPrChange w:id="94" w:author="VIRGINIA AHEDO GARCIA" w:date="2020-02-03T14:27:00Z">
            <w:rPr/>
          </w:rPrChange>
        </w:rPr>
        <w:t>degree</w:t>
      </w:r>
      <w:r>
        <w:t xml:space="preserve">, de los enlaces que apuntan al nodo, y la centralidad de grado </w:t>
      </w:r>
      <w:r w:rsidRPr="00EA11EA">
        <w:rPr>
          <w:i/>
          <w:iCs/>
          <w:rPrChange w:id="95" w:author="VIRGINIA AHEDO GARCIA" w:date="2020-02-03T14:27:00Z">
            <w:rPr/>
          </w:rPrChange>
        </w:rPr>
        <w:t>out</w:t>
      </w:r>
      <w:ins w:id="96" w:author="VIRGINIA AHEDO GARCIA" w:date="2020-02-03T14:27:00Z">
        <w:r w:rsidR="00EA11EA">
          <w:rPr>
            <w:i/>
            <w:iCs/>
          </w:rPr>
          <w:t>-</w:t>
        </w:r>
      </w:ins>
      <w:r w:rsidRPr="00EA11EA">
        <w:rPr>
          <w:i/>
          <w:iCs/>
          <w:rPrChange w:id="97" w:author="VIRGINIA AHEDO GARCIA" w:date="2020-02-03T14:27:00Z">
            <w:rPr/>
          </w:rPrChange>
        </w:rPr>
        <w:t>degree</w:t>
      </w:r>
      <w:r>
        <w:t>, de los enlaces que salen del nodo y apuntan a otro</w:t>
      </w:r>
      <w:ins w:id="98" w:author="VIRGINIA AHEDO GARCIA" w:date="2020-02-03T14:27:00Z">
        <w:r w:rsidR="00EA11EA">
          <w:t xml:space="preserve"> </w:t>
        </w:r>
      </w:ins>
      <w:r w:rsidR="00393D97">
        <w:fldChar w:fldCharType="begin"/>
      </w:r>
      <w:ins w:id="99" w:author="Jorge Navarro González" w:date="2020-02-03T21:02:00Z">
        <w:r w:rsidR="006F6747">
          <w:instrText xml:space="preserve"> ADDIN ZOTERO_ITEM CSL_CITATION {"citationID":"rR09xRZU","properties":{"formattedCitation":"(18)","plainCitation":"(18)","noteIndex":0},"citationItems":[{"id":84,"uris":["http://zotero.org/users/local/7KpN74TT/items/YM5R2FQ3"],"uri":["http://zotero.org/users/local/7KpN74TT/items/YM5R2FQ3"],"itemData":{"id":84,"type":"chapter","container-title":"Encyclopedia of Systems Biology","event-place":"New York, NY","ISBN":"978-1-4419-9863-7","language":"en","note":"DOI: 10.1007/978-1-4419-9863-7_935","page":"558-558","publisher":"Springer","publisher-place":"New York, NY","source":"Springer Link","title":"Degree Centrality","URL":"https://doi.org/10.1007/978-1-4419-9863-7_935","author":[{"family":"Sharma","given":"Deepak"},{"family":"Surolia","given":"Avadhesha"}],"editor":[{"family":"Dubitzky","given":"Werner"},{"family":"Wolkenhauer","given":"Olaf"},{"family":"Cho","given":"Kwang-Hyun"},{"family":"Yokota","given":"Hiroki"}],"accessed":{"date-parts":[["2020",1,29]]},"issued":{"date-parts":[["2013"]]}}}],"schema":"https://github.com/citation-style-language/schema/raw/master/csl-citation.json"} </w:instrText>
        </w:r>
      </w:ins>
      <w:del w:id="100" w:author="Jorge Navarro González" w:date="2020-02-03T20:35:00Z">
        <w:r w:rsidR="004F79C5" w:rsidDel="00B827C1">
          <w:delInstrText xml:space="preserve"> ADDIN ZOTERO_ITEM CSL_CITATION {"citationID":"rR09xRZU","properties":{"formattedCitation":"(13)","plainCitation":"(13)","noteIndex":0},"citationItems":[{"id":84,"uris":["http://zotero.org/users/local/7KpN74TT/items/YM5R2FQ3"],"uri":["http://zotero.org/users/local/7KpN74TT/items/YM5R2FQ3"],"itemData":{"id":84,"type":"chapter","container-title":"Encyclopedia of Systems Biology","event-place":"New York, NY","ISBN":"978-1-4419-9863-7","language":"en","note":"DOI: 10.1007/978-1-4419-9863-7_935","page":"558-558","publisher":"Springer","publisher-place":"New York, NY","source":"Springer Link","title":"Degree Centrality","URL":"https://doi.org/10.1007/978-1-4419-9863-7_935","author":[{"family":"Sharma","given":"Deepak"},{"family":"Surolia","given":"Avadhesha"}],"editor":[{"family":"Dubitzky","given":"Werner"},{"family":"Wolkenhauer","given":"Olaf"},{"family":"Cho","given":"Kwang-Hyun"},{"family":"Yokota","given":"Hiroki"}],"accessed":{"date-parts":[["2020",1,29]]},"issued":{"date-parts":[["2013"]]}}}],"schema":"https://github.com/citation-style-language/schema/raw/master/csl-citation.json"} </w:delInstrText>
        </w:r>
      </w:del>
      <w:r w:rsidR="00393D97">
        <w:fldChar w:fldCharType="separate"/>
      </w:r>
      <w:r w:rsidR="006F6747" w:rsidRPr="006F6747">
        <w:rPr>
          <w:rFonts w:cs="Liberation Serif"/>
        </w:rPr>
        <w:t>(18)</w:t>
      </w:r>
      <w:r w:rsidR="00393D97">
        <w:fldChar w:fldCharType="end"/>
      </w:r>
      <w:r>
        <w:t>.</w:t>
      </w:r>
    </w:p>
    <w:p w14:paraId="02DE1379" w14:textId="1E4A0623" w:rsidR="002F73FE" w:rsidRDefault="002F73FE" w:rsidP="002F73FE">
      <w:r>
        <w:t>Esta medida tiene algunas desventajas, sólo tiene en cuenta el grado que tiene un nodo y no si ese nodo está relacionado con nodos importantes de la red, lo que significa que, si te apunta un nodo poco relevante en la red, tiene el mismo valor que si te apuntara el nodo más importante.</w:t>
      </w:r>
    </w:p>
    <w:p w14:paraId="12C5D16F" w14:textId="57BA0F47" w:rsidR="002F73FE" w:rsidRDefault="002F73FE" w:rsidP="001A560D"/>
    <w:p w14:paraId="5EA8A7AC" w14:textId="0AA47A63" w:rsidR="001A560D" w:rsidRDefault="00465D64" w:rsidP="00393D97">
      <w:r>
        <w:rPr>
          <w:noProof/>
        </w:rPr>
        <mc:AlternateContent>
          <mc:Choice Requires="wps">
            <w:drawing>
              <wp:anchor distT="0" distB="0" distL="114300" distR="114300" simplePos="0" relativeHeight="251666432" behindDoc="1" locked="0" layoutInCell="1" allowOverlap="1" wp14:anchorId="7FDBA869" wp14:editId="78C44264">
                <wp:simplePos x="0" y="0"/>
                <wp:positionH relativeFrom="margin">
                  <wp:align>right</wp:align>
                </wp:positionH>
                <wp:positionV relativeFrom="paragraph">
                  <wp:posOffset>5626735</wp:posOffset>
                </wp:positionV>
                <wp:extent cx="5400040" cy="635"/>
                <wp:effectExtent l="0" t="0" r="0" b="8255"/>
                <wp:wrapTight wrapText="bothSides">
                  <wp:wrapPolygon edited="0">
                    <wp:start x="0" y="0"/>
                    <wp:lineTo x="0" y="20698"/>
                    <wp:lineTo x="21488" y="20698"/>
                    <wp:lineTo x="21488"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2F45142" w14:textId="77777777" w:rsidR="00BD6BC0" w:rsidRPr="00B33507" w:rsidRDefault="00BD6BC0" w:rsidP="00465D64">
                            <w:pPr>
                              <w:pStyle w:val="Descripcin"/>
                              <w:jc w:val="center"/>
                              <w:rPr>
                                <w:noProof/>
                              </w:rPr>
                            </w:pPr>
                            <w:bookmarkStart w:id="101" w:name="_Toc31765873"/>
                            <w:r>
                              <w:t xml:space="preserve">Ilustración </w:t>
                            </w:r>
                            <w:fldSimple w:instr=" SEQ Ilustración \* ARABIC ">
                              <w:r>
                                <w:rPr>
                                  <w:noProof/>
                                </w:rPr>
                                <w:t>2</w:t>
                              </w:r>
                            </w:fldSimple>
                            <w:r>
                              <w:t xml:space="preserve"> Centralidad de grado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BA869" id="Cuadro de texto 6" o:spid="_x0000_s1027" type="#_x0000_t202" style="position:absolute;left:0;text-align:left;margin-left:374pt;margin-top:443.05pt;width:425.2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" stroked="f">
                <v:textbox style="mso-fit-shape-to-text:t" inset="0,0,0,0">
                  <w:txbxContent>
                    <w:p w14:paraId="12F45142" w14:textId="77777777" w:rsidR="00BD6BC0" w:rsidRPr="00B33507" w:rsidRDefault="00BD6BC0" w:rsidP="00465D64">
                      <w:pPr>
                        <w:pStyle w:val="Descripcin"/>
                        <w:jc w:val="center"/>
                        <w:rPr>
                          <w:noProof/>
                        </w:rPr>
                      </w:pPr>
                      <w:bookmarkStart w:id="102" w:name="_Toc31765873"/>
                      <w:r>
                        <w:t xml:space="preserve">Ilustración </w:t>
                      </w:r>
                      <w:fldSimple w:instr=" SEQ Ilustración \* ARABIC ">
                        <w:r>
                          <w:rPr>
                            <w:noProof/>
                          </w:rPr>
                          <w:t>2</w:t>
                        </w:r>
                      </w:fldSimple>
                      <w:r>
                        <w:t xml:space="preserve"> Centralidad de grado</w:t>
                      </w:r>
                      <w:bookmarkEnd w:id="102"/>
                    </w:p>
                  </w:txbxContent>
                </v:textbox>
                <w10:wrap type="tight" anchorx="margin"/>
              </v:shape>
            </w:pict>
          </mc:Fallback>
        </mc:AlternateContent>
      </w:r>
      <w:r>
        <w:rPr>
          <w:noProof/>
        </w:rPr>
        <w:drawing>
          <wp:anchor distT="0" distB="0" distL="114300" distR="114300" simplePos="0" relativeHeight="251664384" behindDoc="1" locked="0" layoutInCell="1" allowOverlap="1" wp14:anchorId="1E226565" wp14:editId="580C6258">
            <wp:simplePos x="0" y="0"/>
            <wp:positionH relativeFrom="margin">
              <wp:align>right</wp:align>
            </wp:positionH>
            <wp:positionV relativeFrom="paragraph">
              <wp:posOffset>760095</wp:posOffset>
            </wp:positionV>
            <wp:extent cx="5400040" cy="5400040"/>
            <wp:effectExtent l="0" t="0" r="0" b="0"/>
            <wp:wrapTight wrapText="bothSides">
              <wp:wrapPolygon edited="0">
                <wp:start x="0" y="0"/>
                <wp:lineTo x="0" y="21488"/>
                <wp:lineTo x="21488" y="21488"/>
                <wp:lineTo x="21488" y="0"/>
                <wp:lineTo x="0" y="0"/>
              </wp:wrapPolygon>
            </wp:wrapTight>
            <wp:docPr id="5" name="Imagen 5" descr="Imagen que contiene mapa, rojo, coche, colg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tg.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393D97">
        <w:t xml:space="preserve">Esta medida tiene algunas desventajas, sólo tiene en cuenta el grado que tiene un nodo y no si ese nodo está relacionado con nodos importantes de la red, lo que significa </w:t>
      </w:r>
      <w:r w:rsidR="002F73FE">
        <w:t>que,</w:t>
      </w:r>
      <w:r w:rsidR="00393D97">
        <w:t xml:space="preserve"> si te apunta un nodo poco relevante en la red</w:t>
      </w:r>
      <w:r w:rsidR="00EA11EA">
        <w:t>,</w:t>
      </w:r>
      <w:r w:rsidR="00393D97">
        <w:t xml:space="preserve"> </w:t>
      </w:r>
      <w:r w:rsidR="00EA11EA">
        <w:t>tiene</w:t>
      </w:r>
      <w:r w:rsidR="00393D97">
        <w:t xml:space="preserve"> el mismo valor que si te apuntara el nodo más importante.</w:t>
      </w:r>
    </w:p>
    <w:p w14:paraId="07356D1F" w14:textId="77777777" w:rsidR="00465D64" w:rsidRDefault="00465D64" w:rsidP="00393D97"/>
    <w:p w14:paraId="27A7E680" w14:textId="77777777" w:rsidR="00393D97" w:rsidRDefault="00393D97" w:rsidP="00393D97">
      <w:pPr>
        <w:rPr>
          <w:b/>
          <w:bCs/>
        </w:rPr>
      </w:pPr>
      <w:r>
        <w:rPr>
          <w:b/>
          <w:bCs/>
        </w:rPr>
        <w:t>Centralidad de cercanía</w:t>
      </w:r>
    </w:p>
    <w:p w14:paraId="6F4284BA" w14:textId="5AFE1ACB" w:rsidR="00393D97" w:rsidRDefault="00C70A85" w:rsidP="00393D97">
      <w:r>
        <w:t>La centralidad de cercanía nos sirve para comprobar cómo de cerca está un nodo respecto al resto de nodos de la red</w:t>
      </w:r>
      <w:ins w:id="103" w:author="VIRGINIA AHEDO GARCIA" w:date="2020-02-03T14:28:00Z">
        <w:r w:rsidR="00EA11EA">
          <w:t xml:space="preserve"> </w:t>
        </w:r>
      </w:ins>
      <w:r>
        <w:fldChar w:fldCharType="begin"/>
      </w:r>
      <w:ins w:id="104" w:author="Jorge Navarro González" w:date="2020-02-03T21:02:00Z">
        <w:r w:rsidR="006F6747">
          <w:instrText xml:space="preserve"> ADDIN ZOTERO_ITEM CSL_CITATION {"citationID":"6tuOQy4A","properties":{"formattedCitation":"(19)","plainCitation":"(19)","noteIndex":0},"citationItems":[{"id":89,"uris":["http://zotero.org/users/local/7KpN74TT/items/J6ZYUKIY"],"uri":["http://zotero.org/users/local/7KpN74TT/items/J6ZYUKIY"],"itemData":{"id":89,"type":"webpage","title":"Closeness Centrality - an overview | ScienceDirect Topics","URL":"https://www.sciencedirect.com/topics/computer-science/closeness-centrality","accessed":{"date-parts":[["2020",1,29]]}}}],"schema":"https://github.com/citation-style-language/schema/raw/master/csl-citation.json"} </w:instrText>
        </w:r>
      </w:ins>
      <w:del w:id="105" w:author="Jorge Navarro González" w:date="2020-02-03T20:35:00Z">
        <w:r w:rsidR="004F79C5" w:rsidDel="00B827C1">
          <w:delInstrText xml:space="preserve"> ADDIN ZOTERO_ITEM CSL_CITATION {"citationID":"6tuOQy4A","properties":{"formattedCitation":"(14)","plainCitation":"(14)","noteIndex":0},"citationItems":[{"id":89,"uris":["http://zotero.org/users/local/7KpN74TT/items/J6ZYUKIY"],"uri":["http://zotero.org/users/local/7KpN74TT/items/J6ZYUKIY"],"itemData":{"id":89,"type":"webpage","title":"Closeness Centrality - an overview | ScienceDirect Topics","URL":"https://www.sciencedirect.com/topics/computer-science/closeness-centrality","accessed":{"date-parts":[["2020",1,29]]}}}],"schema":"https://github.com/citation-style-language/schema/raw/master/csl-citation.json"} </w:delInstrText>
        </w:r>
      </w:del>
      <w:r>
        <w:fldChar w:fldCharType="separate"/>
      </w:r>
      <w:r w:rsidR="006F6747" w:rsidRPr="006F6747">
        <w:rPr>
          <w:rFonts w:cs="Liberation Serif"/>
        </w:rPr>
        <w:t>(19)</w:t>
      </w:r>
      <w:r>
        <w:fldChar w:fldCharType="end"/>
      </w:r>
      <w:r>
        <w:t>.</w:t>
      </w:r>
    </w:p>
    <w:p w14:paraId="65EAD7AB" w14:textId="102AC455" w:rsidR="00C70A85" w:rsidRDefault="00C70A85" w:rsidP="00393D97">
      <w:r>
        <w:t>De esta forma</w:t>
      </w:r>
      <w:r w:rsidR="00EA11EA">
        <w:t>, de acuerdo a esta métrica vamos a considerar</w:t>
      </w:r>
      <w:r>
        <w:t xml:space="preserve"> más importantes </w:t>
      </w:r>
      <w:r w:rsidR="00EA11EA">
        <w:t xml:space="preserve">a </w:t>
      </w:r>
      <w:r>
        <w:t>los</w:t>
      </w:r>
      <w:r w:rsidR="00EA11EA">
        <w:t xml:space="preserve"> nodos</w:t>
      </w:r>
      <w:r>
        <w:t xml:space="preserve"> que estén más cerca de otros nodos</w:t>
      </w:r>
      <w:r w:rsidR="00EA11EA">
        <w:t xml:space="preserve">; </w:t>
      </w:r>
      <w:r>
        <w:t xml:space="preserve">cuanto más cerca estés del resto de nodos de la red, mayor </w:t>
      </w:r>
      <w:r w:rsidR="00EA11EA">
        <w:t xml:space="preserve">será tu importancia de cercanía o </w:t>
      </w:r>
      <w:r w:rsidR="00EA11EA" w:rsidRPr="00EA11EA">
        <w:rPr>
          <w:i/>
          <w:iCs/>
          <w:rPrChange w:id="106" w:author="VIRGINIA AHEDO GARCIA" w:date="2020-02-03T14:30:00Z">
            <w:rPr/>
          </w:rPrChange>
        </w:rPr>
        <w:t>closeness centrality</w:t>
      </w:r>
      <w:r>
        <w:t>.</w:t>
      </w:r>
    </w:p>
    <w:p w14:paraId="7D609DF3" w14:textId="2348133C" w:rsidR="00465D64" w:rsidRDefault="005D3803" w:rsidP="00465D64">
      <w:r>
        <w:rPr>
          <w:noProof/>
        </w:rPr>
        <w:drawing>
          <wp:anchor distT="0" distB="0" distL="114300" distR="114300" simplePos="0" relativeHeight="251667456" behindDoc="1" locked="0" layoutInCell="1" allowOverlap="1" wp14:anchorId="15971D82" wp14:editId="46373880">
            <wp:simplePos x="0" y="0"/>
            <wp:positionH relativeFrom="margin">
              <wp:align>right</wp:align>
            </wp:positionH>
            <wp:positionV relativeFrom="paragraph">
              <wp:posOffset>751840</wp:posOffset>
            </wp:positionV>
            <wp:extent cx="5400040" cy="5400040"/>
            <wp:effectExtent l="0" t="0" r="0" b="0"/>
            <wp:wrapTight wrapText="bothSides">
              <wp:wrapPolygon edited="0">
                <wp:start x="0" y="0"/>
                <wp:lineTo x="0" y="21488"/>
                <wp:lineTo x="21488" y="21488"/>
                <wp:lineTo x="21488" y="0"/>
                <wp:lineTo x="0" y="0"/>
              </wp:wrapPolygon>
            </wp:wrapTight>
            <wp:docPr id="7" name="Imagen 7" descr="Imagen que contiene collar, brazal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c.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465D64">
        <w:rPr>
          <w:noProof/>
        </w:rPr>
        <mc:AlternateContent>
          <mc:Choice Requires="wps">
            <w:drawing>
              <wp:anchor distT="0" distB="0" distL="114300" distR="114300" simplePos="0" relativeHeight="251669504" behindDoc="1" locked="0" layoutInCell="1" allowOverlap="1" wp14:anchorId="7DF974A0" wp14:editId="65FC27FE">
                <wp:simplePos x="0" y="0"/>
                <wp:positionH relativeFrom="margin">
                  <wp:align>right</wp:align>
                </wp:positionH>
                <wp:positionV relativeFrom="paragraph">
                  <wp:posOffset>5789930</wp:posOffset>
                </wp:positionV>
                <wp:extent cx="5400040" cy="635"/>
                <wp:effectExtent l="0" t="0" r="0" b="8255"/>
                <wp:wrapTight wrapText="bothSides">
                  <wp:wrapPolygon edited="0">
                    <wp:start x="0" y="0"/>
                    <wp:lineTo x="0" y="20698"/>
                    <wp:lineTo x="21488" y="20698"/>
                    <wp:lineTo x="21488"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D802642" w14:textId="77777777" w:rsidR="00BD6BC0" w:rsidRPr="0026083E" w:rsidRDefault="00BD6BC0" w:rsidP="00465D64">
                            <w:pPr>
                              <w:pStyle w:val="Descripcin"/>
                              <w:jc w:val="center"/>
                              <w:rPr>
                                <w:noProof/>
                              </w:rPr>
                            </w:pPr>
                            <w:bookmarkStart w:id="107" w:name="_Toc31765874"/>
                            <w:r>
                              <w:t xml:space="preserve">Ilustración </w:t>
                            </w:r>
                            <w:fldSimple w:instr=" SEQ Ilustración \* ARABIC ">
                              <w:r>
                                <w:rPr>
                                  <w:noProof/>
                                </w:rPr>
                                <w:t>3</w:t>
                              </w:r>
                            </w:fldSimple>
                            <w:r>
                              <w:t xml:space="preserve"> Centralidad de cercanía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974A0" id="Cuadro de texto 8" o:spid="_x0000_s1028" type="#_x0000_t202" style="position:absolute;left:0;text-align:left;margin-left:374pt;margin-top:455.9pt;width:425.2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" stroked="f">
                <v:textbox style="mso-fit-shape-to-text:t" inset="0,0,0,0">
                  <w:txbxContent>
                    <w:p w14:paraId="7D802642" w14:textId="77777777" w:rsidR="00BD6BC0" w:rsidRPr="0026083E" w:rsidRDefault="00BD6BC0" w:rsidP="00465D64">
                      <w:pPr>
                        <w:pStyle w:val="Descripcin"/>
                        <w:jc w:val="center"/>
                        <w:rPr>
                          <w:noProof/>
                        </w:rPr>
                      </w:pPr>
                      <w:bookmarkStart w:id="108" w:name="_Toc31765874"/>
                      <w:r>
                        <w:t xml:space="preserve">Ilustración </w:t>
                      </w:r>
                      <w:fldSimple w:instr=" SEQ Ilustración \* ARABIC ">
                        <w:r>
                          <w:rPr>
                            <w:noProof/>
                          </w:rPr>
                          <w:t>3</w:t>
                        </w:r>
                      </w:fldSimple>
                      <w:r>
                        <w:t xml:space="preserve"> Centralidad de cercanía</w:t>
                      </w:r>
                      <w:bookmarkEnd w:id="108"/>
                    </w:p>
                  </w:txbxContent>
                </v:textbox>
                <w10:wrap type="tight" anchorx="margin"/>
              </v:shape>
            </w:pict>
          </mc:Fallback>
        </mc:AlternateContent>
      </w:r>
      <w:r w:rsidR="00C70A85">
        <w:t xml:space="preserve">Esta medida tiene factores que hacen que no sea </w:t>
      </w:r>
      <w:r w:rsidR="00EA11EA">
        <w:t>muy adecuada en determinadas circunstancias</w:t>
      </w:r>
      <w:r w:rsidR="00C70A85">
        <w:t xml:space="preserve">. </w:t>
      </w:r>
      <w:r w:rsidR="00EA11EA">
        <w:t>Por ejemplo, en</w:t>
      </w:r>
      <w:r w:rsidR="00C70A85">
        <w:t xml:space="preserve"> redes muy pequeñas, en las que </w:t>
      </w:r>
      <w:r w:rsidR="00EA11EA">
        <w:t xml:space="preserve">para </w:t>
      </w:r>
      <w:r w:rsidR="00C70A85">
        <w:t xml:space="preserve">llegar de un nodo a otro </w:t>
      </w:r>
      <w:r w:rsidR="00EA11EA">
        <w:t>se necesitan</w:t>
      </w:r>
      <w:r w:rsidR="00C70A85">
        <w:t xml:space="preserve"> muy pocos pasos, esta medida nos dará un valor muy parecido </w:t>
      </w:r>
      <w:r w:rsidR="00EA11EA">
        <w:t xml:space="preserve">para </w:t>
      </w:r>
      <w:r w:rsidR="00C70A85">
        <w:t xml:space="preserve">todos los nodos que componen la red, </w:t>
      </w:r>
      <w:r w:rsidR="006A4DF6">
        <w:t>no permitiéndonos discriminar entre unos y otros</w:t>
      </w:r>
      <w:r w:rsidR="00C70A85">
        <w:t>.</w:t>
      </w:r>
    </w:p>
    <w:p w14:paraId="7E986384" w14:textId="3ECE1498" w:rsidR="00465D64" w:rsidRDefault="006A4DF6" w:rsidP="00465D64">
      <w:r>
        <w:t>En la imagen de la figura 3 podemos ver una red pequeña en la que el tamaño de los nodos es proporcional a su valor de centralidad de cercanía. En este ejemplo vemos claramente cómo todos los nodos tienen un valor de centralidad de cercanía muy parecido</w:t>
      </w:r>
      <w:r w:rsidR="008816D0">
        <w:t>, por lo que esta métrica no nos permite discriminar entre unos y otros.</w:t>
      </w:r>
      <w:r w:rsidR="00465D64">
        <w:t xml:space="preserve"> </w:t>
      </w:r>
    </w:p>
    <w:p w14:paraId="372EC30D" w14:textId="77777777" w:rsidR="00465D64" w:rsidRDefault="00465D64">
      <w:pPr>
        <w:ind w:firstLine="0"/>
        <w:jc w:val="left"/>
        <w:rPr>
          <w:b/>
          <w:bCs/>
        </w:rPr>
      </w:pPr>
      <w:r>
        <w:rPr>
          <w:b/>
          <w:bCs/>
        </w:rPr>
        <w:br w:type="page"/>
      </w:r>
    </w:p>
    <w:p w14:paraId="17FDAC8E" w14:textId="77777777" w:rsidR="00C70A85" w:rsidRDefault="00C70A85" w:rsidP="00393D97">
      <w:pPr>
        <w:rPr>
          <w:b/>
          <w:bCs/>
        </w:rPr>
      </w:pPr>
      <w:r>
        <w:rPr>
          <w:b/>
          <w:bCs/>
        </w:rPr>
        <w:lastRenderedPageBreak/>
        <w:t>Centralidad de intermediación</w:t>
      </w:r>
    </w:p>
    <w:p w14:paraId="79D18D76" w14:textId="2CB7A3B4" w:rsidR="00532C47" w:rsidRDefault="00C70A85" w:rsidP="00532C47">
      <w:r>
        <w:t xml:space="preserve">La centralidad de intermediación se centra en los caminos más cortos entre dos nodos </w:t>
      </w:r>
      <w:r w:rsidR="00532C47">
        <w:t>“</w:t>
      </w:r>
      <w:r>
        <w:t>x</w:t>
      </w:r>
      <w:r w:rsidR="00532C47">
        <w:t>”</w:t>
      </w:r>
      <w:r>
        <w:t xml:space="preserve"> e </w:t>
      </w:r>
      <w:r w:rsidR="00532C47">
        <w:t>“</w:t>
      </w:r>
      <w:r>
        <w:t>y</w:t>
      </w:r>
      <w:r w:rsidR="00532C47">
        <w:t>”</w:t>
      </w:r>
      <w:r>
        <w:t xml:space="preserve"> que pasan</w:t>
      </w:r>
      <w:r w:rsidR="00532C47">
        <w:t xml:space="preserve"> por un nodo “n”. Es decir, la medida de centralidad de intermediación hace que los nodos más importantes sean aquellos que unen otros nodos. Por ejemplo, en dos grupos de amigos distintos, si hay un amigo común a los dos grupos, ese nodo sería un nodo muy importante según la medida de centralidad de intermediación ya que es el nodo que uno dos grupos enteros</w:t>
      </w:r>
      <w:ins w:id="109" w:author="VIRGINIA AHEDO GARCIA" w:date="2020-02-03T17:42:00Z">
        <w:r w:rsidR="007B79C8">
          <w:t xml:space="preserve"> </w:t>
        </w:r>
      </w:ins>
      <w:r w:rsidR="00532C47">
        <w:fldChar w:fldCharType="begin"/>
      </w:r>
      <w:ins w:id="110" w:author="Jorge Navarro González" w:date="2020-02-03T21:02:00Z">
        <w:r w:rsidR="006F6747">
          <w:instrText xml:space="preserve"> ADDIN ZOTERO_ITEM CSL_CITATION {"citationID":"CTuNyGvA","properties":{"formattedCitation":"(20)","plainCitation":"(20)","noteIndex":0},"citationItems":[{"id":91,"uris":["http://zotero.org/users/local/7KpN74TT/items/H8QWN3CN"],"uri":["http://zotero.org/users/local/7KpN74TT/items/H8QWN3CN"],"itemData":{"id":91,"type":"webpage","title":"Betweenness Centrality - an overview | ScienceDirect Topics","URL":"https://www.sciencedirect.com/topics/computer-science/betweenness-centrality","accessed":{"date-parts":[["2020",1,29]]}}}],"schema":"https://github.com/citation-style-language/schema/raw/master/csl-citation.json"} </w:instrText>
        </w:r>
      </w:ins>
      <w:del w:id="111" w:author="Jorge Navarro González" w:date="2020-02-03T20:35:00Z">
        <w:r w:rsidR="004F79C5" w:rsidDel="00B827C1">
          <w:delInstrText xml:space="preserve"> ADDIN ZOTERO_ITEM CSL_CITATION {"citationID":"CTuNyGvA","properties":{"formattedCitation":"(15)","plainCitation":"(15)","noteIndex":0},"citationItems":[{"id":91,"uris":["http://zotero.org/users/local/7KpN74TT/items/H8QWN3CN"],"uri":["http://zotero.org/users/local/7KpN74TT/items/H8QWN3CN"],"itemData":{"id":91,"type":"webpage","title":"Betweenness Centrality - an overview | ScienceDirect Topics","URL":"https://www.sciencedirect.com/topics/computer-science/betweenness-centrality","accessed":{"date-parts":[["2020",1,29]]}}}],"schema":"https://github.com/citation-style-language/schema/raw/master/csl-citation.json"} </w:delInstrText>
        </w:r>
      </w:del>
      <w:r w:rsidR="00532C47">
        <w:fldChar w:fldCharType="separate"/>
      </w:r>
      <w:r w:rsidR="006F6747" w:rsidRPr="006F6747">
        <w:rPr>
          <w:rFonts w:cs="Liberation Serif"/>
        </w:rPr>
        <w:t>(20)</w:t>
      </w:r>
      <w:r w:rsidR="00532C47">
        <w:fldChar w:fldCharType="end"/>
      </w:r>
      <w:r w:rsidR="00532C47">
        <w:t>.</w:t>
      </w:r>
    </w:p>
    <w:p w14:paraId="772CEBD0" w14:textId="77777777" w:rsidR="00532C47" w:rsidRDefault="00532C47" w:rsidP="00532C47">
      <w:r>
        <w:t>El problema que tiene esta medida es el alto coste computacional que supone implementarla y calcularla.</w:t>
      </w:r>
    </w:p>
    <w:p w14:paraId="115F85D3" w14:textId="77777777" w:rsidR="00532C47" w:rsidRPr="00465D64" w:rsidRDefault="00465D64" w:rsidP="00465D64">
      <w:pPr>
        <w:ind w:firstLine="708"/>
      </w:pPr>
      <w:r>
        <w:rPr>
          <w:noProof/>
        </w:rPr>
        <mc:AlternateContent>
          <mc:Choice Requires="wps">
            <w:drawing>
              <wp:anchor distT="0" distB="0" distL="114300" distR="114300" simplePos="0" relativeHeight="251672576" behindDoc="1" locked="0" layoutInCell="1" allowOverlap="1" wp14:anchorId="647BDD65" wp14:editId="7EE963DF">
                <wp:simplePos x="0" y="0"/>
                <wp:positionH relativeFrom="margin">
                  <wp:align>right</wp:align>
                </wp:positionH>
                <wp:positionV relativeFrom="paragraph">
                  <wp:posOffset>4790440</wp:posOffset>
                </wp:positionV>
                <wp:extent cx="5400040" cy="635"/>
                <wp:effectExtent l="0" t="0" r="0" b="8255"/>
                <wp:wrapTight wrapText="bothSides">
                  <wp:wrapPolygon edited="0">
                    <wp:start x="0" y="0"/>
                    <wp:lineTo x="0" y="20698"/>
                    <wp:lineTo x="21488" y="20698"/>
                    <wp:lineTo x="21488"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62DB45F" w14:textId="77777777" w:rsidR="00BD6BC0" w:rsidRPr="008B5AD4" w:rsidRDefault="00BD6BC0" w:rsidP="00465D64">
                            <w:pPr>
                              <w:pStyle w:val="Descripcin"/>
                              <w:jc w:val="center"/>
                              <w:rPr>
                                <w:noProof/>
                              </w:rPr>
                            </w:pPr>
                            <w:bookmarkStart w:id="112" w:name="_Toc31765875"/>
                            <w:r>
                              <w:t xml:space="preserve">Ilustración </w:t>
                            </w:r>
                            <w:fldSimple w:instr=" SEQ Ilustración \* ARABIC ">
                              <w:r>
                                <w:rPr>
                                  <w:noProof/>
                                </w:rPr>
                                <w:t>4</w:t>
                              </w:r>
                            </w:fldSimple>
                            <w:r>
                              <w:t xml:space="preserve"> Centralidad de intermediación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BDD65" id="Cuadro de texto 10" o:spid="_x0000_s1029" type="#_x0000_t202" style="position:absolute;left:0;text-align:left;margin-left:374pt;margin-top:377.2pt;width:425.2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" stroked="f">
                <v:textbox style="mso-fit-shape-to-text:t" inset="0,0,0,0">
                  <w:txbxContent>
                    <w:p w14:paraId="562DB45F" w14:textId="77777777" w:rsidR="00BD6BC0" w:rsidRPr="008B5AD4" w:rsidRDefault="00BD6BC0" w:rsidP="00465D64">
                      <w:pPr>
                        <w:pStyle w:val="Descripcin"/>
                        <w:jc w:val="center"/>
                        <w:rPr>
                          <w:noProof/>
                        </w:rPr>
                      </w:pPr>
                      <w:bookmarkStart w:id="113" w:name="_Toc31765875"/>
                      <w:r>
                        <w:t xml:space="preserve">Ilustración </w:t>
                      </w:r>
                      <w:fldSimple w:instr=" SEQ Ilustración \* ARABIC ">
                        <w:r>
                          <w:rPr>
                            <w:noProof/>
                          </w:rPr>
                          <w:t>4</w:t>
                        </w:r>
                      </w:fldSimple>
                      <w:r>
                        <w:t xml:space="preserve"> Centralidad de intermediación</w:t>
                      </w:r>
                      <w:bookmarkEnd w:id="113"/>
                    </w:p>
                  </w:txbxContent>
                </v:textbox>
                <w10:wrap type="tight" anchorx="margin"/>
              </v:shape>
            </w:pict>
          </mc:Fallback>
        </mc:AlternateContent>
      </w:r>
      <w:r>
        <w:rPr>
          <w:noProof/>
        </w:rPr>
        <w:drawing>
          <wp:anchor distT="0" distB="0" distL="114300" distR="114300" simplePos="0" relativeHeight="251670528" behindDoc="1" locked="0" layoutInCell="1" allowOverlap="1" wp14:anchorId="5AA96FB3" wp14:editId="312F1273">
            <wp:simplePos x="0" y="0"/>
            <wp:positionH relativeFrom="margin">
              <wp:align>right</wp:align>
            </wp:positionH>
            <wp:positionV relativeFrom="paragraph">
              <wp:posOffset>0</wp:posOffset>
            </wp:positionV>
            <wp:extent cx="5400040" cy="5400040"/>
            <wp:effectExtent l="0" t="0" r="0" b="0"/>
            <wp:wrapTight wrapText="bothSides">
              <wp:wrapPolygon edited="0">
                <wp:start x="0" y="0"/>
                <wp:lineTo x="0" y="21488"/>
                <wp:lineTo x="21488" y="21488"/>
                <wp:lineTo x="21488" y="0"/>
                <wp:lineTo x="0" y="0"/>
              </wp:wrapPolygon>
            </wp:wrapTight>
            <wp:docPr id="9" name="Imagen 9"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ti.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532C47">
        <w:rPr>
          <w:b/>
          <w:bCs/>
        </w:rPr>
        <w:t>Intermediación de camino aleatorio</w:t>
      </w:r>
    </w:p>
    <w:p w14:paraId="189D9B7D" w14:textId="623FD483" w:rsidR="00532C47" w:rsidRDefault="00532C47" w:rsidP="00532C47">
      <w:r>
        <w:t>La medida de intermediación de camino aleatorio es una media similar a la centralidad de intermediación, la diferencia reside en que, para calcularla, no se cogen los caminos más cortos entre dos nodos que pasan por un nodo en concreto, sino que se cogen caminos de forma aleatoria, no necesariamente los más cortos, que pasan por un nodo en concreto</w:t>
      </w:r>
      <w:ins w:id="114" w:author="VIRGINIA AHEDO GARCIA" w:date="2020-02-03T17:42:00Z">
        <w:r w:rsidR="007B79C8">
          <w:t xml:space="preserve"> </w:t>
        </w:r>
      </w:ins>
      <w:r>
        <w:fldChar w:fldCharType="begin"/>
      </w:r>
      <w:ins w:id="115" w:author="Jorge Navarro González" w:date="2020-02-03T21:02:00Z">
        <w:r w:rsidR="006F6747">
          <w:instrText xml:space="preserve"> ADDIN ZOTERO_ITEM CSL_CITATION {"citationID":"1bLIl8vR","properties":{"formattedCitation":"(21)","plainCitation":"(21)","noteIndex":0},"citationItems":[{"id":93,"uris":["http://zotero.org/users/local/7KpN74TT/items/53T75JA7"],"uri":["http://zotero.org/users/local/7KpN74TT/items/53T75JA7"],"itemData":{"id":93,"type":"article-journal","abstract":"Betweenness is a measure of the centrality of a node in a network, and is normally calculated as the fraction of shortest paths between node pairs that pass through the node of interest. Betweenness is, in some sense, a measure of the influence a node has over the spread of information through the network. By counting only shortest paths, however, the conventional definition implicitly assumes that information spreads only along those shortest paths. Here, we propose a betweenness measure that relaxes this assumption, including contributions from essentially all paths between nodes, not just the shortest, although it still gives more weight to short paths. The measure is based on random walks, counting how often a node is traversed by a random walk between two other nodes. We show how our measure can be calculated using matrix methods, and give some examples of its application to particular networks.","container-title":"Social Networks","DOI":"10.1016/j.socnet.2004.11.009","ISSN":"0378-8733","issue":"1","journalAbbreviation":"Social Networks","language":"en","page":"39-54","source":"ScienceDirect","title":"A measure of betweenness centrality based on random walks","volume":"27","author":[{"family":"Newman","given":"M. E. J."}],"issued":{"date-parts":[["2005",1,1]]}}}],"schema":"https://github.com/citation-style-language/schema/raw/master/csl-citation.json"} </w:instrText>
        </w:r>
      </w:ins>
      <w:del w:id="116" w:author="Jorge Navarro González" w:date="2020-02-03T20:35:00Z">
        <w:r w:rsidR="004F79C5" w:rsidDel="00B827C1">
          <w:delInstrText xml:space="preserve"> ADDIN ZOTERO_ITEM CSL_CITATION {"citationID":"1bLIl8vR","properties":{"formattedCitation":"(16)","plainCitation":"(16)","noteIndex":0},"citationItems":[{"id":93,"uris":["http://zotero.org/users/local/7KpN74TT/items/53T75JA7"],"uri":["http://zotero.org/users/local/7KpN74TT/items/53T75JA7"],"itemData":{"id":93,"type":"article-journal","abstract":"Betweenness is a measure of the centrality of a node in a network, and is normally calculated as the fraction of shortest paths between node pairs that pass through the node of interest. Betweenness is, in some sense, a measure of the influence a node has over the spread of information through the network. By counting only shortest paths, however, the conventional definition implicitly assumes that information spreads only along those shortest paths. Here, we propose a betweenness measure that relaxes this assumption, including contributions from essentially all paths between nodes, not just the shortest, although it still gives more weight to short paths. The measure is based on random walks, counting how often a node is traversed by a random walk between two other nodes. We show how our measure can be calculated using matrix methods, and give some examples of its application to particular networks.","container-title":"Social Networks","DOI":"10.1016/j.socnet.2004.11.009","ISSN":"0378-8733","issue":"1","journalAbbreviation":"Social Networks","language":"en","page":"39-54","source":"ScienceDirect","title":"A measure of betweenness centrality based on random walks","volume":"27","author":[{"family":"Newman","given":"M. E. J."}],"issued":{"date-parts":[["2005",1,1]]}}}],"schema":"https://github.com/citation-style-language/schema/raw/master/csl-citation.json"} </w:delInstrText>
        </w:r>
      </w:del>
      <w:r>
        <w:fldChar w:fldCharType="separate"/>
      </w:r>
      <w:r w:rsidR="006F6747" w:rsidRPr="006F6747">
        <w:rPr>
          <w:rFonts w:cs="Liberation Serif"/>
        </w:rPr>
        <w:t>(21)</w:t>
      </w:r>
      <w:r>
        <w:fldChar w:fldCharType="end"/>
      </w:r>
      <w:r>
        <w:t>.</w:t>
      </w:r>
    </w:p>
    <w:p w14:paraId="7162C7D9" w14:textId="77777777" w:rsidR="00465D64" w:rsidRDefault="00465D64">
      <w:pPr>
        <w:ind w:firstLine="0"/>
        <w:jc w:val="left"/>
        <w:rPr>
          <w:b/>
          <w:bCs/>
        </w:rPr>
      </w:pPr>
      <w:r>
        <w:rPr>
          <w:b/>
          <w:bCs/>
        </w:rPr>
        <w:br w:type="page"/>
      </w:r>
    </w:p>
    <w:p w14:paraId="7599CDEF" w14:textId="77777777" w:rsidR="00532C47" w:rsidRDefault="00532C47" w:rsidP="00532C47">
      <w:pPr>
        <w:rPr>
          <w:b/>
          <w:bCs/>
        </w:rPr>
      </w:pPr>
      <w:r>
        <w:rPr>
          <w:b/>
          <w:bCs/>
        </w:rPr>
        <w:lastRenderedPageBreak/>
        <w:t>Centralidad de valor propio</w:t>
      </w:r>
    </w:p>
    <w:p w14:paraId="287E3EA4" w14:textId="5E148AD6" w:rsidR="00465D64" w:rsidRPr="00465D64" w:rsidRDefault="00EB041C" w:rsidP="00465D64">
      <w:r>
        <w:t>La centralidad de valor propio es una medida de centralidad que hace que las conexiones entre nodos puedan tener un valor variable. Esta centralidad considera que la importancia de un nodo no solo depende del número de conexiones que posee con otros nodos</w:t>
      </w:r>
      <w:ins w:id="117" w:author="VIRGINIA AHEDO GARCIA" w:date="2020-02-03T17:42:00Z">
        <w:r w:rsidR="007B79C8">
          <w:t>,</w:t>
        </w:r>
      </w:ins>
      <w:r>
        <w:t xml:space="preserve"> sino también de con quién está conectado</w:t>
      </w:r>
      <w:r w:rsidR="00E16750">
        <w:t xml:space="preserve"> (estar conectado con nodos importantes te hace más importante)</w:t>
      </w:r>
      <w:r>
        <w:t xml:space="preserve">. De esta forma, un nodo puede tener un alto valor de centralidad de valor propio con unos pocos enlaces. </w:t>
      </w:r>
      <w:r w:rsidR="00E16750">
        <w:t>En la centralidad de valor propio</w:t>
      </w:r>
      <w:r>
        <w:t>, cuanto más importante</w:t>
      </w:r>
      <w:r w:rsidR="00E16750">
        <w:t>s</w:t>
      </w:r>
      <w:r>
        <w:t xml:space="preserve"> sean los nodos a los que te conectas, más importante eres.</w:t>
      </w:r>
    </w:p>
    <w:p w14:paraId="0E35D3F3" w14:textId="77777777" w:rsidR="00465D64" w:rsidRDefault="00465D64">
      <w:pPr>
        <w:ind w:firstLine="0"/>
        <w:jc w:val="left"/>
        <w:rPr>
          <w:b/>
          <w:bCs/>
        </w:rPr>
      </w:pPr>
      <w:r>
        <w:rPr>
          <w:noProof/>
        </w:rPr>
        <mc:AlternateContent>
          <mc:Choice Requires="wps">
            <w:drawing>
              <wp:anchor distT="0" distB="0" distL="114300" distR="114300" simplePos="0" relativeHeight="251675648" behindDoc="1" locked="0" layoutInCell="1" allowOverlap="1" wp14:anchorId="75E3993F" wp14:editId="377AED10">
                <wp:simplePos x="0" y="0"/>
                <wp:positionH relativeFrom="margin">
                  <wp:align>right</wp:align>
                </wp:positionH>
                <wp:positionV relativeFrom="paragraph">
                  <wp:posOffset>4812665</wp:posOffset>
                </wp:positionV>
                <wp:extent cx="5400040" cy="635"/>
                <wp:effectExtent l="0" t="0" r="0" b="8255"/>
                <wp:wrapTight wrapText="bothSides">
                  <wp:wrapPolygon edited="0">
                    <wp:start x="0" y="0"/>
                    <wp:lineTo x="0" y="20698"/>
                    <wp:lineTo x="21488" y="20698"/>
                    <wp:lineTo x="21488"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14D12A" w14:textId="77777777" w:rsidR="00BD6BC0" w:rsidRPr="00796BA4" w:rsidRDefault="00BD6BC0" w:rsidP="00465D64">
                            <w:pPr>
                              <w:pStyle w:val="Descripcin"/>
                              <w:jc w:val="center"/>
                              <w:rPr>
                                <w:noProof/>
                              </w:rPr>
                            </w:pPr>
                            <w:bookmarkStart w:id="118" w:name="_Toc31765876"/>
                            <w:r>
                              <w:t xml:space="preserve">Ilustración </w:t>
                            </w:r>
                            <w:fldSimple w:instr=" SEQ Ilustración \* ARABIC ">
                              <w:r>
                                <w:rPr>
                                  <w:noProof/>
                                </w:rPr>
                                <w:t>5</w:t>
                              </w:r>
                            </w:fldSimple>
                            <w:r>
                              <w:t xml:space="preserve"> Centralidad de valor propio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3993F" id="Cuadro de texto 12" o:spid="_x0000_s1030" type="#_x0000_t202" style="position:absolute;margin-left:374pt;margin-top:378.95pt;width:425.2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" stroked="f">
                <v:textbox style="mso-fit-shape-to-text:t" inset="0,0,0,0">
                  <w:txbxContent>
                    <w:p w14:paraId="3114D12A" w14:textId="77777777" w:rsidR="00BD6BC0" w:rsidRPr="00796BA4" w:rsidRDefault="00BD6BC0" w:rsidP="00465D64">
                      <w:pPr>
                        <w:pStyle w:val="Descripcin"/>
                        <w:jc w:val="center"/>
                        <w:rPr>
                          <w:noProof/>
                        </w:rPr>
                      </w:pPr>
                      <w:bookmarkStart w:id="119" w:name="_Toc31765876"/>
                      <w:r>
                        <w:t xml:space="preserve">Ilustración </w:t>
                      </w:r>
                      <w:fldSimple w:instr=" SEQ Ilustración \* ARABIC ">
                        <w:r>
                          <w:rPr>
                            <w:noProof/>
                          </w:rPr>
                          <w:t>5</w:t>
                        </w:r>
                      </w:fldSimple>
                      <w:r>
                        <w:t xml:space="preserve"> Centralidad de valor propio</w:t>
                      </w:r>
                      <w:bookmarkEnd w:id="119"/>
                    </w:p>
                  </w:txbxContent>
                </v:textbox>
                <w10:wrap type="tight" anchorx="margin"/>
              </v:shape>
            </w:pict>
          </mc:Fallback>
        </mc:AlternateContent>
      </w:r>
      <w:r>
        <w:rPr>
          <w:noProof/>
        </w:rPr>
        <w:drawing>
          <wp:anchor distT="0" distB="0" distL="114300" distR="114300" simplePos="0" relativeHeight="251673600" behindDoc="1" locked="0" layoutInCell="1" allowOverlap="1" wp14:anchorId="01E55D4D" wp14:editId="57390852">
            <wp:simplePos x="0" y="0"/>
            <wp:positionH relativeFrom="margin">
              <wp:align>right</wp:align>
            </wp:positionH>
            <wp:positionV relativeFrom="paragraph">
              <wp:posOffset>0</wp:posOffset>
            </wp:positionV>
            <wp:extent cx="5400040" cy="5400040"/>
            <wp:effectExtent l="0" t="0" r="0" b="0"/>
            <wp:wrapTight wrapText="bothSides">
              <wp:wrapPolygon edited="0">
                <wp:start x="0" y="0"/>
                <wp:lineTo x="0" y="21488"/>
                <wp:lineTo x="21488" y="21488"/>
                <wp:lineTo x="21488" y="0"/>
                <wp:lineTo x="0" y="0"/>
              </wp:wrapPolygon>
            </wp:wrapTight>
            <wp:docPr id="11" name="Imagen 11"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ntv.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Pr>
          <w:b/>
          <w:bCs/>
        </w:rPr>
        <w:br w:type="page"/>
      </w:r>
    </w:p>
    <w:p w14:paraId="4210D7DC" w14:textId="77777777" w:rsidR="00EB041C" w:rsidRDefault="00EB041C" w:rsidP="00465D64">
      <w:pPr>
        <w:ind w:firstLine="708"/>
        <w:rPr>
          <w:b/>
          <w:bCs/>
        </w:rPr>
      </w:pPr>
      <w:r>
        <w:rPr>
          <w:b/>
          <w:bCs/>
        </w:rPr>
        <w:lastRenderedPageBreak/>
        <w:t>PageRank</w:t>
      </w:r>
    </w:p>
    <w:p w14:paraId="1B35F0CF" w14:textId="6D48BC30" w:rsidR="001E441B" w:rsidRDefault="001E441B" w:rsidP="00EB041C">
      <w:commentRangeStart w:id="120"/>
      <w:r>
        <w:t>PageRank</w:t>
      </w:r>
      <w:commentRangeEnd w:id="120"/>
      <w:r w:rsidR="00E16750">
        <w:rPr>
          <w:rStyle w:val="Refdecomentario"/>
        </w:rPr>
        <w:commentReference w:id="120"/>
      </w:r>
      <w:r w:rsidR="00B827C1">
        <w:fldChar w:fldCharType="begin"/>
      </w:r>
      <w:r w:rsidR="00B827C1">
        <w:instrText xml:space="preserve"> ADDIN ZOTERO_ITEM CSL_CITATION {"citationID":"acYP9vl9","properties":{"formattedCitation":"(5)","plainCitation":"(5)","noteIndex":0},"citationItems":[{"id":98,"uris":["http://zotero.org/users/local/7KpN74TT/items/SYD6Y44J"],"uri":["http://zotero.org/users/local/7KpN74TT/items/SYD6Y44J"],"itemData":{"id":98,"type":"entry-encyclopedia","abstract":"PageRank es una marca registrada y patentada[1]</w:instrText>
      </w:r>
      <w:r w:rsidR="00B827C1">
        <w:rPr>
          <w:rFonts w:ascii="Times New Roman" w:hAnsi="Times New Roman" w:cs="Times New Roman"/>
        </w:rPr>
        <w:instrText>​</w:instrText>
      </w:r>
      <w:r w:rsidR="00B827C1">
        <w:instrText xml:space="preserve">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 Fue desarrollado por los fundadores de Google, Larry Page (apellido, del cual, recibe el nombre este algoritmo) y Sergey Brin, en la Universidad de Stanford mientras estudiaban el posgrado en ciencias de la computación.\nPageRank confía en la naturaleza democrática de la web utilizando su vasta estructura de enlaces como un indicador del valor de una página en concreto. Google interpreta un enlace de una página A a una página B como un voto, de la página A, para la página B. Pero Google mira más allá del volumen de votos, o enlaces que una página recibe; también analiza la página que emite el voto. Los votos emitidos por las páginas consideradas \"importantes\", es decir con un PageRank elevado, valen más, y ayudan a hacer a otras páginas \"importantes\". Por lo tanto, el PageRank de una página refleja la importancia de la misma en Internet.","container-title":"Wikipedia, la enciclopedia libre","language":"es","note":"Page Version ID: 122982753","source":"Wikipedia","title":"PageRank","URL":"https://es.wikipedia.org/w/index.php?title=PageRank&amp;oldid=122982753","accessed":{"date-parts":[["2020",1,29]]},"issued":{"date-parts":[["2020",1,22]]}}}],"schema":"https://github.com/citation-style-language/schema/raw/master/csl-citation.json"} </w:instrText>
      </w:r>
      <w:r w:rsidR="00B827C1">
        <w:fldChar w:fldCharType="separate"/>
      </w:r>
      <w:r w:rsidR="00B827C1" w:rsidRPr="00B827C1">
        <w:rPr>
          <w:rFonts w:cs="Liberation Serif"/>
        </w:rPr>
        <w:t>(5)</w:t>
      </w:r>
      <w:r w:rsidR="00B827C1">
        <w:fldChar w:fldCharType="end"/>
      </w:r>
      <w:r>
        <w:t xml:space="preserve"> es una medida de centralidad que se crea a partir de la centralidad de valor propio. Como medida de centralidad aparte, incluye una serie de cambios:</w:t>
      </w:r>
    </w:p>
    <w:p w14:paraId="7F63FF86" w14:textId="77777777" w:rsidR="001E441B" w:rsidRDefault="001E441B" w:rsidP="004511CE">
      <w:pPr>
        <w:pStyle w:val="Prrafodelista"/>
        <w:numPr>
          <w:ilvl w:val="0"/>
          <w:numId w:val="22"/>
        </w:numPr>
      </w:pPr>
      <w:r>
        <w:t>La importancia que recibe un nodo de sus vecinos va a ser proporcional a su centralidad entre el número de nodos a los que aporta importancia.</w:t>
      </w:r>
    </w:p>
    <w:p w14:paraId="3A4EBF13" w14:textId="77777777" w:rsidR="001E441B" w:rsidRDefault="001E441B" w:rsidP="004511CE">
      <w:pPr>
        <w:pStyle w:val="Prrafodelista"/>
        <w:numPr>
          <w:ilvl w:val="0"/>
          <w:numId w:val="22"/>
        </w:numPr>
      </w:pPr>
      <w:r>
        <w:t>Parámetro beta: es una constante positiva para evitar que haya valores nulos en el cálculo.</w:t>
      </w:r>
    </w:p>
    <w:p w14:paraId="7A051E6E" w14:textId="77777777" w:rsidR="001E441B" w:rsidRPr="001E441B" w:rsidRDefault="001E441B" w:rsidP="004511CE">
      <w:pPr>
        <w:pStyle w:val="Prrafodelista"/>
        <w:numPr>
          <w:ilvl w:val="0"/>
          <w:numId w:val="22"/>
        </w:numPr>
      </w:pPr>
      <w:r>
        <w:t>Parámetro alfa: sirve para modular la importancia con respecto a la centralidad de un nodo.</w:t>
      </w:r>
    </w:p>
    <w:p w14:paraId="316D5CB2" w14:textId="3C9177CD" w:rsidR="00465D64" w:rsidRDefault="00465D64" w:rsidP="00465D64">
      <w:r>
        <w:rPr>
          <w:noProof/>
        </w:rPr>
        <mc:AlternateContent>
          <mc:Choice Requires="wps">
            <w:drawing>
              <wp:anchor distT="0" distB="0" distL="114300" distR="114300" simplePos="0" relativeHeight="251678720" behindDoc="1" locked="0" layoutInCell="1" allowOverlap="1" wp14:anchorId="42011838" wp14:editId="3F0AF270">
                <wp:simplePos x="0" y="0"/>
                <wp:positionH relativeFrom="margin">
                  <wp:align>right</wp:align>
                </wp:positionH>
                <wp:positionV relativeFrom="paragraph">
                  <wp:posOffset>5393055</wp:posOffset>
                </wp:positionV>
                <wp:extent cx="5400040" cy="635"/>
                <wp:effectExtent l="0" t="0" r="0" b="8255"/>
                <wp:wrapTight wrapText="bothSides">
                  <wp:wrapPolygon edited="0">
                    <wp:start x="0" y="0"/>
                    <wp:lineTo x="0" y="20698"/>
                    <wp:lineTo x="21488" y="20698"/>
                    <wp:lineTo x="21488"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DE3495F" w14:textId="77777777" w:rsidR="00BD6BC0" w:rsidRPr="0019233F" w:rsidRDefault="00BD6BC0" w:rsidP="00465D64">
                            <w:pPr>
                              <w:pStyle w:val="Descripcin"/>
                              <w:jc w:val="center"/>
                              <w:rPr>
                                <w:noProof/>
                              </w:rPr>
                            </w:pPr>
                            <w:bookmarkStart w:id="121" w:name="_Toc31765877"/>
                            <w:r>
                              <w:t xml:space="preserve">Ilustración </w:t>
                            </w:r>
                            <w:fldSimple w:instr=" SEQ Ilustración \* ARABIC ">
                              <w:r>
                                <w:rPr>
                                  <w:noProof/>
                                </w:rPr>
                                <w:t>6</w:t>
                              </w:r>
                            </w:fldSimple>
                            <w:r>
                              <w:t xml:space="preserve"> PageRank</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11838" id="Cuadro de texto 15" o:spid="_x0000_s1031" type="#_x0000_t202" style="position:absolute;left:0;text-align:left;margin-left:374pt;margin-top:424.65pt;width:425.2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" stroked="f">
                <v:textbox style="mso-fit-shape-to-text:t" inset="0,0,0,0">
                  <w:txbxContent>
                    <w:p w14:paraId="1DE3495F" w14:textId="77777777" w:rsidR="00BD6BC0" w:rsidRPr="0019233F" w:rsidRDefault="00BD6BC0" w:rsidP="00465D64">
                      <w:pPr>
                        <w:pStyle w:val="Descripcin"/>
                        <w:jc w:val="center"/>
                        <w:rPr>
                          <w:noProof/>
                        </w:rPr>
                      </w:pPr>
                      <w:bookmarkStart w:id="122" w:name="_Toc31765877"/>
                      <w:r>
                        <w:t xml:space="preserve">Ilustración </w:t>
                      </w:r>
                      <w:fldSimple w:instr=" SEQ Ilustración \* ARABIC ">
                        <w:r>
                          <w:rPr>
                            <w:noProof/>
                          </w:rPr>
                          <w:t>6</w:t>
                        </w:r>
                      </w:fldSimple>
                      <w:r>
                        <w:t xml:space="preserve"> PageRank</w:t>
                      </w:r>
                      <w:bookmarkEnd w:id="122"/>
                    </w:p>
                  </w:txbxContent>
                </v:textbox>
                <w10:wrap type="tight" anchorx="margin"/>
              </v:shape>
            </w:pict>
          </mc:Fallback>
        </mc:AlternateContent>
      </w:r>
      <w:r>
        <w:rPr>
          <w:noProof/>
        </w:rPr>
        <w:drawing>
          <wp:anchor distT="0" distB="0" distL="114300" distR="114300" simplePos="0" relativeHeight="251676672" behindDoc="1" locked="0" layoutInCell="1" allowOverlap="1" wp14:anchorId="22038137" wp14:editId="7B80DC3D">
            <wp:simplePos x="0" y="0"/>
            <wp:positionH relativeFrom="margin">
              <wp:align>right</wp:align>
            </wp:positionH>
            <wp:positionV relativeFrom="paragraph">
              <wp:posOffset>574040</wp:posOffset>
            </wp:positionV>
            <wp:extent cx="5400040" cy="5400040"/>
            <wp:effectExtent l="0" t="0" r="0" b="0"/>
            <wp:wrapTight wrapText="bothSides">
              <wp:wrapPolygon edited="0">
                <wp:start x="0" y="0"/>
                <wp:lineTo x="0" y="21488"/>
                <wp:lineTo x="21488" y="21488"/>
                <wp:lineTo x="21488" y="0"/>
                <wp:lineTo x="0" y="0"/>
              </wp:wrapPolygon>
            </wp:wrapTight>
            <wp:docPr id="14" name="Imagen 14" descr="Imagen que contiene mapa, roj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1E441B">
        <w:t>Google utiliza este algoritmo para sus sistemas de recomendación de páginas, una página va a ser muy importante dependiendo de los enlaces que apuntan hacia ella, es decir, dependiendo de cuantas páginas la apuntan</w:t>
      </w:r>
      <w:r w:rsidR="00E16750">
        <w:t xml:space="preserve"> </w:t>
      </w:r>
      <w:r w:rsidR="000C0E33">
        <w:fldChar w:fldCharType="begin"/>
      </w:r>
      <w:r w:rsidR="004F79C5">
        <w:instrText xml:space="preserve"> ADDIN ZOTERO_ITEM CSL_CITATION {"citationID":"pIffBuO7","properties":{"formattedCitation":"(5)","plainCitation":"(5)","noteIndex":0},"citationItems":[{"id":98,"uris":["http://zotero.org/users/local/7KpN74TT/items/SYD6Y44J"],"uri":["http://zotero.org/users/local/7KpN74TT/items/SYD6Y44J"],"itemData":{"id":98,"type":"entry-encyclopedia","abstract":"PageRank es una marca registrada y patentada[1]</w:instrText>
      </w:r>
      <w:r w:rsidR="004F79C5">
        <w:rPr>
          <w:rFonts w:ascii="Times New Roman" w:hAnsi="Times New Roman" w:cs="Times New Roman"/>
        </w:rPr>
        <w:instrText>​</w:instrText>
      </w:r>
      <w:r w:rsidR="004F79C5">
        <w:instrText xml:space="preserve">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 Fue desarrollado por los fundadores de Google, Larry Page (apellido, del cual, recibe el nombre este algoritmo) y Sergey Brin, en la Universidad de Stanford mientras estudiaban el posgrado en ciencias de la computación.\nPageRank confía en la naturaleza democrática de la web utilizando su vasta estructura de enlaces como un indicador del valor de una página en concreto. Google interpreta un enlace de una página A a una página B como un voto, de la página A, para la página B. Pero Google mira más allá del volumen de votos, o enlaces que una página recibe; también analiza la página que emite el voto. Los votos emitidos por las páginas consideradas \"importantes\", es decir con un PageRank elevado, valen más, y ayudan a hacer a otras páginas \"importantes\". Por lo tanto, el PageRank de una página refleja la importancia de la misma en Internet.","container-title":"Wikipedia, la enciclopedia libre","language":"es","note":"Page Version ID: 122982753","source":"Wikipedia","title":"PageRank","URL":"https://es.wikipedia.org/w/index.php?title=PageRank&amp;oldid=122982753","accessed":{"date-parts":[["2020",1,29]]},"issued":{"date-parts":[["2020",1,22]]}}}],"schema":"https://github.com/citation-style-language/schema/raw/master/csl-citation.json"} </w:instrText>
      </w:r>
      <w:r w:rsidR="000C0E33">
        <w:fldChar w:fldCharType="separate"/>
      </w:r>
      <w:r w:rsidR="004F79C5" w:rsidRPr="004F79C5">
        <w:rPr>
          <w:rFonts w:cs="Liberation Serif"/>
        </w:rPr>
        <w:t>(5)</w:t>
      </w:r>
      <w:r w:rsidR="000C0E33">
        <w:fldChar w:fldCharType="end"/>
      </w:r>
      <w:r w:rsidR="001E441B">
        <w:t>.</w:t>
      </w:r>
    </w:p>
    <w:p w14:paraId="4B89E085" w14:textId="77777777" w:rsidR="00465D64" w:rsidRDefault="00465D64" w:rsidP="00465D64"/>
    <w:p w14:paraId="03772F94" w14:textId="77777777" w:rsidR="001E441B" w:rsidRDefault="001E441B" w:rsidP="004511CE">
      <w:pPr>
        <w:pStyle w:val="Ttulo2"/>
        <w:numPr>
          <w:ilvl w:val="0"/>
          <w:numId w:val="16"/>
        </w:numPr>
      </w:pPr>
      <w:bookmarkStart w:id="123" w:name="_Toc31765830"/>
      <w:r>
        <w:t>Grupos y comunidades</w:t>
      </w:r>
      <w:bookmarkEnd w:id="123"/>
    </w:p>
    <w:p w14:paraId="0E68EB67" w14:textId="2559CA99" w:rsidR="001E441B" w:rsidRDefault="000C0E33" w:rsidP="001E441B">
      <w:r>
        <w:t xml:space="preserve">En este apartado se va a hablar de la distribución de las redes en grupos y comunidades. En todas las redes que podemos generar, siempre hay agrupaciones de nodos que están más </w:t>
      </w:r>
      <w:r>
        <w:lastRenderedPageBreak/>
        <w:t xml:space="preserve">relacionados entre sí que </w:t>
      </w:r>
      <w:r w:rsidR="00E16750">
        <w:t xml:space="preserve">con </w:t>
      </w:r>
      <w:r>
        <w:t>otros nodos de la red</w:t>
      </w:r>
      <w:r w:rsidR="00E16750">
        <w:t xml:space="preserve">; </w:t>
      </w:r>
      <w:r>
        <w:t>estos nodos</w:t>
      </w:r>
      <w:r w:rsidR="00E16750">
        <w:t xml:space="preserve"> más densamente conectados entre sí que con el resto de la red</w:t>
      </w:r>
      <w:r>
        <w:t xml:space="preserve"> son los que van a formar las distintas comunidades. Un ejemplo </w:t>
      </w:r>
      <w:r w:rsidR="00E16750">
        <w:t>de comunidades que nos resulta familiar a todos podría ser el siguiente: en</w:t>
      </w:r>
      <w:r>
        <w:t xml:space="preserve"> un instituto en el que los alumnos se relacionan unos con otros, siempre se forman grupos de amigos que aunque no dejan de estar conectados con el resto de alumnos, forman un grupo más estrechamente relacionado; otro ejemplo sería el de una empresa en la que sus empleados se relacionan unos con otros pero existen departamentos en los que los miembros de dicho departamento tienen más relación entre ellos que entre miembros de otros departamentos.</w:t>
      </w:r>
    </w:p>
    <w:p w14:paraId="6A1B8F74" w14:textId="77777777" w:rsidR="000C0E33" w:rsidRDefault="000C0E33" w:rsidP="001E441B">
      <w:r>
        <w:t>Para poder detectar los distintos grupos y comunidades que se van a formar en una determinada red, podemos emplear distintas métricas y algoritmos.</w:t>
      </w:r>
    </w:p>
    <w:p w14:paraId="3E5B4875" w14:textId="77777777" w:rsidR="000C0E33" w:rsidRPr="009C42D7" w:rsidRDefault="000C0E33" w:rsidP="009C42D7">
      <w:pPr>
        <w:rPr>
          <w:b/>
          <w:bCs/>
        </w:rPr>
      </w:pPr>
      <w:r w:rsidRPr="009C42D7">
        <w:rPr>
          <w:b/>
          <w:bCs/>
        </w:rPr>
        <w:t>Cliques</w:t>
      </w:r>
    </w:p>
    <w:p w14:paraId="4EF778E2" w14:textId="20B210C8" w:rsidR="000C0E33" w:rsidRDefault="000C0E33" w:rsidP="009C42D7">
      <w:r>
        <w:t>Un clique se corresponde con un conjunto de nodos dentro de una red que están completamente conectados unos con otros, es decir entre cada par de nodos de dicho clique, existe un enlace que lo une</w:t>
      </w:r>
      <w:r w:rsidR="00E16750">
        <w:t xml:space="preserve">. La </w:t>
      </w:r>
      <w:r>
        <w:t xml:space="preserve">carga computacional que supone </w:t>
      </w:r>
      <w:r w:rsidR="009C42D7">
        <w:t>buscar cliques y decidir si ese conjunto es un clique de un tamaño concreto es muy alta y supone un problema NP-completo</w:t>
      </w:r>
      <w:r w:rsidR="009C42D7">
        <w:fldChar w:fldCharType="begin"/>
      </w:r>
      <w:ins w:id="124" w:author="Jorge Navarro González" w:date="2020-02-03T21:02:00Z">
        <w:r w:rsidR="006F6747">
          <w:instrText xml:space="preserve"> ADDIN ZOTERO_ITEM CSL_CITATION {"citationID":"ThUvHGVW","properties":{"formattedCitation":"(22)","plainCitation":"(22)","noteIndex":0},"citationItems":[{"id":100,"uris":["http://zotero.org/users/local/7KpN74TT/items/M4M35FY6"],"uri":["http://zotero.org/users/local/7KpN74TT/items/M4M35FY6"],"itemData":{"id":100,"type":"entry-encyclopedia","abstract":"En teoría de grafos, un clique, C, en un grafo no dirigido G = (V, E) es un conjunto de vértices, C </w:instrText>
        </w:r>
        <w:r w:rsidR="006F6747">
          <w:rPr>
            <w:rFonts w:ascii="Cambria Math" w:hAnsi="Cambria Math" w:cs="Cambria Math"/>
          </w:rPr>
          <w:instrText>⊆</w:instrText>
        </w:r>
        <w:r w:rsidR="006F6747">
          <w:instrText xml:space="preserve"> V, tal que todo par de v</w:instrText>
        </w:r>
        <w:r w:rsidR="006F6747">
          <w:rPr>
            <w:rFonts w:cs="Liberation Serif"/>
          </w:rPr>
          <w:instrText>é</w:instrText>
        </w:r>
        <w:r w:rsidR="006F6747">
          <w:instrText>rtices distintos son adyacentes, es decir, existe una arista que los conecta. En otras palabras, un clique es un subgrafo en el que cada v</w:instrText>
        </w:r>
        <w:r w:rsidR="006F6747">
          <w:rPr>
            <w:rFonts w:cs="Liberation Serif"/>
          </w:rPr>
          <w:instrText>é</w:instrText>
        </w:r>
        <w:r w:rsidR="006F6747">
          <w:instrText>rtice est</w:instrText>
        </w:r>
        <w:r w:rsidR="006F6747">
          <w:rPr>
            <w:rFonts w:cs="Liberation Serif"/>
          </w:rPr>
          <w:instrText>á</w:instrText>
        </w:r>
        <w:r w:rsidR="006F6747">
          <w:instrText xml:space="preserve"> conectado a todos los dem</w:instrText>
        </w:r>
        <w:r w:rsidR="006F6747">
          <w:rPr>
            <w:rFonts w:cs="Liberation Serif"/>
          </w:rPr>
          <w:instrText>á</w:instrText>
        </w:r>
        <w:r w:rsidR="006F6747">
          <w:instrText>s v</w:instrText>
        </w:r>
        <w:r w:rsidR="006F6747">
          <w:rPr>
            <w:rFonts w:cs="Liberation Serif"/>
          </w:rPr>
          <w:instrText>é</w:instrText>
        </w:r>
        <w:r w:rsidR="006F6747">
          <w:instrText xml:space="preserve">rtices del subgrafo. Esto equivale a decir que el subgrafo de G inducido por C es un grafo completo. \nEl tamaño de un clique es el número de vértices que contiene.\nEl Problema del clique, que consiste en dado un grafo, decidir si existe en él un clique con un tamaño particular, es NP-completo.\nLo opuesto de un clique es un conjunto independiente, en el sentido que cada clique corresponde a un conjunto independiente del grafo complemento.","container-title":"Wikipedia, la enciclopedia libre","language":"es","note":"Page Version ID: 117943355","source":"Wikipedia","title":"Clique","URL":"https://es.wikipedia.org/w/index.php?title=Clique&amp;oldid=117943355","accessed":{"date-parts":[["2020",1,29]]},"issued":{"date-parts":[["2019",8,2]]}}}],"schema":"https://github.com/citation-style-language/schema/raw/master/csl-citation.json"} </w:instrText>
        </w:r>
      </w:ins>
      <w:del w:id="125" w:author="Jorge Navarro González" w:date="2020-02-03T20:35:00Z">
        <w:r w:rsidR="004F79C5" w:rsidDel="00B827C1">
          <w:delInstrText xml:space="preserve"> ADDIN ZOTERO_ITEM CSL_CITATION {"citationID":"ThUvHGVW","properties":{"formattedCitation":"(17)","plainCitation":"(17)","noteIndex":0},"citationItems":[{"id":100,"uris":["http://zotero.org/users/local/7KpN74TT/items/M4M35FY6"],"uri":["http://zotero.org/users/local/7KpN74TT/items/M4M35FY6"],"itemData":{"id":100,"type":"entry-encyclopedia","abstract":"En teoría de grafos, un clique, C, en un grafo no dirigido G = (V, E) es un conjunto de vértices, C </w:delInstrText>
        </w:r>
        <w:r w:rsidR="004F79C5" w:rsidDel="00B827C1">
          <w:rPr>
            <w:rFonts w:ascii="Cambria Math" w:hAnsi="Cambria Math" w:cs="Cambria Math"/>
          </w:rPr>
          <w:delInstrText>⊆</w:delInstrText>
        </w:r>
        <w:r w:rsidR="004F79C5" w:rsidDel="00B827C1">
          <w:delInstrText xml:space="preserve"> V, tal que todo par de v</w:delInstrText>
        </w:r>
        <w:r w:rsidR="004F79C5" w:rsidDel="00B827C1">
          <w:rPr>
            <w:rFonts w:cs="Liberation Serif"/>
          </w:rPr>
          <w:delInstrText>é</w:delInstrText>
        </w:r>
        <w:r w:rsidR="004F79C5" w:rsidDel="00B827C1">
          <w:delInstrText xml:space="preserve">rtices distintos son adyacentes, es decir, existe una arista que los conecta. En otras palabras, un clique es un subgrafo en el que cada vértice está conectado a todos los demás vértices del subgrafo. Esto equivale a decir que el subgrafo de G inducido por C es un grafo completo. \nEl tamaño de un clique es el número de vértices que contiene.\nEl Problema del clique, que consiste en dado un grafo, decidir si existe en él un clique con un tamaño particular, es NP-completo.\nLo opuesto de un clique es un conjunto independiente, en el sentido que cada clique corresponde a un conjunto independiente del grafo complemento.","container-title":"Wikipedia, la enciclopedia libre","language":"es","note":"Page Version ID: 117943355","source":"Wikipedia","title":"Clique","URL":"https://es.wikipedia.org/w/index.php?title=Clique&amp;oldid=117943355","accessed":{"date-parts":[["2020",1,29]]},"issued":{"date-parts":[["2019",8,2]]}}}],"schema":"https://github.com/citation-style-language/schema/raw/master/csl-citation.json"} </w:delInstrText>
        </w:r>
      </w:del>
      <w:r w:rsidR="009C42D7">
        <w:fldChar w:fldCharType="separate"/>
      </w:r>
      <w:r w:rsidR="006F6747" w:rsidRPr="006F6747">
        <w:rPr>
          <w:rFonts w:cs="Liberation Serif"/>
        </w:rPr>
        <w:t>(22)</w:t>
      </w:r>
      <w:r w:rsidR="009C42D7">
        <w:fldChar w:fldCharType="end"/>
      </w:r>
      <w:r>
        <w:t>.</w:t>
      </w:r>
    </w:p>
    <w:p w14:paraId="06E561C7" w14:textId="77777777" w:rsidR="009C42D7" w:rsidRPr="009C42D7" w:rsidRDefault="009C42D7" w:rsidP="009C42D7">
      <w:pPr>
        <w:rPr>
          <w:b/>
          <w:bCs/>
        </w:rPr>
      </w:pPr>
      <w:r w:rsidRPr="009C42D7">
        <w:rPr>
          <w:b/>
          <w:bCs/>
        </w:rPr>
        <w:t>K-clique</w:t>
      </w:r>
    </w:p>
    <w:p w14:paraId="28E4C372" w14:textId="470E6377" w:rsidR="009C42D7" w:rsidRDefault="009C42D7" w:rsidP="009C42D7">
      <w:r>
        <w:t>El K-clique se diferencia del clique en que los nodos que pertenecen al conjunto no necesitan estar directamente relacionados unos con otros, sino que se permite que los nodos pertenecientes al conjunto estén a una distancia menor o igual que k</w:t>
      </w:r>
      <w:r w:rsidR="00E16750">
        <w:t xml:space="preserve"> </w:t>
      </w:r>
      <w:r>
        <w:fldChar w:fldCharType="begin"/>
      </w:r>
      <w:ins w:id="126" w:author="Jorge Navarro González" w:date="2020-02-03T21:02:00Z">
        <w:r w:rsidR="006F6747">
          <w:instrText xml:space="preserve"> ADDIN ZOTERO_ITEM CSL_CITATION {"citationID":"nNMH6Zhx","properties":{"formattedCitation":"(23)","plainCitation":"(23)","noteIndex":0},"citationItems":[{"id":104,"uris":["http://zotero.org/users/local/7KpN74TT/items/E4TPM6WQ"],"uri":["http://zotero.org/users/local/7KpN74TT/items/E4TPM6WQ"],"itemData":{"id":104,"type":"webpage","title":"Networks -&gt; Subgroups -&gt; N-Cliques","URL":"http://www.analytictech.com/ucinet/help/attepv.htm","accessed":{"date-parts":[["2020",1,29]]}}}],"schema":"https://github.com/citation-style-language/schema/raw/master/csl-citation.json"} </w:instrText>
        </w:r>
      </w:ins>
      <w:del w:id="127" w:author="Jorge Navarro González" w:date="2020-02-03T20:35:00Z">
        <w:r w:rsidR="004F79C5" w:rsidDel="00B827C1">
          <w:delInstrText xml:space="preserve"> ADDIN ZOTERO_ITEM CSL_CITATION {"citationID":"nNMH6Zhx","properties":{"formattedCitation":"(18)","plainCitation":"(18)","noteIndex":0},"citationItems":[{"id":104,"uris":["http://zotero.org/users/local/7KpN74TT/items/E4TPM6WQ"],"uri":["http://zotero.org/users/local/7KpN74TT/items/E4TPM6WQ"],"itemData":{"id":104,"type":"webpage","title":"Networks -&gt; Subgroups -&gt; N-Cliques","URL":"http://www.analytictech.com/ucinet/help/attepv.htm","accessed":{"date-parts":[["2020",1,29]]}}}],"schema":"https://github.com/citation-style-language/schema/raw/master/csl-citation.json"} </w:delInstrText>
        </w:r>
      </w:del>
      <w:r>
        <w:fldChar w:fldCharType="separate"/>
      </w:r>
      <w:r w:rsidR="006F6747" w:rsidRPr="006F6747">
        <w:rPr>
          <w:rFonts w:cs="Liberation Serif"/>
        </w:rPr>
        <w:t>(23)</w:t>
      </w:r>
      <w:r>
        <w:fldChar w:fldCharType="end"/>
      </w:r>
      <w:r>
        <w:t>.</w:t>
      </w:r>
    </w:p>
    <w:p w14:paraId="6B2AB012" w14:textId="77777777" w:rsidR="009C42D7" w:rsidRPr="009C42D7" w:rsidRDefault="009C42D7" w:rsidP="009C42D7">
      <w:pPr>
        <w:rPr>
          <w:b/>
          <w:bCs/>
        </w:rPr>
      </w:pPr>
      <w:r w:rsidRPr="009C42D7">
        <w:rPr>
          <w:b/>
          <w:bCs/>
        </w:rPr>
        <w:t>K-clan</w:t>
      </w:r>
    </w:p>
    <w:p w14:paraId="5FB1A390" w14:textId="5FF22670" w:rsidR="000C0E33" w:rsidRDefault="009C42D7" w:rsidP="001E441B">
      <w:r>
        <w:t>El k-clan se considera una alternativa al k-clique y dice que los caminos que unen a los nodos del conjunto tienen que formar parte del propio conjunto</w:t>
      </w:r>
      <w:r>
        <w:fldChar w:fldCharType="begin"/>
      </w:r>
      <w:ins w:id="128" w:author="Jorge Navarro González" w:date="2020-02-03T21:02:00Z">
        <w:r w:rsidR="006F6747">
          <w:instrText xml:space="preserve"> ADDIN ZOTERO_ITEM CSL_CITATION {"citationID":"u4hdEFzE","properties":{"formattedCitation":"(24)","plainCitation":"(24)","noteIndex":0},"citationItems":[{"id":106,"uris":["http://zotero.org/users/local/7KpN74TT/items/9EXQQUQ5"],"uri":["http://zotero.org/users/local/7KpN74TT/items/9EXQQUQ5"],"itemData":{"id":106,"type":"webpage","title":"Networks -&gt; Subgroups -&gt; N-Clan","URL":"http://www.analytictech.com/ucinet/help/13_t_v_.htm","accessed":{"date-parts":[["2020",1,29]]}}}],"schema":"https://github.com/citation-style-language/schema/raw/master/csl-citation.json"} </w:instrText>
        </w:r>
      </w:ins>
      <w:del w:id="129" w:author="Jorge Navarro González" w:date="2020-02-03T20:35:00Z">
        <w:r w:rsidR="004F79C5" w:rsidDel="00B827C1">
          <w:delInstrText xml:space="preserve"> ADDIN ZOTERO_ITEM CSL_CITATION {"citationID":"u4hdEFzE","properties":{"formattedCitation":"(19)","plainCitation":"(19)","noteIndex":0},"citationItems":[{"id":106,"uris":["http://zotero.org/users/local/7KpN74TT/items/9EXQQUQ5"],"uri":["http://zotero.org/users/local/7KpN74TT/items/9EXQQUQ5"],"itemData":{"id":106,"type":"webpage","title":"Networks -&gt; Subgroups -&gt; N-Clan","URL":"http://www.analytictech.com/ucinet/help/13_t_v_.htm","accessed":{"date-parts":[["2020",1,29]]}}}],"schema":"https://github.com/citation-style-language/schema/raw/master/csl-citation.json"} </w:delInstrText>
        </w:r>
      </w:del>
      <w:r>
        <w:fldChar w:fldCharType="separate"/>
      </w:r>
      <w:r w:rsidR="006F6747" w:rsidRPr="006F6747">
        <w:rPr>
          <w:rFonts w:cs="Liberation Serif"/>
        </w:rPr>
        <w:t>(24)</w:t>
      </w:r>
      <w:r>
        <w:fldChar w:fldCharType="end"/>
      </w:r>
      <w:r>
        <w:t>.</w:t>
      </w:r>
    </w:p>
    <w:p w14:paraId="3CDCC36C" w14:textId="77777777" w:rsidR="009C42D7" w:rsidRPr="009C42D7" w:rsidRDefault="009C42D7" w:rsidP="001E441B">
      <w:pPr>
        <w:rPr>
          <w:b/>
          <w:bCs/>
        </w:rPr>
      </w:pPr>
      <w:r>
        <w:rPr>
          <w:b/>
          <w:bCs/>
        </w:rPr>
        <w:t>K-plex</w:t>
      </w:r>
    </w:p>
    <w:p w14:paraId="7C41E697" w14:textId="097E5D10" w:rsidR="00532C47" w:rsidRDefault="00F8697A" w:rsidP="00532C47">
      <w:r>
        <w:t xml:space="preserve">Un conjunto de </w:t>
      </w:r>
      <w:r w:rsidRPr="00E16750">
        <w:rPr>
          <w:i/>
          <w:iCs/>
          <w:rPrChange w:id="130" w:author="VIRGINIA AHEDO GARCIA" w:date="2020-02-03T17:49:00Z">
            <w:rPr/>
          </w:rPrChange>
        </w:rPr>
        <w:t>n</w:t>
      </w:r>
      <w:r>
        <w:t xml:space="preserve"> nodos va a ser considerado k-plex siempre y cuando se cumpla la condición de que cada nodo del conjunto tiene que estar conectado a </w:t>
      </w:r>
      <w:r w:rsidRPr="00E16750">
        <w:rPr>
          <w:i/>
          <w:iCs/>
          <w:rPrChange w:id="131" w:author="VIRGINIA AHEDO GARCIA" w:date="2020-02-03T17:49:00Z">
            <w:rPr/>
          </w:rPrChange>
        </w:rPr>
        <w:t>n-k</w:t>
      </w:r>
      <w:r>
        <w:t xml:space="preserve"> nodos que formen parte del mismo conjunto</w:t>
      </w:r>
      <w:ins w:id="132" w:author="VIRGINIA AHEDO GARCIA" w:date="2020-02-03T17:49:00Z">
        <w:r w:rsidR="00E16750">
          <w:t xml:space="preserve"> </w:t>
        </w:r>
      </w:ins>
      <w:r>
        <w:fldChar w:fldCharType="begin"/>
      </w:r>
      <w:ins w:id="133" w:author="Jorge Navarro González" w:date="2020-02-03T21:02:00Z">
        <w:r w:rsidR="006F6747">
          <w:instrText xml:space="preserve"> ADDIN ZOTERO_ITEM CSL_CITATION {"citationID":"MPkATdVT","properties":{"formattedCitation":"(25)","plainCitation":"(25)","noteIndex":0},"citationItems":[{"id":102,"uris":["http://zotero.org/users/local/7KpN74TT/items/K2EUCM4I"],"uri":["http://zotero.org/users/local/7KpN74TT/items/K2EUCM4I"],"itemData":{"id":102,"type":"webpage","title":"Networks -&gt; Subgroups -&gt; K-Plex","URL":"http://www.analytictech.com/ucinet/help/1pdb_fw.htm","accessed":{"date-parts":[["2020",1,29]]}}}],"schema":"https://github.com/citation-style-language/schema/raw/master/csl-citation.json"} </w:instrText>
        </w:r>
      </w:ins>
      <w:del w:id="134" w:author="Jorge Navarro González" w:date="2020-02-03T20:35:00Z">
        <w:r w:rsidR="004F79C5" w:rsidDel="00B827C1">
          <w:delInstrText xml:space="preserve"> ADDIN ZOTERO_ITEM CSL_CITATION {"citationID":"MPkATdVT","properties":{"formattedCitation":"(20)","plainCitation":"(20)","noteIndex":0},"citationItems":[{"id":102,"uris":["http://zotero.org/users/local/7KpN74TT/items/K2EUCM4I"],"uri":["http://zotero.org/users/local/7KpN74TT/items/K2EUCM4I"],"itemData":{"id":102,"type":"webpage","title":"Networks -&gt; Subgroups -&gt; K-Plex","URL":"http://www.analytictech.com/ucinet/help/1pdb_fw.htm","accessed":{"date-parts":[["2020",1,29]]}}}],"schema":"https://github.com/citation-style-language/schema/raw/master/csl-citation.json"} </w:delInstrText>
        </w:r>
      </w:del>
      <w:r>
        <w:fldChar w:fldCharType="separate"/>
      </w:r>
      <w:r w:rsidR="006F6747" w:rsidRPr="006F6747">
        <w:rPr>
          <w:rFonts w:cs="Liberation Serif"/>
        </w:rPr>
        <w:t>(25)</w:t>
      </w:r>
      <w:r>
        <w:fldChar w:fldCharType="end"/>
      </w:r>
      <w:r>
        <w:t>.</w:t>
      </w:r>
    </w:p>
    <w:p w14:paraId="07381F54" w14:textId="77777777" w:rsidR="00F8697A" w:rsidRDefault="00F8697A" w:rsidP="00532C47">
      <w:pPr>
        <w:rPr>
          <w:b/>
          <w:bCs/>
        </w:rPr>
      </w:pPr>
      <w:r>
        <w:rPr>
          <w:b/>
          <w:bCs/>
        </w:rPr>
        <w:t>K-core</w:t>
      </w:r>
    </w:p>
    <w:p w14:paraId="0F167F5C" w14:textId="588A3FEB" w:rsidR="00F8697A" w:rsidRDefault="00F8697A" w:rsidP="00532C47">
      <w:r>
        <w:t xml:space="preserve">El k-core de una red va a ser un conjunto máximo de nodos en el cual todos los nodos que forman parte del conjunto tienen un grado de al menos </w:t>
      </w:r>
      <w:r w:rsidRPr="00E16750">
        <w:rPr>
          <w:i/>
          <w:iCs/>
          <w:rPrChange w:id="135" w:author="VIRGINIA AHEDO GARCIA" w:date="2020-02-03T17:49:00Z">
            <w:rPr/>
          </w:rPrChange>
        </w:rPr>
        <w:t>k</w:t>
      </w:r>
      <w:r>
        <w:t xml:space="preserve">. Para conseguir sacar los k-cores de una red, debemos ir eliminando repetidamente los nodos que tengan un grado menor que </w:t>
      </w:r>
      <w:r w:rsidRPr="00E16750">
        <w:rPr>
          <w:i/>
          <w:iCs/>
          <w:rPrChange w:id="136" w:author="VIRGINIA AHEDO GARCIA" w:date="2020-02-03T17:49:00Z">
            <w:rPr/>
          </w:rPrChange>
        </w:rPr>
        <w:t>k</w:t>
      </w:r>
      <w:r>
        <w:fldChar w:fldCharType="begin"/>
      </w:r>
      <w:ins w:id="137" w:author="Jorge Navarro González" w:date="2020-02-03T21:02:00Z">
        <w:r w:rsidR="006F6747">
          <w:instrText xml:space="preserve"> ADDIN ZOTERO_ITEM CSL_CITATION {"citationID":"B8lUE7kN","properties":{"formattedCitation":"(26)","plainCitation":"(26)","noteIndex":0},"citationItems":[{"id":110,"uris":["http://zotero.org/users/local/7KpN74TT/items/HNEICYII"],"uri":["http://zotero.org/users/local/7KpN74TT/items/HNEICYII"],"itemData":{"id":110,"type":"entry-encyclopedia","abstract":"\"K-core\" redirects here. The core of a graph is a different concept.\nIn graph theory, a k-degenerate graph is an undirected graph in which every subgraph has a vertex of degree at most k: that is, some vertex in the subgraph touches k or fewer of the subgraph's edges. The degeneracy of a graph is the smallest value of k for which it is k-degenerate. The degeneracy of a graph is a measure of how sparse it is, and is within a constant factor of other sparsity measures such as the arboricity of a graph.\nDegeneracy is also known as the  k-core number, width, and linkage, and is essentially the same as the coloring number or Szekeres-Wilf number (named after Szekeres and  Wilf (1968)). k-degenerate graphs have also been called k-inductive graphs. The degeneracy of a graph may be computed in linear time by an algorithm that repeatedly removes minimum-degree vertices. The connected components that are left after all vertices of degree less than k have been removed are called the k-cores of the graph and the degeneracy of a graph is the largest value k such that it has a k-core.","container-title":"Wikipedia","language":"en","note":"Page Version ID: 931536671","source":"Wikipedia","title":"Degeneracy (graph theory)","URL":"https://en.wikipedia.org/w/index.php?title=Degeneracy_(graph_theory)&amp;oldid=931536671","accessed":{"date-parts":[["2020",1,29]]},"issued":{"date-parts":[["2019",12,19]]}}}],"schema":"https://github.com/citation-style-language/schema/raw/master/csl-citation.json"} </w:instrText>
        </w:r>
      </w:ins>
      <w:del w:id="138" w:author="Jorge Navarro González" w:date="2020-02-03T20:35:00Z">
        <w:r w:rsidR="004F79C5" w:rsidDel="00B827C1">
          <w:delInstrText xml:space="preserve"> ADDIN ZOTERO_ITEM CSL_CITATION {"citationID":"B8lUE7kN","properties":{"formattedCitation":"(21)","plainCitation":"(21)","noteIndex":0},"citationItems":[{"id":110,"uris":["http://zotero.org/users/local/7KpN74TT/items/HNEICYII"],"uri":["http://zotero.org/users/local/7KpN74TT/items/HNEICYII"],"itemData":{"id":110,"type":"entry-encyclopedia","abstract":"\"K-core\" redirects here. The core of a graph is a different concept.\nIn graph theory, a k-degenerate graph is an undirected graph in which every subgraph has a vertex of degree at most k: that is, some vertex in the subgraph touches k or fewer of the subgraph's edges. The degeneracy of a graph is the smallest value of k for which it is k-degenerate. The degeneracy of a graph is a measure of how sparse it is, and is within a constant factor of other sparsity measures such as the arboricity of a graph.\nDegeneracy is also known as the  k-core number, width, and linkage, and is essentially the same as the coloring number or Szekeres-Wilf number (named after Szekeres and  Wilf (1968)). k-degenerate graphs have also been called k-inductive graphs. The degeneracy of a graph may be computed in linear time by an algorithm that repeatedly removes minimum-degree vertices. The connected components that are left after all vertices of degree less than k have been removed are called the k-cores of the graph and the degeneracy of a graph is the largest value k such that it has a k-core.","container-title":"Wikipedia","language":"en","note":"Page Version ID: 931536671","source":"Wikipedia","title":"Degeneracy (graph theory)","URL":"https://en.wikipedia.org/w/index.php?title=Degeneracy_(graph_theory)&amp;oldid=931536671","accessed":{"date-parts":[["2020",1,29]]},"issued":{"date-parts":[["2019",12,19]]}}}],"schema":"https://github.com/citation-style-language/schema/raw/master/csl-citation.json"} </w:delInstrText>
        </w:r>
      </w:del>
      <w:r>
        <w:fldChar w:fldCharType="separate"/>
      </w:r>
      <w:r w:rsidR="006F6747" w:rsidRPr="006F6747">
        <w:rPr>
          <w:rFonts w:cs="Liberation Serif"/>
        </w:rPr>
        <w:t>(26)</w:t>
      </w:r>
      <w:r>
        <w:fldChar w:fldCharType="end"/>
      </w:r>
      <w:r>
        <w:t>.</w:t>
      </w:r>
    </w:p>
    <w:p w14:paraId="6D20957B" w14:textId="77777777" w:rsidR="00F8697A" w:rsidRDefault="00F8697A" w:rsidP="00532C47">
      <w:pPr>
        <w:rPr>
          <w:b/>
          <w:bCs/>
        </w:rPr>
      </w:pPr>
      <w:r>
        <w:rPr>
          <w:b/>
          <w:bCs/>
        </w:rPr>
        <w:t>K-componente</w:t>
      </w:r>
    </w:p>
    <w:p w14:paraId="16137E35" w14:textId="77777777" w:rsidR="00F8697A" w:rsidRDefault="00563BA9" w:rsidP="00532C47">
      <w:r>
        <w:t xml:space="preserve">El k-componente es aquel en el que los nodos del conjunto están unidos con el resto de los nodos por un mínimo de </w:t>
      </w:r>
      <w:r w:rsidRPr="00E16750">
        <w:rPr>
          <w:i/>
          <w:iCs/>
          <w:rPrChange w:id="139" w:author="VIRGINIA AHEDO GARCIA" w:date="2020-02-03T17:50:00Z">
            <w:rPr/>
          </w:rPrChange>
        </w:rPr>
        <w:t>k</w:t>
      </w:r>
      <w:r>
        <w:t xml:space="preserve"> caminos independientes unos de otros.</w:t>
      </w:r>
    </w:p>
    <w:p w14:paraId="04DD67BD" w14:textId="77777777" w:rsidR="00563BA9" w:rsidRDefault="00563BA9" w:rsidP="00532C47">
      <w:pPr>
        <w:rPr>
          <w:b/>
          <w:bCs/>
        </w:rPr>
      </w:pPr>
      <w:r>
        <w:rPr>
          <w:b/>
          <w:bCs/>
        </w:rPr>
        <w:t>Algoritmos de detección de comunidades</w:t>
      </w:r>
    </w:p>
    <w:p w14:paraId="3CE15EC7" w14:textId="6275F8E4" w:rsidR="00563BA9" w:rsidRDefault="00563BA9" w:rsidP="00532C47">
      <w:r>
        <w:t>Existen diversos algoritmos con los cuales podemos detectar y obtener las comunidades que hay en una red, el empleo de un algoritmo u otro nos puede dar lugar a obtener distintos tipos de comunidades para la misma red</w:t>
      </w:r>
      <w:ins w:id="140" w:author="VIRGINIA AHEDO GARCIA" w:date="2020-02-03T17:50:00Z">
        <w:r w:rsidR="00E16750">
          <w:t>,</w:t>
        </w:r>
      </w:ins>
      <w:r>
        <w:t xml:space="preserve"> debido a que cada uno de los algoritmos obtiene las comunidades de una forma distinta.</w:t>
      </w:r>
    </w:p>
    <w:p w14:paraId="2CFDDD13" w14:textId="77777777" w:rsidR="00563BA9" w:rsidRDefault="00563BA9" w:rsidP="00532C47">
      <w:r>
        <w:t>Para este proyecto se han implementado cuatro tipos de algoritmos de detección de comunidades que son los siguientes:</w:t>
      </w:r>
    </w:p>
    <w:p w14:paraId="2216E125" w14:textId="2F235295" w:rsidR="00593D7E" w:rsidRDefault="00563BA9" w:rsidP="004511CE">
      <w:pPr>
        <w:pStyle w:val="Prrafodelista"/>
        <w:numPr>
          <w:ilvl w:val="0"/>
          <w:numId w:val="23"/>
        </w:numPr>
      </w:pPr>
      <w:r>
        <w:lastRenderedPageBreak/>
        <w:t>Girvan-Newman: El algoritmo de Girvan-Newman para detectar comunidades se basa en la técnica de eliminación de enlaces</w:t>
      </w:r>
      <w:r w:rsidR="0076772E">
        <w:fldChar w:fldCharType="begin"/>
      </w:r>
      <w:r w:rsidR="0076772E">
        <w:instrText xml:space="preserve"> ADDIN ZOTERO_ITEM CSL_CITATION {"citationID":"bg6GEkD1","properties":{"formattedCitation":"(27)","plainCitation":"(27)","noteIndex":0},"citationItems":[{"id":155,"uris":["http://zotero.org/users/local/7KpN74TT/items/VZL4Q9I5"],"uri":["http://zotero.org/users/local/7KpN74TT/items/VZL4Q9I5"],"itemData":{"id":155,"type":"webpage","title":"Girvan–Newman algorithm - Wikipedia","URL":"https://en.wikipedia.org/wiki/Girvan%E2%80%93Newman_algorithm","accessed":{"date-parts":[["2020",2,3]]}}}],"schema":"https://github.com/citation-style-language/schema/raw/master/csl-citation.json"} </w:instrText>
      </w:r>
      <w:r w:rsidR="0076772E">
        <w:fldChar w:fldCharType="separate"/>
      </w:r>
      <w:r w:rsidR="0076772E" w:rsidRPr="0076772E">
        <w:rPr>
          <w:rFonts w:cs="Liberation Serif"/>
        </w:rPr>
        <w:t>(27)</w:t>
      </w:r>
      <w:r w:rsidR="0076772E">
        <w:fldChar w:fldCharType="end"/>
      </w:r>
      <w:r>
        <w:t>. Lo que hace el algoritmo es</w:t>
      </w:r>
      <w:r w:rsidR="00593D7E">
        <w:t>:</w:t>
      </w:r>
    </w:p>
    <w:p w14:paraId="62C8079B" w14:textId="3DD2C20B" w:rsidR="00593D7E" w:rsidRDefault="00593D7E" w:rsidP="004511CE">
      <w:pPr>
        <w:pStyle w:val="Prrafodelista"/>
        <w:numPr>
          <w:ilvl w:val="1"/>
          <w:numId w:val="23"/>
        </w:numPr>
      </w:pPr>
      <w:r>
        <w:t>C</w:t>
      </w:r>
      <w:r w:rsidR="00563BA9">
        <w:t xml:space="preserve">alcular la centralidad de intermediación de todos los </w:t>
      </w:r>
      <w:r w:rsidR="00E16750">
        <w:t>enlaces</w:t>
      </w:r>
      <w:r>
        <w:t>.</w:t>
      </w:r>
    </w:p>
    <w:p w14:paraId="2ED8A3DF" w14:textId="77777777" w:rsidR="00563BA9" w:rsidRDefault="00593D7E" w:rsidP="004511CE">
      <w:pPr>
        <w:pStyle w:val="Prrafodelista"/>
        <w:numPr>
          <w:ilvl w:val="1"/>
          <w:numId w:val="23"/>
        </w:numPr>
      </w:pPr>
      <w:r>
        <w:t>E</w:t>
      </w:r>
      <w:r w:rsidR="00563BA9">
        <w:t>limina aquel que tenga mayor centralidad de intermediación</w:t>
      </w:r>
      <w:r>
        <w:t>.</w:t>
      </w:r>
    </w:p>
    <w:p w14:paraId="48135E54" w14:textId="165D4480" w:rsidR="00593D7E" w:rsidRDefault="00593D7E" w:rsidP="004511CE">
      <w:pPr>
        <w:pStyle w:val="Prrafodelista"/>
        <w:numPr>
          <w:ilvl w:val="1"/>
          <w:numId w:val="23"/>
        </w:numPr>
      </w:pPr>
      <w:r>
        <w:t xml:space="preserve">Recalcular la centralidad de intermediación de todos los </w:t>
      </w:r>
      <w:r w:rsidR="00E16750">
        <w:t>enlaces</w:t>
      </w:r>
      <w:r>
        <w:t>.</w:t>
      </w:r>
    </w:p>
    <w:p w14:paraId="2A169ED3" w14:textId="77777777" w:rsidR="00593D7E" w:rsidRDefault="00593D7E" w:rsidP="004511CE">
      <w:pPr>
        <w:pStyle w:val="Prrafodelista"/>
        <w:numPr>
          <w:ilvl w:val="1"/>
          <w:numId w:val="23"/>
        </w:numPr>
      </w:pPr>
      <w:r>
        <w:t>Repite los pasos dos y tres hasta que no queden más enlaces.</w:t>
      </w:r>
    </w:p>
    <w:p w14:paraId="40D7C41E" w14:textId="6E620F98" w:rsidR="00593D7E" w:rsidRDefault="00593D7E" w:rsidP="004511CE">
      <w:pPr>
        <w:pStyle w:val="Prrafodelista"/>
        <w:numPr>
          <w:ilvl w:val="0"/>
          <w:numId w:val="23"/>
        </w:numPr>
      </w:pPr>
      <w:r>
        <w:t>Louvain: El algoritmo de Louvain para detectar comunidades es una técnica que se basa en optimizar la modularidad de la siguiente forma</w:t>
      </w:r>
      <w:ins w:id="141" w:author="VIRGINIA AHEDO GARCIA" w:date="2020-02-03T17:50:00Z">
        <w:r w:rsidR="00E16750">
          <w:t xml:space="preserve"> </w:t>
        </w:r>
      </w:ins>
      <w:r w:rsidR="007408CC">
        <w:fldChar w:fldCharType="begin"/>
      </w:r>
      <w:ins w:id="142" w:author="Jorge Navarro González" w:date="2020-02-03T20:58:00Z">
        <w:r w:rsidR="00081255">
          <w:instrText xml:space="preserve"> ADDIN ZOTERO_ITEM CSL_CITATION {"citationID":"JwzzezUt","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ins>
      <w:del w:id="143" w:author="Jorge Navarro González" w:date="2020-02-03T20:35:00Z">
        <w:r w:rsidR="004F79C5" w:rsidDel="00B827C1">
          <w:delInstrText xml:space="preserve"> ADDIN ZOTERO_ITEM CSL_CITATION {"citationID":"JwzzezUt","properties":{"formattedCitation":"(23)","plainCitation":"(23)","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delInstrText>
        </w:r>
      </w:del>
      <w:r w:rsidR="007408CC">
        <w:fldChar w:fldCharType="separate"/>
      </w:r>
      <w:r w:rsidR="00081255" w:rsidRPr="00081255">
        <w:rPr>
          <w:rFonts w:cs="Liberation Serif"/>
        </w:rPr>
        <w:t>(6)</w:t>
      </w:r>
      <w:r w:rsidR="007408CC">
        <w:fldChar w:fldCharType="end"/>
      </w:r>
      <w:r>
        <w:t>:</w:t>
      </w:r>
    </w:p>
    <w:p w14:paraId="308B86F8" w14:textId="77777777" w:rsidR="00593D7E" w:rsidRDefault="00593D7E" w:rsidP="004511CE">
      <w:pPr>
        <w:pStyle w:val="Prrafodelista"/>
        <w:numPr>
          <w:ilvl w:val="1"/>
          <w:numId w:val="23"/>
        </w:numPr>
      </w:pPr>
      <w:r>
        <w:t>Se asigna una comunidad a cada nodo de la red.</w:t>
      </w:r>
    </w:p>
    <w:p w14:paraId="73C5AA4A" w14:textId="58079EA2" w:rsidR="00593D7E" w:rsidRDefault="00593D7E" w:rsidP="004511CE">
      <w:pPr>
        <w:pStyle w:val="Prrafodelista"/>
        <w:numPr>
          <w:ilvl w:val="1"/>
          <w:numId w:val="23"/>
        </w:numPr>
      </w:pPr>
      <w:r>
        <w:t xml:space="preserve">Se calcula el incremento </w:t>
      </w:r>
      <w:r w:rsidR="00B27424">
        <w:t>del modularidad</w:t>
      </w:r>
      <w:r>
        <w:t xml:space="preserve"> que supondría eliminar el nodo de esa comunidad y meterlo en otra comunidad distinta con la que esté enlazado.</w:t>
      </w:r>
    </w:p>
    <w:p w14:paraId="0122BCB1" w14:textId="77777777" w:rsidR="00593D7E" w:rsidRDefault="00593D7E" w:rsidP="004511CE">
      <w:pPr>
        <w:pStyle w:val="Prrafodelista"/>
        <w:numPr>
          <w:ilvl w:val="1"/>
          <w:numId w:val="23"/>
        </w:numPr>
      </w:pPr>
      <w:r>
        <w:t xml:space="preserve">Después </w:t>
      </w:r>
      <w:r w:rsidR="00244A00">
        <w:t>se crea una nueva red de forma que cada comunidad es un nodo de la nueva red.</w:t>
      </w:r>
    </w:p>
    <w:p w14:paraId="2CAD83AE" w14:textId="77777777" w:rsidR="00244A00" w:rsidRDefault="00244A00" w:rsidP="004511CE">
      <w:pPr>
        <w:pStyle w:val="Prrafodelista"/>
        <w:numPr>
          <w:ilvl w:val="1"/>
          <w:numId w:val="23"/>
        </w:numPr>
      </w:pPr>
      <w:r>
        <w:t xml:space="preserve">Se repiten los pasos dos y tres hasta que no haya más incremento </w:t>
      </w:r>
      <w:r w:rsidR="00B27424">
        <w:t>del modularidad</w:t>
      </w:r>
      <w:r>
        <w:t>.</w:t>
      </w:r>
    </w:p>
    <w:p w14:paraId="17A17897" w14:textId="08BFF97C" w:rsidR="00244A00" w:rsidRDefault="00244A00" w:rsidP="004511CE">
      <w:pPr>
        <w:pStyle w:val="Prrafodelista"/>
        <w:numPr>
          <w:ilvl w:val="0"/>
          <w:numId w:val="23"/>
        </w:numPr>
      </w:pPr>
      <w:r>
        <w:t>Clauset-Newman-Moore: El algoritmo de Clauset-Newman-Moore es un algorimto muy similar</w:t>
      </w:r>
      <w:r w:rsidR="007408CC">
        <w:t xml:space="preserve"> y anterior</w:t>
      </w:r>
      <w:r>
        <w:t xml:space="preserve"> al algoritmo de Louvain, también basado en el incremento de la modularidad con una diferencia respecto de </w:t>
      </w:r>
      <w:r w:rsidR="007408CC">
        <w:t>L</w:t>
      </w:r>
      <w:r>
        <w:t xml:space="preserve">ouvain, </w:t>
      </w:r>
      <w:r w:rsidR="007408CC">
        <w:t>el algoritmo CNM conecta comunidades cuya fusión produce un aumento de la modularidad sin optimizar la modularidad local de todos los nodos primero como sí hace Louvain</w:t>
      </w:r>
      <w:ins w:id="144" w:author="VIRGINIA AHEDO GARCIA" w:date="2020-02-03T17:52:00Z">
        <w:r w:rsidR="00E16750">
          <w:t xml:space="preserve"> </w:t>
        </w:r>
      </w:ins>
      <w:r w:rsidR="007408CC">
        <w:fldChar w:fldCharType="begin"/>
      </w:r>
      <w:ins w:id="145" w:author="Jorge Navarro González" w:date="2020-02-03T21:01:00Z">
        <w:r w:rsidR="00081255">
          <w:instrText xml:space="preserve"> ADDIN ZOTERO_ITEM CSL_CITATION {"citationID":"qt7l5frE","properties":{"formattedCitation":"(7)","plainCitation":"(7)","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instrText>
        </w:r>
      </w:ins>
      <w:del w:id="146" w:author="Jorge Navarro González" w:date="2020-02-03T20:35:00Z">
        <w:r w:rsidR="004F79C5" w:rsidDel="00B827C1">
          <w:delInstrText xml:space="preserve"> ADDIN ZOTERO_ITEM CSL_CITATION {"citationID":"qt7l5frE","properties":{"formattedCitation":"(24)","plainCitation":"(24)","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delInstrText>
        </w:r>
      </w:del>
      <w:r w:rsidR="007408CC">
        <w:fldChar w:fldCharType="separate"/>
      </w:r>
      <w:r w:rsidR="00081255" w:rsidRPr="00081255">
        <w:rPr>
          <w:rFonts w:cs="Liberation Serif"/>
        </w:rPr>
        <w:t>(7)</w:t>
      </w:r>
      <w:r w:rsidR="007408CC">
        <w:fldChar w:fldCharType="end"/>
      </w:r>
      <w:r w:rsidR="007408CC">
        <w:t>.</w:t>
      </w:r>
    </w:p>
    <w:p w14:paraId="289BF7AF" w14:textId="12E918D7" w:rsidR="007408CC" w:rsidRPr="00563BA9" w:rsidRDefault="007408CC" w:rsidP="004511CE">
      <w:pPr>
        <w:pStyle w:val="Prrafodelista"/>
        <w:numPr>
          <w:ilvl w:val="0"/>
          <w:numId w:val="23"/>
        </w:numPr>
      </w:pPr>
      <w:r>
        <w:t>Comunidades K-clique: Este algoritmo emplea el método de percolación de cliques, método con el cual se identifican los k-cliques de la red y se identifican las comunidades, una comunidad se considera cuando hay una unión máxima de todos los k-cliques</w:t>
      </w:r>
      <w:r>
        <w:fldChar w:fldCharType="begin"/>
      </w:r>
      <w:ins w:id="147" w:author="Jorge Navarro González" w:date="2020-02-03T21:02:00Z">
        <w:r w:rsidR="006F6747">
          <w:instrText xml:space="preserve"> ADDIN ZOTERO_ITEM CSL_CITATION {"citationID":"8ovdEqkK","properties":{"formattedCitation":"(8)","plainCitation":"(8)","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instrText>
        </w:r>
        <w:r w:rsidR="006F6747">
          <w:rPr>
            <w:rFonts w:ascii="Times New Roman" w:hAnsi="Times New Roman" w:cs="Times New Roman"/>
          </w:rPr>
          <w:instrText>​</w:instrText>
        </w:r>
        <w:r w:rsidR="006F6747">
          <w:instrText xml:space="preserve"> es utilizado para el an</w:instrText>
        </w:r>
        <w:r w:rsidR="006F6747">
          <w:rPr>
            <w:rFonts w:cs="Liberation Serif"/>
          </w:rPr>
          <w:instrText>á</w:instrText>
        </w:r>
        <w:r w:rsidR="006F6747">
          <w:instrText>lisis de la superposici</w:instrText>
        </w:r>
        <w:r w:rsidR="006F6747">
          <w:rPr>
            <w:rFonts w:cs="Liberation Serif"/>
          </w:rPr>
          <w:instrText>ó</w:instrText>
        </w:r>
        <w:r w:rsidR="006F6747">
          <w:instrText>n de la estructura comunitaria de las redes. El t</w:instrText>
        </w:r>
        <w:r w:rsidR="006F6747">
          <w:rPr>
            <w:rFonts w:cs="Liberation Serif"/>
          </w:rPr>
          <w:instrText>é</w:instrText>
        </w:r>
        <w:r w:rsidR="006F6747">
          <w:instrText>rmino comunidad de la red (tambi</w:instrText>
        </w:r>
        <w:r w:rsidR="006F6747">
          <w:rPr>
            <w:rFonts w:cs="Liberation Serif"/>
          </w:rPr>
          <w:instrText>é</w:instrText>
        </w:r>
        <w:r w:rsidR="006F6747">
          <w:instrText>n llamado grupo de m</w:instrText>
        </w:r>
        <w:r w:rsidR="006F6747">
          <w:rPr>
            <w:rFonts w:cs="Liberation Serif"/>
          </w:rPr>
          <w:instrText>ó</w:instrText>
        </w:r>
        <w:r w:rsidR="006F6747">
          <w:instrText xml:space="preserve">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instrText>
        </w:r>
      </w:ins>
      <w:del w:id="148" w:author="Jorge Navarro González" w:date="2020-02-03T20:35:00Z">
        <w:r w:rsidR="004F79C5" w:rsidDel="00B827C1">
          <w:delInstrText xml:space="preserve"> ADDIN ZOTERO_ITEM CSL_CITATION {"citationID":"8ovdEqkK","properties":{"formattedCitation":"(25)","plainCitation":"(25)","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delInstrText>
        </w:r>
        <w:r w:rsidR="004F79C5" w:rsidDel="00B827C1">
          <w:rPr>
            <w:rFonts w:ascii="Times New Roman" w:hAnsi="Times New Roman" w:cs="Times New Roman"/>
          </w:rPr>
          <w:delInstrText>​</w:delInstrText>
        </w:r>
        <w:r w:rsidR="004F79C5" w:rsidDel="00B827C1">
          <w:delInstrText xml:space="preserve"> es utilizado para el an</w:delInstrText>
        </w:r>
        <w:r w:rsidR="004F79C5" w:rsidDel="00B827C1">
          <w:rPr>
            <w:rFonts w:cs="Liberation Serif"/>
          </w:rPr>
          <w:delInstrText>á</w:delInstrText>
        </w:r>
        <w:r w:rsidR="004F79C5" w:rsidDel="00B827C1">
          <w:delInstrText>lisis de la superposici</w:delInstrText>
        </w:r>
        <w:r w:rsidR="004F79C5" w:rsidDel="00B827C1">
          <w:rPr>
            <w:rFonts w:cs="Liberation Serif"/>
          </w:rPr>
          <w:delInstrText>ó</w:delInstrText>
        </w:r>
        <w:r w:rsidR="004F79C5" w:rsidDel="00B827C1">
          <w:delInstrText>n de la estructura comunitaria de las redes. El t</w:delInstrText>
        </w:r>
        <w:r w:rsidR="004F79C5" w:rsidDel="00B827C1">
          <w:rPr>
            <w:rFonts w:cs="Liberation Serif"/>
          </w:rPr>
          <w:delInstrText>é</w:delInstrText>
        </w:r>
        <w:r w:rsidR="004F79C5" w:rsidDel="00B827C1">
          <w:delInstrText>rmino comunidad de la red (tambi</w:delInstrText>
        </w:r>
        <w:r w:rsidR="004F79C5" w:rsidDel="00B827C1">
          <w:rPr>
            <w:rFonts w:cs="Liberation Serif"/>
          </w:rPr>
          <w:delInstrText>é</w:delInstrText>
        </w:r>
        <w:r w:rsidR="004F79C5" w:rsidDel="00B827C1">
          <w:delInstrText xml:space="preserve">n llamado grupo de módulos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delInstrText>
        </w:r>
      </w:del>
      <w:r>
        <w:fldChar w:fldCharType="separate"/>
      </w:r>
      <w:r w:rsidR="006F6747" w:rsidRPr="006F6747">
        <w:rPr>
          <w:rFonts w:cs="Liberation Serif"/>
        </w:rPr>
        <w:t>(8)</w:t>
      </w:r>
      <w:r>
        <w:fldChar w:fldCharType="end"/>
      </w:r>
      <w:r>
        <w:t>.</w:t>
      </w:r>
    </w:p>
    <w:p w14:paraId="0279C6F6" w14:textId="77777777" w:rsidR="00465D64" w:rsidRPr="00465D64" w:rsidRDefault="00465D64" w:rsidP="004511CE">
      <w:pPr>
        <w:pStyle w:val="Ttulo2"/>
        <w:numPr>
          <w:ilvl w:val="0"/>
          <w:numId w:val="16"/>
        </w:numPr>
        <w:rPr>
          <w:sz w:val="48"/>
          <w:szCs w:val="32"/>
        </w:rPr>
      </w:pPr>
      <w:bookmarkStart w:id="149" w:name="_Toc31765831"/>
      <w:r>
        <w:t>Detección de roles</w:t>
      </w:r>
      <w:bookmarkEnd w:id="149"/>
    </w:p>
    <w:p w14:paraId="14D2870D" w14:textId="333C4886" w:rsidR="00465D64" w:rsidRDefault="00465D64" w:rsidP="00465D64">
      <w:r>
        <w:t>En este apartado se va a tratar la detección de roles dentro de la red</w:t>
      </w:r>
      <w:r w:rsidR="00D16F0D">
        <w:t xml:space="preserve">. </w:t>
      </w:r>
      <w:r w:rsidR="002F73FE">
        <w:t>De acuerdo con el</w:t>
      </w:r>
      <w:r w:rsidR="00D16F0D">
        <w:t xml:space="preserve"> algoritmo de Guimerà et al.</w:t>
      </w:r>
      <w:r w:rsidR="004169A6">
        <w:fldChar w:fldCharType="begin"/>
      </w:r>
      <w:r w:rsidR="004169A6">
        <w:instrText xml:space="preserve"> ADDIN ZOTERO_ITEM CSL_CITATION {"citationID":"sOqlUFVz","properties":{"formattedCitation":"(28)","plainCitation":"(28)","noteIndex":0},"citationItems":[{"id":125,"uris":["http://zotero.org/users/local/7KpN74TT/items/3L9WS5SU"],"uri":["http://zotero.org/users/local/7KpN74TT/items/3L9WS5SU"],"itemData":{"id":125,"type":"article-journal","abstract":"Integrative approaches to the study of complex systems demand that one knows the manner in which the parts comprising the system are connected. The structure of the complex network defining the interactions provides insight into the function and evolution of the components of the system. Unfortunately, the large size and intricacy of these networks implies that such insight is usually difficult to extract. Here, we propose a method that allows one to systematically extract and display information contained in complex networks. Specifically, we demonstrate that one can (i) find modules in complex networks and (ii) classify nodes into universal roles according to their pattern of within- and between-module connections. The method thus yields a ‘cartographic representation’ of complex networks.","container-title":"Journal of statistical mechanics (Online)","DOI":"10.1088/1742-5468/2005/02/P02001","ISSN":"1742-5468","issue":"P02001","journalAbbreviation":"J Stat Mech","note":"PMID: 18159217\nPMCID: PMC2151742","page":"P02001-1-P02001-13","source":"PubMed Central","title":"Cartography of complex networks: modules and universal roles","title-short":"Cartography of complex networks","volume":"2005","author":[{"family":"Guimerà","given":"Roger"},{"family":"Amaral","given":"Luís A Nunes"}],"issued":{"date-parts":[["2005",2,1]]}}}],"schema":"https://github.com/citation-style-language/schema/raw/master/csl-citation.json"} </w:instrText>
      </w:r>
      <w:r w:rsidR="004169A6">
        <w:fldChar w:fldCharType="separate"/>
      </w:r>
      <w:r w:rsidR="004169A6" w:rsidRPr="004169A6">
        <w:rPr>
          <w:rFonts w:cs="Liberation Serif"/>
        </w:rPr>
        <w:t>(28)</w:t>
      </w:r>
      <w:r w:rsidR="004169A6">
        <w:fldChar w:fldCharType="end"/>
      </w:r>
      <w:r w:rsidR="00D16F0D">
        <w:t>,</w:t>
      </w:r>
      <w:r>
        <w:t xml:space="preserve"> cada nodo de la red va a tener un rol asignado, el cual es calculado mediante dos fórmulas explicadas a continuación. Antes de poder calcular los roles dentro de una red es necesario haber realizado la detección de comunidades</w:t>
      </w:r>
      <w:r w:rsidR="00D16F0D">
        <w:t xml:space="preserve"> por alguno de los métodos anteriores</w:t>
      </w:r>
      <w:r>
        <w:t xml:space="preserve">. Una vez </w:t>
      </w:r>
      <w:r w:rsidR="00D16F0D">
        <w:t xml:space="preserve">que se tienen las comunidades, </w:t>
      </w:r>
      <w:r>
        <w:t>se calculan los roles obteniendo el grado que posee un nodo dentro de la comunidad y su coeficiente de participación. Es de esperar que los nodos se agrupen en los mismos roles si tienes características similares</w:t>
      </w:r>
      <w:r w:rsidR="00B27424">
        <w:fldChar w:fldCharType="begin"/>
      </w:r>
      <w:r w:rsidR="004169A6">
        <w:instrText xml:space="preserve"> ADDIN ZOTERO_ITEM CSL_CITATION {"citationID":"GnQQOWfw","properties":{"formattedCitation":"(29)","plainCitation":"(29)","noteIndex":0},"citationItems":[{"id":122,"uris":["http://zotero.org/users/local/7KpN74TT/items/2WE46CSI"],"uri":["http://zotero.org/users/local/7KpN74TT/items/2WE46CSI"],"itemData":{"id":122,"type":"article-journal","abstract":"In physical, biological, technological and social systems, interactions between units give rise to intricate networks. These—typically non-trivial—structures, in turn, critically affect the dynamics and properties of the system. The focus of most current research on complex networks is, still, on global network properties. A caveat of this approach is that the relevance of global properties hinges on the premise that networks are homogeneous, whereas most real-world networks have a markedly modular structure. Here, we report that networks with different functions, including the Internet, metabolic, air transportation and protein interaction networks, have distinct patterns of connections among nodes with different roles, and that, as a consequence, complex networks can be classified into two distinct functional classes on the basis of their link type frequency. Importantly, we demonstrate that these structural features cannot be captured by means of often studied global properties.","container-title":"Nature Physics","DOI":"10.1038/nphys489","ISSN":"1745-2481","issue":"1","language":"en","page":"63-69","source":"www.nature.com","title":"Classes of complex networks defined by role-to-role connectivity profiles","volume":"3","author":[{"family":"Guimerà","given":"Roger"},{"family":"Sales-Pardo","given":"Marta"},{"family":"Amaral","given":"Luís A. N."}],"issued":{"date-parts":[["2007",1]]}}}],"schema":"https://github.com/citation-style-language/schema/raw/master/csl-citation.json"} </w:instrText>
      </w:r>
      <w:r w:rsidR="00B27424">
        <w:fldChar w:fldCharType="separate"/>
      </w:r>
      <w:r w:rsidR="004169A6" w:rsidRPr="004169A6">
        <w:rPr>
          <w:rFonts w:cs="Liberation Serif"/>
        </w:rPr>
        <w:t>(29)</w:t>
      </w:r>
      <w:r w:rsidR="00B27424">
        <w:fldChar w:fldCharType="end"/>
      </w:r>
      <w:r>
        <w:t>.</w:t>
      </w:r>
    </w:p>
    <w:p w14:paraId="6B93B7FB" w14:textId="77777777" w:rsidR="00465D64" w:rsidRDefault="00465D64" w:rsidP="00465D64">
      <w:r>
        <w:t xml:space="preserve">Para el </w:t>
      </w:r>
      <w:r w:rsidR="00B27424">
        <w:t>cálculo</w:t>
      </w:r>
      <w:r>
        <w:t xml:space="preserve"> se van a necesitar dos fórmulas:</w:t>
      </w:r>
    </w:p>
    <w:p w14:paraId="1D05FE80" w14:textId="77777777" w:rsidR="0028500F" w:rsidRDefault="00465D64" w:rsidP="004511CE">
      <w:pPr>
        <w:pStyle w:val="Sinespaciado"/>
        <w:numPr>
          <w:ilvl w:val="0"/>
          <w:numId w:val="24"/>
        </w:numPr>
      </w:pPr>
      <w:r>
        <w:t>El grado del nodo dentro de su comunidad, que será calculado de la siguiente forma:</w:t>
      </w:r>
    </w:p>
    <w:p w14:paraId="0A013C5C" w14:textId="77777777" w:rsidR="0028500F" w:rsidRPr="0028500F" w:rsidRDefault="00C10F94" w:rsidP="0028500F">
      <w:pPr>
        <w:pStyle w:val="Sinespaciado"/>
        <w:ind w:left="709"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k</m:t>
                      </m:r>
                    </m:e>
                  </m:acc>
                </m:e>
                <m: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ub>
              </m:sSub>
            </m:num>
            <m:den>
              <m:sSub>
                <m:sSubPr>
                  <m:ctrlPr>
                    <w:rPr>
                      <w:rFonts w:ascii="Cambria Math" w:hAnsi="Cambria Math"/>
                      <w:i/>
                      <w:sz w:val="24"/>
                      <w:szCs w:val="24"/>
                    </w:rPr>
                  </m:ctrlPr>
                </m:sSubPr>
                <m:e>
                  <m:r>
                    <w:rPr>
                      <w:rFonts w:ascii="Cambria Math" w:hAnsi="Cambria Math"/>
                      <w:sz w:val="24"/>
                      <w:szCs w:val="24"/>
                    </w:rPr>
                    <m:t>σ</m:t>
                  </m:r>
                </m:e>
                <m:sub>
                  <m:sSub>
                    <m:sSubPr>
                      <m:ctrlPr>
                        <w:rPr>
                          <w:rFonts w:ascii="Cambria Math" w:hAnsi="Cambria Math"/>
                          <w:i/>
                          <w:sz w:val="24"/>
                          <w:szCs w:val="24"/>
                        </w:rPr>
                      </m:ctrlPr>
                    </m:sSubPr>
                    <m:e>
                      <m:r>
                        <w:rPr>
                          <w:rFonts w:ascii="Cambria Math" w:hAnsi="Cambria Math"/>
                          <w:sz w:val="24"/>
                          <w:szCs w:val="24"/>
                        </w:rPr>
                        <m:t>k</m:t>
                      </m:r>
                    </m:e>
                    <m: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ub>
                  </m:sSub>
                </m:sub>
              </m:sSub>
            </m:den>
          </m:f>
          <m:r>
            <w:rPr>
              <w:rFonts w:ascii="Cambria Math" w:hAnsi="Cambria Math"/>
              <w:sz w:val="24"/>
              <w:szCs w:val="24"/>
            </w:rPr>
            <m:t xml:space="preserve"> </m:t>
          </m:r>
        </m:oMath>
      </m:oMathPara>
    </w:p>
    <w:p w14:paraId="6C755050" w14:textId="77777777" w:rsidR="0028500F" w:rsidRDefault="0028500F" w:rsidP="0028500F">
      <w:r>
        <w:t>Donde tenemos que:</w:t>
      </w:r>
    </w:p>
    <w:p w14:paraId="6B97046C" w14:textId="77777777" w:rsidR="0028500F" w:rsidRDefault="0028500F" w:rsidP="004511CE">
      <w:pPr>
        <w:pStyle w:val="Prrafodelista"/>
        <w:numPr>
          <w:ilvl w:val="1"/>
          <w:numId w:val="24"/>
        </w:numPr>
      </w:pPr>
      <w:r>
        <w:t>Z</w:t>
      </w:r>
      <w:r>
        <w:rPr>
          <w:vertAlign w:val="subscript"/>
        </w:rPr>
        <w:t>i</w:t>
      </w:r>
      <w:r>
        <w:t>: es el grado del nodo dentro de su comunidad.</w:t>
      </w:r>
    </w:p>
    <w:p w14:paraId="1B918AB7" w14:textId="77777777" w:rsidR="0028500F" w:rsidRDefault="0028500F" w:rsidP="004511CE">
      <w:pPr>
        <w:pStyle w:val="Prrafodelista"/>
        <w:numPr>
          <w:ilvl w:val="1"/>
          <w:numId w:val="24"/>
        </w:numPr>
      </w:pPr>
      <w:r>
        <w:t>k</w:t>
      </w:r>
      <w:r>
        <w:rPr>
          <w:vertAlign w:val="subscript"/>
        </w:rPr>
        <w:t>i</w:t>
      </w:r>
      <w:r>
        <w:t>: es el grado de un determinado nodo i respecto a su comunidad.</w:t>
      </w:r>
    </w:p>
    <w:p w14:paraId="39833C1D" w14:textId="77777777" w:rsidR="0028500F" w:rsidRDefault="0028500F" w:rsidP="004511CE">
      <w:pPr>
        <w:pStyle w:val="Prrafodelista"/>
        <w:numPr>
          <w:ilvl w:val="1"/>
          <w:numId w:val="24"/>
        </w:numPr>
      </w:pPr>
      <w:r>
        <w:t>k</w:t>
      </w:r>
      <w:r>
        <w:rPr>
          <w:vertAlign w:val="subscript"/>
        </w:rPr>
        <w:t>si</w:t>
      </w:r>
      <w:r>
        <w:t>: es la media del grado de todos los nodos a los que pertenece un nodo i.</w:t>
      </w:r>
    </w:p>
    <w:p w14:paraId="7AA5EFC3" w14:textId="77777777" w:rsidR="0028500F" w:rsidRDefault="0028500F" w:rsidP="004511CE">
      <w:pPr>
        <w:pStyle w:val="Prrafodelista"/>
        <w:numPr>
          <w:ilvl w:val="0"/>
          <w:numId w:val="24"/>
        </w:numPr>
      </w:pPr>
      <w:r>
        <w:t>Lo segundo que se debe calcular es el coeficiente de participación del nodo de la siguiente forma:</w:t>
      </w:r>
    </w:p>
    <w:p w14:paraId="4AEBF3C4" w14:textId="77777777" w:rsidR="0028500F" w:rsidRPr="0028500F" w:rsidRDefault="00C10F94" w:rsidP="0028500F">
      <w:pPr>
        <w:ind w:left="709"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=1-</m:t>
          </m:r>
          <m:nary>
            <m:naryPr>
              <m:chr m:val="∑"/>
              <m:limLoc m:val="undOvr"/>
              <m:ctrlPr>
                <w:rPr>
                  <w:rFonts w:ascii="Cambria Math" w:hAnsi="Cambria Math"/>
                  <w:i/>
                  <w:sz w:val="24"/>
                  <w:szCs w:val="24"/>
                </w:rPr>
              </m:ctrlPr>
            </m:naryPr>
            <m:sub>
              <m:r>
                <w:rPr>
                  <w:rFonts w:ascii="Cambria Math" w:hAnsi="Cambria Math"/>
                  <w:sz w:val="24"/>
                  <w:szCs w:val="24"/>
                </w:rPr>
                <m:t>s=1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is</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den>
                      </m:f>
                    </m:e>
                  </m:d>
                </m:e>
                <m:sup>
                  <m:r>
                    <w:rPr>
                      <w:rFonts w:ascii="Cambria Math" w:hAnsi="Cambria Math"/>
                      <w:sz w:val="24"/>
                      <w:szCs w:val="24"/>
                    </w:rPr>
                    <m:t>2</m:t>
                  </m:r>
                </m:sup>
              </m:sSup>
            </m:e>
          </m:nary>
          <m:r>
            <m:rPr>
              <m:sty m:val="p"/>
            </m:rPr>
            <w:rPr>
              <w:rFonts w:ascii="Cambria Math" w:hAnsi="Cambria Math"/>
              <w:sz w:val="24"/>
              <w:szCs w:val="24"/>
            </w:rPr>
            <m:t xml:space="preserve"> </m:t>
          </m:r>
        </m:oMath>
      </m:oMathPara>
    </w:p>
    <w:p w14:paraId="58F37DA5" w14:textId="77777777" w:rsidR="0028500F" w:rsidRDefault="0028500F" w:rsidP="0028500F">
      <w:r>
        <w:t>Donde debemos tener en cuenta que:</w:t>
      </w:r>
    </w:p>
    <w:p w14:paraId="1027FBCF" w14:textId="77777777" w:rsidR="0028500F" w:rsidRDefault="00B27424" w:rsidP="004511CE">
      <w:pPr>
        <w:pStyle w:val="Prrafodelista"/>
        <w:numPr>
          <w:ilvl w:val="0"/>
          <w:numId w:val="25"/>
        </w:numPr>
      </w:pPr>
      <w:r>
        <w:t>P</w:t>
      </w:r>
      <w:r>
        <w:rPr>
          <w:vertAlign w:val="subscript"/>
        </w:rPr>
        <w:t>i</w:t>
      </w:r>
      <w:r>
        <w:t>: es el coeficiente de participación del nodo.</w:t>
      </w:r>
    </w:p>
    <w:p w14:paraId="68F3F802" w14:textId="77777777" w:rsidR="00B27424" w:rsidRDefault="00B27424" w:rsidP="004511CE">
      <w:pPr>
        <w:pStyle w:val="Prrafodelista"/>
        <w:numPr>
          <w:ilvl w:val="0"/>
          <w:numId w:val="25"/>
        </w:numPr>
      </w:pPr>
      <w:r>
        <w:t>k</w:t>
      </w:r>
      <w:r>
        <w:rPr>
          <w:vertAlign w:val="subscript"/>
        </w:rPr>
        <w:t>i</w:t>
      </w:r>
      <w:r>
        <w:t>: es el grado del nodo i, pero esta vez respecto a la red entera.</w:t>
      </w:r>
    </w:p>
    <w:p w14:paraId="727E4D53" w14:textId="77777777" w:rsidR="00B27424" w:rsidRDefault="00B27424" w:rsidP="004511CE">
      <w:pPr>
        <w:pStyle w:val="Prrafodelista"/>
        <w:numPr>
          <w:ilvl w:val="0"/>
          <w:numId w:val="25"/>
        </w:numPr>
      </w:pPr>
      <w:r>
        <w:t>k</w:t>
      </w:r>
      <w:r>
        <w:rPr>
          <w:vertAlign w:val="subscript"/>
        </w:rPr>
        <w:t>is</w:t>
      </w:r>
      <w:r>
        <w:t>: es el grado que posee un nodo i respecto a una comunidad s.</w:t>
      </w:r>
    </w:p>
    <w:p w14:paraId="726958DE" w14:textId="77777777" w:rsidR="00B27424" w:rsidRDefault="00B27424" w:rsidP="00B27424">
      <w:r>
        <w:t>Al igual que para la detección de comunidades, en este apartado se ha desarrollado la detección de roles para todas las comunidades detectadas, es decir:</w:t>
      </w:r>
    </w:p>
    <w:p w14:paraId="4E833642" w14:textId="2E987C17" w:rsidR="00B27424" w:rsidRDefault="00B27424" w:rsidP="004511CE">
      <w:pPr>
        <w:pStyle w:val="Prrafodelista"/>
        <w:numPr>
          <w:ilvl w:val="0"/>
          <w:numId w:val="26"/>
        </w:numPr>
      </w:pPr>
      <w:commentRangeStart w:id="150"/>
      <w:r>
        <w:t>Girvan-Newman</w:t>
      </w:r>
      <w:r w:rsidR="0076772E">
        <w:fldChar w:fldCharType="begin"/>
      </w:r>
      <w:r w:rsidR="0076772E">
        <w:instrText xml:space="preserve"> ADDIN ZOTERO_ITEM CSL_CITATION {"citationID":"3VfpCHcJ","properties":{"formattedCitation":"(27)","plainCitation":"(27)","noteIndex":0},"citationItems":[{"id":155,"uris":["http://zotero.org/users/local/7KpN74TT/items/VZL4Q9I5"],"uri":["http://zotero.org/users/local/7KpN74TT/items/VZL4Q9I5"],"itemData":{"id":155,"type":"webpage","title":"Girvan–Newman algorithm - Wikipedia","URL":"https://en.wikipedia.org/wiki/Girvan%E2%80%93Newman_algorithm","accessed":{"date-parts":[["2020",2,3]]}}}],"schema":"https://github.com/citation-style-language/schema/raw/master/csl-citation.json"} </w:instrText>
      </w:r>
      <w:r w:rsidR="0076772E">
        <w:fldChar w:fldCharType="separate"/>
      </w:r>
      <w:r w:rsidR="0076772E" w:rsidRPr="0076772E">
        <w:rPr>
          <w:rFonts w:cs="Liberation Serif"/>
        </w:rPr>
        <w:t>(27)</w:t>
      </w:r>
      <w:r w:rsidR="0076772E">
        <w:fldChar w:fldCharType="end"/>
      </w:r>
      <w:r>
        <w:t>.</w:t>
      </w:r>
    </w:p>
    <w:p w14:paraId="1AC55453" w14:textId="67B21302" w:rsidR="00B27424" w:rsidRDefault="00B27424" w:rsidP="004511CE">
      <w:pPr>
        <w:pStyle w:val="Prrafodelista"/>
        <w:numPr>
          <w:ilvl w:val="0"/>
          <w:numId w:val="26"/>
        </w:numPr>
      </w:pPr>
      <w:r>
        <w:t>Louvain</w:t>
      </w:r>
      <w:r w:rsidR="0076772E">
        <w:fldChar w:fldCharType="begin"/>
      </w:r>
      <w:r w:rsidR="0076772E">
        <w:instrText xml:space="preserve"> ADDIN ZOTERO_ITEM CSL_CITATION {"citationID":"YFKSbuue","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rsidR="0076772E">
        <w:fldChar w:fldCharType="separate"/>
      </w:r>
      <w:r w:rsidR="0076772E" w:rsidRPr="0076772E">
        <w:rPr>
          <w:rFonts w:cs="Liberation Serif"/>
        </w:rPr>
        <w:t>(6)</w:t>
      </w:r>
      <w:r w:rsidR="0076772E">
        <w:fldChar w:fldCharType="end"/>
      </w:r>
      <w:r>
        <w:t>.</w:t>
      </w:r>
    </w:p>
    <w:p w14:paraId="1F40BF88" w14:textId="21902D86" w:rsidR="00B27424" w:rsidRDefault="00B27424" w:rsidP="004511CE">
      <w:pPr>
        <w:pStyle w:val="Prrafodelista"/>
        <w:numPr>
          <w:ilvl w:val="0"/>
          <w:numId w:val="26"/>
        </w:numPr>
      </w:pPr>
      <w:r>
        <w:t>Clauset-Newman-Moore</w:t>
      </w:r>
      <w:r w:rsidR="0076772E">
        <w:fldChar w:fldCharType="begin"/>
      </w:r>
      <w:r w:rsidR="0076772E">
        <w:instrText xml:space="preserve"> ADDIN ZOTERO_ITEM CSL_CITATION {"citationID":"Uo1yGdbb","properties":{"formattedCitation":"(7)","plainCitation":"(7)","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instrText>
      </w:r>
      <w:r w:rsidR="0076772E">
        <w:fldChar w:fldCharType="separate"/>
      </w:r>
      <w:r w:rsidR="0076772E" w:rsidRPr="0076772E">
        <w:rPr>
          <w:rFonts w:cs="Liberation Serif"/>
        </w:rPr>
        <w:t>(7)</w:t>
      </w:r>
      <w:r w:rsidR="0076772E">
        <w:fldChar w:fldCharType="end"/>
      </w:r>
      <w:r>
        <w:t>.</w:t>
      </w:r>
    </w:p>
    <w:p w14:paraId="120093E9" w14:textId="315233BD" w:rsidR="00B27424" w:rsidRDefault="00B27424" w:rsidP="004511CE">
      <w:pPr>
        <w:pStyle w:val="Prrafodelista"/>
        <w:numPr>
          <w:ilvl w:val="0"/>
          <w:numId w:val="26"/>
        </w:numPr>
      </w:pPr>
      <w:r>
        <w:t>K-clique</w:t>
      </w:r>
      <w:r w:rsidR="0076772E">
        <w:fldChar w:fldCharType="begin"/>
      </w:r>
      <w:r w:rsidR="0076772E">
        <w:instrText xml:space="preserve"> ADDIN ZOTERO_ITEM CSL_CITATION {"citationID":"fo5NR3fy","properties":{"formattedCitation":"(8)","plainCitation":"(8)","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instrText>
      </w:r>
      <w:r w:rsidR="0076772E">
        <w:rPr>
          <w:rFonts w:ascii="Times New Roman" w:hAnsi="Times New Roman" w:cs="Times New Roman"/>
        </w:rPr>
        <w:instrText>​</w:instrText>
      </w:r>
      <w:r w:rsidR="0076772E">
        <w:instrText xml:space="preserve"> es utilizado para el análisis de la superposición de la estructura comunitaria de las redes. El término comunidad de la red (también llamado grupo de módulos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instrText>
      </w:r>
      <w:r w:rsidR="0076772E">
        <w:fldChar w:fldCharType="separate"/>
      </w:r>
      <w:r w:rsidR="0076772E" w:rsidRPr="0076772E">
        <w:rPr>
          <w:rFonts w:cs="Liberation Serif"/>
        </w:rPr>
        <w:t>(8)</w:t>
      </w:r>
      <w:r w:rsidR="0076772E">
        <w:fldChar w:fldCharType="end"/>
      </w:r>
      <w:r>
        <w:t>.</w:t>
      </w:r>
      <w:commentRangeEnd w:id="150"/>
      <w:r w:rsidR="008816D0">
        <w:rPr>
          <w:rStyle w:val="Refdecomentario"/>
        </w:rPr>
        <w:commentReference w:id="150"/>
      </w:r>
    </w:p>
    <w:p w14:paraId="3B36FA68" w14:textId="2CA68272" w:rsidR="00B27424" w:rsidRDefault="00B968A2" w:rsidP="00B27424">
      <w:r>
        <w:rPr>
          <w:noProof/>
        </w:rPr>
        <w:drawing>
          <wp:anchor distT="0" distB="0" distL="114300" distR="114300" simplePos="0" relativeHeight="251679744" behindDoc="1" locked="0" layoutInCell="1" allowOverlap="1" wp14:anchorId="198E1862" wp14:editId="107E0884">
            <wp:simplePos x="0" y="0"/>
            <wp:positionH relativeFrom="margin">
              <wp:align>center</wp:align>
            </wp:positionH>
            <wp:positionV relativeFrom="paragraph">
              <wp:posOffset>629285</wp:posOffset>
            </wp:positionV>
            <wp:extent cx="5048250" cy="5048250"/>
            <wp:effectExtent l="0" t="0" r="0" b="0"/>
            <wp:wrapTight wrapText="bothSides">
              <wp:wrapPolygon edited="0">
                <wp:start x="0" y="0"/>
                <wp:lineTo x="0" y="21518"/>
                <wp:lineTo x="21518" y="21518"/>
                <wp:lineTo x="2151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eslouvain.png"/>
                    <pic:cNvPicPr/>
                  </pic:nvPicPr>
                  <pic:blipFill>
                    <a:blip r:embed="rId35">
                      <a:extLst>
                        <a:ext uri="{28A0092B-C50C-407E-A947-70E740481C1C}">
                          <a14:useLocalDpi xmlns:a14="http://schemas.microsoft.com/office/drawing/2010/main" val="0"/>
                        </a:ext>
                      </a:extLst>
                    </a:blip>
                    <a:stretch>
                      <a:fillRect/>
                    </a:stretch>
                  </pic:blipFill>
                  <pic:spPr>
                    <a:xfrm>
                      <a:off x="0" y="0"/>
                      <a:ext cx="5048250" cy="5048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664B10EF" wp14:editId="68D58F0B">
                <wp:simplePos x="0" y="0"/>
                <wp:positionH relativeFrom="margin">
                  <wp:align>center</wp:align>
                </wp:positionH>
                <wp:positionV relativeFrom="paragraph">
                  <wp:posOffset>5266690</wp:posOffset>
                </wp:positionV>
                <wp:extent cx="5048250" cy="635"/>
                <wp:effectExtent l="0" t="0" r="0" b="8255"/>
                <wp:wrapTight wrapText="bothSides">
                  <wp:wrapPolygon edited="0">
                    <wp:start x="0" y="0"/>
                    <wp:lineTo x="0" y="20698"/>
                    <wp:lineTo x="21518" y="20698"/>
                    <wp:lineTo x="2151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F89B72D" w14:textId="77777777" w:rsidR="00BD6BC0" w:rsidRPr="004F111C" w:rsidRDefault="00BD6BC0" w:rsidP="00B968A2">
                            <w:pPr>
                              <w:pStyle w:val="Descripcin"/>
                              <w:jc w:val="center"/>
                              <w:rPr>
                                <w:noProof/>
                              </w:rPr>
                            </w:pPr>
                            <w:bookmarkStart w:id="151" w:name="_Toc31765878"/>
                            <w:r>
                              <w:t xml:space="preserve">Ilustración </w:t>
                            </w:r>
                            <w:fldSimple w:instr=" SEQ Ilustración \* ARABIC ">
                              <w:r>
                                <w:rPr>
                                  <w:noProof/>
                                </w:rPr>
                                <w:t>7</w:t>
                              </w:r>
                            </w:fldSimple>
                            <w:r>
                              <w:t xml:space="preserve"> Gráfico de detección de roles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10EF" id="Cuadro de texto 17" o:spid="_x0000_s1032" type="#_x0000_t202" style="position:absolute;left:0;text-align:left;margin-left:0;margin-top:414.7pt;width:397.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" stroked="f">
                <v:textbox style="mso-fit-shape-to-text:t" inset="0,0,0,0">
                  <w:txbxContent>
                    <w:p w14:paraId="2F89B72D" w14:textId="77777777" w:rsidR="00BD6BC0" w:rsidRPr="004F111C" w:rsidRDefault="00BD6BC0" w:rsidP="00B968A2">
                      <w:pPr>
                        <w:pStyle w:val="Descripcin"/>
                        <w:jc w:val="center"/>
                        <w:rPr>
                          <w:noProof/>
                        </w:rPr>
                      </w:pPr>
                      <w:bookmarkStart w:id="152" w:name="_Toc31765878"/>
                      <w:r>
                        <w:t xml:space="preserve">Ilustración </w:t>
                      </w:r>
                      <w:fldSimple w:instr=" SEQ Ilustración \* ARABIC ">
                        <w:r>
                          <w:rPr>
                            <w:noProof/>
                          </w:rPr>
                          <w:t>7</w:t>
                        </w:r>
                      </w:fldSimple>
                      <w:r>
                        <w:t xml:space="preserve"> Gráfico de detección de roles</w:t>
                      </w:r>
                      <w:bookmarkEnd w:id="152"/>
                    </w:p>
                  </w:txbxContent>
                </v:textbox>
                <w10:wrap type="tight" anchorx="margin"/>
              </v:shape>
            </w:pict>
          </mc:Fallback>
        </mc:AlternateContent>
      </w:r>
      <w:r w:rsidR="00B27424">
        <w:t>Además, cada rol viene con su respectivo gráfico que se mostrará a continuación con la distribución de los nodos en cada uno de los roles</w:t>
      </w:r>
      <w:r w:rsidR="0076772E">
        <w:t xml:space="preserve">, agradecimiento a Alicia Olivares Gil y Yi Peng Ji </w:t>
      </w:r>
      <w:r w:rsidR="002F73FE">
        <w:t>creadores del algoritmo que ha sido implementado para obtener este gráfico.</w:t>
      </w:r>
    </w:p>
    <w:p w14:paraId="47313A6D" w14:textId="5149A76E" w:rsidR="00B968A2" w:rsidRDefault="00B968A2" w:rsidP="00B27424">
      <w:r>
        <w:lastRenderedPageBreak/>
        <w:t>Para asignar cada nodo a su respectivo rol, una vez calculadas la “Z” y la “P” mencionadas anteriormente, se seguirá la siguiente clasificación</w:t>
      </w:r>
      <w:r w:rsidR="00632AA3">
        <w:fldChar w:fldCharType="begin"/>
      </w:r>
      <w:r w:rsidR="004169A6">
        <w:instrText xml:space="preserve"> ADDIN ZOTERO_ITEM CSL_CITATION {"citationID":"5dWfU2RZ","properties":{"formattedCitation":"(28)","plainCitation":"(28)","noteIndex":0},"citationItems":[{"id":125,"uris":["http://zotero.org/users/local/7KpN74TT/items/3L9WS5SU"],"uri":["http://zotero.org/users/local/7KpN74TT/items/3L9WS5SU"],"itemData":{"id":125,"type":"article-journal","abstract":"Integrative approaches to the study of complex systems demand that one knows the manner in which the parts comprising the system are connected. The structure of the complex network defining the interactions provides insight into the function and evolution of the components of the system. Unfortunately, the large size and intricacy of these networks implies that such insight is usually difficult to extract. Here, we propose a method that allows one to systematically extract and display information contained in complex networks. Specifically, we demonstrate that one can (i) find modules in complex networks and (ii) classify nodes into universal roles according to their pattern of within- and between-module connections. The method thus yields a ‘cartographic representation’ of complex networks.","container-title":"Journal of statistical mechanics (Online)","DOI":"10.1088/1742-5468/2005/02/P02001","ISSN":"1742-5468","issue":"P02001","journalAbbreviation":"J Stat Mech","note":"PMID: 18159217\nPMCID: PMC2151742","page":"P02001-1-P02001-13","source":"PubMed Central","title":"Cartography of complex networks: modules and universal roles","title-short":"Cartography of complex networks","volume":"2005","author":[{"family":"Guimerà","given":"Roger"},{"family":"Amaral","given":"Luís A Nunes"}],"issued":{"date-parts":[["2005",2,1]]}}}],"schema":"https://github.com/citation-style-language/schema/raw/master/csl-citation.json"} </w:instrText>
      </w:r>
      <w:r w:rsidR="00632AA3">
        <w:fldChar w:fldCharType="separate"/>
      </w:r>
      <w:r w:rsidR="004169A6" w:rsidRPr="004169A6">
        <w:rPr>
          <w:rFonts w:cs="Liberation Serif"/>
        </w:rPr>
        <w:t>(28)</w:t>
      </w:r>
      <w:r w:rsidR="00632AA3">
        <w:fldChar w:fldCharType="end"/>
      </w:r>
      <w:r>
        <w:t>:</w:t>
      </w:r>
    </w:p>
    <w:p w14:paraId="469B4ED9" w14:textId="77777777" w:rsidR="00B968A2" w:rsidRDefault="00B968A2" w:rsidP="004511CE">
      <w:pPr>
        <w:pStyle w:val="Prrafodelista"/>
        <w:numPr>
          <w:ilvl w:val="0"/>
          <w:numId w:val="27"/>
        </w:numPr>
      </w:pPr>
      <w:r>
        <w:t>Si la Z es mayor o igual que 2.5 el nodo va a pertenecer al grupo de los hubs que se divide también en:</w:t>
      </w:r>
    </w:p>
    <w:p w14:paraId="4F2CC036" w14:textId="77777777" w:rsidR="00B968A2" w:rsidRDefault="00B968A2" w:rsidP="004511CE">
      <w:pPr>
        <w:pStyle w:val="Prrafodelista"/>
        <w:numPr>
          <w:ilvl w:val="1"/>
          <w:numId w:val="27"/>
        </w:numPr>
      </w:pPr>
      <w:r>
        <w:t>Hubs provinciales (R5): son los nodos en los que su P es menor o igual que 0.3. Poseen la característica de que 5/6 de sus enlaces se encuentran dentro de su comunidad.</w:t>
      </w:r>
    </w:p>
    <w:p w14:paraId="02D6A83E" w14:textId="77777777" w:rsidR="00B968A2" w:rsidRDefault="00B968A2" w:rsidP="004511CE">
      <w:pPr>
        <w:pStyle w:val="Prrafodelista"/>
        <w:numPr>
          <w:ilvl w:val="1"/>
          <w:numId w:val="27"/>
        </w:numPr>
      </w:pPr>
      <w:r>
        <w:t>Hubs conectores (R6): son los nodos en los que su P es mayor que 0.3 pero menor o igual a 0.75. Poseen la característica de que aproximadamente la mitad de sus enlaces se encuentran dentro de su comunidad.</w:t>
      </w:r>
    </w:p>
    <w:p w14:paraId="00011716" w14:textId="77777777" w:rsidR="00B968A2" w:rsidRDefault="00632AA3" w:rsidP="004511CE">
      <w:pPr>
        <w:pStyle w:val="Prrafodelista"/>
        <w:numPr>
          <w:ilvl w:val="1"/>
          <w:numId w:val="27"/>
        </w:numPr>
      </w:pPr>
      <w:r w:rsidRPr="00D16F0D">
        <w:rPr>
          <w:i/>
          <w:iCs/>
          <w:rPrChange w:id="153" w:author="VIRGINIA AHEDO GARCIA" w:date="2020-02-03T17:55:00Z">
            <w:rPr/>
          </w:rPrChange>
        </w:rPr>
        <w:t xml:space="preserve">Hubs kinless </w:t>
      </w:r>
      <w:r>
        <w:t>(R7): son los nodos en los que su P es mayor que 0.75. Son los que tienen más de la mitad de sus enlaces fuera de su comunidad y resulta muy complicado establecerles en ninguna comunidad concreta.</w:t>
      </w:r>
    </w:p>
    <w:p w14:paraId="44DF6230" w14:textId="77777777" w:rsidR="00632AA3" w:rsidRDefault="00632AA3" w:rsidP="004511CE">
      <w:pPr>
        <w:pStyle w:val="Prrafodelista"/>
        <w:numPr>
          <w:ilvl w:val="0"/>
          <w:numId w:val="27"/>
        </w:numPr>
      </w:pPr>
      <w:r>
        <w:t>Si la Z es menor que 2.5 el nodo va a pertenecer al grupo de los no hubs que a su vez se va a dividir en:</w:t>
      </w:r>
    </w:p>
    <w:p w14:paraId="48C6A8F1" w14:textId="77777777" w:rsidR="00632AA3" w:rsidRDefault="00632AA3" w:rsidP="004511CE">
      <w:pPr>
        <w:pStyle w:val="Prrafodelista"/>
        <w:numPr>
          <w:ilvl w:val="1"/>
          <w:numId w:val="27"/>
        </w:numPr>
      </w:pPr>
      <w:r>
        <w:t>Nodos ultra periféricos (R1): son los nodos en los que su P es aproximadamente 0. Poseen la característica de que tienen todos los enlaces dentro de su comunidad.</w:t>
      </w:r>
    </w:p>
    <w:p w14:paraId="084C08FC" w14:textId="77777777" w:rsidR="00632AA3" w:rsidRDefault="00632AA3" w:rsidP="004511CE">
      <w:pPr>
        <w:pStyle w:val="Prrafodelista"/>
        <w:numPr>
          <w:ilvl w:val="1"/>
          <w:numId w:val="27"/>
        </w:numPr>
      </w:pPr>
      <w:r>
        <w:t>Nodos periféricos (R2): son los nodos en los que su P es menor de 0.625. Poseen la característica de que tienen el 60% de los enlaces dentro de su comunidad.</w:t>
      </w:r>
    </w:p>
    <w:p w14:paraId="68016072" w14:textId="77777777" w:rsidR="00632AA3" w:rsidRDefault="00632AA3" w:rsidP="004511CE">
      <w:pPr>
        <w:pStyle w:val="Prrafodelista"/>
        <w:numPr>
          <w:ilvl w:val="1"/>
          <w:numId w:val="27"/>
        </w:numPr>
      </w:pPr>
      <w:r>
        <w:t>No hubs conectores (R3): son los nodos en los que su P es mayor de 0.625 y menor que 0.8. Poseen la característica de que tienen aproximadamente la mitad de sus enlaces dentro de la comunidad.</w:t>
      </w:r>
    </w:p>
    <w:p w14:paraId="17DDD866" w14:textId="77777777" w:rsidR="00632AA3" w:rsidRDefault="00632AA3" w:rsidP="004511CE">
      <w:pPr>
        <w:pStyle w:val="Prrafodelista"/>
        <w:numPr>
          <w:ilvl w:val="1"/>
          <w:numId w:val="27"/>
        </w:numPr>
      </w:pPr>
      <w:r>
        <w:t xml:space="preserve">Nodos no </w:t>
      </w:r>
      <w:r w:rsidRPr="00D16F0D">
        <w:rPr>
          <w:i/>
          <w:iCs/>
          <w:rPrChange w:id="154" w:author="VIRGINIA AHEDO GARCIA" w:date="2020-02-03T17:55:00Z">
            <w:rPr/>
          </w:rPrChange>
        </w:rPr>
        <w:t>hubs kinless</w:t>
      </w:r>
      <w:r>
        <w:t xml:space="preserve"> (R4): son los nodos en los que su P es mayor de 0.8. Poseen la característica de que menos del 35% de los enlaces se encuentran dentro de la comunidad. Estos nodos se encuentran mayoritariamente en modelos de crecimiento de </w:t>
      </w:r>
      <w:r w:rsidR="00B12850">
        <w:t>red,</w:t>
      </w:r>
      <w:r>
        <w:t xml:space="preserve"> pero no en redes de mundo real. Estos nodos al igual que los Hubs kinless son muy complicados de asignar una comunidad.</w:t>
      </w:r>
    </w:p>
    <w:p w14:paraId="34C37282" w14:textId="77777777" w:rsidR="00B12850" w:rsidRDefault="00B12850" w:rsidP="004511CE">
      <w:pPr>
        <w:pStyle w:val="Ttulo2"/>
        <w:numPr>
          <w:ilvl w:val="0"/>
          <w:numId w:val="16"/>
        </w:numPr>
      </w:pPr>
      <w:bookmarkStart w:id="155" w:name="_Toc31765832"/>
      <w:commentRangeStart w:id="156"/>
      <w:r>
        <w:t>Ethnea y Genni</w:t>
      </w:r>
      <w:commentRangeEnd w:id="156"/>
      <w:r w:rsidR="008816D0">
        <w:rPr>
          <w:rStyle w:val="Refdecomentario"/>
          <w:rFonts w:eastAsiaTheme="minorHAnsi" w:cstheme="minorBidi"/>
          <w:b w:val="0"/>
          <w:color w:val="auto"/>
          <w:spacing w:val="0"/>
          <w:kern w:val="0"/>
        </w:rPr>
        <w:commentReference w:id="156"/>
      </w:r>
      <w:bookmarkEnd w:id="155"/>
    </w:p>
    <w:p w14:paraId="490CBA92" w14:textId="0C283220" w:rsidR="00B12850" w:rsidRDefault="00B12850" w:rsidP="00B12850">
      <w:r>
        <w:t>Ethnea y Genni</w:t>
      </w:r>
      <w:r w:rsidR="00C3776E">
        <w:fldChar w:fldCharType="begin"/>
      </w:r>
      <w:ins w:id="157" w:author="Jorge Navarro González" w:date="2020-02-03T21:02:00Z">
        <w:r w:rsidR="006F6747">
          <w:instrText xml:space="preserve"> ADDIN ZOTERO_ITEM CSL_CITATION {"citationID":"i5wbUSKa","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ins>
      <w:del w:id="158" w:author="Jorge Navarro González" w:date="2020-02-03T20:35:00Z">
        <w:r w:rsidR="00C3776E" w:rsidDel="00B827C1">
          <w:delInstrText xml:space="preserve"> ADDIN ZOTERO_ITEM CSL_CITATION {"citationID":"i5wbUSKa","properties":{"formattedCitation":"(28)","plainCitation":"(28)","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delInstrText>
        </w:r>
      </w:del>
      <w:r w:rsidR="00C3776E">
        <w:fldChar w:fldCharType="separate"/>
      </w:r>
      <w:r w:rsidR="006F6747" w:rsidRPr="006F6747">
        <w:rPr>
          <w:rFonts w:cs="Liberation Serif"/>
        </w:rPr>
        <w:t>(9)</w:t>
      </w:r>
      <w:r w:rsidR="00C3776E">
        <w:fldChar w:fldCharType="end"/>
      </w:r>
      <w:r>
        <w:t xml:space="preserve"> son unas librerías cuya función es predecir la etnia y el sexo dado un nombre y apellido como input respectivamente. Este software es muy rápido y puede devolver también los valores como json, formato que ha sido el empleado en este proyecto para extraer dichas características.</w:t>
      </w:r>
    </w:p>
    <w:p w14:paraId="085E489C" w14:textId="2B9983C5" w:rsidR="00B12850" w:rsidRDefault="00B12850" w:rsidP="00B12850">
      <w:r>
        <w:t xml:space="preserve">Además de predecirte el sexo y la etnia principal del personaje, en su aplicación web se puede ver que también da </w:t>
      </w:r>
      <w:r w:rsidR="00D16F0D">
        <w:t xml:space="preserve">los </w:t>
      </w:r>
      <w:r>
        <w:t>porcentaje</w:t>
      </w:r>
      <w:r w:rsidR="00D16F0D">
        <w:t>s</w:t>
      </w:r>
      <w:r>
        <w:t xml:space="preserve"> de </w:t>
      </w:r>
      <w:r w:rsidR="00D16F0D">
        <w:t xml:space="preserve">probabilidad de que el personaje sea de </w:t>
      </w:r>
      <w:r>
        <w:t>otras etnias distintas a la principal.</w:t>
      </w:r>
    </w:p>
    <w:p w14:paraId="24144CC9" w14:textId="3650B201" w:rsidR="00B12850" w:rsidRPr="00D16F0D" w:rsidRDefault="00B12850" w:rsidP="004511CE">
      <w:pPr>
        <w:pStyle w:val="Ttulo2"/>
        <w:numPr>
          <w:ilvl w:val="0"/>
          <w:numId w:val="16"/>
        </w:numPr>
        <w:rPr>
          <w:i/>
          <w:iCs/>
          <w:rPrChange w:id="159" w:author="VIRGINIA AHEDO GARCIA" w:date="2020-02-03T17:56:00Z">
            <w:rPr/>
          </w:rPrChange>
        </w:rPr>
      </w:pPr>
      <w:bookmarkStart w:id="160" w:name="_Toc31765833"/>
      <w:r w:rsidRPr="00D16F0D">
        <w:rPr>
          <w:i/>
          <w:iCs/>
          <w:rPrChange w:id="161" w:author="VIRGINIA AHEDO GARCIA" w:date="2020-02-03T17:56:00Z">
            <w:rPr/>
          </w:rPrChange>
        </w:rPr>
        <w:t>Scraping Web</w:t>
      </w:r>
      <w:bookmarkEnd w:id="160"/>
    </w:p>
    <w:p w14:paraId="39D272C4" w14:textId="4BA8E03F" w:rsidR="00B12850" w:rsidRDefault="00B12850" w:rsidP="00B12850">
      <w:r>
        <w:t xml:space="preserve">El </w:t>
      </w:r>
      <w:r w:rsidRPr="00D16F0D">
        <w:rPr>
          <w:i/>
          <w:iCs/>
          <w:rPrChange w:id="162" w:author="VIRGINIA AHEDO GARCIA" w:date="2020-02-03T17:56:00Z">
            <w:rPr/>
          </w:rPrChange>
        </w:rPr>
        <w:t>scraping</w:t>
      </w:r>
      <w:r>
        <w:t xml:space="preserve"> de una web es una técnica que emplea diversos programas para extraer información de un sitio web. Normalmente lo hace simulando la interacción de un humano con la página</w:t>
      </w:r>
      <w:ins w:id="163" w:author="VIRGINIA AHEDO GARCIA" w:date="2020-02-03T17:57:00Z">
        <w:r w:rsidR="00D16F0D">
          <w:t xml:space="preserve"> </w:t>
        </w:r>
      </w:ins>
      <w:r w:rsidR="00D03DBA">
        <w:fldChar w:fldCharType="begin"/>
      </w:r>
      <w:ins w:id="164" w:author="Jorge Navarro González" w:date="2020-02-03T20:40:00Z">
        <w:r w:rsidR="0076686D">
          <w:instrText xml:space="preserve"> ADDIN ZOTERO_ITEM CSL_CITATION {"citationID":"9o2O4TeZ","properties":{"formattedCitation":"(30)","plainCitation":"(30)","noteIndex":0},"citationItems":[{"id":130,"uris":["http://zotero.org/users/local/7KpN74TT/items/4B2KKU6Y"],"uri":["http://zotero.org/users/local/7KpN74TT/items/4B2KKU6Y"],"itemData":{"id":130,"type":"entry-encyclopedia","abstract":"Web scraping es una técnica utilizada mediante programas de software para extraer información de sitios web. Usualmente, estos programas simulan la navegación de un humano en la World Wide Web ya sea utilizando el protocolo HTTP manualmente, o incrustando un navegador en una aplicación.\nEl web scraping está muy relacionado con la indexación de la web, la cual indexa la información de la web utilizando un robot y es una técnica universal adoptada por la mayoría de los motores de búsqueda. Sin embargo, el web scraping se enfoca más en la transformación de datos sin estructura en la web (como el formato HTML) en datos estructurados que pueden ser almacenados y analizados en una base de datos central, en una hoja de cálculo o en alguna otra fuente de almacenamiento. Alguno de los usos del web scraping son la comparación de precios en tiendas, la monitorización de datos relacionados con el clima de cierta región, la detección de cambios en sitios webs y la integración de datos en sitios webs. También es utilizado para obtener información relevante de un sitio a través de los rich snippets. \nEn los últimos años el web scraping se ha convertido en una técnica muy utilizada dentro del sector del posicionamiento web gracias a su capacidad de generar grandes cantidades de datos para crear contenidos de calidad.[1]</w:instrText>
        </w:r>
        <w:r w:rsidR="0076686D">
          <w:rPr>
            <w:rFonts w:ascii="Times New Roman" w:hAnsi="Times New Roman" w:cs="Times New Roman"/>
          </w:rPr>
          <w:instrText>​</w:instrText>
        </w:r>
        <w:r w:rsidR="0076686D">
          <w:instrText xml:space="preserve">","container-title":"Wikipedia, la enciclopedia libre","language":"es","note":"Page Version ID: 118159308","source":"Wikipedia","title":"Web scraping","URL":"https://es.wikipedia.org/w/index.php?title=Web_scraping&amp;oldid=118159308","accessed":{"date-parts":[["2020",1,29]]},"issued":{"date-parts":[["2019",8,11]]}}}],"schema":"https://github.com/citation-style-language/schema/raw/master/csl-citation.json"} </w:instrText>
        </w:r>
      </w:ins>
      <w:del w:id="165" w:author="Jorge Navarro González" w:date="2020-02-03T20:26:00Z">
        <w:r w:rsidR="004F79C5" w:rsidDel="00C3776E">
          <w:delInstrText xml:space="preserve"> ADDIN ZOTERO_ITEM CSL_CITATION {"citationID":"9o2O4TeZ","properties":{"formattedCitation":"(28)","plainCitation":"(28)","noteIndex":0},"citationItems":[{"id":130,"uris":["http://zotero.org/users/local/7KpN74TT/items/4B2KKU6Y"],"uri":["http://zotero.org/users/local/7KpN74TT/items/4B2KKU6Y"],"itemData":{"id":130,"type":"entry-encyclopedia","abstract":"Web scraping es una técnica utilizada mediante programas de software para extraer información de sitios web. Usualmente, estos programas simulan la navegación de un humano en la World Wide Web ya sea utilizando el protocolo HTTP manualmente, o incrustando un navegador en una aplicación.\nEl web scraping está muy relacionado con la indexación de la web, la cual indexa la información de la web utilizando un robot y es una técnica universal adoptada por la mayoría de los motores de búsqueda. Sin embargo, el web scraping se enfoca más en la transformación de datos sin estructura en la web (como el formato HTML) en datos estructurados que pueden ser almacenados y analizados en una base de datos central, en una hoja de cálculo o en alguna otra fuente de almacenamiento. Alguno de los usos del web scraping son la comparación de precios en tiendas, la monitorización de datos relacionados con el clima de cierta región, la detección de cambios en sitios webs y la integración de datos en sitios webs. También es utilizado para obtener información relevante de un sitio a través de los rich snippets. \nEn los últimos años el web scraping se ha convertido en una técnica muy utilizada dentro del sector del posicionamiento web gracias a su capacidad de generar grandes cantidades de datos para crear contenidos de calidad.[1]</w:delInstrText>
        </w:r>
        <w:r w:rsidR="004F79C5" w:rsidDel="00C3776E">
          <w:rPr>
            <w:rFonts w:ascii="Times New Roman" w:hAnsi="Times New Roman" w:cs="Times New Roman"/>
          </w:rPr>
          <w:delInstrText>​</w:delInstrText>
        </w:r>
        <w:r w:rsidR="004F79C5" w:rsidDel="00C3776E">
          <w:delInstrText xml:space="preserve">","container-title":"Wikipedia, la enciclopedia libre","language":"es","note":"Page Version ID: 118159308","source":"Wikipedia","title":"Web scraping","URL":"https://es.wikipedia.org/w/index.php?title=Web_scraping&amp;oldid=118159308","accessed":{"date-parts":[["2020",1,29]]},"issued":{"date-parts":[["2019",8,11]]}}}],"schema":"https://github.com/citation-style-language/schema/raw/master/csl-citation.json"} </w:delInstrText>
        </w:r>
      </w:del>
      <w:r w:rsidR="00D03DBA">
        <w:fldChar w:fldCharType="separate"/>
      </w:r>
      <w:r w:rsidR="0076686D" w:rsidRPr="0076686D">
        <w:rPr>
          <w:rFonts w:cs="Liberation Serif"/>
        </w:rPr>
        <w:t>(30)</w:t>
      </w:r>
      <w:r w:rsidR="00D03DBA">
        <w:fldChar w:fldCharType="end"/>
      </w:r>
      <w:r>
        <w:t>.</w:t>
      </w:r>
    </w:p>
    <w:p w14:paraId="5989A870" w14:textId="77777777" w:rsidR="00B12850" w:rsidRPr="00B12850" w:rsidRDefault="00B12850" w:rsidP="00B12850">
      <w:r>
        <w:t>Para este proyecto se ha empleado bastante esta técnica ya que permite sacar grandes cantidades de información de una manera rápida y sencilla. Hay diversas herramientas con las que se puede realizar esta técnica</w:t>
      </w:r>
      <w:r w:rsidR="00D03DBA">
        <w:t xml:space="preserve">, en este proyecto se ha utilizado la librería de </w:t>
      </w:r>
      <w:r w:rsidR="00D03DBA" w:rsidRPr="00D16F0D">
        <w:rPr>
          <w:b/>
          <w:bCs/>
        </w:rPr>
        <w:t>BeautifulSoup4</w:t>
      </w:r>
      <w:r w:rsidR="00D03DBA">
        <w:t>.</w:t>
      </w:r>
    </w:p>
    <w:p w14:paraId="110FA55C" w14:textId="77777777" w:rsidR="00C82679" w:rsidRPr="00C82679" w:rsidRDefault="00C82679" w:rsidP="00C82679">
      <w:pPr>
        <w:pStyle w:val="Ttulo1"/>
      </w:pPr>
      <w:bookmarkStart w:id="166" w:name="_Toc31765834"/>
      <w:r w:rsidRPr="00C82679">
        <w:lastRenderedPageBreak/>
        <w:t>D. Técnicas y Herramientas</w:t>
      </w:r>
      <w:bookmarkEnd w:id="166"/>
    </w:p>
    <w:p w14:paraId="204777A4" w14:textId="77777777" w:rsidR="001E5B4A" w:rsidRDefault="00650CCA" w:rsidP="00650CCA">
      <w:r>
        <w:t>En esta sección se van a explicar las herramientas que han sido usadas a lo largo del desarrollo del proyecto.</w:t>
      </w:r>
    </w:p>
    <w:p w14:paraId="70C59169" w14:textId="77777777" w:rsidR="00650CCA" w:rsidRDefault="00650CCA" w:rsidP="00650CCA">
      <w:pPr>
        <w:pStyle w:val="Ttulo2"/>
        <w:numPr>
          <w:ilvl w:val="0"/>
          <w:numId w:val="1"/>
        </w:numPr>
      </w:pPr>
      <w:bookmarkStart w:id="167" w:name="_Toc31765835"/>
      <w:r>
        <w:t>Metodología ágil – Scrum</w:t>
      </w:r>
      <w:bookmarkEnd w:id="167"/>
    </w:p>
    <w:p w14:paraId="66686A3E" w14:textId="586AEF31" w:rsidR="00C331ED" w:rsidRPr="00C331ED" w:rsidRDefault="00C331ED" w:rsidP="00C331ED">
      <w:r>
        <w:t>La metodología SCRUM se basa en el principio ágil de desarrollo iterativo e incremental. Se divide en períodos de trabajo para ir desarrollando el producto final llamados “sprints”, de duración variable dependiendo del proyecto. La metodología SCRUM establece diversas reuniones a lo largo de los “sprints”, una al inicio del “sprint” para establecer el trabajo que se debe realizar y otra al final del “sprint” para evaluar el trabajo que se ha realizado a lo largo del “sprint”, además, se establecen revisiones diarias que son realizadas por el equipo de trabajo en una auto-gestión del proyecto</w:t>
      </w:r>
      <w:r>
        <w:fldChar w:fldCharType="begin"/>
      </w:r>
      <w:ins w:id="168" w:author="Jorge Navarro González" w:date="2020-02-03T21:02:00Z">
        <w:r w:rsidR="006F6747">
          <w:instrText xml:space="preserve"> ADDIN ZOTERO_ITEM CSL_CITATION {"citationID":"ci71RDlO","properties":{"formattedCitation":"(10)","plainCitation":"(10)","noteIndex":0},"citationItems":[{"id":53,"uris":["http://zotero.org/users/local/7KpN74TT/items/PHI7LUST"],"uri":["http://zotero.org/users/local/7KpN74TT/items/PHI7LUST"],"itemData":{"id":53,"type":"book","language":"Castellano","number-of-pages":"113","title":"Scrum Manager: Proyectos – Formación.","author":[{"family":"Palacio","given":"Juan"},{"family":"Ruata","given":"Claudia"}],"issued":{"date-parts":[["2008"]]}}}],"schema":"https://github.com/citation-style-language/schema/raw/master/csl-citation.json"} </w:instrText>
        </w:r>
      </w:ins>
      <w:del w:id="169" w:author="Jorge Navarro González" w:date="2020-02-03T20:26:00Z">
        <w:r w:rsidR="004F79C5" w:rsidDel="00C3776E">
          <w:delInstrText xml:space="preserve"> ADDIN ZOTERO_ITEM CSL_CITATION {"citationID":"ci71RDlO","properties":{"formattedCitation":"(29)","plainCitation":"(29)","noteIndex":0},"citationItems":[{"id":53,"uris":["http://zotero.org/users/local/7KpN74TT/items/PHI7LUST"],"uri":["http://zotero.org/users/local/7KpN74TT/items/PHI7LUST"],"itemData":{"id":53,"type":"book","language":"Castellano","number-of-pages":"113","title":"Scrum Manager: Proyectos – Formación.","author":[{"family":"Palacio","given":"Juan"},{"family":"Ruata","given":"Claudia"}],"issued":{"date-parts":[["2008"]]}}}],"schema":"https://github.com/citation-style-language/schema/raw/master/csl-citation.json"} </w:delInstrText>
        </w:r>
      </w:del>
      <w:r>
        <w:fldChar w:fldCharType="separate"/>
      </w:r>
      <w:r w:rsidR="006F6747" w:rsidRPr="006F6747">
        <w:rPr>
          <w:rFonts w:cs="Liberation Serif"/>
        </w:rPr>
        <w:t>(10)</w:t>
      </w:r>
      <w:r>
        <w:fldChar w:fldCharType="end"/>
      </w:r>
      <w:r>
        <w:t>.</w:t>
      </w:r>
    </w:p>
    <w:p w14:paraId="4EC0CB87" w14:textId="77777777" w:rsidR="00650CCA" w:rsidRPr="00650CCA" w:rsidRDefault="00650CCA" w:rsidP="00650CCA"/>
    <w:p w14:paraId="554CCF4F" w14:textId="77777777" w:rsidR="00C242D5" w:rsidRPr="00C242D5" w:rsidRDefault="00650CCA" w:rsidP="00C242D5">
      <w:pPr>
        <w:pStyle w:val="Ttulo2"/>
        <w:numPr>
          <w:ilvl w:val="0"/>
          <w:numId w:val="1"/>
        </w:numPr>
      </w:pPr>
      <w:bookmarkStart w:id="170" w:name="_Toc31765836"/>
      <w:r>
        <w:t>Herramienta de control de versiones</w:t>
      </w:r>
      <w:bookmarkEnd w:id="170"/>
    </w:p>
    <w:p w14:paraId="7EB9FEA9" w14:textId="77777777" w:rsidR="00650CCA" w:rsidRDefault="00650CCA" w:rsidP="00EA5715">
      <w:pPr>
        <w:pStyle w:val="Prrafodelista"/>
        <w:numPr>
          <w:ilvl w:val="1"/>
          <w:numId w:val="2"/>
        </w:numPr>
      </w:pPr>
      <w:r>
        <w:rPr>
          <w:b/>
          <w:bCs/>
        </w:rPr>
        <w:t xml:space="preserve">Herramienta: </w:t>
      </w:r>
      <w:r>
        <w:t>GitHub</w:t>
      </w:r>
    </w:p>
    <w:p w14:paraId="406B87FD" w14:textId="27D556F7" w:rsidR="00650CCA" w:rsidRDefault="00650CCA" w:rsidP="00650CCA">
      <w:r>
        <w:t>GitHub es una plataforma para poder albergar proyectos utilizando el sistema de control de versiones de Gi</w:t>
      </w:r>
      <w:r w:rsidR="00C242D5">
        <w:t>t</w:t>
      </w:r>
      <w:r w:rsidR="00C242D5">
        <w:fldChar w:fldCharType="begin"/>
      </w:r>
      <w:ins w:id="171" w:author="Jorge Navarro González" w:date="2020-02-03T20:26:00Z">
        <w:r w:rsidR="00C3776E">
          <w:instrText xml:space="preserve"> ADDIN ZOTERO_ITEM CSL_CITATION {"citationID":"Wz9ySqer","properties":{"formattedCitation":"(31)","plainCitation":"(31)","noteIndex":0},"citationItems":[{"id":3,"uris":["http://zotero.org/users/local/7KpN74TT/items/2AD4N5IG"],"uri":["http://zotero.org/users/local/7KpN74TT/items/2AD4N5IG"],"itemData":{"id":3,"type":"entry-encyclopedia","abstract":"Git (pronunciado \"guit\"[2]</w:instrText>
        </w:r>
        <w:r w:rsidR="00C3776E">
          <w:rPr>
            <w:rFonts w:ascii="Times New Roman" w:hAnsi="Times New Roman" w:cs="Times New Roman"/>
          </w:rPr>
          <w:instrText>​</w:instrText>
        </w:r>
        <w:r w:rsidR="00C3776E">
          <w:instrText>) es un software de control de versiones dise</w:instrText>
        </w:r>
        <w:r w:rsidR="00C3776E">
          <w:rPr>
            <w:rFonts w:cs="Liberation Serif"/>
          </w:rPr>
          <w:instrText>ñ</w:instrText>
        </w:r>
        <w:r w:rsidR="00C3776E">
          <w:instrText xml:space="preserve">ado por Linus Torvalds, pensando en la eficiencia y la confiabilidad del mantenimiento de versiones de aplicaciones cuando </w:instrText>
        </w:r>
        <w:r w:rsidR="00C3776E">
          <w:rPr>
            <w:rFonts w:cs="Liberation Serif"/>
          </w:rPr>
          <w:instrText>é</w:instrText>
        </w:r>
        <w:r w:rsidR="00C3776E">
          <w:instrText>stas tienen un gran n</w:instrText>
        </w:r>
        <w:r w:rsidR="00C3776E">
          <w:rPr>
            <w:rFonts w:cs="Liberation Serif"/>
          </w:rPr>
          <w:instrText>ú</w:instrText>
        </w:r>
        <w:r w:rsidR="00C3776E">
          <w:instrText>mero de archivos de código fuente. Su propósito es llevar registro de los cambios en archivos de computadora y coordinar el trabajo que varias personas realizan sobre archivos compartidos.\nAl principio, Git se pensó como un motor de bajo nivel sobre el cual otros pudieran escribir la interfaz de usuario o front end como Cogito o StGIT.\n[3]</w:instrText>
        </w:r>
        <w:r w:rsidR="00C3776E">
          <w:rPr>
            <w:rFonts w:ascii="Times New Roman" w:hAnsi="Times New Roman" w:cs="Times New Roman"/>
          </w:rPr>
          <w:instrText>​</w:instrText>
        </w:r>
        <w:r w:rsidR="00C3776E">
          <w:instrText>\nSin embargo, Git se ha convertido desde entonces en un sistema de control de versiones con funcionalidad plena.\n[4]</w:instrText>
        </w:r>
        <w:r w:rsidR="00C3776E">
          <w:rPr>
            <w:rFonts w:ascii="Times New Roman" w:hAnsi="Times New Roman" w:cs="Times New Roman"/>
          </w:rPr>
          <w:instrText>​</w:instrText>
        </w:r>
        <w:r w:rsidR="00C3776E">
          <w:instrText xml:space="preserve">\nHay algunos proyectos de mucha relevancia que ya usan Git, en particular, el grupo de programación del núcleo Linux.\nEl mantenimiento del software Git está actualmente (2009) supervisado por Junio Hamano, quien recibe contribuciones al código de alrededor de 280 programadores. En cuanto a derechos de autor Git es un software libre distribuible bajo los términos de la versión 2 de la Licencia Pública General de GNU.","container-title":"Wikipedia, la enciclopedia libre","language":"es","note":"Page Version ID: 122867360","source":"Wikipedia","title":"Git","URL":"https://es.wikipedia.org/w/index.php?title=Git&amp;oldid=122867360","accessed":{"date-parts":[["2020",1,28]]},"issued":{"date-parts":[["2020",1,18]]}}}],"schema":"https://github.com/citation-style-language/schema/raw/master/csl-citation.json"} </w:instrText>
        </w:r>
      </w:ins>
      <w:del w:id="172" w:author="Jorge Navarro González" w:date="2020-02-03T20:26:00Z">
        <w:r w:rsidR="004F79C5" w:rsidDel="00C3776E">
          <w:delInstrText xml:space="preserve"> ADDIN ZOTERO_ITEM CSL_CITATION {"citationID":"Wz9ySqer","properties":{"formattedCitation":"(30)","plainCitation":"(30)","noteIndex":0},"citationItems":[{"id":3,"uris":["http://zotero.org/users/local/7KpN74TT/items/2AD4N5IG"],"uri":["http://zotero.org/users/local/7KpN74TT/items/2AD4N5IG"],"itemData":{"id":3,"type":"entry-encyclopedia","abstract":"Git (pronunciado \"guit\"[2]</w:delInstrText>
        </w:r>
        <w:r w:rsidR="004F79C5" w:rsidDel="00C3776E">
          <w:rPr>
            <w:rFonts w:ascii="Times New Roman" w:hAnsi="Times New Roman" w:cs="Times New Roman"/>
          </w:rPr>
          <w:delInstrText>​</w:delInstrText>
        </w:r>
        <w:r w:rsidR="004F79C5" w:rsidDel="00C3776E">
          <w:delInstrText>) es un software de control de versiones dise</w:delInstrText>
        </w:r>
        <w:r w:rsidR="004F79C5" w:rsidDel="00C3776E">
          <w:rPr>
            <w:rFonts w:cs="Liberation Serif"/>
          </w:rPr>
          <w:delInstrText>ñ</w:delInstrText>
        </w:r>
        <w:r w:rsidR="004F79C5" w:rsidDel="00C3776E">
          <w:delInstrText xml:space="preserve">ado por Linus Torvalds, pensando en la eficiencia y la confiabilidad del mantenimiento de versiones de aplicaciones cuando </w:delInstrText>
        </w:r>
        <w:r w:rsidR="004F79C5" w:rsidDel="00C3776E">
          <w:rPr>
            <w:rFonts w:cs="Liberation Serif"/>
          </w:rPr>
          <w:delInstrText>é</w:delInstrText>
        </w:r>
        <w:r w:rsidR="004F79C5" w:rsidDel="00C3776E">
          <w:delInstrText>stas tienen un gran número de archivos de código fuente. Su propósito es llevar registro de los cambios en archivos de computadora y coordinar el trabajo que varias personas realizan sobre archivos compartidos.\nAl principio, Git se pensó como un motor de bajo nivel sobre el cual otros pudieran escribir la interfaz de usuario o front end como Cogito o StGIT.\n[3]</w:delInstrText>
        </w:r>
        <w:r w:rsidR="004F79C5" w:rsidDel="00C3776E">
          <w:rPr>
            <w:rFonts w:ascii="Times New Roman" w:hAnsi="Times New Roman" w:cs="Times New Roman"/>
          </w:rPr>
          <w:delInstrText>​</w:delInstrText>
        </w:r>
        <w:r w:rsidR="004F79C5" w:rsidDel="00C3776E">
          <w:delInstrText>\nSin embargo, Git se ha convertido desde entonces en un sistema de control de versiones con funcionalidad plena.\n[4]</w:delInstrText>
        </w:r>
        <w:r w:rsidR="004F79C5" w:rsidDel="00C3776E">
          <w:rPr>
            <w:rFonts w:ascii="Times New Roman" w:hAnsi="Times New Roman" w:cs="Times New Roman"/>
          </w:rPr>
          <w:delInstrText>​</w:delInstrText>
        </w:r>
        <w:r w:rsidR="004F79C5" w:rsidDel="00C3776E">
          <w:delInstrText xml:space="preserve">\nHay algunos proyectos de mucha relevancia que ya usan Git, en particular, el grupo de programación del núcleo Linux.\nEl mantenimiento del software Git está actualmente (2009) supervisado por Junio Hamano, quien recibe contribuciones al código de alrededor de 280 programadores. En cuanto a derechos de autor Git es un software libre distribuible bajo los términos de la versión 2 de la Licencia Pública General de GNU.","container-title":"Wikipedia, la enciclopedia libre","language":"es","note":"Page Version ID: 122867360","source":"Wikipedia","title":"Git","URL":"https://es.wikipedia.org/w/index.php?title=Git&amp;oldid=122867360","accessed":{"date-parts":[["2020",1,28]]},"issued":{"date-parts":[["2020",1,18]]}}}],"schema":"https://github.com/citation-style-language/schema/raw/master/csl-citation.json"} </w:delInstrText>
        </w:r>
      </w:del>
      <w:r w:rsidR="00C242D5">
        <w:fldChar w:fldCharType="separate"/>
      </w:r>
      <w:r w:rsidR="00C3776E" w:rsidRPr="00C3776E">
        <w:rPr>
          <w:rFonts w:cs="Liberation Serif"/>
        </w:rPr>
        <w:t>(31)</w:t>
      </w:r>
      <w:r w:rsidR="00C242D5">
        <w:fldChar w:fldCharType="end"/>
      </w:r>
      <w:r w:rsidR="00C242D5">
        <w:t>, todos los repositorios se pueden almacenar de forma pública o privada</w:t>
      </w:r>
      <w:r>
        <w:fldChar w:fldCharType="begin"/>
      </w:r>
      <w:ins w:id="173" w:author="Jorge Navarro González" w:date="2020-02-03T20:26:00Z">
        <w:r w:rsidR="00C3776E">
          <w:instrText xml:space="preserve"> ADDIN ZOTERO_ITEM CSL_CITATION {"citationID":"IE8T1tsO","properties":{"formattedCitation":"(32)","plainCitation":"(32)","noteIndex":0},"citationItems":[{"id":5,"uris":["http://zotero.org/users/local/7KpN74TT/items/CJ2BARP5"],"uri":["http://zotero.org/users/local/7KpN74TT/items/CJ2BARP5"],"itemData":{"id":5,"type":"entry-encyclopedia","abstract":"GitHub es una forja (plataforma de desarrollo colaborativo) para alojar proyectos utilizando el sistema de control de versiones Git. Se utiliza principalmente para la creación de código fuente de programas de ordenador. El software que opera GitHub fue escrito en Ruby on Rails. Desde enero de 2010, GitHub opera bajo el nombre de GitHub, Inc. Anteriormente era conocida como Logical Awesome LLC. El código de los proyectos alojados en GitHub se almacena típicamente de forma pública, aunque utilizando una cuenta de pago, también permite hospedar repositorios privados.\nEl 4 de junio de 2018, Microsoft compró GitHub por la cantidad de 7.500 millones de dólares.[1]</w:instrText>
        </w:r>
        <w:r w:rsidR="00C3776E">
          <w:rPr>
            <w:rFonts w:ascii="Times New Roman" w:hAnsi="Times New Roman" w:cs="Times New Roman"/>
          </w:rPr>
          <w:instrText>​</w:instrText>
        </w:r>
        <w:r w:rsidR="00C3776E">
          <w:instrText xml:space="preserve">","container-title":"Wikipedia, la enciclopedia libre","language":"es","note":"Page Version ID: 121159620","source":"Wikipedia","title":"GitHub","URL":"https://es.wikipedia.org/w/index.php?title=GitHub&amp;oldid=121159620","accessed":{"date-parts":[["2020",1,28]]},"issued":{"date-parts":[["2019",11,8]]}}}],"schema":"https://github.com/citation-style-language/schema/raw/master/csl-citation.json"} </w:instrText>
        </w:r>
      </w:ins>
      <w:del w:id="174" w:author="Jorge Navarro González" w:date="2020-02-03T20:26:00Z">
        <w:r w:rsidR="004F79C5" w:rsidDel="00C3776E">
          <w:delInstrText xml:space="preserve"> ADDIN ZOTERO_ITEM CSL_CITATION {"citationID":"IE8T1tsO","properties":{"formattedCitation":"(31)","plainCitation":"(31)","noteIndex":0},"citationItems":[{"id":5,"uris":["http://zotero.org/users/local/7KpN74TT/items/CJ2BARP5"],"uri":["http://zotero.org/users/local/7KpN74TT/items/CJ2BARP5"],"itemData":{"id":5,"type":"entry-encyclopedia","abstract":"GitHub es una forja (plataforma de desarrollo colaborativo) para alojar proyectos utilizando el sistema de control de versiones Git. Se utiliza principalmente para la creación de código fuente de programas de ordenador. El software que opera GitHub fue escrito en Ruby on Rails. Desde enero de 2010, GitHub opera bajo el nombre de GitHub, Inc. Anteriormente era conocida como Logical Awesome LLC. El código de los proyectos alojados en GitHub se almacena típicamente de forma pública, aunque utilizando una cuenta de pago, también permite hospedar repositorios privados.\nEl 4 de junio de 2018, Microsoft compró GitHub por la cantidad de 7.500 millones de dólares.[1]</w:delInstrText>
        </w:r>
        <w:r w:rsidR="004F79C5" w:rsidDel="00C3776E">
          <w:rPr>
            <w:rFonts w:ascii="Times New Roman" w:hAnsi="Times New Roman" w:cs="Times New Roman"/>
          </w:rPr>
          <w:delInstrText>​</w:delInstrText>
        </w:r>
        <w:r w:rsidR="004F79C5" w:rsidDel="00C3776E">
          <w:delInstrText xml:space="preserve">","container-title":"Wikipedia, la enciclopedia libre","language":"es","note":"Page Version ID: 121159620","source":"Wikipedia","title":"GitHub","URL":"https://es.wikipedia.org/w/index.php?title=GitHub&amp;oldid=121159620","accessed":{"date-parts":[["2020",1,28]]},"issued":{"date-parts":[["2019",11,8]]}}}],"schema":"https://github.com/citation-style-language/schema/raw/master/csl-citation.json"} </w:delInstrText>
        </w:r>
      </w:del>
      <w:r>
        <w:fldChar w:fldCharType="separate"/>
      </w:r>
      <w:r w:rsidR="00C3776E" w:rsidRPr="00C3776E">
        <w:rPr>
          <w:rFonts w:cs="Liberation Serif"/>
        </w:rPr>
        <w:t>(32)</w:t>
      </w:r>
      <w:r>
        <w:fldChar w:fldCharType="end"/>
      </w:r>
      <w:r>
        <w:t>, ha sido elegida debido a la facilidad para visualizar todos los cambios que se han ido realizando en el proyecto y por la integración de ZenHub</w:t>
      </w:r>
      <w:r w:rsidR="00C242D5">
        <w:fldChar w:fldCharType="begin"/>
      </w:r>
      <w:ins w:id="175" w:author="Jorge Navarro González" w:date="2020-02-03T20:26:00Z">
        <w:r w:rsidR="00C3776E">
          <w:instrText xml:space="preserve"> ADDIN ZOTERO_ITEM CSL_CITATION {"citationID":"m9gfKUJb","properties":{"formattedCitation":"(33)","plainCitation":"(33)","noteIndex":0},"citationItems":[{"id":7,"uris":["http://zotero.org/users/local/7KpN74TT/items/A8DAK5V9"],"uri":["http://zotero.org/users/local/7KpN74TT/items/A8DAK5V9"],"itemData":{"id":7,"type":"webpage","abstract":"ZenHub is agile project management within GitHub. Add powerful tracking, planning and reporting features to GitHub!","container-title":"ZenHub","language":"en","title":"ZenHub - Agile Project Management for GitHub","URL":"https://www.zenhub.com","accessed":{"date-parts":[["2020",1,28]]}}}],"schema":"https://github.com/citation-style-language/schema/raw/master/csl-citation.json"} </w:instrText>
        </w:r>
      </w:ins>
      <w:del w:id="176" w:author="Jorge Navarro González" w:date="2020-02-03T20:26:00Z">
        <w:r w:rsidR="004F79C5" w:rsidDel="00C3776E">
          <w:delInstrText xml:space="preserve"> ADDIN ZOTERO_ITEM CSL_CITATION {"citationID":"m9gfKUJb","properties":{"formattedCitation":"(32)","plainCitation":"(32)","noteIndex":0},"citationItems":[{"id":7,"uris":["http://zotero.org/users/local/7KpN74TT/items/A8DAK5V9"],"uri":["http://zotero.org/users/local/7KpN74TT/items/A8DAK5V9"],"itemData":{"id":7,"type":"webpage","abstract":"ZenHub is agile project management within GitHub. Add powerful tracking, planning and reporting features to GitHub!","container-title":"ZenHub","language":"en","title":"ZenHub - Agile Project Management for GitHub","URL":"https://www.zenhub.com","accessed":{"date-parts":[["2020",1,28]]}}}],"schema":"https://github.com/citation-style-language/schema/raw/master/csl-citation.json"} </w:delInstrText>
        </w:r>
      </w:del>
      <w:r w:rsidR="00C242D5">
        <w:fldChar w:fldCharType="separate"/>
      </w:r>
      <w:r w:rsidR="00C3776E" w:rsidRPr="00C3776E">
        <w:rPr>
          <w:rFonts w:cs="Liberation Serif"/>
        </w:rPr>
        <w:t>(33)</w:t>
      </w:r>
      <w:r w:rsidR="00C242D5">
        <w:fldChar w:fldCharType="end"/>
      </w:r>
      <w:r>
        <w:t xml:space="preserve">, una herramienta que será explicada posteriormente para la gestión del proyecto. </w:t>
      </w:r>
    </w:p>
    <w:p w14:paraId="784CD2A4" w14:textId="77777777" w:rsidR="00C242D5" w:rsidRDefault="00650CCA" w:rsidP="00C242D5">
      <w:r>
        <w:t>Otro motivo que ha servido para facilitar la elección de esta plataforma ha sido su utilización previa en asignaturas cursadas a lo largo de la carrera.</w:t>
      </w:r>
    </w:p>
    <w:p w14:paraId="3639E6B3" w14:textId="77777777" w:rsidR="00C242D5" w:rsidRDefault="00C242D5" w:rsidP="00C242D5">
      <w:pPr>
        <w:pStyle w:val="Ttulo2"/>
        <w:numPr>
          <w:ilvl w:val="0"/>
          <w:numId w:val="1"/>
        </w:numPr>
      </w:pPr>
      <w:bookmarkStart w:id="177" w:name="_Toc31765837"/>
      <w:r>
        <w:t>Herramienta de gestión del proyecto</w:t>
      </w:r>
      <w:bookmarkEnd w:id="177"/>
    </w:p>
    <w:p w14:paraId="66542416" w14:textId="77777777" w:rsidR="00C242D5" w:rsidRDefault="00C242D5" w:rsidP="00EA5715">
      <w:pPr>
        <w:pStyle w:val="Prrafodelista"/>
        <w:numPr>
          <w:ilvl w:val="1"/>
          <w:numId w:val="2"/>
        </w:numPr>
      </w:pPr>
      <w:r>
        <w:rPr>
          <w:b/>
          <w:bCs/>
        </w:rPr>
        <w:t xml:space="preserve">Herramienta: </w:t>
      </w:r>
      <w:r>
        <w:t>ZenHub</w:t>
      </w:r>
    </w:p>
    <w:p w14:paraId="44F94FA3" w14:textId="7EFC8599" w:rsidR="00C242D5" w:rsidRDefault="00C242D5" w:rsidP="00C242D5">
      <w:r>
        <w:t>ZenHub es una extensión de</w:t>
      </w:r>
      <w:r w:rsidR="00660F30">
        <w:t>l navegador empleada para poder añadir funciones adicionales en nuestro repositorio de</w:t>
      </w:r>
      <w:r>
        <w:t xml:space="preserve"> GitHub </w:t>
      </w:r>
      <w:r w:rsidR="00660F30">
        <w:t>de forma que podamos gestionar el proyecto, añadir sprints, tareas especiales sin necesidad de emplear una herramienta externa y de forma rápida y sencilla.</w:t>
      </w:r>
      <w:r w:rsidR="00660F30">
        <w:fldChar w:fldCharType="begin"/>
      </w:r>
      <w:ins w:id="178" w:author="Jorge Navarro González" w:date="2020-02-03T20:26:00Z">
        <w:r w:rsidR="00C3776E">
          <w:instrText xml:space="preserve"> ADDIN ZOTERO_ITEM CSL_CITATION {"citationID":"JaKPWRMy","properties":{"formattedCitation":"(33)","plainCitation":"(33)","noteIndex":0},"citationItems":[{"id":7,"uris":["http://zotero.org/users/local/7KpN74TT/items/A8DAK5V9"],"uri":["http://zotero.org/users/local/7KpN74TT/items/A8DAK5V9"],"itemData":{"id":7,"type":"webpage","abstract":"ZenHub is agile project management within GitHub. Add powerful tracking, planning and reporting features to GitHub!","container-title":"ZenHub","language":"en","title":"ZenHub - Agile Project Management for GitHub","URL":"https://www.zenhub.com","accessed":{"date-parts":[["2020",1,28]]}}}],"schema":"https://github.com/citation-style-language/schema/raw/master/csl-citation.json"} </w:instrText>
        </w:r>
      </w:ins>
      <w:del w:id="179" w:author="Jorge Navarro González" w:date="2020-02-03T20:26:00Z">
        <w:r w:rsidR="004F79C5" w:rsidDel="00C3776E">
          <w:delInstrText xml:space="preserve"> ADDIN ZOTERO_ITEM CSL_CITATION {"citationID":"JaKPWRMy","properties":{"formattedCitation":"(32)","plainCitation":"(32)","noteIndex":0},"citationItems":[{"id":7,"uris":["http://zotero.org/users/local/7KpN74TT/items/A8DAK5V9"],"uri":["http://zotero.org/users/local/7KpN74TT/items/A8DAK5V9"],"itemData":{"id":7,"type":"webpage","abstract":"ZenHub is agile project management within GitHub. Add powerful tracking, planning and reporting features to GitHub!","container-title":"ZenHub","language":"en","title":"ZenHub - Agile Project Management for GitHub","URL":"https://www.zenhub.com","accessed":{"date-parts":[["2020",1,28]]}}}],"schema":"https://github.com/citation-style-language/schema/raw/master/csl-citation.json"} </w:delInstrText>
        </w:r>
      </w:del>
      <w:r w:rsidR="00660F30">
        <w:fldChar w:fldCharType="separate"/>
      </w:r>
      <w:r w:rsidR="00C3776E" w:rsidRPr="00C3776E">
        <w:rPr>
          <w:rFonts w:cs="Liberation Serif"/>
        </w:rPr>
        <w:t>(33)</w:t>
      </w:r>
      <w:r w:rsidR="00660F30">
        <w:fldChar w:fldCharType="end"/>
      </w:r>
    </w:p>
    <w:p w14:paraId="2B70EC6B" w14:textId="77777777" w:rsidR="0010409E" w:rsidRDefault="00382C86" w:rsidP="00382C86">
      <w:pPr>
        <w:pStyle w:val="Prrafodelista"/>
        <w:numPr>
          <w:ilvl w:val="0"/>
          <w:numId w:val="1"/>
        </w:numPr>
        <w:jc w:val="left"/>
        <w:rPr>
          <w:rFonts w:eastAsiaTheme="majorEastAsia" w:cstheme="majorBidi"/>
          <w:b/>
          <w:color w:val="000000" w:themeColor="text1"/>
          <w:spacing w:val="-10"/>
          <w:kern w:val="28"/>
          <w:sz w:val="26"/>
          <w:szCs w:val="26"/>
        </w:rPr>
      </w:pPr>
      <w:r>
        <w:rPr>
          <w:rFonts w:eastAsiaTheme="majorEastAsia" w:cstheme="majorBidi"/>
          <w:b/>
          <w:color w:val="000000" w:themeColor="text1"/>
          <w:spacing w:val="-10"/>
          <w:kern w:val="28"/>
          <w:sz w:val="26"/>
          <w:szCs w:val="26"/>
        </w:rPr>
        <w:t>Herramienta para realización de la documentación</w:t>
      </w:r>
    </w:p>
    <w:p w14:paraId="262A944C" w14:textId="77777777" w:rsidR="00382C86" w:rsidRDefault="00382C86" w:rsidP="00EA5715">
      <w:pPr>
        <w:pStyle w:val="Prrafodelista"/>
        <w:numPr>
          <w:ilvl w:val="1"/>
          <w:numId w:val="2"/>
        </w:numPr>
      </w:pPr>
      <w:r>
        <w:rPr>
          <w:b/>
          <w:bCs/>
        </w:rPr>
        <w:t xml:space="preserve">Herramienta: </w:t>
      </w:r>
      <w:r>
        <w:t>Microsoft Word</w:t>
      </w:r>
    </w:p>
    <w:p w14:paraId="4A87EFC4" w14:textId="77777777" w:rsidR="00382C86" w:rsidRDefault="00382C86" w:rsidP="00382C86">
      <w:r>
        <w:t>Se ha realizado la documentación en Microsoft Word debido al conocimiento que se tiene acerca de este procesador de texto y su facilidad para establecer los distintos formatos de letras, párrafos, encabezados…</w:t>
      </w:r>
    </w:p>
    <w:p w14:paraId="5C0608F8" w14:textId="77777777" w:rsidR="00382C86" w:rsidRPr="00382C86" w:rsidRDefault="00382C86" w:rsidP="00382C86">
      <w:r>
        <w:rPr>
          <w:b/>
          <w:bCs/>
        </w:rPr>
        <w:t>Alternativas:</w:t>
      </w:r>
      <w:r>
        <w:t xml:space="preserve"> Se estudió la alternativa de OpenOffice que fue descartada en seguida ya que para emplear dicha herramienta se prefería realizar la documentación en Microsoft Word. Otra alternativa tanteada para la realización de la documentación fue LaTeX, pero se descartó debido a que LaTeX es una buena elección si tuviéramos que realizar demasiadas fórmulas o expresiones matemáticas para las cuales LaTeX es muy eficaz, pero para la documentación que se iba a realizar se pensó que no supondría demasiada diferencia usar LaTeX o Microsoft Word y con la segunda se tenía mayor experiencia.</w:t>
      </w:r>
    </w:p>
    <w:p w14:paraId="6E92F8F8" w14:textId="77777777" w:rsidR="00660F30" w:rsidRDefault="00660F30" w:rsidP="00660F30">
      <w:pPr>
        <w:pStyle w:val="Ttulo2"/>
        <w:numPr>
          <w:ilvl w:val="0"/>
          <w:numId w:val="1"/>
        </w:numPr>
      </w:pPr>
      <w:bookmarkStart w:id="180" w:name="_Toc31765838"/>
      <w:r>
        <w:lastRenderedPageBreak/>
        <w:t>Herramienta para gestionar el repositorio local-remoto</w:t>
      </w:r>
      <w:bookmarkEnd w:id="180"/>
    </w:p>
    <w:p w14:paraId="17662AFF" w14:textId="77777777" w:rsidR="00660F30" w:rsidRDefault="00660F30" w:rsidP="00EA5715">
      <w:pPr>
        <w:pStyle w:val="Prrafodelista"/>
        <w:numPr>
          <w:ilvl w:val="1"/>
          <w:numId w:val="2"/>
        </w:numPr>
      </w:pPr>
      <w:r>
        <w:rPr>
          <w:b/>
          <w:bCs/>
        </w:rPr>
        <w:t xml:space="preserve">Herramienta: </w:t>
      </w:r>
      <w:r>
        <w:t>GitKraken</w:t>
      </w:r>
    </w:p>
    <w:p w14:paraId="458C3780" w14:textId="786B514B" w:rsidR="00660F30" w:rsidRDefault="00660F30" w:rsidP="00660F30">
      <w:r>
        <w:t xml:space="preserve">GitKraken es una herramienta que nos permite hacer la clonación de nuestro repositorio de GitHub a una copia local en nuestro ordenador y poder modificar y </w:t>
      </w:r>
      <w:r w:rsidR="00FA6874">
        <w:t xml:space="preserve">actualizar este repositorio local sin tener que modificar el repositorio principal de GitHub, además la realización de los </w:t>
      </w:r>
      <w:r w:rsidR="00FA6874" w:rsidRPr="00D16F0D">
        <w:rPr>
          <w:i/>
          <w:iCs/>
          <w:rPrChange w:id="181" w:author="VIRGINIA AHEDO GARCIA" w:date="2020-02-03T17:57:00Z">
            <w:rPr/>
          </w:rPrChange>
        </w:rPr>
        <w:t>commits</w:t>
      </w:r>
      <w:r w:rsidR="00FA6874">
        <w:t xml:space="preserve"> y subida de archivos al repositorio remoto se hace de una forma muy sencilla y rápida</w:t>
      </w:r>
      <w:ins w:id="182" w:author="VIRGINIA AHEDO GARCIA" w:date="2020-02-03T17:57:00Z">
        <w:r w:rsidR="00D16F0D">
          <w:t xml:space="preserve"> </w:t>
        </w:r>
      </w:ins>
      <w:r w:rsidR="00FA6874">
        <w:fldChar w:fldCharType="begin"/>
      </w:r>
      <w:ins w:id="183" w:author="Jorge Navarro González" w:date="2020-02-03T20:26:00Z">
        <w:r w:rsidR="00C3776E">
          <w:instrText xml:space="preserve"> ADDIN ZOTERO_ITEM CSL_CITATION {"citationID":"yln2U1cP","properties":{"formattedCitation":"(34)","plainCitation":"(34)","noteIndex":0},"citationItems":[{"id":11,"uris":["http://zotero.org/users/local/7KpN74TT/items/WVA3NVUS"],"uri":["http://zotero.org/users/local/7KpN74TT/items/WVA3NVUS"],"itemData":{"id":11,"type":"webpage","abstract":"Unleash GitKraken! Three legendary developer productivity tools: the Git GUI Client for Windows/Mac/Linux development, Glo Issue Boards for task tracking, and Timelines for communicating project milestones. Create one free GitKraken account!","container-title":"GitKraken.com","language":"en","title":"Free Git GUI Client - Windows, Mac &amp; Linux | GitKraken","URL":"https://www.gitkraken.com/","accessed":{"date-parts":[["2020",1,28]]}}}],"schema":"https://github.com/citation-style-language/schema/raw/master/csl-citation.json"} </w:instrText>
        </w:r>
      </w:ins>
      <w:del w:id="184" w:author="Jorge Navarro González" w:date="2020-02-03T20:26:00Z">
        <w:r w:rsidR="004F79C5" w:rsidDel="00C3776E">
          <w:delInstrText xml:space="preserve"> ADDIN ZOTERO_ITEM CSL_CITATION {"citationID":"yln2U1cP","properties":{"formattedCitation":"(33)","plainCitation":"(33)","noteIndex":0},"citationItems":[{"id":11,"uris":["http://zotero.org/users/local/7KpN74TT/items/WVA3NVUS"],"uri":["http://zotero.org/users/local/7KpN74TT/items/WVA3NVUS"],"itemData":{"id":11,"type":"webpage","abstract":"Unleash GitKraken! Three legendary developer productivity tools: the Git GUI Client for Windows/Mac/Linux development, Glo Issue Boards for task tracking, and Timelines for communicating project milestones. Create one free GitKraken account!","container-title":"GitKraken.com","language":"en","title":"Free Git GUI Client - Windows, Mac &amp; Linux | GitKraken","URL":"https://www.gitkraken.com/","accessed":{"date-parts":[["2020",1,28]]}}}],"schema":"https://github.com/citation-style-language/schema/raw/master/csl-citation.json"} </w:delInstrText>
        </w:r>
      </w:del>
      <w:r w:rsidR="00FA6874">
        <w:fldChar w:fldCharType="separate"/>
      </w:r>
      <w:r w:rsidR="00C3776E" w:rsidRPr="00C3776E">
        <w:rPr>
          <w:rFonts w:cs="Liberation Serif"/>
        </w:rPr>
        <w:t>(34)</w:t>
      </w:r>
      <w:r w:rsidR="00FA6874">
        <w:fldChar w:fldCharType="end"/>
      </w:r>
      <w:r w:rsidR="00D16F0D">
        <w:t>.</w:t>
      </w:r>
    </w:p>
    <w:p w14:paraId="2F3A128D" w14:textId="77777777" w:rsidR="00FA6874" w:rsidRDefault="00FA6874" w:rsidP="00660F30">
      <w:r>
        <w:t>Esta herramienta también ha sido usada a lo largo de la carrera y por eso se ha decidido utilizarla.</w:t>
      </w:r>
    </w:p>
    <w:p w14:paraId="61E67806" w14:textId="63FDF045" w:rsidR="00473628" w:rsidRPr="0010409E" w:rsidRDefault="00473628" w:rsidP="0010409E">
      <w:r w:rsidRPr="00473628">
        <w:rPr>
          <w:b/>
          <w:bCs/>
        </w:rPr>
        <w:t>Alternativa:</w:t>
      </w:r>
      <w:r>
        <w:t xml:space="preserve"> </w:t>
      </w:r>
      <w:r w:rsidR="00FA6874">
        <w:t>Se planteó también la alternativa de GtiHub Desktop</w:t>
      </w:r>
      <w:ins w:id="185" w:author="VIRGINIA AHEDO GARCIA" w:date="2020-02-03T17:58:00Z">
        <w:r w:rsidR="00D16F0D">
          <w:t xml:space="preserve"> </w:t>
        </w:r>
      </w:ins>
      <w:r w:rsidR="00FA6874">
        <w:fldChar w:fldCharType="begin"/>
      </w:r>
      <w:ins w:id="186" w:author="Jorge Navarro González" w:date="2020-02-03T20:26:00Z">
        <w:r w:rsidR="00C3776E">
          <w:instrText xml:space="preserve"> ADDIN ZOTERO_ITEM CSL_CITATION {"citationID":"xTgAz2D7","properties":{"formattedCitation":"(35)","plainCitation":"(35)","noteIndex":0},"citationItems":[{"id":13,"uris":["http://zotero.org/users/local/7KpN74TT/items/NMLWSCWQ"],"uri":["http://zotero.org/users/local/7KpN74TT/items/NMLWSCWQ"],"itemData":{"id":13,"type":"webpage","abstract":"Simple collaboration from your desktop","container-title":"GitHub Desktop","language":"en-gb","title":"GitHub Desktop","URL":"https://desktop.github.com/","accessed":{"date-parts":[["2020",1,28]]}}}],"schema":"https://github.com/citation-style-language/schema/raw/master/csl-citation.json"} </w:instrText>
        </w:r>
      </w:ins>
      <w:del w:id="187" w:author="Jorge Navarro González" w:date="2020-02-03T20:26:00Z">
        <w:r w:rsidR="004F79C5" w:rsidDel="00C3776E">
          <w:delInstrText xml:space="preserve"> ADDIN ZOTERO_ITEM CSL_CITATION {"citationID":"xTgAz2D7","properties":{"formattedCitation":"(34)","plainCitation":"(34)","noteIndex":0},"citationItems":[{"id":13,"uris":["http://zotero.org/users/local/7KpN74TT/items/NMLWSCWQ"],"uri":["http://zotero.org/users/local/7KpN74TT/items/NMLWSCWQ"],"itemData":{"id":13,"type":"webpage","abstract":"Simple collaboration from your desktop","container-title":"GitHub Desktop","language":"en-gb","title":"GitHub Desktop","URL":"https://desktop.github.com/","accessed":{"date-parts":[["2020",1,28]]}}}],"schema":"https://github.com/citation-style-language/schema/raw/master/csl-citation.json"} </w:delInstrText>
        </w:r>
      </w:del>
      <w:r w:rsidR="00FA6874">
        <w:fldChar w:fldCharType="separate"/>
      </w:r>
      <w:r w:rsidR="00C3776E" w:rsidRPr="00C3776E">
        <w:rPr>
          <w:rFonts w:cs="Liberation Serif"/>
        </w:rPr>
        <w:t>(35)</w:t>
      </w:r>
      <w:r w:rsidR="00FA6874">
        <w:fldChar w:fldCharType="end"/>
      </w:r>
      <w:r w:rsidR="00D16F0D">
        <w:t>,</w:t>
      </w:r>
      <w:r w:rsidR="00FA6874">
        <w:t xml:space="preserve"> una herramienta de GitHub para gestionar el repositorio de la misma forma que lo haría GitKraken, el motivo de no haber escogido esta herramienta es su escasa utilización y conocimiento acerca de ella. Ya que se conoce más el funcionamiento de GitKraken, se empleará esta herramienta.</w:t>
      </w:r>
    </w:p>
    <w:p w14:paraId="61975EFC" w14:textId="77777777" w:rsidR="00FA6874" w:rsidRDefault="00FA6874" w:rsidP="00473628">
      <w:pPr>
        <w:pStyle w:val="Ttulo2"/>
        <w:numPr>
          <w:ilvl w:val="0"/>
          <w:numId w:val="1"/>
        </w:numPr>
      </w:pPr>
      <w:bookmarkStart w:id="188" w:name="_Toc31765839"/>
      <w:r>
        <w:t>Herramienta para la gestión de referencias bibliográficas</w:t>
      </w:r>
      <w:bookmarkEnd w:id="188"/>
    </w:p>
    <w:p w14:paraId="0723DD77" w14:textId="77777777" w:rsidR="00FA6874" w:rsidRDefault="00FA6874" w:rsidP="00EA5715">
      <w:pPr>
        <w:pStyle w:val="Prrafodelista"/>
        <w:numPr>
          <w:ilvl w:val="1"/>
          <w:numId w:val="2"/>
        </w:numPr>
      </w:pPr>
      <w:r>
        <w:rPr>
          <w:b/>
          <w:bCs/>
        </w:rPr>
        <w:t xml:space="preserve">Herramienta: </w:t>
      </w:r>
      <w:r>
        <w:t>Zotero</w:t>
      </w:r>
    </w:p>
    <w:p w14:paraId="05F3D1A3" w14:textId="77777777" w:rsidR="00473628" w:rsidRDefault="00FA6874" w:rsidP="00473628">
      <w:r>
        <w:t xml:space="preserve">Zotero es un gestor de referencias libre que posee una extensión para el navegador que permite el almacenamiento de referencias de una forma muy rápida y sencilla, además tiene su propio complemento de Microsoft Word con el cual poder realizar las citas y la bibliografía </w:t>
      </w:r>
      <w:r w:rsidR="00473628">
        <w:t>con gran eficacia y en una amplia gama de formatos.</w:t>
      </w:r>
    </w:p>
    <w:p w14:paraId="75BDFE8D" w14:textId="7AE7CB72" w:rsidR="00473628" w:rsidRDefault="00473628" w:rsidP="00473628">
      <w:pPr>
        <w:pStyle w:val="Ttulo2"/>
        <w:numPr>
          <w:ilvl w:val="0"/>
          <w:numId w:val="1"/>
        </w:numPr>
      </w:pPr>
      <w:bookmarkStart w:id="189" w:name="_Toc31765840"/>
      <w:r w:rsidRPr="00B769ED">
        <w:rPr>
          <w:i/>
          <w:iCs/>
        </w:rPr>
        <w:t xml:space="preserve">Scraping </w:t>
      </w:r>
      <w:r>
        <w:t>Web</w:t>
      </w:r>
      <w:bookmarkEnd w:id="189"/>
    </w:p>
    <w:p w14:paraId="14DB6B19" w14:textId="77777777" w:rsidR="00473628" w:rsidRDefault="00473628" w:rsidP="00EA5715">
      <w:pPr>
        <w:pStyle w:val="Prrafodelista"/>
        <w:numPr>
          <w:ilvl w:val="1"/>
          <w:numId w:val="2"/>
        </w:numPr>
      </w:pPr>
      <w:r>
        <w:rPr>
          <w:b/>
          <w:bCs/>
        </w:rPr>
        <w:t xml:space="preserve">Herramienta: </w:t>
      </w:r>
      <w:r>
        <w:t>BeautifulSoup4 + urllib</w:t>
      </w:r>
    </w:p>
    <w:p w14:paraId="40A86BEF" w14:textId="25AD6734" w:rsidR="00473628" w:rsidRDefault="00473628" w:rsidP="00473628">
      <w:r>
        <w:t>BeautifulSoup4 es una librería que permite la obtención de forma sencilla de información de una página web buscando por ejemplo por un determinado tipo de etiqueta html.</w:t>
      </w:r>
      <w:r w:rsidR="002566DB">
        <w:fldChar w:fldCharType="begin"/>
      </w:r>
      <w:ins w:id="190" w:author="Jorge Navarro González" w:date="2020-02-03T20:26:00Z">
        <w:r w:rsidR="00C3776E">
          <w:instrText xml:space="preserve"> ADDIN ZOTERO_ITEM CSL_CITATION {"citationID":"1oOn86zj","properties":{"formattedCitation":"(36)","plainCitation":"(36)","noteIndex":0},"citationItems":[{"id":15,"uris":["http://zotero.org/users/local/7KpN74TT/items/57V4HMBY"],"uri":["http://zotero.org/users/local/7KpN74TT/items/57V4HMBY"],"itemData":{"id":15,"type":"book","genre":"Pitón, Python","source":"PyPI","title":"beautifulsoup4: Screen-scraping library","title-short":"beautifulsoup4","version":"4.8.2"}}],"schema":"https://github.com/citation-style-language/schema/raw/master/csl-citation.json"} </w:instrText>
        </w:r>
      </w:ins>
      <w:del w:id="191" w:author="Jorge Navarro González" w:date="2020-02-03T20:26:00Z">
        <w:r w:rsidR="004F79C5" w:rsidDel="00C3776E">
          <w:delInstrText xml:space="preserve"> ADDIN ZOTERO_ITEM CSL_CITATION {"citationID":"1oOn86zj","properties":{"formattedCitation":"(35)","plainCitation":"(35)","noteIndex":0},"citationItems":[{"id":15,"uris":["http://zotero.org/users/local/7KpN74TT/items/57V4HMBY"],"uri":["http://zotero.org/users/local/7KpN74TT/items/57V4HMBY"],"itemData":{"id":15,"type":"book","genre":"Pitón, Python","source":"PyPI","title":"beautifulsoup4: Screen-scraping library","title-short":"beautifulsoup4","version":"4.8.2"}}],"schema":"https://github.com/citation-style-language/schema/raw/master/csl-citation.json"} </w:delInstrText>
        </w:r>
      </w:del>
      <w:r w:rsidR="002566DB">
        <w:fldChar w:fldCharType="separate"/>
      </w:r>
      <w:r w:rsidR="00C3776E" w:rsidRPr="00C3776E">
        <w:rPr>
          <w:rFonts w:cs="Liberation Serif"/>
        </w:rPr>
        <w:t>(36)</w:t>
      </w:r>
      <w:r w:rsidR="002566DB">
        <w:fldChar w:fldCharType="end"/>
      </w:r>
    </w:p>
    <w:p w14:paraId="18417F1A" w14:textId="4B1298AA" w:rsidR="00473628" w:rsidRDefault="00473628" w:rsidP="00473628">
      <w:r>
        <w:t xml:space="preserve">Urllib es un módulo de Python para </w:t>
      </w:r>
      <w:r w:rsidR="002566DB">
        <w:t>la gestión y trabajo con direcciones web. Tiene cuatro paquetes que son los siguientes</w:t>
      </w:r>
      <w:r w:rsidR="002566DB">
        <w:fldChar w:fldCharType="begin"/>
      </w:r>
      <w:ins w:id="192" w:author="Jorge Navarro González" w:date="2020-02-03T20:26:00Z">
        <w:r w:rsidR="00C3776E">
          <w:instrText xml:space="preserve"> ADDIN ZOTERO_ITEM CSL_CITATION {"citationID":"xSP8Grz4","properties":{"formattedCitation":"(37)","plainCitation":"(37)","noteIndex":0},"citationItems":[{"id":17,"uris":["http://zotero.org/users/local/7KpN74TT/items/ZWT7F2T2"],"uri":["http://zotero.org/users/local/7KpN74TT/items/ZWT7F2T2"],"itemData":{"id":17,"type":"webpage","title":"urllib — URL handling modules — Python 3.8.1 documentation","URL":"https://docs.python.org/3/library/urllib.html","accessed":{"date-parts":[["2020",1,28]]}}}],"schema":"https://github.com/citation-style-language/schema/raw/master/csl-citation.json"} </w:instrText>
        </w:r>
      </w:ins>
      <w:del w:id="193" w:author="Jorge Navarro González" w:date="2020-02-03T20:26:00Z">
        <w:r w:rsidR="004F79C5" w:rsidDel="00C3776E">
          <w:delInstrText xml:space="preserve"> ADDIN ZOTERO_ITEM CSL_CITATION {"citationID":"xSP8Grz4","properties":{"formattedCitation":"(36)","plainCitation":"(36)","noteIndex":0},"citationItems":[{"id":17,"uris":["http://zotero.org/users/local/7KpN74TT/items/ZWT7F2T2"],"uri":["http://zotero.org/users/local/7KpN74TT/items/ZWT7F2T2"],"itemData":{"id":17,"type":"webpage","title":"urllib — URL handling modules — Python 3.8.1 documentation","URL":"https://docs.python.org/3/library/urllib.html","accessed":{"date-parts":[["2020",1,28]]}}}],"schema":"https://github.com/citation-style-language/schema/raw/master/csl-citation.json"} </w:delInstrText>
        </w:r>
      </w:del>
      <w:r w:rsidR="002566DB">
        <w:fldChar w:fldCharType="separate"/>
      </w:r>
      <w:r w:rsidR="00C3776E" w:rsidRPr="00C3776E">
        <w:rPr>
          <w:rFonts w:cs="Liberation Serif"/>
        </w:rPr>
        <w:t>(37)</w:t>
      </w:r>
      <w:r w:rsidR="002566DB">
        <w:fldChar w:fldCharType="end"/>
      </w:r>
      <w:r w:rsidR="002566DB">
        <w:t>:</w:t>
      </w:r>
    </w:p>
    <w:p w14:paraId="23B5C2AB" w14:textId="77777777" w:rsidR="002566DB" w:rsidRPr="002566DB" w:rsidRDefault="00C10F94" w:rsidP="00EA5715">
      <w:pPr>
        <w:pStyle w:val="Prrafodelista"/>
        <w:numPr>
          <w:ilvl w:val="0"/>
          <w:numId w:val="3"/>
        </w:numPr>
      </w:pPr>
      <w:hyperlink r:id="rId36" w:anchor="module-urllib.request" w:tooltip="urllib.request: Extensible library for opening URLs." w:history="1">
        <w:r w:rsidR="002566DB" w:rsidRPr="002566DB">
          <w:t>urllib.request:</w:t>
        </w:r>
      </w:hyperlink>
      <w:r w:rsidR="002566DB" w:rsidRPr="002566DB">
        <w:t xml:space="preserve"> empleado para abrir y leer direcciones web.</w:t>
      </w:r>
    </w:p>
    <w:p w14:paraId="0EF9D2C5" w14:textId="77777777" w:rsidR="002566DB" w:rsidRDefault="002566DB" w:rsidP="00EA5715">
      <w:pPr>
        <w:pStyle w:val="Prrafodelista"/>
        <w:numPr>
          <w:ilvl w:val="0"/>
          <w:numId w:val="3"/>
        </w:numPr>
      </w:pPr>
      <w:r>
        <w:t>urllib.error: que contiene las excepciones que son lanzadas por “urllib.request”.</w:t>
      </w:r>
    </w:p>
    <w:p w14:paraId="21178F55" w14:textId="77777777" w:rsidR="002566DB" w:rsidRDefault="002566DB" w:rsidP="00EA5715">
      <w:pPr>
        <w:pStyle w:val="Prrafodelista"/>
        <w:numPr>
          <w:ilvl w:val="0"/>
          <w:numId w:val="3"/>
        </w:numPr>
      </w:pPr>
      <w:r>
        <w:t>urllib.parse: empleado para parsear las direcciones web.</w:t>
      </w:r>
    </w:p>
    <w:p w14:paraId="1FE27976" w14:textId="77777777" w:rsidR="002566DB" w:rsidRPr="002566DB" w:rsidRDefault="002566DB" w:rsidP="00EA5715">
      <w:pPr>
        <w:pStyle w:val="Prrafodelista"/>
        <w:numPr>
          <w:ilvl w:val="0"/>
          <w:numId w:val="3"/>
        </w:numPr>
      </w:pPr>
      <w:r>
        <w:t>urllib.robotparser: empleado para parsear ficheros “robots.txt”.</w:t>
      </w:r>
    </w:p>
    <w:p w14:paraId="4E5A6594" w14:textId="77777777" w:rsidR="002566DB" w:rsidRDefault="002566DB" w:rsidP="002566DB">
      <w:pPr>
        <w:ind w:firstLine="0"/>
      </w:pPr>
      <w:r>
        <w:t>En este proyecto se ha empleado el paquete “urllib.request” para abrir la dirección web requerida y la librería BeautifulSoup4 para extraer la información de dicha dirección web.</w:t>
      </w:r>
    </w:p>
    <w:p w14:paraId="7CF7C411" w14:textId="77777777" w:rsidR="002566DB" w:rsidRDefault="002566DB" w:rsidP="002566DB">
      <w:pPr>
        <w:pStyle w:val="Ttulo2"/>
        <w:numPr>
          <w:ilvl w:val="0"/>
          <w:numId w:val="1"/>
        </w:numPr>
      </w:pPr>
      <w:bookmarkStart w:id="194" w:name="_Toc31765841"/>
      <w:r>
        <w:t>Funcionalidad etnia y sexo</w:t>
      </w:r>
      <w:bookmarkEnd w:id="194"/>
    </w:p>
    <w:p w14:paraId="4829B032" w14:textId="77777777" w:rsidR="002566DB" w:rsidRDefault="002566DB" w:rsidP="00EA5715">
      <w:pPr>
        <w:pStyle w:val="Prrafodelista"/>
        <w:numPr>
          <w:ilvl w:val="1"/>
          <w:numId w:val="2"/>
        </w:numPr>
      </w:pPr>
      <w:r>
        <w:rPr>
          <w:b/>
          <w:bCs/>
        </w:rPr>
        <w:t xml:space="preserve">Herramienta: </w:t>
      </w:r>
      <w:r>
        <w:t>Ethena + Genni</w:t>
      </w:r>
    </w:p>
    <w:p w14:paraId="025936EC" w14:textId="2CC9A45F" w:rsidR="002566DB" w:rsidRDefault="002566DB" w:rsidP="002566DB">
      <w:r>
        <w:t>Ethnea y Genni</w:t>
      </w:r>
      <w:r w:rsidR="008A78AA">
        <w:fldChar w:fldCharType="begin"/>
      </w:r>
      <w:r w:rsidR="008A78AA">
        <w:instrText xml:space="preserve"> ADDIN ZOTERO_ITEM CSL_CITATION {"citationID":"24FzQIla","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8A78AA">
        <w:fldChar w:fldCharType="separate"/>
      </w:r>
      <w:r w:rsidR="008A78AA" w:rsidRPr="008A78AA">
        <w:rPr>
          <w:rFonts w:cs="Liberation Serif"/>
        </w:rPr>
        <w:t>(9)</w:t>
      </w:r>
      <w:r w:rsidR="008A78AA">
        <w:fldChar w:fldCharType="end"/>
      </w:r>
      <w:r w:rsidR="00D16F0D">
        <w:t xml:space="preserve"> </w:t>
      </w:r>
      <w:r>
        <w:t>es una librería empleada para obtener la etnia y el sexo de una persona simplemente con la introducción de su nombre y apellido de una forma sencilla</w:t>
      </w:r>
      <w:r w:rsidR="0033689D">
        <w:t xml:space="preserve"> y rápida</w:t>
      </w:r>
      <w:del w:id="195" w:author="VIRGINIA AHEDO GARCIA" w:date="2020-02-03T17:59:00Z">
        <w:r w:rsidR="0033689D" w:rsidDel="00D16F0D">
          <w:delText xml:space="preserve">, </w:delText>
        </w:r>
      </w:del>
      <w:r w:rsidR="00D16F0D">
        <w:t xml:space="preserve">. Se </w:t>
      </w:r>
      <w:r w:rsidR="0033689D">
        <w:t xml:space="preserve">intentó implementar la librería </w:t>
      </w:r>
      <w:r w:rsidR="00D16F0D">
        <w:t xml:space="preserve">en </w:t>
      </w:r>
      <w:r w:rsidR="0033689D">
        <w:t xml:space="preserve">proyecto pero debido a que no se encontró la librería pública se optó por hacer </w:t>
      </w:r>
      <w:r w:rsidR="0033689D" w:rsidRPr="00B769ED">
        <w:rPr>
          <w:i/>
          <w:iCs/>
        </w:rPr>
        <w:t>scraping</w:t>
      </w:r>
      <w:r w:rsidR="0033689D">
        <w:t xml:space="preserve"> y obtener así el sexo y la etnia del personaje, esto se ha hecho debido a que “Ethnea + Genni” permite obtener la información en formato json simplemente añadiendo “&amp;format=json” a la página de tal forma que se obtienen los datos de una forma mucho más sencilla</w:t>
      </w:r>
      <w:r w:rsidR="00D16F0D">
        <w:t xml:space="preserve"> </w:t>
      </w:r>
      <w:r w:rsidR="0033689D">
        <w:fldChar w:fldCharType="begin"/>
      </w:r>
      <w:ins w:id="196" w:author="Jorge Navarro González" w:date="2020-02-03T21:02:00Z">
        <w:r w:rsidR="006F6747">
          <w:instrText xml:space="preserve"> ADDIN ZOTERO_ITEM CSL_CITATION {"citationID":"53gGtPVR","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ins>
      <w:del w:id="197" w:author="Jorge Navarro González" w:date="2020-02-03T20:26:00Z">
        <w:r w:rsidR="004F79C5" w:rsidDel="00C3776E">
          <w:delInstrText xml:space="preserve"> ADDIN ZOTERO_ITEM CSL_CITATION {"citationID":"53gGtPVR","properties":{"formattedCitation":"(37)","plainCitation":"(37)","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delInstrText>
        </w:r>
      </w:del>
      <w:r w:rsidR="0033689D">
        <w:fldChar w:fldCharType="separate"/>
      </w:r>
      <w:r w:rsidR="006F6747" w:rsidRPr="006F6747">
        <w:rPr>
          <w:rFonts w:cs="Liberation Serif"/>
        </w:rPr>
        <w:t>(9)</w:t>
      </w:r>
      <w:r w:rsidR="0033689D">
        <w:fldChar w:fldCharType="end"/>
      </w:r>
      <w:r w:rsidR="0033689D">
        <w:t xml:space="preserve"> </w:t>
      </w:r>
      <w:r w:rsidR="0033689D">
        <w:fldChar w:fldCharType="begin"/>
      </w:r>
      <w:ins w:id="198" w:author="Jorge Navarro González" w:date="2020-02-03T20:28:00Z">
        <w:r w:rsidR="00C3776E">
          <w:instrText xml:space="preserve"> ADDIN ZOTERO_ITEM CSL_CITATION {"citationID":"gJSZgaDD","properties":{"formattedCitation":"(38)","plainCitation":"(38)","noteIndex":0},"citationItems":[{"id":19,"uris":["http://zotero.org/users/local/7KpN74TT/items/64ED4ZS6"],"uri":["http://zotero.org/users/local/7KpN74TT/items/64ED4ZS6"],"itemData":{"id":19,"type":"webpage","title":"Ethnea","URL":"http://abel.lis.illinois.edu/cgi-bin/ethnea/search.py","accessed":{"date-parts":[["2020",1,28]]}}}],"schema":"https://github.com/citation-style-language/schema/raw/master/csl-citation.json"} </w:instrText>
        </w:r>
      </w:ins>
      <w:del w:id="199" w:author="Jorge Navarro González" w:date="2020-02-03T20:26:00Z">
        <w:r w:rsidR="004F79C5" w:rsidDel="00C3776E">
          <w:delInstrText xml:space="preserve"> ADDIN ZOTERO_ITEM CSL_CITATION {"citationID":"gJSZgaDD","properties":{"formattedCitation":"(38)","plainCitation":"(38)","noteIndex":0},"citationItems":[{"id":19,"uris":["http://zotero.org/users/local/7KpN74TT/items/64ED4ZS6"],"uri":["http://zotero.org/users/local/7KpN74TT/items/64ED4ZS6"],"itemData":{"id":19,"type":"webpage","title":"Ethnea","URL":"http://abel.lis.illinois.edu/cgi-bin/ethnea/search.py","accessed":{"date-parts":[["2020",1,28]]}}}],"schema":"https://github.com/citation-style-language/schema/raw/master/csl-citation.json"} </w:delInstrText>
        </w:r>
      </w:del>
      <w:r w:rsidR="0033689D">
        <w:fldChar w:fldCharType="separate"/>
      </w:r>
      <w:r w:rsidR="00C3776E" w:rsidRPr="00C3776E">
        <w:rPr>
          <w:rFonts w:cs="Liberation Serif"/>
        </w:rPr>
        <w:t>(38)</w:t>
      </w:r>
      <w:r w:rsidR="0033689D">
        <w:fldChar w:fldCharType="end"/>
      </w:r>
      <w:ins w:id="200" w:author="VIRGINIA AHEDO GARCIA" w:date="2020-02-03T17:59:00Z">
        <w:r w:rsidR="00D16F0D">
          <w:t>.</w:t>
        </w:r>
      </w:ins>
    </w:p>
    <w:p w14:paraId="339CBD86" w14:textId="77777777" w:rsidR="0033689D" w:rsidRDefault="0033689D" w:rsidP="0033689D">
      <w:pPr>
        <w:pStyle w:val="Ttulo2"/>
        <w:numPr>
          <w:ilvl w:val="0"/>
          <w:numId w:val="1"/>
        </w:numPr>
      </w:pPr>
      <w:bookmarkStart w:id="201" w:name="_Toc31765842"/>
      <w:r>
        <w:lastRenderedPageBreak/>
        <w:t>Lenguaje de programación</w:t>
      </w:r>
      <w:bookmarkEnd w:id="201"/>
    </w:p>
    <w:p w14:paraId="1F1F8398" w14:textId="77777777" w:rsidR="0033689D" w:rsidRDefault="0033689D" w:rsidP="00EA5715">
      <w:pPr>
        <w:pStyle w:val="Prrafodelista"/>
        <w:numPr>
          <w:ilvl w:val="1"/>
          <w:numId w:val="2"/>
        </w:numPr>
      </w:pPr>
      <w:r>
        <w:rPr>
          <w:b/>
          <w:bCs/>
        </w:rPr>
        <w:t xml:space="preserve">Herramienta: </w:t>
      </w:r>
      <w:r>
        <w:t>Python</w:t>
      </w:r>
    </w:p>
    <w:p w14:paraId="17081465" w14:textId="7DDAED68" w:rsidR="005D1355" w:rsidRDefault="005D1355" w:rsidP="00DA6937">
      <w:r>
        <w:t>Se ha empleado Python como lenguaje de programación debido a su conocimiento a lo largo de la carrera y a que la migración de todo el proyecto a otro tipo de lenguaje podría ser muy costosa.</w:t>
      </w:r>
      <w:r w:rsidR="00D16F0D">
        <w:t xml:space="preserve"> A su vez, la librería NetworkX de Python, es una de las más utilizadas en todo el mundo para el análisis de redes.</w:t>
      </w:r>
    </w:p>
    <w:p w14:paraId="2C0326AF" w14:textId="77777777" w:rsidR="005D1355" w:rsidRDefault="005D1355" w:rsidP="005D1355">
      <w:pPr>
        <w:pStyle w:val="Ttulo2"/>
        <w:numPr>
          <w:ilvl w:val="0"/>
          <w:numId w:val="1"/>
        </w:numPr>
        <w:rPr>
          <w:lang w:eastAsia="es-ES"/>
        </w:rPr>
      </w:pPr>
      <w:bookmarkStart w:id="202" w:name="_Toc31765843"/>
      <w:r>
        <w:rPr>
          <w:lang w:eastAsia="es-ES"/>
        </w:rPr>
        <w:t>Generación de la red</w:t>
      </w:r>
      <w:bookmarkEnd w:id="202"/>
    </w:p>
    <w:p w14:paraId="0FEFBFB3" w14:textId="2AF27233" w:rsidR="005D1355" w:rsidRDefault="005D1355" w:rsidP="00EA5715">
      <w:pPr>
        <w:pStyle w:val="Prrafodelista"/>
        <w:numPr>
          <w:ilvl w:val="1"/>
          <w:numId w:val="2"/>
        </w:numPr>
        <w:rPr>
          <w:lang w:eastAsia="es-ES"/>
        </w:rPr>
      </w:pPr>
      <w:r>
        <w:rPr>
          <w:b/>
          <w:bCs/>
          <w:lang w:eastAsia="es-ES"/>
        </w:rPr>
        <w:t xml:space="preserve">Herramienta: </w:t>
      </w:r>
      <w:r w:rsidR="00D16F0D">
        <w:rPr>
          <w:lang w:eastAsia="es-ES"/>
        </w:rPr>
        <w:t>NetworkX</w:t>
      </w:r>
    </w:p>
    <w:p w14:paraId="7B99EB5F" w14:textId="386468E9" w:rsidR="005D1355" w:rsidRDefault="00D16F0D" w:rsidP="005D1355">
      <w:pPr>
        <w:rPr>
          <w:i/>
          <w:iCs/>
          <w:lang w:eastAsia="es-ES"/>
        </w:rPr>
      </w:pPr>
      <w:r>
        <w:rPr>
          <w:lang w:eastAsia="es-ES"/>
        </w:rPr>
        <w:t xml:space="preserve">NetworkX </w:t>
      </w:r>
      <w:r w:rsidR="001861BD">
        <w:rPr>
          <w:lang w:eastAsia="es-ES"/>
        </w:rPr>
        <w:t>es una librería de Python que permite la creación, manipulación y análisis de las distintas características que poseen las redes complejas</w:t>
      </w:r>
      <w:r w:rsidR="001861BD">
        <w:rPr>
          <w:lang w:eastAsia="es-ES"/>
        </w:rPr>
        <w:fldChar w:fldCharType="begin"/>
      </w:r>
      <w:ins w:id="203" w:author="Jorge Navarro González" w:date="2020-02-03T20:28:00Z">
        <w:r w:rsidR="00C3776E">
          <w:rPr>
            <w:lang w:eastAsia="es-ES"/>
          </w:rPr>
          <w:instrText xml:space="preserve"> ADDIN ZOTERO_ITEM CSL_CITATION {"citationID":"w1dj7kVy","properties":{"formattedCitation":"(39)","plainCitation":"(39)","noteIndex":0},"citationItems":[{"id":26,"uris":["http://zotero.org/users/local/7KpN74TT/items/UAJ2KRAL"],"uri":["http://zotero.org/users/local/7KpN74TT/items/UAJ2KRAL"],"itemData":{"id":26,"type":"entry-encyclopedia","abstract":"NetworkX is a Python library for studying graphs and networks. NetworkX is free software released under the BSD-new license.","container-title":"Wikipedia","language":"en","note":"Page Version ID: 915305818","source":"Wikipedia","title":"NetworkX","URL":"https://en.wikipedia.org/w/index.php?title=NetworkX&amp;oldid=915305818","accessed":{"date-parts":[["2020",1,28]]},"issued":{"date-parts":[["2019",9,12]]}}}],"schema":"https://github.com/citation-style-language/schema/raw/master/csl-citation.json"} </w:instrText>
        </w:r>
      </w:ins>
      <w:del w:id="204" w:author="Jorge Navarro González" w:date="2020-02-03T20:26:00Z">
        <w:r w:rsidR="004F79C5" w:rsidDel="00C3776E">
          <w:rPr>
            <w:lang w:eastAsia="es-ES"/>
          </w:rPr>
          <w:delInstrText xml:space="preserve"> ADDIN ZOTERO_ITEM CSL_CITATION {"citationID":"w1dj7kVy","properties":{"formattedCitation":"(39)","plainCitation":"(39)","noteIndex":0},"citationItems":[{"id":26,"uris":["http://zotero.org/users/local/7KpN74TT/items/UAJ2KRAL"],"uri":["http://zotero.org/users/local/7KpN74TT/items/UAJ2KRAL"],"itemData":{"id":26,"type":"entry-encyclopedia","abstract":"NetworkX is a Python library for studying graphs and networks. NetworkX is free software released under the BSD-new license.","container-title":"Wikipedia","language":"en","note":"Page Version ID: 915305818","source":"Wikipedia","title":"NetworkX","URL":"https://en.wikipedia.org/w/index.php?title=NetworkX&amp;oldid=915305818","accessed":{"date-parts":[["2020",1,28]]},"issued":{"date-parts":[["2019",9,12]]}}}],"schema":"https://github.com/citation-style-language/schema/raw/master/csl-citation.json"} </w:delInstrText>
        </w:r>
      </w:del>
      <w:r w:rsidR="001861BD">
        <w:rPr>
          <w:lang w:eastAsia="es-ES"/>
        </w:rPr>
        <w:fldChar w:fldCharType="separate"/>
      </w:r>
      <w:r w:rsidR="00C3776E" w:rsidRPr="00C3776E">
        <w:rPr>
          <w:rFonts w:cs="Liberation Serif"/>
        </w:rPr>
        <w:t>(39)</w:t>
      </w:r>
      <w:r w:rsidR="001861BD">
        <w:rPr>
          <w:lang w:eastAsia="es-ES"/>
        </w:rPr>
        <w:fldChar w:fldCharType="end"/>
      </w:r>
      <w:r w:rsidR="001861BD">
        <w:rPr>
          <w:lang w:eastAsia="es-ES"/>
        </w:rPr>
        <w:t xml:space="preserve">. </w:t>
      </w:r>
      <w:r>
        <w:rPr>
          <w:lang w:eastAsia="es-ES"/>
        </w:rPr>
        <w:t xml:space="preserve">NetworkX </w:t>
      </w:r>
      <w:r w:rsidR="001861BD">
        <w:rPr>
          <w:lang w:eastAsia="es-ES"/>
        </w:rPr>
        <w:t>posee de forma gratuita una gran cantidad de métricas que se pueden extraer de una red, aunque para algunas características en concreto ha sido necesaria la instalación de una librería adicional complementaria a Network</w:t>
      </w:r>
      <w:r w:rsidR="008A78AA">
        <w:rPr>
          <w:lang w:eastAsia="es-ES"/>
        </w:rPr>
        <w:t>X</w:t>
      </w:r>
      <w:r w:rsidR="001861BD">
        <w:rPr>
          <w:lang w:eastAsia="es-ES"/>
        </w:rPr>
        <w:t xml:space="preserve">: </w:t>
      </w:r>
      <w:r w:rsidR="001861BD" w:rsidRPr="001861BD">
        <w:rPr>
          <w:i/>
          <w:iCs/>
          <w:lang w:eastAsia="es-ES"/>
        </w:rPr>
        <w:t>Python-louvain</w:t>
      </w:r>
      <w:ins w:id="205" w:author="VIRGINIA AHEDO GARCIA" w:date="2020-02-03T18:00:00Z">
        <w:r>
          <w:rPr>
            <w:i/>
            <w:iCs/>
            <w:lang w:eastAsia="es-ES"/>
          </w:rPr>
          <w:t xml:space="preserve"> </w:t>
        </w:r>
      </w:ins>
      <w:r w:rsidR="001861BD">
        <w:rPr>
          <w:i/>
          <w:iCs/>
          <w:lang w:eastAsia="es-ES"/>
        </w:rPr>
        <w:fldChar w:fldCharType="begin"/>
      </w:r>
      <w:ins w:id="206" w:author="Jorge Navarro González" w:date="2020-02-03T20:28:00Z">
        <w:r w:rsidR="00C3776E">
          <w:rPr>
            <w:i/>
            <w:iCs/>
            <w:lang w:eastAsia="es-ES"/>
          </w:rPr>
          <w:instrText xml:space="preserve"> ADDIN ZOTERO_ITEM CSL_CITATION {"citationID":"v8k7UupN","properties":{"formattedCitation":"(40)","plainCitation":"(40)","noteIndex":0},"citationItems":[{"id":29,"uris":["http://zotero.org/users/local/7KpN74TT/items/Z3I9VBTL"],"uri":["http://zotero.org/users/local/7KpN74TT/items/Z3I9VBTL"],"itemData":{"id":29,"type":"webpage","title":"Community detection for NetworkX’s documentation — Community detection for NetworkX 2 documentation","URL":"https://python-louvain.readthedocs.io/en/latest/","accessed":{"date-parts":[["2020",1,28]]}}}],"schema":"https://github.com/citation-style-language/schema/raw/master/csl-citation.json"} </w:instrText>
        </w:r>
      </w:ins>
      <w:del w:id="207" w:author="Jorge Navarro González" w:date="2020-02-03T20:26:00Z">
        <w:r w:rsidR="004F79C5" w:rsidDel="00C3776E">
          <w:rPr>
            <w:i/>
            <w:iCs/>
            <w:lang w:eastAsia="es-ES"/>
          </w:rPr>
          <w:delInstrText xml:space="preserve"> ADDIN ZOTERO_ITEM CSL_CITATION {"citationID":"v8k7UupN","properties":{"formattedCitation":"(40)","plainCitation":"(40)","noteIndex":0},"citationItems":[{"id":29,"uris":["http://zotero.org/users/local/7KpN74TT/items/Z3I9VBTL"],"uri":["http://zotero.org/users/local/7KpN74TT/items/Z3I9VBTL"],"itemData":{"id":29,"type":"webpage","title":"Community detection for NetworkX’s documentation — Community detection for NetworkX 2 documentation","URL":"https://python-louvain.readthedocs.io/en/latest/","accessed":{"date-parts":[["2020",1,28]]}}}],"schema":"https://github.com/citation-style-language/schema/raw/master/csl-citation.json"} </w:delInstrText>
        </w:r>
      </w:del>
      <w:r w:rsidR="001861BD">
        <w:rPr>
          <w:i/>
          <w:iCs/>
          <w:lang w:eastAsia="es-ES"/>
        </w:rPr>
        <w:fldChar w:fldCharType="separate"/>
      </w:r>
      <w:r w:rsidR="00C3776E" w:rsidRPr="00C3776E">
        <w:rPr>
          <w:rFonts w:cs="Liberation Serif"/>
        </w:rPr>
        <w:t>(40)</w:t>
      </w:r>
      <w:r w:rsidR="001861BD">
        <w:rPr>
          <w:i/>
          <w:iCs/>
          <w:lang w:eastAsia="es-ES"/>
        </w:rPr>
        <w:fldChar w:fldCharType="end"/>
      </w:r>
      <w:r w:rsidR="001861BD">
        <w:rPr>
          <w:i/>
          <w:iCs/>
          <w:lang w:eastAsia="es-ES"/>
        </w:rPr>
        <w:t xml:space="preserve"> </w:t>
      </w:r>
      <w:r w:rsidR="001861BD">
        <w:rPr>
          <w:i/>
          <w:iCs/>
          <w:lang w:eastAsia="es-ES"/>
        </w:rPr>
        <w:fldChar w:fldCharType="begin"/>
      </w:r>
      <w:ins w:id="208" w:author="Jorge Navarro González" w:date="2020-02-03T20:28:00Z">
        <w:r w:rsidR="00C3776E">
          <w:rPr>
            <w:i/>
            <w:iCs/>
            <w:lang w:eastAsia="es-ES"/>
          </w:rPr>
          <w:instrText xml:space="preserve"> ADDIN ZOTERO_ITEM CSL_CITATION {"citationID":"qu6JUjIp","properties":{"formattedCitation":"(41)","plainCitation":"(41)","noteIndex":0},"citationItems":[{"id":28,"uris":["http://zotero.org/users/local/7KpN74TT/items/P85W3LKI"],"uri":["http://zotero.org/users/local/7KpN74TT/items/P85W3LKI"],"itemData":{"id":28,"type":"book","abstract":"Louvain Community Detection. Contribute to taynaud/python-louvain development by creating an account on GitHub.","genre":"Python","note":"original-date: 2016-08-16T14:18:17Z","source":"GitHub","title":"taynaud/python-louvain","URL":"https://github.com/taynaud/python-louvain","author":[{"family":"Aynaud","given":"Thomas"}],"accessed":{"date-parts":[["2020",1,28]]},"issued":{"date-parts":[["2020",1,23]]}},"locator":"-"}],"schema":"https://github.com/citation-style-language/schema/raw/master/csl-citation.json"} </w:instrText>
        </w:r>
      </w:ins>
      <w:del w:id="209" w:author="Jorge Navarro González" w:date="2020-02-03T20:26:00Z">
        <w:r w:rsidR="004F79C5" w:rsidDel="00C3776E">
          <w:rPr>
            <w:i/>
            <w:iCs/>
            <w:lang w:eastAsia="es-ES"/>
          </w:rPr>
          <w:delInstrText xml:space="preserve"> ADDIN ZOTERO_ITEM CSL_CITATION {"citationID":"qu6JUjIp","properties":{"formattedCitation":"(41)","plainCitation":"(41)","noteIndex":0},"citationItems":[{"id":28,"uris":["http://zotero.org/users/local/7KpN74TT/items/P85W3LKI"],"uri":["http://zotero.org/users/local/7KpN74TT/items/P85W3LKI"],"itemData":{"id":28,"type":"book","abstract":"Louvain Community Detection. Contribute to taynaud/python-louvain development by creating an account on GitHub.","genre":"Python","note":"original-date: 2016-08-16T14:18:17Z","source":"GitHub","title":"taynaud/python-louvain","URL":"https://github.com/taynaud/python-louvain","author":[{"family":"Aynaud","given":"Thomas"}],"accessed":{"date-parts":[["2020",1,28]]},"issued":{"date-parts":[["2020",1,23]]}},"locator":"-"}],"schema":"https://github.com/citation-style-language/schema/raw/master/csl-citation.json"} </w:delInstrText>
        </w:r>
      </w:del>
      <w:r w:rsidR="001861BD">
        <w:rPr>
          <w:i/>
          <w:iCs/>
          <w:lang w:eastAsia="es-ES"/>
        </w:rPr>
        <w:fldChar w:fldCharType="separate"/>
      </w:r>
      <w:r w:rsidR="00C3776E" w:rsidRPr="00C3776E">
        <w:rPr>
          <w:rFonts w:cs="Liberation Serif"/>
        </w:rPr>
        <w:t>(41)</w:t>
      </w:r>
      <w:r w:rsidR="001861BD">
        <w:rPr>
          <w:i/>
          <w:iCs/>
          <w:lang w:eastAsia="es-ES"/>
        </w:rPr>
        <w:fldChar w:fldCharType="end"/>
      </w:r>
      <w:r w:rsidR="001861BD">
        <w:rPr>
          <w:i/>
          <w:iCs/>
          <w:lang w:eastAsia="es-ES"/>
        </w:rPr>
        <w:t>.</w:t>
      </w:r>
    </w:p>
    <w:p w14:paraId="5AE7A84D" w14:textId="4E76CA3D" w:rsidR="001861BD" w:rsidRPr="0010409E" w:rsidRDefault="001861BD" w:rsidP="0010409E">
      <w:pPr>
        <w:ind w:firstLine="0"/>
        <w:rPr>
          <w:lang w:eastAsia="es-ES"/>
        </w:rPr>
      </w:pPr>
      <w:r>
        <w:rPr>
          <w:lang w:eastAsia="es-ES"/>
        </w:rPr>
        <w:tab/>
        <w:t xml:space="preserve">El motivo principal para la elección de </w:t>
      </w:r>
      <w:r w:rsidR="00D16F0D">
        <w:rPr>
          <w:lang w:eastAsia="es-ES"/>
        </w:rPr>
        <w:t xml:space="preserve">NetworkX </w:t>
      </w:r>
      <w:r>
        <w:rPr>
          <w:lang w:eastAsia="es-ES"/>
        </w:rPr>
        <w:t>es el empleo de esta librería a lo largo de la carrera en algunas asignaturas de forma que ya se conocía de una forma consistente su uso.</w:t>
      </w:r>
    </w:p>
    <w:p w14:paraId="04307781" w14:textId="77777777" w:rsidR="001861BD" w:rsidRDefault="001861BD" w:rsidP="001861BD">
      <w:pPr>
        <w:pStyle w:val="Ttulo2"/>
        <w:numPr>
          <w:ilvl w:val="0"/>
          <w:numId w:val="1"/>
        </w:numPr>
        <w:rPr>
          <w:lang w:eastAsia="es-ES"/>
        </w:rPr>
      </w:pPr>
      <w:bookmarkStart w:id="210" w:name="_Toc31765844"/>
      <w:r>
        <w:rPr>
          <w:lang w:eastAsia="es-ES"/>
        </w:rPr>
        <w:t>Visualización de la red</w:t>
      </w:r>
      <w:bookmarkEnd w:id="210"/>
    </w:p>
    <w:p w14:paraId="5265480F" w14:textId="77777777" w:rsidR="001861BD" w:rsidRDefault="001861BD" w:rsidP="00EA5715">
      <w:pPr>
        <w:pStyle w:val="Prrafodelista"/>
        <w:numPr>
          <w:ilvl w:val="1"/>
          <w:numId w:val="2"/>
        </w:numPr>
        <w:rPr>
          <w:lang w:val="en-US" w:eastAsia="es-ES"/>
        </w:rPr>
      </w:pPr>
      <w:r w:rsidRPr="001861BD">
        <w:rPr>
          <w:b/>
          <w:bCs/>
          <w:lang w:val="en-US" w:eastAsia="es-ES"/>
        </w:rPr>
        <w:t xml:space="preserve">Herramienta: </w:t>
      </w:r>
      <w:r w:rsidRPr="001861BD">
        <w:rPr>
          <w:lang w:val="en-US" w:eastAsia="es-ES"/>
        </w:rPr>
        <w:t>network styling with d3</w:t>
      </w:r>
    </w:p>
    <w:p w14:paraId="128A4A22" w14:textId="529972BB" w:rsidR="001861BD" w:rsidRDefault="000D3C28" w:rsidP="001861BD">
      <w:pPr>
        <w:rPr>
          <w:lang w:eastAsia="es-ES"/>
        </w:rPr>
      </w:pPr>
      <w:r>
        <w:rPr>
          <w:lang w:eastAsia="es-ES"/>
        </w:rPr>
        <w:t xml:space="preserve">Para la visualización de la red se ha empleado la aplicación web mencionada anteriormente ya que permite una visualización de la red de manera interactiva, con distintas opciones para modificar la red a gusto del usuario. Para la introducción de la red, la aplicación web te pide que introduzcas una dirección a un fichero o que subas un fichero directamente, para facilitar el trabajo al usuario, la aplicación introducirá directamente </w:t>
      </w:r>
      <w:r w:rsidR="005D2A8B">
        <w:rPr>
          <w:lang w:eastAsia="es-ES"/>
        </w:rPr>
        <w:t>la red de forma automática.</w:t>
      </w:r>
      <w:r w:rsidR="005D2A8B">
        <w:rPr>
          <w:lang w:eastAsia="es-ES"/>
        </w:rPr>
        <w:fldChar w:fldCharType="begin"/>
      </w:r>
      <w:ins w:id="211" w:author="Jorge Navarro González" w:date="2020-02-03T20:28:00Z">
        <w:r w:rsidR="00C3776E">
          <w:rPr>
            <w:lang w:eastAsia="es-ES"/>
          </w:rPr>
          <w:instrText xml:space="preserve"> ADDIN ZOTERO_ITEM CSL_CITATION {"citationID":"do3P3tC2","properties":{"formattedCitation":"(42)","plainCitation":"(42)","noteIndex":0},"citationItems":[{"id":31,"uris":["http://zotero.org/users/local/7KpN74TT/items/7Y5BCGE6"],"uri":["http://zotero.org/users/local/7KpN74TT/items/7Y5BCGE6"],"itemData":{"id":31,"type":"book","abstract":"(1) Input a network. (2) Style it. (3) Download the result.","genre":"JavaScript","note":"original-date: 2018-05-11T08:03:31Z","source":"GitHub","title":"ulfaslak/network_styling_with_d3","URL":"https://github.com/ulfaslak/network_styling_with_d3","author":[{"family":"Aslak","given":"Ulf"}],"accessed":{"date-parts":[["2020",1,28]]},"issued":{"date-parts":[["2020",1,17]]}}}],"schema":"https://github.com/citation-style-language/schema/raw/master/csl-citation.json"} </w:instrText>
        </w:r>
      </w:ins>
      <w:del w:id="212" w:author="Jorge Navarro González" w:date="2020-02-03T20:26:00Z">
        <w:r w:rsidR="004F79C5" w:rsidDel="00C3776E">
          <w:rPr>
            <w:lang w:eastAsia="es-ES"/>
          </w:rPr>
          <w:delInstrText xml:space="preserve"> ADDIN ZOTERO_ITEM CSL_CITATION {"citationID":"do3P3tC2","properties":{"formattedCitation":"(42)","plainCitation":"(42)","noteIndex":0},"citationItems":[{"id":31,"uris":["http://zotero.org/users/local/7KpN74TT/items/7Y5BCGE6"],"uri":["http://zotero.org/users/local/7KpN74TT/items/7Y5BCGE6"],"itemData":{"id":31,"type":"book","abstract":"(1) Input a network. (2) Style it. (3) Download the result.","genre":"JavaScript","note":"original-date: 2018-05-11T08:03:31Z","source":"GitHub","title":"ulfaslak/network_styling_with_d3","URL":"https://github.com/ulfaslak/network_styling_with_d3","author":[{"family":"Aslak","given":"Ulf"}],"accessed":{"date-parts":[["2020",1,28]]},"issued":{"date-parts":[["2020",1,17]]}}}],"schema":"https://github.com/citation-style-language/schema/raw/master/csl-citation.json"} </w:delInstrText>
        </w:r>
      </w:del>
      <w:r w:rsidR="005D2A8B">
        <w:rPr>
          <w:lang w:eastAsia="es-ES"/>
        </w:rPr>
        <w:fldChar w:fldCharType="separate"/>
      </w:r>
      <w:r w:rsidR="00C3776E" w:rsidRPr="00C3776E">
        <w:rPr>
          <w:rFonts w:cs="Liberation Serif"/>
        </w:rPr>
        <w:t>(42)</w:t>
      </w:r>
      <w:r w:rsidR="005D2A8B">
        <w:rPr>
          <w:lang w:eastAsia="es-ES"/>
        </w:rPr>
        <w:fldChar w:fldCharType="end"/>
      </w:r>
    </w:p>
    <w:p w14:paraId="5E4AB64B" w14:textId="271EDA5D" w:rsidR="005D2A8B" w:rsidRDefault="005D2A8B" w:rsidP="001861BD">
      <w:pPr>
        <w:rPr>
          <w:lang w:eastAsia="es-ES"/>
        </w:rPr>
      </w:pPr>
      <w:r>
        <w:rPr>
          <w:lang w:eastAsia="es-ES"/>
        </w:rPr>
        <w:t>Netwulf</w:t>
      </w:r>
      <w:r w:rsidR="00F75A23">
        <w:rPr>
          <w:lang w:eastAsia="es-ES"/>
        </w:rPr>
        <w:fldChar w:fldCharType="begin"/>
      </w:r>
      <w:r w:rsidR="00F75A23">
        <w:rPr>
          <w:lang w:eastAsia="es-ES"/>
        </w:rPr>
        <w:instrText xml:space="preserve"> ADDIN ZOTERO_ITEM CSL_CITATION {"citationID":"9AYi4uM5","properties":{"formattedCitation":"(43)","plainCitation":"(43)","noteIndex":0},"citationItems":[{"id":171,"uris":["http://zotero.org/users/local/7KpN74TT/items/ECV45Q4F"],"uri":["http://zotero.org/users/local/7KpN74TT/items/ECV45Q4F"],"itemData":{"id":171,"type":"article-journal","abstract":"Aslak et al., (2019). Netwulf: Interactive visualization of networks in Python. Journal of Open Source Software, 4(42), 1425, https://doi.org/10.21105/joss.01425","container-title":"Journal of Open Source Software","DOI":"10.21105/joss.01425","ISSN":"2475-9066","issue":"42","language":"en","page":"1425","source":"joss.theoj.org","title":"Netwulf: Interactive visualization of networks in Python","title-short":"Netwulf","volume":"4","author":[{"family":"Aslak","given":"Ulf"},{"family":"Maier","given":"Benjamin"}],"issued":{"date-parts":[["2019",10,1]]}}}],"schema":"https://github.com/citation-style-language/schema/raw/master/csl-citation.json"} </w:instrText>
      </w:r>
      <w:r w:rsidR="00F75A23">
        <w:rPr>
          <w:lang w:eastAsia="es-ES"/>
        </w:rPr>
        <w:fldChar w:fldCharType="separate"/>
      </w:r>
      <w:r w:rsidR="00F75A23" w:rsidRPr="00F75A23">
        <w:rPr>
          <w:rFonts w:cs="Liberation Serif"/>
        </w:rPr>
        <w:t>(43)</w:t>
      </w:r>
      <w:r w:rsidR="00F75A23">
        <w:rPr>
          <w:lang w:eastAsia="es-ES"/>
        </w:rPr>
        <w:fldChar w:fldCharType="end"/>
      </w:r>
      <w:r>
        <w:rPr>
          <w:lang w:eastAsia="es-ES"/>
        </w:rPr>
        <w:t xml:space="preserve"> emplea esta misma aplicación web con el fin de visualizar las redes generadas en </w:t>
      </w:r>
      <w:r w:rsidR="008A78AA">
        <w:rPr>
          <w:lang w:eastAsia="es-ES"/>
        </w:rPr>
        <w:t>N</w:t>
      </w:r>
      <w:r>
        <w:rPr>
          <w:lang w:eastAsia="es-ES"/>
        </w:rPr>
        <w:t>etwork</w:t>
      </w:r>
      <w:r w:rsidR="008A78AA">
        <w:rPr>
          <w:lang w:eastAsia="es-ES"/>
        </w:rPr>
        <w:t>X</w:t>
      </w:r>
      <w:r>
        <w:rPr>
          <w:lang w:eastAsia="es-ES"/>
        </w:rPr>
        <w:t>.</w:t>
      </w:r>
      <w:r>
        <w:rPr>
          <w:lang w:eastAsia="es-ES"/>
        </w:rPr>
        <w:fldChar w:fldCharType="begin"/>
      </w:r>
      <w:r w:rsidR="00F75A23">
        <w:rPr>
          <w:lang w:eastAsia="es-ES"/>
        </w:rPr>
        <w:instrText xml:space="preserve"> ADDIN ZOTERO_ITEM CSL_CITATION {"citationID":"ib9qFcFz","properties":{"formattedCitation":"(44)","plainCitation":"(44)","noteIndex":0},"citationItems":[{"id":32,"uris":["http://zotero.org/users/local/7KpN74TT/items/ZUMRU9DD"],"uri":["http://zotero.org/users/local/7KpN74TT/items/ZUMRU9DD"],"itemData":{"id":32,"type":"book","abstract":"Interactive visualization of networks based on Ulf Aslak's d3 web app.","genre":"Python","note":"original-date: 2018-10-15T13:02:34Z","source":"GitHub","title":"benmaier/netwulf","URL":"https://github.com/benmaier/netwulf","author":[{"family":"Maier","given":"Benjamin F."}],"accessed":{"date-parts":[["2020",1,28]]},"issued":{"date-parts":[["2020",1,26]]}}}],"schema":"https://github.com/citation-style-language/schema/raw/master/csl-citation.json"} </w:instrText>
      </w:r>
      <w:r>
        <w:rPr>
          <w:lang w:eastAsia="es-ES"/>
        </w:rPr>
        <w:fldChar w:fldCharType="separate"/>
      </w:r>
      <w:r w:rsidR="00F75A23" w:rsidRPr="00F75A23">
        <w:rPr>
          <w:rFonts w:cs="Liberation Serif"/>
        </w:rPr>
        <w:t>(44)</w:t>
      </w:r>
      <w:r>
        <w:rPr>
          <w:lang w:eastAsia="es-ES"/>
        </w:rPr>
        <w:fldChar w:fldCharType="end"/>
      </w:r>
    </w:p>
    <w:p w14:paraId="73404112" w14:textId="78BB4E2A" w:rsidR="005D2A8B" w:rsidRPr="005D2A8B" w:rsidRDefault="005D2A8B" w:rsidP="001861BD">
      <w:pPr>
        <w:rPr>
          <w:lang w:eastAsia="es-ES"/>
        </w:rPr>
      </w:pPr>
      <w:r>
        <w:rPr>
          <w:b/>
          <w:bCs/>
          <w:lang w:eastAsia="es-ES"/>
        </w:rPr>
        <w:t xml:space="preserve">Alternativa: </w:t>
      </w:r>
      <w:r>
        <w:rPr>
          <w:lang w:eastAsia="es-ES"/>
        </w:rPr>
        <w:t xml:space="preserve">La alternativa a esta aplicación web es sacar el grafo como se extrae en el informe, es decir, mediante </w:t>
      </w:r>
      <w:r w:rsidR="008A78AA">
        <w:rPr>
          <w:lang w:eastAsia="es-ES"/>
        </w:rPr>
        <w:t>NetworkX</w:t>
      </w:r>
      <w:r>
        <w:rPr>
          <w:lang w:eastAsia="es-ES"/>
        </w:rPr>
        <w:t xml:space="preserve">, la problemática que surgía con esto es que </w:t>
      </w:r>
      <w:r w:rsidR="008A78AA">
        <w:rPr>
          <w:lang w:eastAsia="es-ES"/>
        </w:rPr>
        <w:t>NetworkX</w:t>
      </w:r>
      <w:r>
        <w:rPr>
          <w:lang w:eastAsia="es-ES"/>
        </w:rPr>
        <w:t xml:space="preserve"> no nos permite visualizar el grafo de forma interactiva, sino que visualizaríamos una imagen del grafo. No se podría modificar la red a gusto del usuario.</w:t>
      </w:r>
    </w:p>
    <w:p w14:paraId="030D49FA" w14:textId="77777777" w:rsidR="005D2A8B" w:rsidRDefault="005D2A8B" w:rsidP="005D2A8B">
      <w:pPr>
        <w:pStyle w:val="Ttulo2"/>
        <w:numPr>
          <w:ilvl w:val="0"/>
          <w:numId w:val="1"/>
        </w:numPr>
        <w:spacing w:after="0" w:line="259" w:lineRule="auto"/>
        <w:contextualSpacing w:val="0"/>
      </w:pPr>
      <w:bookmarkStart w:id="213" w:name="_Toc12638113"/>
      <w:bookmarkStart w:id="214" w:name="_Toc31765845"/>
      <w:r>
        <w:t>Analizador léxico</w:t>
      </w:r>
      <w:bookmarkEnd w:id="213"/>
      <w:bookmarkEnd w:id="214"/>
    </w:p>
    <w:p w14:paraId="2FDBA7CE" w14:textId="77777777" w:rsidR="005D2A8B" w:rsidRPr="005D2A8B" w:rsidRDefault="005D2A8B" w:rsidP="00EA5715">
      <w:pPr>
        <w:pStyle w:val="Prrafodelista"/>
        <w:numPr>
          <w:ilvl w:val="1"/>
          <w:numId w:val="2"/>
        </w:numPr>
      </w:pPr>
      <w:r>
        <w:rPr>
          <w:b/>
          <w:bCs/>
        </w:rPr>
        <w:t xml:space="preserve">Herramienta: </w:t>
      </w:r>
      <w:r>
        <w:t>Ply</w:t>
      </w:r>
    </w:p>
    <w:p w14:paraId="18C15538" w14:textId="77777777" w:rsidR="005D2A8B" w:rsidRDefault="005D2A8B" w:rsidP="005D2A8B">
      <w:pPr>
        <w:rPr>
          <w:lang w:eastAsia="es-ES"/>
        </w:rPr>
      </w:pPr>
      <w:r>
        <w:rPr>
          <w:lang w:eastAsia="es-ES"/>
        </w:rPr>
        <w:t>Ply es una librería que implementa las herramientas de análisis léxico lex y yacc para Python. Permite crear un parser</w:t>
      </w:r>
      <w:r w:rsidR="00E53F3E">
        <w:rPr>
          <w:lang w:eastAsia="es-ES"/>
        </w:rPr>
        <w:t xml:space="preserve"> o un lexer siempre y cuando se conozcan las herramientas mencionadas anteriormente de lo contrario podría resultar más costoso.</w:t>
      </w:r>
    </w:p>
    <w:p w14:paraId="4BEF057B" w14:textId="77777777" w:rsidR="00E53F3E" w:rsidRPr="00AD71B5" w:rsidRDefault="00E53F3E" w:rsidP="005D2A8B">
      <w:pPr>
        <w:rPr>
          <w:lang w:eastAsia="es-ES"/>
        </w:rPr>
      </w:pPr>
      <w:r>
        <w:rPr>
          <w:lang w:eastAsia="es-ES"/>
        </w:rPr>
        <w:t>Uno de los motivos de su utilización es el empleo de herramientas similares a lo largo de algunas asignaturas del grado.</w:t>
      </w:r>
    </w:p>
    <w:p w14:paraId="2BB22C1B" w14:textId="77777777" w:rsidR="005D2A8B" w:rsidRDefault="005D2A8B" w:rsidP="005D2A8B">
      <w:pPr>
        <w:spacing w:before="100" w:beforeAutospacing="1" w:after="0" w:line="240" w:lineRule="auto"/>
        <w:jc w:val="left"/>
        <w:rPr>
          <w:rFonts w:ascii="Times New Roman" w:eastAsia="Times New Roman" w:hAnsi="Times New Roman" w:cs="Times New Roman"/>
          <w:szCs w:val="24"/>
          <w:lang w:eastAsia="es-ES"/>
        </w:rPr>
      </w:pPr>
    </w:p>
    <w:p w14:paraId="6D52DB47" w14:textId="77777777" w:rsidR="005D2A8B" w:rsidRPr="004C37E5" w:rsidRDefault="005D2A8B" w:rsidP="005D2A8B">
      <w:pPr>
        <w:pStyle w:val="Ttulo2"/>
        <w:numPr>
          <w:ilvl w:val="0"/>
          <w:numId w:val="1"/>
        </w:numPr>
        <w:spacing w:after="0" w:line="259" w:lineRule="auto"/>
        <w:contextualSpacing w:val="0"/>
      </w:pPr>
      <w:bookmarkStart w:id="215" w:name="_Toc12638114"/>
      <w:bookmarkStart w:id="216" w:name="_Toc31765846"/>
      <w:r>
        <w:t>Interfaz gráfica</w:t>
      </w:r>
      <w:bookmarkEnd w:id="215"/>
      <w:bookmarkEnd w:id="216"/>
    </w:p>
    <w:p w14:paraId="1EB319F9" w14:textId="77777777" w:rsidR="005D2A8B" w:rsidRPr="00AD71B5" w:rsidRDefault="00AB0F2C" w:rsidP="00EA5715">
      <w:pPr>
        <w:pStyle w:val="Prrafodelista"/>
        <w:numPr>
          <w:ilvl w:val="1"/>
          <w:numId w:val="2"/>
        </w:numPr>
        <w:spacing w:after="120"/>
        <w:rPr>
          <w:lang w:eastAsia="es-ES"/>
        </w:rPr>
      </w:pPr>
      <w:r>
        <w:rPr>
          <w:b/>
          <w:bCs/>
          <w:lang w:eastAsia="es-ES"/>
        </w:rPr>
        <w:t>Herramienta</w:t>
      </w:r>
      <w:r w:rsidR="005D2A8B" w:rsidRPr="00AB0F2C">
        <w:rPr>
          <w:b/>
          <w:bCs/>
          <w:lang w:eastAsia="es-ES"/>
        </w:rPr>
        <w:t>:</w:t>
      </w:r>
      <w:r w:rsidR="005D2A8B" w:rsidRPr="00AD71B5">
        <w:rPr>
          <w:lang w:eastAsia="es-ES"/>
        </w:rPr>
        <w:t xml:space="preserve"> Flask</w:t>
      </w:r>
    </w:p>
    <w:p w14:paraId="57F81D94" w14:textId="0B18F772" w:rsidR="00E53F3E" w:rsidRPr="00AD71B5" w:rsidRDefault="00E53F3E" w:rsidP="00AB0F2C">
      <w:pPr>
        <w:rPr>
          <w:lang w:eastAsia="es-ES"/>
        </w:rPr>
      </w:pPr>
      <w:r>
        <w:rPr>
          <w:lang w:eastAsia="es-ES"/>
        </w:rPr>
        <w:lastRenderedPageBreak/>
        <w:t>Flask es un framework escrito en Python para poder desarrollar aplicaciones web de una forma sencilla y rápida empleando un número reducido de líneas de código</w:t>
      </w:r>
      <w:del w:id="217" w:author="VIRGINIA AHEDO GARCIA" w:date="2020-02-03T18:01:00Z">
        <w:r w:rsidDel="00D16F0D">
          <w:rPr>
            <w:lang w:eastAsia="es-ES"/>
          </w:rPr>
          <w:delText xml:space="preserve">, </w:delText>
        </w:r>
      </w:del>
      <w:ins w:id="218" w:author="VIRGINIA AHEDO GARCIA" w:date="2020-02-03T18:01:00Z">
        <w:r w:rsidR="00D16F0D">
          <w:rPr>
            <w:lang w:eastAsia="es-ES"/>
          </w:rPr>
          <w:t xml:space="preserve">. </w:t>
        </w:r>
      </w:ins>
      <w:r>
        <w:rPr>
          <w:lang w:eastAsia="es-ES"/>
        </w:rPr>
        <w:t>Flask está basado en la especificación WSGI (Web Service Gateway Interface) de Werkzeug</w:t>
      </w:r>
      <w:r w:rsidR="00AB0F2C">
        <w:rPr>
          <w:lang w:eastAsia="es-ES"/>
        </w:rPr>
        <w:t>, que sirve para que los servidores web puedan enviar solicitudes a aplicaciones web desarrollados en el lenguaje de programación de Python, y el motor de plantillas Jinja2</w:t>
      </w:r>
      <w:ins w:id="219" w:author="VIRGINIA AHEDO GARCIA" w:date="2020-02-03T18:01:00Z">
        <w:r w:rsidR="00D16F0D">
          <w:rPr>
            <w:lang w:eastAsia="es-ES"/>
          </w:rPr>
          <w:t xml:space="preserve"> </w:t>
        </w:r>
      </w:ins>
      <w:r w:rsidR="00AB0F2C">
        <w:rPr>
          <w:lang w:eastAsia="es-ES"/>
        </w:rPr>
        <w:fldChar w:fldCharType="begin"/>
      </w:r>
      <w:r w:rsidR="00F75A23">
        <w:rPr>
          <w:lang w:eastAsia="es-ES"/>
        </w:rPr>
        <w:instrText xml:space="preserve"> ADDIN ZOTERO_ITEM CSL_CITATION {"citationID":"lhgMSuT4","properties":{"formattedCitation":"(45)","plainCitation":"(45)","noteIndex":0},"citationItems":[{"id":33,"uris":["http://zotero.org/users/local/7KpN74TT/items/MG4D4RY8"],"uri":["http://zotero.org/users/local/7KpN74TT/items/MG4D4RY8"],"itemData":{"id":33,"type":"entry-encyclopedia","abstract":"Flask es un framework minimalista escrito en Python que permite crear aplicaciones web rápidamente y con un mínimo número de líneas de código. Está basado en la especificación WSGI de Werkzeug y el motor de templates Jinja2 y tiene una licencia BSD.","container-title":"Wikipedia, la enciclopedia libre","language":"es","note":"Page Version ID: 119183568","source":"Wikipedia","title":"Flask","URL":"https://es.wikipedia.org/w/index.php?title=Flask&amp;oldid=119183568","accessed":{"date-parts":[["2020",1,28]]},"issued":{"date-parts":[["2019",9,11]]}}}],"schema":"https://github.com/citation-style-language/schema/raw/master/csl-citation.json"} </w:instrText>
      </w:r>
      <w:r w:rsidR="00AB0F2C">
        <w:rPr>
          <w:lang w:eastAsia="es-ES"/>
        </w:rPr>
        <w:fldChar w:fldCharType="separate"/>
      </w:r>
      <w:r w:rsidR="00F75A23" w:rsidRPr="00F75A23">
        <w:rPr>
          <w:rFonts w:cs="Liberation Serif"/>
        </w:rPr>
        <w:t>(45)</w:t>
      </w:r>
      <w:r w:rsidR="00AB0F2C">
        <w:rPr>
          <w:lang w:eastAsia="es-ES"/>
        </w:rPr>
        <w:fldChar w:fldCharType="end"/>
      </w:r>
      <w:r w:rsidR="00AB0F2C">
        <w:rPr>
          <w:lang w:eastAsia="es-ES"/>
        </w:rPr>
        <w:t xml:space="preserve"> </w:t>
      </w:r>
      <w:r w:rsidR="00AB0F2C">
        <w:rPr>
          <w:lang w:eastAsia="es-ES"/>
        </w:rPr>
        <w:fldChar w:fldCharType="begin"/>
      </w:r>
      <w:r w:rsidR="00F75A23">
        <w:rPr>
          <w:lang w:eastAsia="es-ES"/>
        </w:rPr>
        <w:instrText xml:space="preserve"> ADDIN ZOTERO_ITEM CSL_CITATION {"citationID":"gVrdTvMo","properties":{"formattedCitation":"(46)","plainCitation":"(46)","noteIndex":0},"citationItems":[{"id":"d0yFKYeo/8UcJhrpO","uris":["http://zotero.org/users/5280319/items/KKDKD4CX"],"uri":["http://zotero.org/users/5280319/items/KKDKD4CX"],"itemData":{"id":"e0nqpMIT/pW1XlD4G","type":"webpage","title":"Welcome to Flask — Flask 1.0.2 documentation","URL":"http://flask.pocoo.org/docs/1.0/","accessed":{"date-parts":[["2019",6,10]]}}}],"schema":"https://github.com/citation-style-language/schema/raw/master/csl-citation.json"} </w:instrText>
      </w:r>
      <w:r w:rsidR="00AB0F2C">
        <w:rPr>
          <w:lang w:eastAsia="es-ES"/>
        </w:rPr>
        <w:fldChar w:fldCharType="separate"/>
      </w:r>
      <w:r w:rsidR="00F75A23" w:rsidRPr="00F75A23">
        <w:rPr>
          <w:rFonts w:cs="Liberation Serif"/>
        </w:rPr>
        <w:t>(46)</w:t>
      </w:r>
      <w:r w:rsidR="00AB0F2C">
        <w:rPr>
          <w:lang w:eastAsia="es-ES"/>
        </w:rPr>
        <w:fldChar w:fldCharType="end"/>
      </w:r>
      <w:r w:rsidR="00AB0F2C">
        <w:rPr>
          <w:lang w:eastAsia="es-ES"/>
        </w:rPr>
        <w:t>.</w:t>
      </w:r>
    </w:p>
    <w:p w14:paraId="6493927A" w14:textId="7C12A863" w:rsidR="005D2A8B" w:rsidRDefault="00AB0F2C" w:rsidP="005D2A8B">
      <w:pPr>
        <w:rPr>
          <w:lang w:eastAsia="es-ES"/>
        </w:rPr>
      </w:pPr>
      <w:r>
        <w:rPr>
          <w:lang w:eastAsia="es-ES"/>
        </w:rPr>
        <w:t>Además de lo anteriormente mencionado</w:t>
      </w:r>
      <w:ins w:id="220" w:author="VIRGINIA AHEDO GARCIA" w:date="2020-02-03T18:01:00Z">
        <w:r w:rsidR="00D16F0D">
          <w:rPr>
            <w:lang w:eastAsia="es-ES"/>
          </w:rPr>
          <w:t>,</w:t>
        </w:r>
      </w:ins>
      <w:r>
        <w:rPr>
          <w:lang w:eastAsia="es-ES"/>
        </w:rPr>
        <w:t xml:space="preserve"> </w:t>
      </w:r>
      <w:r w:rsidR="005D2A8B">
        <w:rPr>
          <w:lang w:eastAsia="es-ES"/>
        </w:rPr>
        <w:t>F</w:t>
      </w:r>
      <w:r w:rsidR="005D2A8B" w:rsidRPr="00AD71B5">
        <w:rPr>
          <w:lang w:eastAsia="es-ES"/>
        </w:rPr>
        <w:t xml:space="preserve">lask </w:t>
      </w:r>
      <w:r>
        <w:rPr>
          <w:lang w:eastAsia="es-ES"/>
        </w:rPr>
        <w:t>posee una extensión llamada Flask Babel que permite la internacionalización de una forma sencilla de la web</w:t>
      </w:r>
      <w:r w:rsidR="00D16F0D">
        <w:rPr>
          <w:lang w:eastAsia="es-ES"/>
        </w:rPr>
        <w:t xml:space="preserve"> </w:t>
      </w:r>
      <w:r>
        <w:rPr>
          <w:lang w:eastAsia="es-ES"/>
        </w:rPr>
        <w:fldChar w:fldCharType="begin"/>
      </w:r>
      <w:r w:rsidR="00F75A23">
        <w:rPr>
          <w:lang w:eastAsia="es-ES"/>
        </w:rPr>
        <w:instrText xml:space="preserve"> ADDIN ZOTERO_ITEM CSL_CITATION {"citationID":"PxwaL2m4","properties":{"formattedCitation":"(47)","plainCitation":"(47)","noteIndex":0},"citationItems":[{"id":35,"uris":["http://zotero.org/users/local/7KpN74TT/items/U5XSJVHA"],"uri":["http://zotero.org/users/local/7KpN74TT/items/U5XSJVHA"],"itemData":{"id":35,"type":"webpage","title":"Flask-Babel — Flask Babel 1.0 documentation","URL":"https://pythonhosted.org/Flask-Babel/","accessed":{"date-parts":[["2020",1,28]]}}}],"schema":"https://github.com/citation-style-language/schema/raw/master/csl-citation.json"} </w:instrText>
      </w:r>
      <w:r>
        <w:rPr>
          <w:lang w:eastAsia="es-ES"/>
        </w:rPr>
        <w:fldChar w:fldCharType="separate"/>
      </w:r>
      <w:r w:rsidR="00F75A23" w:rsidRPr="00F75A23">
        <w:rPr>
          <w:rFonts w:cs="Liberation Serif"/>
        </w:rPr>
        <w:t>(47)</w:t>
      </w:r>
      <w:r>
        <w:rPr>
          <w:lang w:eastAsia="es-ES"/>
        </w:rPr>
        <w:fldChar w:fldCharType="end"/>
      </w:r>
      <w:r>
        <w:rPr>
          <w:lang w:eastAsia="es-ES"/>
        </w:rPr>
        <w:t>.</w:t>
      </w:r>
    </w:p>
    <w:p w14:paraId="0C6738C0" w14:textId="77777777" w:rsidR="00EC1997" w:rsidRDefault="00EC1997" w:rsidP="00EC1997">
      <w:pPr>
        <w:pStyle w:val="Ttulo2"/>
        <w:numPr>
          <w:ilvl w:val="0"/>
          <w:numId w:val="1"/>
        </w:numPr>
        <w:rPr>
          <w:lang w:eastAsia="es-ES"/>
        </w:rPr>
      </w:pPr>
      <w:bookmarkStart w:id="221" w:name="_Toc31765847"/>
      <w:r>
        <w:rPr>
          <w:lang w:eastAsia="es-ES"/>
        </w:rPr>
        <w:t>Herramienta para la interfaz</w:t>
      </w:r>
      <w:bookmarkEnd w:id="221"/>
    </w:p>
    <w:p w14:paraId="6EF8DCD6" w14:textId="77777777" w:rsidR="00EC1997" w:rsidRDefault="00EC1997" w:rsidP="00EA5715">
      <w:pPr>
        <w:pStyle w:val="Prrafodelista"/>
        <w:numPr>
          <w:ilvl w:val="1"/>
          <w:numId w:val="2"/>
        </w:numPr>
        <w:rPr>
          <w:lang w:eastAsia="es-ES"/>
        </w:rPr>
      </w:pPr>
      <w:r>
        <w:rPr>
          <w:b/>
          <w:bCs/>
          <w:lang w:eastAsia="es-ES"/>
        </w:rPr>
        <w:t xml:space="preserve">Herramienta: </w:t>
      </w:r>
      <w:r>
        <w:rPr>
          <w:lang w:eastAsia="es-ES"/>
        </w:rPr>
        <w:t>Bootstrap4</w:t>
      </w:r>
    </w:p>
    <w:p w14:paraId="5C3CFBB2" w14:textId="77777777" w:rsidR="00EC1997" w:rsidRDefault="00EC1997" w:rsidP="00EC1997">
      <w:pPr>
        <w:rPr>
          <w:lang w:eastAsia="es-ES"/>
        </w:rPr>
      </w:pPr>
      <w:r>
        <w:rPr>
          <w:lang w:eastAsia="es-ES"/>
        </w:rPr>
        <w:t>Para la realización de la interfaz, en vez de realizar una interfaz partiendo de 0 lo cual probablemente iba a llevar demasiados costes de tiempo y probablemente no se iban a obtener los resultados esperados, se optó por implementar la herramienta de Bootstrap.</w:t>
      </w:r>
    </w:p>
    <w:p w14:paraId="0E841109" w14:textId="197C49C3" w:rsidR="008F3F96" w:rsidRPr="00A04F8A" w:rsidRDefault="00EC1997" w:rsidP="00A04F8A">
      <w:pPr>
        <w:rPr>
          <w:lang w:eastAsia="es-ES"/>
        </w:rPr>
      </w:pPr>
      <w:r>
        <w:rPr>
          <w:lang w:eastAsia="es-ES"/>
        </w:rPr>
        <w:t>Bootstrap es una biblioteca multiplataforma de código abierto que permite a los desarrolladores diseñar sus sitios y aplicaciones web</w:t>
      </w:r>
      <w:r>
        <w:rPr>
          <w:lang w:eastAsia="es-ES"/>
        </w:rPr>
        <w:fldChar w:fldCharType="begin"/>
      </w:r>
      <w:r w:rsidR="00F75A23">
        <w:rPr>
          <w:lang w:eastAsia="es-ES"/>
        </w:rPr>
        <w:instrText xml:space="preserve"> ADDIN ZOTERO_ITEM CSL_CITATION {"citationID":"LxB1d6M0","properties":{"formattedCitation":"(48)","plainCitation":"(48)","noteIndex":0},"citationItems":[{"id":63,"uris":["http://zotero.org/users/local/7KpN74TT/items/2PGF8MR8"],"uri":["http://zotero.org/users/local/7KpN74TT/items/2PGF8MR8"],"itemData":{"id":63,"type":"entry-encyclopedia","abstract":"Bootstrap es una biblioteca multiplataforma o conjunto de herramientas de código abierto para diseño de sitios y aplicaciones web.\nContiene plantillas de diseño con tipografía, formularios, botones, cuadros, menús de navegación y otros elementos de diseño basado en HTML y CSS, así como extensiones de JavaScript adicionales. A diferencia de muchos frameworks web, solo se ocupa del desarrollo front-end. \nBootstrap es el segundo proyecto más destacado en GitHub[1]</w:instrText>
      </w:r>
      <w:r w:rsidR="00F75A23">
        <w:rPr>
          <w:rFonts w:ascii="Times New Roman" w:hAnsi="Times New Roman" w:cs="Times New Roman"/>
          <w:lang w:eastAsia="es-ES"/>
        </w:rPr>
        <w:instrText>​</w:instrText>
      </w:r>
      <w:r w:rsidR="00F75A23">
        <w:rPr>
          <w:lang w:eastAsia="es-ES"/>
        </w:rPr>
        <w:instrText xml:space="preserve"> y es usado por la NASA y la MSNBC entre otras organizaciones.[2]</w:instrText>
      </w:r>
      <w:r w:rsidR="00F75A23">
        <w:rPr>
          <w:rFonts w:ascii="Times New Roman" w:hAnsi="Times New Roman" w:cs="Times New Roman"/>
          <w:lang w:eastAsia="es-ES"/>
        </w:rPr>
        <w:instrText>​</w:instrText>
      </w:r>
      <w:r w:rsidR="00F75A23">
        <w:rPr>
          <w:lang w:eastAsia="es-ES"/>
        </w:rPr>
        <w:instrText>[3]</w:instrText>
      </w:r>
      <w:r w:rsidR="00F75A23">
        <w:rPr>
          <w:rFonts w:ascii="Times New Roman" w:hAnsi="Times New Roman" w:cs="Times New Roman"/>
          <w:lang w:eastAsia="es-ES"/>
        </w:rPr>
        <w:instrText>​</w:instrText>
      </w:r>
      <w:r w:rsidR="00F75A23">
        <w:rPr>
          <w:lang w:eastAsia="es-ES"/>
        </w:rPr>
        <w:instrText xml:space="preserve">","container-title":"Wikipedia, la enciclopedia libre","language":"es","note":"Page Version ID: 122653369","source":"Wikipedia","title":"Bootstrap (framework)","URL":"https://es.wikipedia.org/w/index.php?title=Bootstrap_(framework)&amp;oldid=122653369","accessed":{"date-parts":[["2020",1,28]]},"issued":{"date-parts":[["2020",1,10]]}}}],"schema":"https://github.com/citation-style-language/schema/raw/master/csl-citation.json"} </w:instrText>
      </w:r>
      <w:r>
        <w:rPr>
          <w:lang w:eastAsia="es-ES"/>
        </w:rPr>
        <w:fldChar w:fldCharType="separate"/>
      </w:r>
      <w:r w:rsidR="00F75A23" w:rsidRPr="00F75A23">
        <w:rPr>
          <w:rFonts w:cs="Liberation Serif"/>
        </w:rPr>
        <w:t>(48)</w:t>
      </w:r>
      <w:r>
        <w:rPr>
          <w:lang w:eastAsia="es-ES"/>
        </w:rPr>
        <w:fldChar w:fldCharType="end"/>
      </w:r>
      <w:r>
        <w:rPr>
          <w:lang w:eastAsia="es-ES"/>
        </w:rPr>
        <w:t>. Una de las ventajas por la cual se eligió esta biblioteca es que posee varias plantillas con las cuales diseñar tu web de una forma rápida y sencilla, además de tener una documentación bastante completa al respecto</w:t>
      </w:r>
      <w:r>
        <w:rPr>
          <w:lang w:eastAsia="es-ES"/>
        </w:rPr>
        <w:fldChar w:fldCharType="begin"/>
      </w:r>
      <w:r w:rsidR="00F75A23">
        <w:rPr>
          <w:lang w:eastAsia="es-ES"/>
        </w:rPr>
        <w:instrText xml:space="preserve"> ADDIN ZOTERO_ITEM CSL_CITATION {"citationID":"9gKSALBG","properties":{"formattedCitation":"(49)","plainCitation":"(49)","noteIndex":0},"citationItems":[{"id":57,"uris":["http://zotero.org/users/local/7KpN74TT/items/KLM32XVF"],"uri":["http://zotero.org/users/local/7KpN74TT/items/KLM32XVF"],"itemData":{"id":57,"type":"webpage","abstract":"Get started with Bootstrap, the world’s most popular framework for building responsive, mobile-first sites, with BootstrapCDN and a template starter page.","language":"en","title":"Introduction","URL":"https://getbootstrap.com/docs/4.0/getting-started/introduction/","author":[{"family":"contributors","given":"Mark Otto","suffix":"Jacob Thornton, and Bootstrap"}],"accessed":{"date-parts":[["2020",1,28]]}}}],"schema":"https://github.com/citation-style-language/schema/raw/master/csl-citation.json"} </w:instrText>
      </w:r>
      <w:r>
        <w:rPr>
          <w:lang w:eastAsia="es-ES"/>
        </w:rPr>
        <w:fldChar w:fldCharType="separate"/>
      </w:r>
      <w:r w:rsidR="00F75A23" w:rsidRPr="00F75A23">
        <w:rPr>
          <w:rFonts w:cs="Liberation Serif"/>
        </w:rPr>
        <w:t>(49)</w:t>
      </w:r>
      <w:r>
        <w:rPr>
          <w:lang w:eastAsia="es-ES"/>
        </w:rPr>
        <w:fldChar w:fldCharType="end"/>
      </w:r>
      <w:r>
        <w:rPr>
          <w:lang w:eastAsia="es-ES"/>
        </w:rPr>
        <w:t>.</w:t>
      </w:r>
      <w:bookmarkStart w:id="222" w:name="_Toc12638115"/>
    </w:p>
    <w:p w14:paraId="7B8E4522" w14:textId="77777777" w:rsidR="005D2A8B" w:rsidRPr="004C37E5" w:rsidRDefault="005D2A8B" w:rsidP="005D2A8B">
      <w:pPr>
        <w:pStyle w:val="Ttulo2"/>
        <w:numPr>
          <w:ilvl w:val="0"/>
          <w:numId w:val="1"/>
        </w:numPr>
        <w:spacing w:after="0" w:line="259" w:lineRule="auto"/>
        <w:contextualSpacing w:val="0"/>
      </w:pPr>
      <w:bookmarkStart w:id="223" w:name="_Toc31765848"/>
      <w:r>
        <w:t>Programación en el lado del cliente</w:t>
      </w:r>
      <w:bookmarkEnd w:id="222"/>
      <w:bookmarkEnd w:id="223"/>
    </w:p>
    <w:p w14:paraId="1BFF1267" w14:textId="77777777" w:rsidR="005D2A8B" w:rsidRPr="00AD71B5" w:rsidRDefault="008F3F96" w:rsidP="00EA5715">
      <w:pPr>
        <w:pStyle w:val="Prrafodelista"/>
        <w:numPr>
          <w:ilvl w:val="1"/>
          <w:numId w:val="2"/>
        </w:numPr>
        <w:spacing w:after="120"/>
        <w:rPr>
          <w:lang w:eastAsia="es-ES"/>
        </w:rPr>
      </w:pPr>
      <w:r>
        <w:rPr>
          <w:b/>
          <w:bCs/>
          <w:lang w:eastAsia="es-ES"/>
        </w:rPr>
        <w:t>Herramienta</w:t>
      </w:r>
      <w:r w:rsidR="005D2A8B" w:rsidRPr="008F3F96">
        <w:rPr>
          <w:b/>
          <w:bCs/>
          <w:lang w:eastAsia="es-ES"/>
        </w:rPr>
        <w:t xml:space="preserve">: </w:t>
      </w:r>
      <w:r w:rsidR="005D2A8B" w:rsidRPr="00AD71B5">
        <w:rPr>
          <w:lang w:eastAsia="es-ES"/>
        </w:rPr>
        <w:t>JavaScript + jQuery</w:t>
      </w:r>
    </w:p>
    <w:p w14:paraId="2371C65F" w14:textId="2C9A9A27" w:rsidR="00AB0F2C" w:rsidRPr="00AD71B5" w:rsidRDefault="00AB0F2C" w:rsidP="00AB0F2C">
      <w:pPr>
        <w:rPr>
          <w:lang w:eastAsia="es-ES"/>
        </w:rPr>
      </w:pPr>
      <w:r>
        <w:rPr>
          <w:lang w:eastAsia="es-ES"/>
        </w:rPr>
        <w:t xml:space="preserve">JavaScript es una lenguaje de programación </w:t>
      </w:r>
      <w:r w:rsidR="00E73B66">
        <w:rPr>
          <w:lang w:eastAsia="es-ES"/>
        </w:rPr>
        <w:t>interpretable por cualquier navegador actual para poder modificar las páginas web por la facilidad de interacción con el DOM a través del cual se podrán suprimir, añadir o modificar los elementos de la web</w:t>
      </w:r>
      <w:r w:rsidR="00E73B66">
        <w:rPr>
          <w:lang w:eastAsia="es-ES"/>
        </w:rPr>
        <w:fldChar w:fldCharType="begin"/>
      </w:r>
      <w:r w:rsidR="00F75A23">
        <w:rPr>
          <w:lang w:eastAsia="es-ES"/>
        </w:rPr>
        <w:instrText xml:space="preserve"> ADDIN ZOTERO_ITEM CSL_CITATION {"citationID":"hytMhL0s","properties":{"formattedCitation":"(50)","plainCitation":"(50)","noteIndex":0},"citationItems":[{"id":37,"uris":["http://zotero.org/users/local/7KpN74TT/items/AYTZBQF9"],"uri":["http://zotero.org/users/local/7KpN74TT/items/AYTZBQF9"],"itemData":{"id":37,"type":"entry-encyclopedia","abstract":"JavaScript (abreviado comúnmente JS) es un lenguaje de programación interpretado, dialecto del estándar ECMAScript. Se define como orientado a objetos,[3]</w:instrText>
      </w:r>
      <w:r w:rsidR="00F75A23">
        <w:rPr>
          <w:rFonts w:ascii="Times New Roman" w:hAnsi="Times New Roman" w:cs="Times New Roman"/>
          <w:lang w:eastAsia="es-ES"/>
        </w:rPr>
        <w:instrText>​</w:instrText>
      </w:r>
      <w:r w:rsidR="00F75A23">
        <w:rPr>
          <w:lang w:eastAsia="es-ES"/>
        </w:rPr>
        <w:instrText xml:space="preserve"> basado en prototipos, imperativo, d</w:instrText>
      </w:r>
      <w:r w:rsidR="00F75A23">
        <w:rPr>
          <w:rFonts w:cs="Liberation Serif"/>
          <w:lang w:eastAsia="es-ES"/>
        </w:rPr>
        <w:instrText>é</w:instrText>
      </w:r>
      <w:r w:rsidR="00F75A23">
        <w:rPr>
          <w:lang w:eastAsia="es-ES"/>
        </w:rPr>
        <w:instrText>bilmente tipado y din</w:instrText>
      </w:r>
      <w:r w:rsidR="00F75A23">
        <w:rPr>
          <w:rFonts w:cs="Liberation Serif"/>
          <w:lang w:eastAsia="es-ES"/>
        </w:rPr>
        <w:instrText>á</w:instrText>
      </w:r>
      <w:r w:rsidR="00F75A23">
        <w:rPr>
          <w:lang w:eastAsia="es-ES"/>
        </w:rPr>
        <w:instrText>mico.\nSe utiliza principalmente en su forma del lado del cliente (client-side), implementado como parte de un navegador web permitiendo mejoras en la interfaz de usuario y páginas web dinámicas[4]</w:instrText>
      </w:r>
      <w:r w:rsidR="00F75A23">
        <w:rPr>
          <w:rFonts w:ascii="Times New Roman" w:hAnsi="Times New Roman" w:cs="Times New Roman"/>
          <w:lang w:eastAsia="es-ES"/>
        </w:rPr>
        <w:instrText>​</w:instrText>
      </w:r>
      <w:r w:rsidR="00F75A23">
        <w:rPr>
          <w:lang w:eastAsia="es-ES"/>
        </w:rPr>
        <w:instrText xml:space="preserve"> y JavaScript del lado del servidor (Server-side JavaScript o SSJS). Su uso en aplicaciones externas a la web, por ejemplo en documentos PDF, aplicaciones de escritorio (mayoritariamente widgets) es también significativo.\nDesde 2012, todos los navegadores modernos soportan completamente ECMAScript 5.1, una versión de javascript. Los navegadores más antiguos soportan por lo menos ECMAScript 3. La sexta edición se liberó en julio de 2015.[5]</w:instrText>
      </w:r>
      <w:r w:rsidR="00F75A23">
        <w:rPr>
          <w:rFonts w:ascii="Times New Roman" w:hAnsi="Times New Roman" w:cs="Times New Roman"/>
          <w:lang w:eastAsia="es-ES"/>
        </w:rPr>
        <w:instrText>​</w:instrText>
      </w:r>
      <w:r w:rsidR="00F75A23">
        <w:rPr>
          <w:lang w:eastAsia="es-ES"/>
        </w:rPr>
        <w:instrText>\nJavaScript se dise</w:instrText>
      </w:r>
      <w:r w:rsidR="00F75A23">
        <w:rPr>
          <w:rFonts w:cs="Liberation Serif"/>
          <w:lang w:eastAsia="es-ES"/>
        </w:rPr>
        <w:instrText>ñó</w:instrText>
      </w:r>
      <w:r w:rsidR="00F75A23">
        <w:rPr>
          <w:lang w:eastAsia="es-ES"/>
        </w:rPr>
        <w:instrText xml:space="preserve"> con una sintaxis similar a C, aunque adopta nombres y convenciones del lenguaje de programaci</w:instrText>
      </w:r>
      <w:r w:rsidR="00F75A23">
        <w:rPr>
          <w:rFonts w:cs="Liberation Serif"/>
          <w:lang w:eastAsia="es-ES"/>
        </w:rPr>
        <w:instrText>ó</w:instrText>
      </w:r>
      <w:r w:rsidR="00F75A23">
        <w:rPr>
          <w:lang w:eastAsia="es-ES"/>
        </w:rPr>
        <w:instrText>n Java. Sin embargo, Java y JavaScript tienen sem</w:instrText>
      </w:r>
      <w:r w:rsidR="00F75A23">
        <w:rPr>
          <w:rFonts w:cs="Liberation Serif"/>
          <w:lang w:eastAsia="es-ES"/>
        </w:rPr>
        <w:instrText>á</w:instrText>
      </w:r>
      <w:r w:rsidR="00F75A23">
        <w:rPr>
          <w:lang w:eastAsia="es-ES"/>
        </w:rPr>
        <w:instrText>nticas y prop</w:instrText>
      </w:r>
      <w:r w:rsidR="00F75A23">
        <w:rPr>
          <w:rFonts w:cs="Liberation Serif"/>
          <w:lang w:eastAsia="es-ES"/>
        </w:rPr>
        <w:instrText>ó</w:instrText>
      </w:r>
      <w:r w:rsidR="00F75A23">
        <w:rPr>
          <w:lang w:eastAsia="es-ES"/>
        </w:rPr>
        <w:instrText>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abandonó[6]</w:instrText>
      </w:r>
      <w:r w:rsidR="00F75A23">
        <w:rPr>
          <w:rFonts w:ascii="Times New Roman" w:hAnsi="Times New Roman" w:cs="Times New Roman"/>
          <w:lang w:eastAsia="es-ES"/>
        </w:rPr>
        <w:instrText>​</w:instrText>
      </w:r>
      <w:r w:rsidR="00F75A23">
        <w:rPr>
          <w:lang w:eastAsia="es-ES"/>
        </w:rPr>
        <w:instrText>). En junio de 2015 se cerr</w:instrText>
      </w:r>
      <w:r w:rsidR="00F75A23">
        <w:rPr>
          <w:rFonts w:cs="Liberation Serif"/>
          <w:lang w:eastAsia="es-ES"/>
        </w:rPr>
        <w:instrText>ó</w:instrText>
      </w:r>
      <w:r w:rsidR="00F75A23">
        <w:rPr>
          <w:lang w:eastAsia="es-ES"/>
        </w:rPr>
        <w:instrText xml:space="preserve"> y public</w:instrText>
      </w:r>
      <w:r w:rsidR="00F75A23">
        <w:rPr>
          <w:rFonts w:cs="Liberation Serif"/>
          <w:lang w:eastAsia="es-ES"/>
        </w:rPr>
        <w:instrText>ó</w:instrText>
      </w:r>
      <w:r w:rsidR="00F75A23">
        <w:rPr>
          <w:lang w:eastAsia="es-ES"/>
        </w:rPr>
        <w:instrText xml:space="preserve"> la versi</w:instrText>
      </w:r>
      <w:r w:rsidR="00F75A23">
        <w:rPr>
          <w:rFonts w:cs="Liberation Serif"/>
          <w:lang w:eastAsia="es-ES"/>
        </w:rPr>
        <w:instrText>ó</w:instrText>
      </w:r>
      <w:r w:rsidR="00F75A23">
        <w:rPr>
          <w:lang w:eastAsia="es-ES"/>
        </w:rPr>
        <w:instrText>n ECMAScript 6.[7]</w:instrText>
      </w:r>
      <w:r w:rsidR="00F75A23">
        <w:rPr>
          <w:rFonts w:ascii="Times New Roman" w:hAnsi="Times New Roman" w:cs="Times New Roman"/>
          <w:lang w:eastAsia="es-ES"/>
        </w:rPr>
        <w:instrText>​</w:instrText>
      </w:r>
      <w:r w:rsidR="00F75A23">
        <w:rPr>
          <w:lang w:eastAsia="es-ES"/>
        </w:rPr>
        <w:instrText xml:space="preserve">","container-title":"Wikipedia, la enciclopedia libre","language":"es","note":"Page Version ID: 123113801","source":"Wikipedia","title":"JavaScript","URL":"https://es.wikipedia.org/w/index.php?title=JavaScript&amp;oldid=123113801","accessed":{"date-parts":[["2020",1,28]]},"issued":{"date-parts":[["2020",1,27]]}}}],"schema":"https://github.com/citation-style-language/schema/raw/master/csl-citation.json"} </w:instrText>
      </w:r>
      <w:r w:rsidR="00E73B66">
        <w:rPr>
          <w:lang w:eastAsia="es-ES"/>
        </w:rPr>
        <w:fldChar w:fldCharType="separate"/>
      </w:r>
      <w:r w:rsidR="00F75A23" w:rsidRPr="00F75A23">
        <w:rPr>
          <w:rFonts w:cs="Liberation Serif"/>
        </w:rPr>
        <w:t>(50)</w:t>
      </w:r>
      <w:r w:rsidR="00E73B66">
        <w:rPr>
          <w:lang w:eastAsia="es-ES"/>
        </w:rPr>
        <w:fldChar w:fldCharType="end"/>
      </w:r>
      <w:r w:rsidR="00E73B66">
        <w:rPr>
          <w:lang w:eastAsia="es-ES"/>
        </w:rPr>
        <w:t>.</w:t>
      </w:r>
    </w:p>
    <w:p w14:paraId="5ED3F2E4" w14:textId="13360CCD" w:rsidR="005D2A8B" w:rsidRDefault="00E73B66" w:rsidP="00E73B66">
      <w:r>
        <w:rPr>
          <w:lang w:eastAsia="es-ES"/>
        </w:rPr>
        <w:t xml:space="preserve">JQuery es una biblioteca de JavaScript que simplifica la </w:t>
      </w:r>
      <w:r w:rsidR="008F3F96">
        <w:rPr>
          <w:lang w:eastAsia="es-ES"/>
        </w:rPr>
        <w:t>forma</w:t>
      </w:r>
      <w:r>
        <w:rPr>
          <w:lang w:eastAsia="es-ES"/>
        </w:rPr>
        <w:t xml:space="preserve"> de </w:t>
      </w:r>
      <w:r w:rsidR="008F3F96">
        <w:rPr>
          <w:lang w:eastAsia="es-ES"/>
        </w:rPr>
        <w:t>interaccionar</w:t>
      </w:r>
      <w:r>
        <w:rPr>
          <w:lang w:eastAsia="es-ES"/>
        </w:rPr>
        <w:t xml:space="preserve"> con los documentos HTML, manipular el árbol DOM, </w:t>
      </w:r>
      <w:r w:rsidR="008F3F96">
        <w:rPr>
          <w:lang w:eastAsia="es-ES"/>
        </w:rPr>
        <w:t>controlar</w:t>
      </w:r>
      <w:r>
        <w:rPr>
          <w:lang w:eastAsia="es-ES"/>
        </w:rPr>
        <w:t xml:space="preserve"> eventos, </w:t>
      </w:r>
      <w:r w:rsidR="008F3F96">
        <w:rPr>
          <w:lang w:eastAsia="es-ES"/>
        </w:rPr>
        <w:t>y añadir interacciones</w:t>
      </w:r>
      <w:r>
        <w:rPr>
          <w:lang w:eastAsia="es-ES"/>
        </w:rPr>
        <w:t xml:space="preserve"> con la técnica AJAX,</w:t>
      </w:r>
      <w:r w:rsidRPr="00E73B66">
        <w:rPr>
          <w:rFonts w:ascii="Arial" w:hAnsi="Arial" w:cs="Arial"/>
          <w:color w:val="222222"/>
          <w:sz w:val="21"/>
          <w:szCs w:val="21"/>
          <w:shd w:val="clear" w:color="auto" w:fill="FFFFFF"/>
        </w:rPr>
        <w:t xml:space="preserve"> </w:t>
      </w:r>
      <w:r w:rsidRPr="00E73B66">
        <w:t>que sirve para crear aplicaciones interactivas que serán ejecutadas desde el cliente, pero manteniendo su comunicación con el servidor en segundo plano, de tal manera que es posible que se realicen cambios sobre la página sin necesidad de que esta sea recargada</w:t>
      </w:r>
      <w:r w:rsidR="008F3F96">
        <w:fldChar w:fldCharType="begin"/>
      </w:r>
      <w:r w:rsidR="00F75A23">
        <w:instrText xml:space="preserve"> ADDIN ZOTERO_ITEM CSL_CITATION {"citationID":"d09On8wX","properties":{"formattedCitation":"(51)","plainCitation":"(51)","noteIndex":0},"citationItems":[{"id":39,"uris":["http://zotero.org/users/local/7KpN74TT/items/PZCQZ9IF"],"uri":["http://zotero.org/users/local/7KpN74TT/items/PZCQZ9IF"],"itemData":{"id":39,"type":"entry-encyclo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un lenguaje de programación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(DOM).","container-title":"Wikipedia, la enciclopedia libre","language":"es","note":"Page Version ID: 122422989","source":"Wikipedia","title":"AJAX","URL":"https://es.wikipedia.org/w/index.php?title=AJAX&amp;oldid=122422989","accessed":{"date-parts":[["2020",1,28]]},"issued":{"date-parts":[["2020",1,1]]}}}],"schema":"https://github.com/citation-style-language/schema/raw/master/csl-citation.json"} </w:instrText>
      </w:r>
      <w:r w:rsidR="008F3F96">
        <w:fldChar w:fldCharType="separate"/>
      </w:r>
      <w:r w:rsidR="00F75A23" w:rsidRPr="00F75A23">
        <w:rPr>
          <w:rFonts w:cs="Liberation Serif"/>
        </w:rPr>
        <w:t>(51)</w:t>
      </w:r>
      <w:r w:rsidR="008F3F96">
        <w:fldChar w:fldCharType="end"/>
      </w:r>
      <w:r w:rsidRPr="00E73B66">
        <w:t>, a páginas web</w:t>
      </w:r>
      <w:r w:rsidR="008F3F96">
        <w:fldChar w:fldCharType="begin"/>
      </w:r>
      <w:r w:rsidR="00F75A23">
        <w:instrText xml:space="preserve"> ADDIN ZOTERO_ITEM CSL_CITATION {"citationID":"HI5JlJ9a","properties":{"formattedCitation":"(52)","plainCitation":"(52)","noteIndex":0},"citationItems":[{"id":41,"uris":["http://zotero.org/users/local/7KpN74TT/items/PYXNFIQZ"],"uri":["http://zotero.org/users/local/7KpN74TT/items/PYXNFIQZ"],"itemData":{"id":41,"type":"entry-encyclopedia","abstract":"jQuery es una biblioteca multiplataforma de JavaScript, creada inicialmente por John Resig, que permite simplificar la manera de interactuar con los documentos HTML, manipular el árbol DOM, manejar eventos, desarrollar animaciones y agregar interacción con la técnica AJAX a páginas web.[1]</w:instrText>
      </w:r>
      <w:r w:rsidR="00F75A23">
        <w:rPr>
          <w:rFonts w:ascii="Times New Roman" w:hAnsi="Times New Roman" w:cs="Times New Roman"/>
        </w:rPr>
        <w:instrText>​</w:instrText>
      </w:r>
      <w:r w:rsidR="00F75A23">
        <w:instrText xml:space="preserve"> Fue presentada el 14 de enero de 2006 en el BarCamp NYC. De acuerdo a un an</w:instrText>
      </w:r>
      <w:r w:rsidR="00F75A23">
        <w:rPr>
          <w:rFonts w:cs="Liberation Serif"/>
        </w:rPr>
        <w:instrText>á</w:instrText>
      </w:r>
      <w:r w:rsidR="00F75A23">
        <w:instrText>lisis de la Web (realizado en 2017) JQuery es la biblioteca de JavaScript m</w:instrText>
      </w:r>
      <w:r w:rsidR="00F75A23">
        <w:rPr>
          <w:rFonts w:cs="Liberation Serif"/>
        </w:rPr>
        <w:instrText>á</w:instrText>
      </w:r>
      <w:r w:rsidR="00F75A23">
        <w:instrText>s utilizada, por un amplio margen.[2]</w:instrText>
      </w:r>
      <w:r w:rsidR="00F75A23">
        <w:rPr>
          <w:rFonts w:ascii="Times New Roman" w:hAnsi="Times New Roman" w:cs="Times New Roman"/>
        </w:rPr>
        <w:instrText>​</w:instrText>
      </w:r>
      <w:r w:rsidR="00F75A23">
        <w:instrText>[3]</w:instrText>
      </w:r>
      <w:r w:rsidR="00F75A23">
        <w:rPr>
          <w:rFonts w:ascii="Times New Roman" w:hAnsi="Times New Roman" w:cs="Times New Roman"/>
        </w:rPr>
        <w:instrText>​</w:instrText>
      </w:r>
      <w:r w:rsidR="00F75A23">
        <w:instrText>\njQuery es software libre y de c</w:instrText>
      </w:r>
      <w:r w:rsidR="00F75A23">
        <w:rPr>
          <w:rFonts w:cs="Liberation Serif"/>
        </w:rPr>
        <w:instrText>ó</w:instrText>
      </w:r>
      <w:r w:rsidR="00F75A23">
        <w:instrText>digo abierto, posee un doble licenciamiento bajo la Licencia MIT y la Licencia P</w:instrText>
      </w:r>
      <w:r w:rsidR="00F75A23">
        <w:rPr>
          <w:rFonts w:cs="Liberation Serif"/>
        </w:rPr>
        <w:instrText>ú</w:instrText>
      </w:r>
      <w:r w:rsidR="00F75A23">
        <w:instrText>blica General de GNU v2, permitiendo su uso en proyectos libres y privados.[4]</w:instrText>
      </w:r>
      <w:r w:rsidR="00F75A23">
        <w:rPr>
          <w:rFonts w:ascii="Times New Roman" w:hAnsi="Times New Roman" w:cs="Times New Roman"/>
        </w:rPr>
        <w:instrText>​</w:instrText>
      </w:r>
      <w:r w:rsidR="00F75A23">
        <w:instrText xml:space="preserve"> jQuery, al igual que otras bibliotecas, ofrece una serie de funcionalidades basadas en JavaScript que de otra manera requerirían de mucho más código, es decir, con las funciones propias de esta biblioteca se logran grandes resultados en menos tiempo y espacio.\nLa sintaxis de JQuery está diseñada para facilitar la navegación por un documento, seleccionar elementos DOM, crear animaciones, manejar eventos y desarrollar aplicaciones AJAX. JQuery también proporciona capacidades para que los desarrolladores creen complementos en la parte superior de la biblioteca de JavaScript. Esto permite a los desarrolladores crear abstracciones para interacción y animación de bajo nivel, efectos avanzados y widgets temáticos de alto nivel. El enfoque modular de la biblioteca jQuery permite la creación de poderosas páginas web dinámicas y aplicaciones web.\nEl conjunto de características principales de jQuery (selecciones de elementos DOM, recorrido y manipulación) habilitados por su motor de selección (denominado \"Sizzle\" de v1.3), crearon un nuevo \"estilo de programación\", algoritmos de fusión y estructuras de datos DOM. Este estilo influyó en la arquitectura de otros marcos de JavaScript como YUI v3 y Dojo, lo que más tarde estimuló la creación de las API de selectores estándar.[5]</w:instrText>
      </w:r>
      <w:r w:rsidR="00F75A23">
        <w:rPr>
          <w:rFonts w:ascii="Times New Roman" w:hAnsi="Times New Roman" w:cs="Times New Roman"/>
        </w:rPr>
        <w:instrText>​</w:instrText>
      </w:r>
      <w:r w:rsidR="00F75A23">
        <w:instrText>\nLas empresas Microsoft y Nokia anunciaron que incluirán la biblioteca en sus plataformas.[6]</w:instrText>
      </w:r>
      <w:r w:rsidR="00F75A23">
        <w:rPr>
          <w:rFonts w:ascii="Times New Roman" w:hAnsi="Times New Roman" w:cs="Times New Roman"/>
        </w:rPr>
        <w:instrText>​</w:instrText>
      </w:r>
      <w:r w:rsidR="00F75A23">
        <w:instrText xml:space="preserve"> Microsoft la a</w:instrText>
      </w:r>
      <w:r w:rsidR="00F75A23">
        <w:rPr>
          <w:rFonts w:cs="Liberation Serif"/>
        </w:rPr>
        <w:instrText>ñ</w:instrText>
      </w:r>
      <w:r w:rsidR="00F75A23">
        <w:instrText>adir</w:instrText>
      </w:r>
      <w:r w:rsidR="00F75A23">
        <w:rPr>
          <w:rFonts w:cs="Liberation Serif"/>
        </w:rPr>
        <w:instrText>á</w:instrText>
      </w:r>
      <w:r w:rsidR="00F75A23">
        <w:instrText xml:space="preserve"> en su IDE Visual Studio[7]</w:instrText>
      </w:r>
      <w:r w:rsidR="00F75A23">
        <w:rPr>
          <w:rFonts w:ascii="Times New Roman" w:hAnsi="Times New Roman" w:cs="Times New Roman"/>
        </w:rPr>
        <w:instrText>​</w:instrText>
      </w:r>
      <w:r w:rsidR="00F75A23">
        <w:instrText xml:space="preserve"> y la usar</w:instrText>
      </w:r>
      <w:r w:rsidR="00F75A23">
        <w:rPr>
          <w:rFonts w:cs="Liberation Serif"/>
        </w:rPr>
        <w:instrText>á</w:instrText>
      </w:r>
      <w:r w:rsidR="00F75A23">
        <w:instrText xml:space="preserve"> junto con los frameworks ASP.NET AJAX y ASP.NET MVC, mientras que Nokia los integrar</w:instrText>
      </w:r>
      <w:r w:rsidR="00F75A23">
        <w:rPr>
          <w:rFonts w:cs="Liberation Serif"/>
        </w:rPr>
        <w:instrText>á</w:instrText>
      </w:r>
      <w:r w:rsidR="00F75A23">
        <w:instrText xml:space="preserve"> con su plataforma Web Run-Time.[8]</w:instrText>
      </w:r>
      <w:r w:rsidR="00F75A23">
        <w:rPr>
          <w:rFonts w:ascii="Times New Roman" w:hAnsi="Times New Roman" w:cs="Times New Roman"/>
        </w:rPr>
        <w:instrText>​</w:instrText>
      </w:r>
      <w:r w:rsidR="00F75A23">
        <w:instrText xml:space="preserve">","container-title":"Wikipedia, la enciclopedia libre","language":"es","note":"Page Version ID: 120193158","source":"Wikipedia","title":"jQuery","URL":"https://es.wikipedia.org/w/index.php?title=JQuery&amp;oldid=120193158","accessed":{"date-parts":[["2020",1,28]]},"issued":{"date-parts":[["2019",10,11]]}}}],"schema":"https://github.com/citation-style-language/schema/raw/master/csl-citation.json"} </w:instrText>
      </w:r>
      <w:r w:rsidR="008F3F96">
        <w:fldChar w:fldCharType="separate"/>
      </w:r>
      <w:r w:rsidR="00F75A23" w:rsidRPr="00F75A23">
        <w:rPr>
          <w:rFonts w:cs="Liberation Serif"/>
        </w:rPr>
        <w:t>(52)</w:t>
      </w:r>
      <w:r w:rsidR="008F3F96">
        <w:fldChar w:fldCharType="end"/>
      </w:r>
      <w:r w:rsidRPr="00E73B66">
        <w:t>.</w:t>
      </w:r>
    </w:p>
    <w:p w14:paraId="041A0081" w14:textId="77777777" w:rsidR="008F3F96" w:rsidRDefault="008F3F96" w:rsidP="008F3F96">
      <w:pPr>
        <w:pStyle w:val="Ttulo2"/>
        <w:numPr>
          <w:ilvl w:val="0"/>
          <w:numId w:val="1"/>
        </w:numPr>
        <w:rPr>
          <w:lang w:eastAsia="es-ES"/>
        </w:rPr>
      </w:pPr>
      <w:bookmarkStart w:id="224" w:name="_Toc31765849"/>
      <w:r>
        <w:rPr>
          <w:lang w:eastAsia="es-ES"/>
        </w:rPr>
        <w:t>Realización de la wiki</w:t>
      </w:r>
      <w:bookmarkEnd w:id="224"/>
    </w:p>
    <w:p w14:paraId="74920903" w14:textId="77777777" w:rsidR="008F3F96" w:rsidRDefault="008F3F96" w:rsidP="00EA5715">
      <w:pPr>
        <w:pStyle w:val="Prrafodelista"/>
        <w:numPr>
          <w:ilvl w:val="1"/>
          <w:numId w:val="2"/>
        </w:numPr>
        <w:rPr>
          <w:lang w:eastAsia="es-ES"/>
        </w:rPr>
      </w:pPr>
      <w:r>
        <w:rPr>
          <w:b/>
          <w:bCs/>
          <w:lang w:eastAsia="es-ES"/>
        </w:rPr>
        <w:t xml:space="preserve">Herramienta: </w:t>
      </w:r>
      <w:r>
        <w:rPr>
          <w:lang w:eastAsia="es-ES"/>
        </w:rPr>
        <w:t>Wikidot</w:t>
      </w:r>
    </w:p>
    <w:p w14:paraId="2170A21E" w14:textId="4A68734C" w:rsidR="008F3F96" w:rsidRDefault="008F3F96" w:rsidP="008F3F96">
      <w:pPr>
        <w:rPr>
          <w:lang w:eastAsia="es-ES"/>
        </w:rPr>
      </w:pPr>
      <w:r>
        <w:rPr>
          <w:lang w:eastAsia="es-ES"/>
        </w:rPr>
        <w:t>Wikidot es un servicio de alojamiento para wikis con el cual permitir la realización de una wiki propia sin necesidad de descargar ningún tipo de archivo ni instalar ningún componente</w:t>
      </w:r>
      <w:del w:id="225" w:author="VIRGINIA AHEDO GARCIA" w:date="2020-02-03T18:02:00Z">
        <w:r w:rsidDel="00D16F0D">
          <w:rPr>
            <w:lang w:eastAsia="es-ES"/>
          </w:rPr>
          <w:delText xml:space="preserve">, </w:delText>
        </w:r>
      </w:del>
      <w:ins w:id="226" w:author="VIRGINIA AHEDO GARCIA" w:date="2020-02-03T18:02:00Z">
        <w:r w:rsidR="00D16F0D">
          <w:rPr>
            <w:lang w:eastAsia="es-ES"/>
          </w:rPr>
          <w:t xml:space="preserve">. </w:t>
        </w:r>
      </w:ins>
      <w:r>
        <w:rPr>
          <w:lang w:eastAsia="es-ES"/>
        </w:rPr>
        <w:t>Wikidot tiene versión gratuita en la cual permite el uso de cinco wikis distintas, todas ellas con un número máximo de espacio el cual puede ser ampliable cogiendo la versión de pago de wikidot</w:t>
      </w:r>
      <w:ins w:id="227" w:author="VIRGINIA AHEDO GARCIA" w:date="2020-02-03T18:02:00Z">
        <w:r w:rsidR="00D16F0D">
          <w:rPr>
            <w:lang w:eastAsia="es-ES"/>
          </w:rPr>
          <w:t xml:space="preserve"> </w:t>
        </w:r>
      </w:ins>
      <w:r w:rsidR="00B83128">
        <w:rPr>
          <w:lang w:eastAsia="es-ES"/>
        </w:rPr>
        <w:fldChar w:fldCharType="begin"/>
      </w:r>
      <w:r w:rsidR="00F75A23">
        <w:rPr>
          <w:lang w:eastAsia="es-ES"/>
        </w:rPr>
        <w:instrText xml:space="preserve"> ADDIN ZOTERO_ITEM CSL_CITATION {"citationID":"DPFaDE5v","properties":{"formattedCitation":"(53)","plainCitation":"(53)","noteIndex":0},"citationItems":[{"id":43,"uris":["http://zotero.org/users/local/7KpN74TT/items/YIBFAFFA"],"uri":["http://zotero.org/users/local/7KpN74TT/items/YIBFAFFA"],"itemData":{"id":43,"type":"webpage","title":"Wikidot - Free and Pro Wiki Hosting","URL":"https://www.wikidot.com/","accessed":{"date-parts":[["2020",1,28]]}}}],"schema":"https://github.com/citation-style-language/schema/raw/master/csl-citation.json"} </w:instrText>
      </w:r>
      <w:r w:rsidR="00B83128">
        <w:rPr>
          <w:lang w:eastAsia="es-ES"/>
        </w:rPr>
        <w:fldChar w:fldCharType="separate"/>
      </w:r>
      <w:r w:rsidR="00F75A23" w:rsidRPr="00F75A23">
        <w:rPr>
          <w:rFonts w:cs="Liberation Serif"/>
        </w:rPr>
        <w:t>(53)</w:t>
      </w:r>
      <w:r w:rsidR="00B83128">
        <w:rPr>
          <w:lang w:eastAsia="es-ES"/>
        </w:rPr>
        <w:fldChar w:fldCharType="end"/>
      </w:r>
      <w:r>
        <w:rPr>
          <w:lang w:eastAsia="es-ES"/>
        </w:rPr>
        <w:t>.</w:t>
      </w:r>
    </w:p>
    <w:p w14:paraId="79080D45" w14:textId="032A6F7C" w:rsidR="008F3F96" w:rsidRDefault="008F3F96" w:rsidP="008F3F96">
      <w:pPr>
        <w:rPr>
          <w:lang w:eastAsia="es-ES"/>
        </w:rPr>
      </w:pPr>
      <w:r>
        <w:rPr>
          <w:b/>
          <w:bCs/>
          <w:lang w:eastAsia="es-ES"/>
        </w:rPr>
        <w:t>Alternativa:</w:t>
      </w:r>
      <w:r>
        <w:rPr>
          <w:lang w:eastAsia="es-ES"/>
        </w:rPr>
        <w:t xml:space="preserve"> Se experimentó con MediaWiki, ya que es la wiki empleada por Wikipedia, con una amplia documentación acerca de las diversas </w:t>
      </w:r>
      <w:r w:rsidR="00D16F0D">
        <w:rPr>
          <w:lang w:eastAsia="es-ES"/>
        </w:rPr>
        <w:t xml:space="preserve">alternativas que ofrece </w:t>
      </w:r>
      <w:r w:rsidR="00B83128">
        <w:rPr>
          <w:lang w:eastAsia="es-ES"/>
        </w:rPr>
        <w:fldChar w:fldCharType="begin"/>
      </w:r>
      <w:r w:rsidR="00F75A23">
        <w:rPr>
          <w:lang w:eastAsia="es-ES"/>
        </w:rPr>
        <w:instrText xml:space="preserve"> ADDIN ZOTERO_ITEM CSL_CITATION {"citationID":"nklQLkAc","properties":{"formattedCitation":"(54)","plainCitation":"(54)","noteIndex":0},"citationItems":[{"id":45,"uris":["http://zotero.org/users/local/7KpN74TT/items/QHTU8QVX"],"uri":["http://zotero.org/users/local/7KpN74TT/items/QHTU8QVX"],"itemData":{"id":45,"type":"webpage","language":"en","title":"MediaWiki","URL":"https://www.mediawiki.org/wiki/MediaWiki","accessed":{"date-parts":[["2020",1,28]]}}}],"schema":"https://github.com/citation-style-language/schema/raw/master/csl-citation.json"} </w:instrText>
      </w:r>
      <w:r w:rsidR="00B83128">
        <w:rPr>
          <w:lang w:eastAsia="es-ES"/>
        </w:rPr>
        <w:fldChar w:fldCharType="separate"/>
      </w:r>
      <w:r w:rsidR="00F75A23" w:rsidRPr="00F75A23">
        <w:rPr>
          <w:rFonts w:cs="Liberation Serif"/>
        </w:rPr>
        <w:t>(54)</w:t>
      </w:r>
      <w:r w:rsidR="00B83128">
        <w:rPr>
          <w:lang w:eastAsia="es-ES"/>
        </w:rPr>
        <w:fldChar w:fldCharType="end"/>
      </w:r>
      <w:r>
        <w:rPr>
          <w:lang w:eastAsia="es-ES"/>
        </w:rPr>
        <w:t xml:space="preserve">. Finalmente se decidió no </w:t>
      </w:r>
      <w:r w:rsidR="008D03CB">
        <w:rPr>
          <w:lang w:eastAsia="es-ES"/>
        </w:rPr>
        <w:t xml:space="preserve">utilizarla </w:t>
      </w:r>
      <w:r>
        <w:rPr>
          <w:lang w:eastAsia="es-ES"/>
        </w:rPr>
        <w:t xml:space="preserve">debido a un problema que surgió al desplegar MediaWiki en Heroku, ya que con la versión gratuita de Heroku, </w:t>
      </w:r>
      <w:r w:rsidR="008D03CB">
        <w:rPr>
          <w:lang w:eastAsia="es-ES"/>
        </w:rPr>
        <w:t>tras</w:t>
      </w:r>
      <w:r>
        <w:rPr>
          <w:lang w:eastAsia="es-ES"/>
        </w:rPr>
        <w:t xml:space="preserve"> 30 minutos de inactividad la aplicación se </w:t>
      </w:r>
      <w:r w:rsidR="008D03CB">
        <w:rPr>
          <w:lang w:eastAsia="es-ES"/>
        </w:rPr>
        <w:t xml:space="preserve">iba </w:t>
      </w:r>
      <w:r>
        <w:rPr>
          <w:lang w:eastAsia="es-ES"/>
        </w:rPr>
        <w:t xml:space="preserve">a “dormir”, </w:t>
      </w:r>
      <w:r w:rsidR="008D03CB">
        <w:rPr>
          <w:lang w:eastAsia="es-ES"/>
        </w:rPr>
        <w:t>y al ocurrir esto,</w:t>
      </w:r>
      <w:r>
        <w:rPr>
          <w:lang w:eastAsia="es-ES"/>
        </w:rPr>
        <w:t xml:space="preserve"> todas las imágenes que habían sido subidas a la wiki se perdían. De todos </w:t>
      </w:r>
      <w:r w:rsidR="00B83128">
        <w:rPr>
          <w:lang w:eastAsia="es-ES"/>
        </w:rPr>
        <w:t>modos,</w:t>
      </w:r>
      <w:r>
        <w:rPr>
          <w:lang w:eastAsia="es-ES"/>
        </w:rPr>
        <w:t xml:space="preserve"> sigue desplegada y se puede visitar accediendo a </w:t>
      </w:r>
      <w:hyperlink r:id="rId37" w:history="1">
        <w:r w:rsidR="00B83128" w:rsidRPr="00702C39">
          <w:rPr>
            <w:rStyle w:val="Hipervnculo"/>
            <w:lang w:eastAsia="es-ES"/>
          </w:rPr>
          <w:t>https://wikinetextractor.herokuapp.com</w:t>
        </w:r>
      </w:hyperlink>
      <w:r w:rsidR="00B83128">
        <w:rPr>
          <w:lang w:eastAsia="es-ES"/>
        </w:rPr>
        <w:t>.</w:t>
      </w:r>
    </w:p>
    <w:p w14:paraId="44F20EFF" w14:textId="77777777" w:rsidR="00B83128" w:rsidRDefault="00B83128" w:rsidP="00B83128">
      <w:pPr>
        <w:pStyle w:val="Ttulo2"/>
        <w:numPr>
          <w:ilvl w:val="0"/>
          <w:numId w:val="1"/>
        </w:numPr>
        <w:rPr>
          <w:lang w:eastAsia="es-ES"/>
        </w:rPr>
      </w:pPr>
      <w:bookmarkStart w:id="228" w:name="_Toc31765850"/>
      <w:r>
        <w:rPr>
          <w:lang w:eastAsia="es-ES"/>
        </w:rPr>
        <w:t>Herramienta para albergar la aplicación</w:t>
      </w:r>
      <w:bookmarkEnd w:id="228"/>
    </w:p>
    <w:p w14:paraId="15361B17" w14:textId="77777777" w:rsidR="00B83128" w:rsidRDefault="00B83128" w:rsidP="00EA5715">
      <w:pPr>
        <w:pStyle w:val="Prrafodelista"/>
        <w:numPr>
          <w:ilvl w:val="1"/>
          <w:numId w:val="2"/>
        </w:numPr>
        <w:rPr>
          <w:lang w:eastAsia="es-ES"/>
        </w:rPr>
      </w:pPr>
      <w:r>
        <w:rPr>
          <w:b/>
          <w:bCs/>
          <w:lang w:eastAsia="es-ES"/>
        </w:rPr>
        <w:t>Herramienta:</w:t>
      </w:r>
      <w:r>
        <w:rPr>
          <w:lang w:eastAsia="es-ES"/>
        </w:rPr>
        <w:t xml:space="preserve"> Heroku</w:t>
      </w:r>
    </w:p>
    <w:p w14:paraId="57B9FBA6" w14:textId="0C61B459" w:rsidR="00B83128" w:rsidRDefault="00B83128" w:rsidP="00B83128">
      <w:r>
        <w:rPr>
          <w:lang w:eastAsia="es-ES"/>
        </w:rPr>
        <w:lastRenderedPageBreak/>
        <w:t xml:space="preserve">Heroku es una plataforma como servicio para poder desplegar aplicaciones web en la nube pudiendo tener tu propio espacio para albergarla de forma gratuita y en varios lenguajes de programación. Además, tiene diversas opciones de pago que permiten ampliar el almacenamiento de la web y evitar ciertas restricciones que posee el despliegue gratuito como que las aplicaciones hacen un “sleep” después de 30 minutos de inactividad. </w:t>
      </w:r>
      <w:r>
        <w:t>Posee una gran ventaja ya que el despliegue es muy rápido y sencillo dejando al desarrollador preocuparse del desarrollo de la web y no del despliegue, además tiene una gran escalabilidad para las aplicaciones desplegadas en esta plataforma</w:t>
      </w:r>
      <w:r w:rsidR="00C331ED">
        <w:fldChar w:fldCharType="begin"/>
      </w:r>
      <w:r w:rsidR="00F75A23">
        <w:instrText xml:space="preserve"> ADDIN ZOTERO_ITEM CSL_CITATION {"citationID":"BTOQ4z2d","properties":{"formattedCitation":"(55)","plainCitation":"(55)","noteIndex":0},"citationItems":[{"id":47,"uris":["http://zotero.org/users/local/7KpN74TT/items/EVGXGH9X"],"uri":["http://zotero.org/users/local/7KpN74TT/items/EVGXGH9X"],"itemData":{"id":47,"type":"entry-encyclopedia","abstract":"Heroku es una plataforma como servicio de computación en la Nube que soporta distintos lenguajes de programación.\nHeroku es propiedad de Salesforce.com.[1]</w:instrText>
      </w:r>
      <w:r w:rsidR="00F75A23">
        <w:rPr>
          <w:rFonts w:ascii="Times New Roman" w:hAnsi="Times New Roman" w:cs="Times New Roman"/>
        </w:rPr>
        <w:instrText>​</w:instrText>
      </w:r>
      <w:r w:rsidR="00F75A23">
        <w:instrText xml:space="preserve"> Heroku, es una de las primeras plataformas de computaci</w:instrText>
      </w:r>
      <w:r w:rsidR="00F75A23">
        <w:rPr>
          <w:rFonts w:cs="Liberation Serif"/>
        </w:rPr>
        <w:instrText>ó</w:instrText>
      </w:r>
      <w:r w:rsidR="00F75A23">
        <w:instrText>n en la nube, que fue desarrollada desde junio de 2007, con el objetivo de soportar solamente el lenguaje de programaci</w:instrText>
      </w:r>
      <w:r w:rsidR="00F75A23">
        <w:rPr>
          <w:rFonts w:cs="Liberation Serif"/>
        </w:rPr>
        <w:instrText>ó</w:instrText>
      </w:r>
      <w:r w:rsidR="00F75A23">
        <w:instrText>n Ruby, pero posteriormente se ha extendido el soporte a Java, Node.js, Scala, Clojure y Python y (no documentado) PHP. La base del sistema operativo es Debian o, en la nueva plataforma, el sistema basado en Debian Ubuntu.[2]</w:instrText>
      </w:r>
      <w:r w:rsidR="00F75A23">
        <w:rPr>
          <w:rFonts w:ascii="Times New Roman" w:hAnsi="Times New Roman" w:cs="Times New Roman"/>
        </w:rPr>
        <w:instrText>​</w:instrText>
      </w:r>
      <w:r w:rsidR="00F75A23">
        <w:instrText xml:space="preserve">","container-title":"Wikipedia, la enciclopedia libre","language":"es","note":"Page Version ID: 122159086","source":"Wikipedia","title":"Heroku","URL":"https://es.wikipedia.org/w/index.php?title=Heroku&amp;oldid=122159086","accessed":{"date-parts":[["2020",1,28]]},"issued":{"date-parts":[["2019",12,20]]}}}],"schema":"https://github.com/citation-style-language/schema/raw/master/csl-citation.json"} </w:instrText>
      </w:r>
      <w:r w:rsidR="00C331ED">
        <w:fldChar w:fldCharType="separate"/>
      </w:r>
      <w:r w:rsidR="00F75A23" w:rsidRPr="00F75A23">
        <w:rPr>
          <w:rFonts w:cs="Liberation Serif"/>
        </w:rPr>
        <w:t>(55)</w:t>
      </w:r>
      <w:r w:rsidR="00C331ED">
        <w:fldChar w:fldCharType="end"/>
      </w:r>
      <w:r>
        <w:t>.</w:t>
      </w:r>
    </w:p>
    <w:p w14:paraId="14F7F549" w14:textId="436804B0" w:rsidR="00D23C0D" w:rsidRDefault="00B83128" w:rsidP="00B83128">
      <w:r>
        <w:rPr>
          <w:b/>
          <w:bCs/>
        </w:rPr>
        <w:t>Alternativa:</w:t>
      </w:r>
      <w:r>
        <w:t xml:space="preserve"> Se exploraron otras alternativas como OpenShift descartadas después de comprobar que la versión gratuita incluía características parecidas a Heroku pero su despliegue parecía más complicado</w:t>
      </w:r>
      <w:ins w:id="229" w:author="VIRGINIA AHEDO GARCIA" w:date="2020-02-03T18:04:00Z">
        <w:r w:rsidR="008D03CB">
          <w:t xml:space="preserve"> </w:t>
        </w:r>
      </w:ins>
      <w:r w:rsidR="00C331ED">
        <w:fldChar w:fldCharType="begin"/>
      </w:r>
      <w:r w:rsidR="00F75A23">
        <w:instrText xml:space="preserve"> ADDIN ZOTERO_ITEM CSL_CITATION {"citationID":"1cep3Axw","properties":{"formattedCitation":"(56)","plainCitation":"(56)","noteIndex":0},"citationItems":[{"id":49,"uris":["http://zotero.org/users/local/7KpN74TT/items/774MMZZG"],"uri":["http://zotero.org/users/local/7KpN74TT/items/774MMZZG"],"itemData":{"id":49,"type":"entry-encyclopedia","abstract":"OpenShift, formalmente llamado Openshift Container Platform (OCP), es un producto de computación en la nube de  plataforma como servicio de Red Hat.\nLos desarrolladores pueden usar Git para desplegar sus aplicaciones Web en los diferentes lenguajes de la plataforma.\nSoporta programas binarios que sean aplicaciones Web, con tal de que se puedan ejecutar en RHEL Linux. Esto permite el uso de lenguajes arbitrarios y frameworks.\nOpenShift se encarga de mantener los servicios subyacentes a la aplicación y la escalabilidad de la aplicación como se necesite.","container-title":"Wikipedia, la enciclopedia libre","language":"es","note":"Page Version ID: 122792474","source":"Wikipedia","title":"OpenShift","URL":"https://es.wikipedia.org/w/index.php?title=OpenShift&amp;oldid=122792474","accessed":{"date-parts":[["2020",1,28]]},"issued":{"date-parts":[["2020",1,15]]}}}],"schema":"https://github.com/citation-style-language/schema/raw/master/csl-citation.json"} </w:instrText>
      </w:r>
      <w:r w:rsidR="00C331ED">
        <w:fldChar w:fldCharType="separate"/>
      </w:r>
      <w:r w:rsidR="00F75A23" w:rsidRPr="00F75A23">
        <w:rPr>
          <w:rFonts w:cs="Liberation Serif"/>
        </w:rPr>
        <w:t>(56)</w:t>
      </w:r>
      <w:r w:rsidR="00C331ED">
        <w:fldChar w:fldCharType="end"/>
      </w:r>
      <w:r>
        <w:t>.</w:t>
      </w:r>
    </w:p>
    <w:p w14:paraId="0789AD2B" w14:textId="77777777" w:rsidR="00ED10F6" w:rsidRDefault="00ED10F6" w:rsidP="00ED10F6">
      <w:pPr>
        <w:pStyle w:val="Ttulo2"/>
        <w:numPr>
          <w:ilvl w:val="0"/>
          <w:numId w:val="1"/>
        </w:numPr>
      </w:pPr>
      <w:bookmarkStart w:id="230" w:name="_Toc31765851"/>
      <w:r>
        <w:t>Herramienta para gestionar las traducciones</w:t>
      </w:r>
      <w:bookmarkEnd w:id="230"/>
    </w:p>
    <w:p w14:paraId="47C4EE36" w14:textId="77777777" w:rsidR="00ED10F6" w:rsidRDefault="00ED10F6" w:rsidP="00EA5715">
      <w:pPr>
        <w:pStyle w:val="Prrafodelista"/>
        <w:numPr>
          <w:ilvl w:val="1"/>
          <w:numId w:val="2"/>
        </w:numPr>
      </w:pPr>
      <w:r>
        <w:rPr>
          <w:b/>
          <w:bCs/>
        </w:rPr>
        <w:t xml:space="preserve">Herramienta: </w:t>
      </w:r>
      <w:r>
        <w:t>Poedit</w:t>
      </w:r>
    </w:p>
    <w:p w14:paraId="68F3722B" w14:textId="4B933F8F" w:rsidR="00DA6937" w:rsidRDefault="00ED10F6" w:rsidP="00ED10F6">
      <w:r>
        <w:t>Para gestionar la internacionalización de la web, se empleó la aplicación de Poedit</w:t>
      </w:r>
      <w:ins w:id="231" w:author="VIRGINIA AHEDO GARCIA" w:date="2020-02-03T18:04:00Z">
        <w:r w:rsidR="008D03CB">
          <w:t xml:space="preserve"> </w:t>
        </w:r>
      </w:ins>
      <w:r>
        <w:fldChar w:fldCharType="begin"/>
      </w:r>
      <w:r w:rsidR="00F75A23">
        <w:instrText xml:space="preserve"> ADDIN ZOTERO_ITEM CSL_CITATION {"citationID":"mwBxsXIR","properties":{"formattedCitation":"(57)","plainCitation":"(57)","noteIndex":0},"citationItems":[{"id":65,"uris":["http://zotero.org/users/local/7KpN74TT/items/XR59ZYX8"],"uri":["http://zotero.org/users/local/7KpN74TT/items/XR59ZYX8"],"itemData":{"id":65,"type":"entry-encyclopedia","abstract":"Poedit (antes poEdit) es un editor libre, abierto y multiplataforma de catálogos de Gettext usado en el proceso de localización.\nEstá construido con wxWidgets y licenciado bajo los términos de la licencia MIT.","container-title":"Wikipedia, la enciclopedia libre","language":"es","note":"Page Version ID: 117398891","source":"Wikipedia","title":"Poedit","URL":"https://es.wikipedia.org/w/index.php?title=Poedit&amp;oldid=117398891","accessed":{"date-parts":[["2020",1,29]]},"issued":{"date-parts":[["2019",7,13]]}}}],"schema":"https://github.com/citation-style-language/schema/raw/master/csl-citation.json"} </w:instrText>
      </w:r>
      <w:r>
        <w:fldChar w:fldCharType="separate"/>
      </w:r>
      <w:r w:rsidR="00F75A23" w:rsidRPr="00F75A23">
        <w:rPr>
          <w:rFonts w:cs="Liberation Serif"/>
        </w:rPr>
        <w:t>(57)</w:t>
      </w:r>
      <w:r>
        <w:fldChar w:fldCharType="end"/>
      </w:r>
      <w:r>
        <w:t>, la cual permitía abrir el catálogo de traducciones con el fin de asignar una traducción en inglés a las frases y palabras que estaban en castellano a lo largo de la aplicación.</w:t>
      </w:r>
    </w:p>
    <w:p w14:paraId="67ECE39D" w14:textId="7DA78B30" w:rsidR="002A7D07" w:rsidRDefault="002A7D07" w:rsidP="002A7D07">
      <w:pPr>
        <w:pStyle w:val="Ttulo2"/>
        <w:numPr>
          <w:ilvl w:val="0"/>
          <w:numId w:val="1"/>
        </w:numPr>
      </w:pPr>
      <w:bookmarkStart w:id="232" w:name="_Toc31765852"/>
      <w:r>
        <w:t>Herramienta para generación de diagramas</w:t>
      </w:r>
      <w:bookmarkEnd w:id="232"/>
    </w:p>
    <w:p w14:paraId="1F939F42" w14:textId="2EB2B618" w:rsidR="002A7D07" w:rsidRDefault="002A7D07" w:rsidP="002A7D07">
      <w:pPr>
        <w:pStyle w:val="Prrafodelista"/>
        <w:numPr>
          <w:ilvl w:val="1"/>
          <w:numId w:val="2"/>
        </w:numPr>
      </w:pPr>
      <w:r>
        <w:rPr>
          <w:b/>
          <w:bCs/>
        </w:rPr>
        <w:t xml:space="preserve">Heramienta: </w:t>
      </w:r>
      <w:r>
        <w:t>Draw.io</w:t>
      </w:r>
    </w:p>
    <w:p w14:paraId="5AB1F509" w14:textId="77777777" w:rsidR="002A7D07" w:rsidRDefault="00C10F94" w:rsidP="002A7D07">
      <w:hyperlink r:id="rId38" w:history="1">
        <w:r w:rsidR="002A7D07" w:rsidRPr="002A7D07">
          <w:rPr>
            <w:rStyle w:val="Hipervnculo"/>
          </w:rPr>
          <w:t>Draw.io</w:t>
        </w:r>
      </w:hyperlink>
      <w:r w:rsidR="002A7D07">
        <w:t xml:space="preserve"> es una herramienta que permite generar de una manera cómoda y sencilla una gran gama de diagramas UML, además, posee una serie de plantillas, que pueden ayudar con la realización de los diagramas.</w:t>
      </w:r>
    </w:p>
    <w:p w14:paraId="0CAE38EB" w14:textId="77777777" w:rsidR="002A7D07" w:rsidRDefault="002A7D07" w:rsidP="002A7D07">
      <w:r>
        <w:t>Es una herramienta gratuita que no necesita ninguna descarga adicional por lo que simplemente accediendo al enlace anterior se puede empezar ya con la creación de los diagramas UML.</w:t>
      </w:r>
    </w:p>
    <w:p w14:paraId="1900810D" w14:textId="7B76B865" w:rsidR="002A7D07" w:rsidRDefault="002A7D07" w:rsidP="002A7D07">
      <w:pPr>
        <w:pStyle w:val="Ttulo2"/>
        <w:numPr>
          <w:ilvl w:val="0"/>
          <w:numId w:val="1"/>
        </w:numPr>
      </w:pPr>
      <w:bookmarkStart w:id="233" w:name="_Toc31765853"/>
      <w:r>
        <w:t>Herramienta para la creación de prototipos</w:t>
      </w:r>
      <w:bookmarkEnd w:id="233"/>
    </w:p>
    <w:p w14:paraId="148CF7C0" w14:textId="0F0BD021" w:rsidR="002A7D07" w:rsidRDefault="002A7D07" w:rsidP="002A7D07">
      <w:pPr>
        <w:pStyle w:val="Prrafodelista"/>
        <w:numPr>
          <w:ilvl w:val="1"/>
          <w:numId w:val="2"/>
        </w:numPr>
      </w:pPr>
      <w:r>
        <w:rPr>
          <w:b/>
          <w:bCs/>
        </w:rPr>
        <w:t xml:space="preserve">Herramienta: </w:t>
      </w:r>
      <w:r>
        <w:t>Adobe XD</w:t>
      </w:r>
    </w:p>
    <w:p w14:paraId="533C3BAF" w14:textId="2A974A64" w:rsidR="002A7D07" w:rsidRPr="002A7D07" w:rsidRDefault="002A7D07" w:rsidP="002A7D07">
      <w:r>
        <w:t>Adobe XD</w:t>
      </w:r>
      <w:r>
        <w:fldChar w:fldCharType="begin"/>
      </w:r>
      <w:r w:rsidR="00F75A23">
        <w:instrText xml:space="preserve"> ADDIN ZOTERO_ITEM CSL_CITATION {"citationID":"S2uEsmMp","properties":{"formattedCitation":"(58)","plainCitation":"(58)","noteIndex":0},"citationItems":[{"id":161,"uris":["http://zotero.org/users/local/7KpN74TT/items/HVH5PR8E"],"uri":["http://zotero.org/users/local/7KpN74TT/items/HVH5PR8E"],"itemData":{"id":161,"type":"webpage","abstract":"Diseña, crea prototipos y comparte experiencias de usuario atractivas en diferentes plataformas, pantallas y dispositivos con Adobe XD.","language":"es","title":"Crea y comparte diseños, maquetas y prototipos rápidamente | Adobe XD","URL":"https://www.adobe.com/es/products/xd/details.html","accessed":{"date-parts":[["2020",2,5]]}}}],"schema":"https://github.com/citation-style-language/schema/raw/master/csl-citation.json"} </w:instrText>
      </w:r>
      <w:r>
        <w:fldChar w:fldCharType="separate"/>
      </w:r>
      <w:r w:rsidR="00F75A23" w:rsidRPr="00F75A23">
        <w:rPr>
          <w:rFonts w:cs="Liberation Serif"/>
        </w:rPr>
        <w:t>(58)</w:t>
      </w:r>
      <w:r>
        <w:fldChar w:fldCharType="end"/>
      </w:r>
      <w:r>
        <w:t xml:space="preserve"> es una aplicación de escritorio la cual permite la creación de prototipos para aplicaciones web y para aplicaciones móviles. El tamaño que queremos asignar a la pantalla es muy personalizable y posee una gran cantidad de complementos para hacer que los prototipos sean mucho más completos.</w:t>
      </w:r>
    </w:p>
    <w:p w14:paraId="5E6FD2AE" w14:textId="77777777" w:rsidR="00DA6937" w:rsidRDefault="00DA6937">
      <w:pPr>
        <w:ind w:firstLine="0"/>
        <w:jc w:val="left"/>
      </w:pPr>
      <w:r>
        <w:br w:type="page"/>
      </w:r>
    </w:p>
    <w:p w14:paraId="02F24F1B" w14:textId="77777777" w:rsidR="00B83128" w:rsidRDefault="00D23C0D" w:rsidP="00D23C0D">
      <w:pPr>
        <w:pStyle w:val="Ttulo1"/>
        <w:rPr>
          <w:lang w:eastAsia="es-ES"/>
        </w:rPr>
      </w:pPr>
      <w:bookmarkStart w:id="234" w:name="_Toc31765854"/>
      <w:r>
        <w:rPr>
          <w:lang w:eastAsia="es-ES"/>
        </w:rPr>
        <w:lastRenderedPageBreak/>
        <w:t>E. Aspectos relevantes de desarrollo del proyecto</w:t>
      </w:r>
      <w:bookmarkEnd w:id="234"/>
    </w:p>
    <w:p w14:paraId="24D175E2" w14:textId="77777777" w:rsidR="00D23C0D" w:rsidRDefault="00D23C0D" w:rsidP="00D23C0D">
      <w:pPr>
        <w:rPr>
          <w:lang w:eastAsia="es-ES"/>
        </w:rPr>
      </w:pPr>
      <w:r>
        <w:rPr>
          <w:lang w:eastAsia="es-ES"/>
        </w:rPr>
        <w:t>En este apartado se va a hablar de las diversas tomas de decisiones que se han llevado a lo largo del desarrollo de la aplicación y puntos críticos en el desarrollo, así como de problemas que han surgido en la realización del proyecto.</w:t>
      </w:r>
    </w:p>
    <w:p w14:paraId="12A425FD" w14:textId="77777777" w:rsidR="00D23C0D" w:rsidRDefault="002C52EF" w:rsidP="004511CE">
      <w:pPr>
        <w:pStyle w:val="Ttulo2"/>
        <w:numPr>
          <w:ilvl w:val="0"/>
          <w:numId w:val="10"/>
        </w:numPr>
        <w:rPr>
          <w:lang w:eastAsia="es-ES"/>
        </w:rPr>
      </w:pPr>
      <w:bookmarkStart w:id="235" w:name="_Toc31765855"/>
      <w:r>
        <w:rPr>
          <w:lang w:eastAsia="es-ES"/>
        </w:rPr>
        <w:t>Inicio del proyecto</w:t>
      </w:r>
      <w:bookmarkEnd w:id="235"/>
    </w:p>
    <w:p w14:paraId="3E521EF2" w14:textId="2471CDD3" w:rsidR="002C52EF" w:rsidRDefault="002C52EF" w:rsidP="002C52EF">
      <w:pPr>
        <w:rPr>
          <w:lang w:eastAsia="es-ES"/>
        </w:rPr>
      </w:pPr>
      <w:r>
        <w:rPr>
          <w:lang w:eastAsia="es-ES"/>
        </w:rPr>
        <w:t>La idea de la realización del proyecto nació del interés por las redes complejas que surgió cuando se cursó la asignatura de “Nuevas Tecnologías”</w:t>
      </w:r>
      <w:r w:rsidR="008816D0">
        <w:rPr>
          <w:lang w:eastAsia="es-ES"/>
        </w:rPr>
        <w:t>,</w:t>
      </w:r>
      <w:r>
        <w:rPr>
          <w:lang w:eastAsia="es-ES"/>
        </w:rPr>
        <w:t xml:space="preserve"> cuyo contenido tenía que ver con el mundo de las redes complejas</w:t>
      </w:r>
      <w:r w:rsidR="008D03CB">
        <w:rPr>
          <w:lang w:eastAsia="es-ES"/>
        </w:rPr>
        <w:t>,</w:t>
      </w:r>
      <w:r>
        <w:rPr>
          <w:lang w:eastAsia="es-ES"/>
        </w:rPr>
        <w:t xml:space="preserve"> sus características y</w:t>
      </w:r>
      <w:r w:rsidR="008D03CB">
        <w:rPr>
          <w:lang w:eastAsia="es-ES"/>
        </w:rPr>
        <w:t xml:space="preserve"> el</w:t>
      </w:r>
      <w:r>
        <w:rPr>
          <w:lang w:eastAsia="es-ES"/>
        </w:rPr>
        <w:t xml:space="preserve"> análisis de</w:t>
      </w:r>
      <w:r w:rsidR="008D03CB">
        <w:rPr>
          <w:lang w:eastAsia="es-ES"/>
        </w:rPr>
        <w:t xml:space="preserve"> sus</w:t>
      </w:r>
      <w:r>
        <w:rPr>
          <w:lang w:eastAsia="es-ES"/>
        </w:rPr>
        <w:t xml:space="preserve"> propiedades.</w:t>
      </w:r>
    </w:p>
    <w:p w14:paraId="6F7A010E" w14:textId="1F224653" w:rsidR="002C52EF" w:rsidRDefault="002C52EF" w:rsidP="002C52EF">
      <w:pPr>
        <w:rPr>
          <w:lang w:eastAsia="es-ES"/>
        </w:rPr>
      </w:pPr>
      <w:r>
        <w:rPr>
          <w:lang w:eastAsia="es-ES"/>
        </w:rPr>
        <w:t xml:space="preserve">Cuando apareció la opción de continuar </w:t>
      </w:r>
      <w:r w:rsidR="008A78AA">
        <w:rPr>
          <w:lang w:eastAsia="es-ES"/>
        </w:rPr>
        <w:t>el proyecto de Ububooknet para la creación de redes a partir de novelas realizado por Luis Miguel Cabrejas Arce,</w:t>
      </w:r>
      <w:r>
        <w:rPr>
          <w:lang w:eastAsia="es-ES"/>
        </w:rPr>
        <w:t xml:space="preserve"> </w:t>
      </w:r>
      <w:r w:rsidR="008A78AA">
        <w:rPr>
          <w:lang w:eastAsia="es-ES"/>
        </w:rPr>
        <w:t>cumpliendo el estilo de TFG deseado,</w:t>
      </w:r>
      <w:r>
        <w:rPr>
          <w:lang w:eastAsia="es-ES"/>
        </w:rPr>
        <w:t xml:space="preserve"> al que le faltaban aún de implementar varias funcionalidades</w:t>
      </w:r>
      <w:r w:rsidR="008816D0">
        <w:rPr>
          <w:lang w:eastAsia="es-ES"/>
        </w:rPr>
        <w:t>,</w:t>
      </w:r>
      <w:r>
        <w:rPr>
          <w:lang w:eastAsia="es-ES"/>
        </w:rPr>
        <w:t xml:space="preserve"> nos pusimos en contacto con el fin de formalizar el proyecto.</w:t>
      </w:r>
    </w:p>
    <w:p w14:paraId="36875971" w14:textId="77777777" w:rsidR="002C52EF" w:rsidRPr="002C52EF" w:rsidRDefault="002C52EF" w:rsidP="002C52EF">
      <w:pPr>
        <w:rPr>
          <w:lang w:eastAsia="es-ES"/>
        </w:rPr>
      </w:pPr>
      <w:r>
        <w:rPr>
          <w:lang w:eastAsia="es-ES"/>
        </w:rPr>
        <w:t>Una vez formalizado y con la aprobación recibida para la realización del proyecto, comenzó el desarrollo de la aplicación.</w:t>
      </w:r>
    </w:p>
    <w:p w14:paraId="017F1880" w14:textId="77777777" w:rsidR="00D23C0D" w:rsidRDefault="00D23C0D" w:rsidP="004511CE">
      <w:pPr>
        <w:pStyle w:val="Ttulo2"/>
        <w:numPr>
          <w:ilvl w:val="0"/>
          <w:numId w:val="10"/>
        </w:numPr>
        <w:rPr>
          <w:lang w:eastAsia="es-ES"/>
        </w:rPr>
      </w:pPr>
      <w:bookmarkStart w:id="236" w:name="_Toc31765856"/>
      <w:r>
        <w:rPr>
          <w:lang w:eastAsia="es-ES"/>
        </w:rPr>
        <w:t>Metodologías</w:t>
      </w:r>
      <w:bookmarkEnd w:id="236"/>
    </w:p>
    <w:p w14:paraId="03DB8ED1" w14:textId="77777777" w:rsidR="00D23C0D" w:rsidRDefault="00D23C0D" w:rsidP="00D23C0D">
      <w:pPr>
        <w:rPr>
          <w:lang w:eastAsia="es-ES"/>
        </w:rPr>
      </w:pPr>
      <w:r>
        <w:rPr>
          <w:lang w:eastAsia="es-ES"/>
        </w:rPr>
        <w:t xml:space="preserve">Se ha seguido una metodología SCRUM basada en el desarrollo incremental del proyecto, aunque debido a la realización del proyecto en un ámbito individual (sólo había una persona desarrollando el proyecto) hay ciertas diferencias con la metodología SCRUM habitual, aun </w:t>
      </w:r>
      <w:r w:rsidR="002C52EF">
        <w:rPr>
          <w:lang w:eastAsia="es-ES"/>
        </w:rPr>
        <w:t>así,</w:t>
      </w:r>
      <w:r>
        <w:rPr>
          <w:lang w:eastAsia="es-ES"/>
        </w:rPr>
        <w:t xml:space="preserve"> se ha intentado seguir en la medida de lo posible las características de la metodología:</w:t>
      </w:r>
    </w:p>
    <w:p w14:paraId="190290C4" w14:textId="77777777" w:rsidR="00D23C0D" w:rsidRDefault="00D23C0D" w:rsidP="00EA5715">
      <w:pPr>
        <w:pStyle w:val="Prrafodelista"/>
        <w:numPr>
          <w:ilvl w:val="1"/>
          <w:numId w:val="2"/>
        </w:numPr>
        <w:rPr>
          <w:lang w:eastAsia="es-ES"/>
        </w:rPr>
      </w:pPr>
      <w:r>
        <w:rPr>
          <w:lang w:eastAsia="es-ES"/>
        </w:rPr>
        <w:t>Se ha diseñado la aplicación de una forma incremental.</w:t>
      </w:r>
    </w:p>
    <w:p w14:paraId="12786DF4" w14:textId="77777777" w:rsidR="00D23C0D" w:rsidRDefault="00D23C0D" w:rsidP="00EA5715">
      <w:pPr>
        <w:pStyle w:val="Prrafodelista"/>
        <w:numPr>
          <w:ilvl w:val="1"/>
          <w:numId w:val="2"/>
        </w:numPr>
        <w:rPr>
          <w:lang w:eastAsia="es-ES"/>
        </w:rPr>
      </w:pPr>
      <w:r>
        <w:rPr>
          <w:lang w:eastAsia="es-ES"/>
        </w:rPr>
        <w:t xml:space="preserve">Se han mantenido reuniones al principio de cada </w:t>
      </w:r>
      <w:r w:rsidRPr="008D03CB">
        <w:rPr>
          <w:i/>
          <w:iCs/>
          <w:lang w:eastAsia="es-ES"/>
          <w:rPrChange w:id="237" w:author="VIRGINIA AHEDO GARCIA" w:date="2020-02-03T18:05:00Z">
            <w:rPr>
              <w:lang w:eastAsia="es-ES"/>
            </w:rPr>
          </w:rPrChange>
        </w:rPr>
        <w:t>sprint</w:t>
      </w:r>
      <w:r>
        <w:rPr>
          <w:lang w:eastAsia="es-ES"/>
        </w:rPr>
        <w:t xml:space="preserve"> con el fin de establecer las funcionalidades que se debían añadir.</w:t>
      </w:r>
    </w:p>
    <w:p w14:paraId="311EED6F" w14:textId="77777777" w:rsidR="00D23C0D" w:rsidRDefault="00D23C0D" w:rsidP="00EA5715">
      <w:pPr>
        <w:pStyle w:val="Prrafodelista"/>
        <w:numPr>
          <w:ilvl w:val="1"/>
          <w:numId w:val="2"/>
        </w:numPr>
        <w:rPr>
          <w:lang w:eastAsia="es-ES"/>
        </w:rPr>
      </w:pPr>
      <w:r>
        <w:rPr>
          <w:lang w:eastAsia="es-ES"/>
        </w:rPr>
        <w:t xml:space="preserve">Se han mantenido reuniones al final de cada </w:t>
      </w:r>
      <w:r w:rsidRPr="008D03CB">
        <w:rPr>
          <w:i/>
          <w:iCs/>
          <w:lang w:eastAsia="es-ES"/>
          <w:rPrChange w:id="238" w:author="VIRGINIA AHEDO GARCIA" w:date="2020-02-03T18:05:00Z">
            <w:rPr>
              <w:lang w:eastAsia="es-ES"/>
            </w:rPr>
          </w:rPrChange>
        </w:rPr>
        <w:t>sprint</w:t>
      </w:r>
      <w:r>
        <w:rPr>
          <w:lang w:eastAsia="es-ES"/>
        </w:rPr>
        <w:t xml:space="preserve"> para hablar de cómo ha ido el </w:t>
      </w:r>
      <w:r w:rsidRPr="008D03CB">
        <w:rPr>
          <w:i/>
          <w:iCs/>
          <w:lang w:eastAsia="es-ES"/>
          <w:rPrChange w:id="239" w:author="VIRGINIA AHEDO GARCIA" w:date="2020-02-03T18:05:00Z">
            <w:rPr>
              <w:lang w:eastAsia="es-ES"/>
            </w:rPr>
          </w:rPrChange>
        </w:rPr>
        <w:t>sprint</w:t>
      </w:r>
      <w:r>
        <w:rPr>
          <w:lang w:eastAsia="es-ES"/>
        </w:rPr>
        <w:t xml:space="preserve"> y de todo lo que se ha implementado.</w:t>
      </w:r>
    </w:p>
    <w:p w14:paraId="0A87856A" w14:textId="77777777" w:rsidR="00D23C0D" w:rsidRDefault="00D23C0D" w:rsidP="00EA5715">
      <w:pPr>
        <w:pStyle w:val="Prrafodelista"/>
        <w:numPr>
          <w:ilvl w:val="1"/>
          <w:numId w:val="2"/>
        </w:numPr>
        <w:rPr>
          <w:lang w:eastAsia="es-ES"/>
        </w:rPr>
      </w:pPr>
      <w:r>
        <w:rPr>
          <w:lang w:eastAsia="es-ES"/>
        </w:rPr>
        <w:t xml:space="preserve">Se han ido realizando revisiones diarias a modo de auto-gestión para ir comprobando el estado del </w:t>
      </w:r>
      <w:r w:rsidRPr="008D03CB">
        <w:rPr>
          <w:i/>
          <w:iCs/>
          <w:lang w:eastAsia="es-ES"/>
          <w:rPrChange w:id="240" w:author="VIRGINIA AHEDO GARCIA" w:date="2020-02-03T18:05:00Z">
            <w:rPr>
              <w:lang w:eastAsia="es-ES"/>
            </w:rPr>
          </w:rPrChange>
        </w:rPr>
        <w:t>sprint</w:t>
      </w:r>
      <w:r>
        <w:rPr>
          <w:lang w:eastAsia="es-ES"/>
        </w:rPr>
        <w:t xml:space="preserve"> y de la aplicación en cada momento.</w:t>
      </w:r>
    </w:p>
    <w:p w14:paraId="0C15E125" w14:textId="65D2E603" w:rsidR="00D23C0D" w:rsidRDefault="00D23C0D" w:rsidP="00EA5715">
      <w:pPr>
        <w:pStyle w:val="Prrafodelista"/>
        <w:numPr>
          <w:ilvl w:val="1"/>
          <w:numId w:val="2"/>
        </w:numPr>
        <w:rPr>
          <w:lang w:eastAsia="es-ES"/>
        </w:rPr>
      </w:pPr>
      <w:r>
        <w:rPr>
          <w:lang w:eastAsia="es-ES"/>
        </w:rPr>
        <w:t>Con la herramienta de ZenHub se han ido moviendo las tareas una vez que se completa</w:t>
      </w:r>
      <w:ins w:id="241" w:author="VIRGINIA AHEDO GARCIA" w:date="2020-02-03T18:05:00Z">
        <w:r w:rsidR="008D03CB">
          <w:rPr>
            <w:lang w:eastAsia="es-ES"/>
          </w:rPr>
          <w:t>b</w:t>
        </w:r>
      </w:ins>
      <w:del w:id="242" w:author="VIRGINIA AHEDO GARCIA" w:date="2020-02-03T18:05:00Z">
        <w:r w:rsidDel="008D03CB">
          <w:rPr>
            <w:lang w:eastAsia="es-ES"/>
          </w:rPr>
          <w:delText>r</w:delText>
        </w:r>
      </w:del>
      <w:r>
        <w:rPr>
          <w:lang w:eastAsia="es-ES"/>
        </w:rPr>
        <w:t>an para ir eliminando trabajo por hacer.</w:t>
      </w:r>
    </w:p>
    <w:p w14:paraId="3E6AED4E" w14:textId="77777777" w:rsidR="00D23C0D" w:rsidRDefault="00D23C0D" w:rsidP="00EA5715">
      <w:pPr>
        <w:pStyle w:val="Prrafodelista"/>
        <w:numPr>
          <w:ilvl w:val="1"/>
          <w:numId w:val="2"/>
        </w:numPr>
        <w:rPr>
          <w:lang w:eastAsia="es-ES"/>
        </w:rPr>
      </w:pPr>
      <w:r>
        <w:rPr>
          <w:lang w:eastAsia="es-ES"/>
        </w:rPr>
        <w:t xml:space="preserve">Una vez se tenían las funcionalidades que se debían añadir en un </w:t>
      </w:r>
      <w:r w:rsidRPr="008D03CB">
        <w:rPr>
          <w:i/>
          <w:iCs/>
          <w:lang w:eastAsia="es-ES"/>
          <w:rPrChange w:id="243" w:author="VIRGINIA AHEDO GARCIA" w:date="2020-02-03T18:06:00Z">
            <w:rPr>
              <w:lang w:eastAsia="es-ES"/>
            </w:rPr>
          </w:rPrChange>
        </w:rPr>
        <w:t>sprint</w:t>
      </w:r>
      <w:r>
        <w:rPr>
          <w:lang w:eastAsia="es-ES"/>
        </w:rPr>
        <w:t xml:space="preserve"> concreto, se estimaba la duración que iban a tener.</w:t>
      </w:r>
    </w:p>
    <w:p w14:paraId="271EB143" w14:textId="77777777" w:rsidR="00D23C0D" w:rsidRPr="00D23C0D" w:rsidRDefault="00D23C0D" w:rsidP="00EA5715">
      <w:pPr>
        <w:pStyle w:val="Prrafodelista"/>
        <w:numPr>
          <w:ilvl w:val="1"/>
          <w:numId w:val="2"/>
        </w:numPr>
        <w:rPr>
          <w:lang w:eastAsia="es-ES"/>
        </w:rPr>
      </w:pPr>
      <w:r>
        <w:rPr>
          <w:lang w:eastAsia="es-ES"/>
        </w:rPr>
        <w:t xml:space="preserve">Se ha respetado un tiempo para cada </w:t>
      </w:r>
      <w:r w:rsidRPr="008D03CB">
        <w:rPr>
          <w:i/>
          <w:iCs/>
          <w:lang w:eastAsia="es-ES"/>
          <w:rPrChange w:id="244" w:author="VIRGINIA AHEDO GARCIA" w:date="2020-02-03T18:06:00Z">
            <w:rPr>
              <w:lang w:eastAsia="es-ES"/>
            </w:rPr>
          </w:rPrChange>
        </w:rPr>
        <w:t>sprint</w:t>
      </w:r>
      <w:r>
        <w:rPr>
          <w:lang w:eastAsia="es-ES"/>
        </w:rPr>
        <w:t xml:space="preserve"> de aproximadamente 2 semanas.</w:t>
      </w:r>
    </w:p>
    <w:p w14:paraId="5F832EB4" w14:textId="77777777" w:rsidR="00B83128" w:rsidRDefault="002C52EF" w:rsidP="004511CE">
      <w:pPr>
        <w:pStyle w:val="Ttulo2"/>
        <w:numPr>
          <w:ilvl w:val="0"/>
          <w:numId w:val="10"/>
        </w:numPr>
        <w:rPr>
          <w:lang w:eastAsia="es-ES"/>
        </w:rPr>
      </w:pPr>
      <w:bookmarkStart w:id="245" w:name="_Toc31765857"/>
      <w:r>
        <w:rPr>
          <w:lang w:eastAsia="es-ES"/>
        </w:rPr>
        <w:t>Formación</w:t>
      </w:r>
      <w:bookmarkEnd w:id="245"/>
    </w:p>
    <w:p w14:paraId="70A05F0A" w14:textId="5AA826BE" w:rsidR="00215337" w:rsidRDefault="00215337" w:rsidP="002C52EF">
      <w:pPr>
        <w:rPr>
          <w:lang w:eastAsia="es-ES"/>
        </w:rPr>
      </w:pPr>
      <w:r>
        <w:rPr>
          <w:lang w:eastAsia="es-ES"/>
        </w:rPr>
        <w:t>El lenguaje de programación en el que se desarrolla el proyecto es Python, lenguaje del cual se ha trabajado en multitud de ocasiones a lo largo de la carrera. No obstante, algunas herramientas que se han empleado para la realización del proyecto eran desconocidas o no se había trabajado nunca con ellas, es por eso que un peso importante del proyecto consistió en documentarse sobre ello, leyendo manuales y documentación al respecto o realizando tutoriales y guías con las cuales aprender a manejar dichas herramientas.</w:t>
      </w:r>
    </w:p>
    <w:p w14:paraId="7FE332B1" w14:textId="77DBEC54" w:rsidR="00215337" w:rsidRDefault="00215337" w:rsidP="00215337">
      <w:pPr>
        <w:pStyle w:val="Ttulo3"/>
        <w:rPr>
          <w:lang w:eastAsia="es-ES"/>
        </w:rPr>
      </w:pPr>
      <w:bookmarkStart w:id="246" w:name="_Toc31765858"/>
      <w:r>
        <w:rPr>
          <w:lang w:eastAsia="es-ES"/>
        </w:rPr>
        <w:lastRenderedPageBreak/>
        <w:t>Bootstrap</w:t>
      </w:r>
      <w:bookmarkEnd w:id="246"/>
    </w:p>
    <w:p w14:paraId="4B065AE2" w14:textId="61909CC2" w:rsidR="00072198" w:rsidRDefault="00072198" w:rsidP="00072198">
      <w:pPr>
        <w:rPr>
          <w:lang w:eastAsia="es-ES"/>
        </w:rPr>
      </w:pPr>
      <w:r>
        <w:rPr>
          <w:lang w:eastAsia="es-ES"/>
        </w:rPr>
        <w:t>Para la realización de la interfaz gráfica, se pensó que lo mejor sería implementar una posible plantilla en vez de intentar desarrollar toda la web y sus hojas de estilo de forma manual, para lo cual se recurrió a Bootstrap debido a que ofrece una multitud de plantillas las cuales se pueden descargar e implementar de una forma sencilla.</w:t>
      </w:r>
    </w:p>
    <w:p w14:paraId="03DAB9AA" w14:textId="722D3A85" w:rsidR="00072198" w:rsidRPr="00072198" w:rsidRDefault="00072198" w:rsidP="00072198">
      <w:pPr>
        <w:rPr>
          <w:lang w:eastAsia="es-ES"/>
        </w:rPr>
      </w:pPr>
      <w:r>
        <w:rPr>
          <w:lang w:eastAsia="es-ES"/>
        </w:rPr>
        <w:t>Como no se había trabajado nunca con Bootstrap, antes de empezar a desarrollar la interfaz, se hizo la lectura de una guía que ofrece Bootstrap con todas las gamas de opciones que se pueden realizar a través de esta herramienta. El acceso a la guía se puede realizar mediante el siguiente enlace:</w:t>
      </w:r>
    </w:p>
    <w:p w14:paraId="763CCACE" w14:textId="0CD84E02" w:rsidR="002C52EF" w:rsidRDefault="00C10F94" w:rsidP="004511CE">
      <w:pPr>
        <w:pStyle w:val="Prrafodelista"/>
        <w:numPr>
          <w:ilvl w:val="0"/>
          <w:numId w:val="11"/>
        </w:numPr>
        <w:rPr>
          <w:lang w:eastAsia="es-ES"/>
        </w:rPr>
      </w:pPr>
      <w:hyperlink r:id="rId39" w:history="1">
        <w:r w:rsidR="002C52EF">
          <w:rPr>
            <w:rStyle w:val="Hipervnculo"/>
          </w:rPr>
          <w:t>https://getbootstrap.com/docs/4.0/getting-started/introduction/</w:t>
        </w:r>
      </w:hyperlink>
      <w:r w:rsidR="002C52EF">
        <w:fldChar w:fldCharType="begin"/>
      </w:r>
      <w:r w:rsidR="00F75A23">
        <w:instrText xml:space="preserve"> ADDIN ZOTERO_ITEM CSL_CITATION {"citationID":"mXFlRly7","properties":{"formattedCitation":"(49)","plainCitation":"(49)","noteIndex":0},"citationItems":[{"id":57,"uris":["http://zotero.org/users/local/7KpN74TT/items/KLM32XVF"],"uri":["http://zotero.org/users/local/7KpN74TT/items/KLM32XVF"],"itemData":{"id":57,"type":"webpage","abstract":"Get started with Bootstrap, the world’s most popular framework for building responsive, mobile-first sites, with BootstrapCDN and a template starter page.","language":"en","title":"Introduction","URL":"https://getbootstrap.com/docs/4.0/getting-started/introduction/","author":[{"family":"contributors","given":"Mark Otto","suffix":"Jacob Thornton, and Bootstrap"}],"accessed":{"date-parts":[["2020",1,28]]}}}],"schema":"https://github.com/citation-style-language/schema/raw/master/csl-citation.json"} </w:instrText>
      </w:r>
      <w:r w:rsidR="002C52EF">
        <w:fldChar w:fldCharType="separate"/>
      </w:r>
      <w:r w:rsidR="00F75A23" w:rsidRPr="00F75A23">
        <w:rPr>
          <w:rFonts w:cs="Liberation Serif"/>
        </w:rPr>
        <w:t>(49)</w:t>
      </w:r>
      <w:r w:rsidR="002C52EF">
        <w:fldChar w:fldCharType="end"/>
      </w:r>
      <w:r w:rsidR="002C52EF">
        <w:t>.</w:t>
      </w:r>
    </w:p>
    <w:p w14:paraId="3B39F156" w14:textId="627EAFB1" w:rsidR="00072198" w:rsidRPr="00072198" w:rsidRDefault="00072198">
      <w:pPr>
        <w:pStyle w:val="Ttulo3"/>
        <w:rPr>
          <w:lang w:eastAsia="es-ES"/>
        </w:rPr>
        <w:pPrChange w:id="247" w:author="Jorge Navarro González" w:date="2020-02-03T20:12:00Z">
          <w:pPr/>
        </w:pPrChange>
      </w:pPr>
      <w:bookmarkStart w:id="248" w:name="_Toc31765859"/>
      <w:r>
        <w:rPr>
          <w:i/>
          <w:iCs/>
          <w:lang w:eastAsia="es-ES"/>
        </w:rPr>
        <w:t>Scraping Web</w:t>
      </w:r>
      <w:bookmarkEnd w:id="248"/>
    </w:p>
    <w:p w14:paraId="153D3414" w14:textId="3DCB5BA9" w:rsidR="002C52EF" w:rsidRDefault="002C52EF" w:rsidP="008373F4">
      <w:r>
        <w:rPr>
          <w:lang w:eastAsia="es-ES"/>
        </w:rPr>
        <w:t xml:space="preserve">En cuanto a la </w:t>
      </w:r>
      <w:r w:rsidR="008373F4">
        <w:rPr>
          <w:lang w:eastAsia="es-ES"/>
        </w:rPr>
        <w:t>extracción de datos de los guiones tampoco se conocía bien la estructura por tanto hubo que acceder a la página que los ofrecía y explorar como se distribuían las escenas, personajes… Aquí ha habido varios problemas con algunos guiones</w:t>
      </w:r>
      <w:ins w:id="249" w:author="VIRGINIA AHEDO GARCIA" w:date="2020-02-03T15:02:00Z">
        <w:r w:rsidR="008816D0">
          <w:rPr>
            <w:lang w:eastAsia="es-ES"/>
          </w:rPr>
          <w:t>,</w:t>
        </w:r>
      </w:ins>
      <w:r w:rsidR="008373F4">
        <w:rPr>
          <w:lang w:eastAsia="es-ES"/>
        </w:rPr>
        <w:t xml:space="preserve"> ya que su obtención </w:t>
      </w:r>
      <w:r w:rsidR="008816D0">
        <w:rPr>
          <w:lang w:eastAsia="es-ES"/>
        </w:rPr>
        <w:t xml:space="preserve">se  realiza </w:t>
      </w:r>
      <w:r w:rsidR="008373F4">
        <w:rPr>
          <w:lang w:eastAsia="es-ES"/>
        </w:rPr>
        <w:t xml:space="preserve">mediante </w:t>
      </w:r>
      <w:r w:rsidR="008373F4" w:rsidRPr="008816D0">
        <w:rPr>
          <w:i/>
          <w:iCs/>
          <w:lang w:eastAsia="es-ES"/>
          <w:rPrChange w:id="250" w:author="VIRGINIA AHEDO GARCIA" w:date="2020-02-03T15:02:00Z">
            <w:rPr>
              <w:lang w:eastAsia="es-ES"/>
            </w:rPr>
          </w:rPrChange>
        </w:rPr>
        <w:t>scraping</w:t>
      </w:r>
      <w:r w:rsidR="008373F4">
        <w:rPr>
          <w:lang w:eastAsia="es-ES"/>
        </w:rPr>
        <w:t xml:space="preserve">, pero no todos los guiones siguen el mismo formato, por tanto, algunos guiones expuestos en la web </w:t>
      </w:r>
      <w:hyperlink r:id="rId40" w:history="1">
        <w:r w:rsidR="008373F4">
          <w:rPr>
            <w:rStyle w:val="Hipervnculo"/>
          </w:rPr>
          <w:t>https://www.imsdb.com/</w:t>
        </w:r>
      </w:hyperlink>
      <w:r w:rsidR="008373F4">
        <w:t xml:space="preserve"> no son capaces de obtenerse, se intentó solventar en la medida de lo posible pero</w:t>
      </w:r>
      <w:r w:rsidR="008816D0">
        <w:t xml:space="preserve"> dado que</w:t>
      </w:r>
      <w:r w:rsidR="008373F4">
        <w:t xml:space="preserve"> los guiones</w:t>
      </w:r>
      <w:r w:rsidR="008816D0">
        <w:t xml:space="preserve"> son subidos por diferentes usuarios sin respetar una estructura estándar,</w:t>
      </w:r>
      <w:r w:rsidR="008373F4">
        <w:t xml:space="preserve"> </w:t>
      </w:r>
      <w:r w:rsidR="008816D0">
        <w:t>se descartó esta opción porque era muy demandante en términos de tiempo y no aportaba un valor tan relevante como para justificar semejante inversión de tiempo.</w:t>
      </w:r>
    </w:p>
    <w:p w14:paraId="3D8835DD" w14:textId="6AFD5E3A" w:rsidR="0092762B" w:rsidRDefault="0092762B" w:rsidP="0092762B">
      <w:pPr>
        <w:pStyle w:val="Ttulo3"/>
      </w:pPr>
      <w:r>
        <w:t>Interacción aplicación-usuario</w:t>
      </w:r>
    </w:p>
    <w:p w14:paraId="1514B75B" w14:textId="3AFFC736" w:rsidR="0092762B" w:rsidRDefault="0092762B" w:rsidP="0092762B">
      <w:r>
        <w:t>La aplicación tiene botones de navegación que permiten el avance o retroceso por la aplicación, cuando se inició el proyecto había ciertas pantallas que permitían el acceso al usuario a pesar de no haber realizado pasos previos necesarios para poder avanzar, un ejemplo de ello era la fase de creación de diccionarios, la cual permitía el avance del usuario a su modificación, sin necesidad de introducir ningún diccionario.</w:t>
      </w:r>
    </w:p>
    <w:p w14:paraId="018A412E" w14:textId="1E270333" w:rsidR="0092762B" w:rsidRPr="0092762B" w:rsidRDefault="0092762B" w:rsidP="0092762B">
      <w:r>
        <w:t>Es por esto que en esta versión de la aplicación, se ha mejorado la interacción de la aplicación con el usuario de forma que el usuario pueda saber siempre, a través de alertas mostradas en pantalla, el por qué no puede acceder a alguna de las pantallas de forma que el usuario pueda realizar los requisitos necesarios para poder avanzar a la pantalla siguiente.</w:t>
      </w:r>
      <w:bookmarkStart w:id="251" w:name="_GoBack"/>
      <w:bookmarkEnd w:id="251"/>
    </w:p>
    <w:p w14:paraId="5D6CA2AE" w14:textId="141B808E" w:rsidR="00072198" w:rsidRDefault="00072198">
      <w:pPr>
        <w:pStyle w:val="Ttulo3"/>
        <w:pPrChange w:id="252" w:author="Jorge Navarro González" w:date="2020-02-03T20:13:00Z">
          <w:pPr/>
        </w:pPrChange>
      </w:pPr>
      <w:bookmarkStart w:id="253" w:name="_Toc31765860"/>
      <w:r>
        <w:t>Flask</w:t>
      </w:r>
      <w:bookmarkEnd w:id="253"/>
    </w:p>
    <w:p w14:paraId="1B80E8C2" w14:textId="3F336285" w:rsidR="00A216BB" w:rsidRDefault="00A216BB" w:rsidP="00A216BB">
      <w:r>
        <w:t xml:space="preserve">En este proyecto se trabaja con Flask, un </w:t>
      </w:r>
      <w:r w:rsidRPr="00072198">
        <w:rPr>
          <w:i/>
          <w:iCs/>
          <w:rPrChange w:id="254" w:author="Jorge Navarro González" w:date="2020-02-03T20:13:00Z">
            <w:rPr/>
          </w:rPrChange>
        </w:rPr>
        <w:t>framework</w:t>
      </w:r>
      <w:r>
        <w:t xml:space="preserve"> escrito en Python que permite la creación de aplicaciones web de una manera muy rápida y sencilla, posee multitud de extensiones que pueden implementarse para hacer crecer cualquier proyecto como Flask Babel, extensión utilizada en el proyecto para su internacionalización. Además, Flask aporta al proyecto una estructura sólida siguiendo el patrón de MVC que se aplica en el proyecto por el cual la estructura lógica de la aplicación (Modelo) está conectado a la interfaz (Vista) a través de un intermediario (Controlador). Se puede modificar la estructura de la aplicación sin tener que alterar la interfaz y viceversa. También, Flask permite probar lo que se está desarrollando en un entorno propio sin tener que recurrir a un servidor web para realizar las pruebas.</w:t>
      </w:r>
    </w:p>
    <w:p w14:paraId="6803A4D3" w14:textId="53BE859D" w:rsidR="008373F4" w:rsidRDefault="008373F4" w:rsidP="008373F4">
      <w:r>
        <w:t xml:space="preserve">Para </w:t>
      </w:r>
      <w:r w:rsidR="00A216BB">
        <w:t>su</w:t>
      </w:r>
      <w:r>
        <w:t xml:space="preserve"> utilización</w:t>
      </w:r>
      <w:r w:rsidR="005D5F23">
        <w:t>,</w:t>
      </w:r>
      <w:r>
        <w:t xml:space="preserve"> se siguieron los tutoriales recomendados en el proyecto anterior</w:t>
      </w:r>
      <w:r w:rsidR="00215337">
        <w:t xml:space="preserve"> (Ububooknet)</w:t>
      </w:r>
      <w:r>
        <w:t>:</w:t>
      </w:r>
    </w:p>
    <w:p w14:paraId="6ED73061" w14:textId="629FD693" w:rsidR="008373F4" w:rsidRDefault="008373F4" w:rsidP="004511CE">
      <w:pPr>
        <w:pStyle w:val="Prrafodelista"/>
        <w:numPr>
          <w:ilvl w:val="0"/>
          <w:numId w:val="11"/>
        </w:numPr>
        <w:rPr>
          <w:lang w:val="en-US" w:eastAsia="es-ES"/>
        </w:rPr>
      </w:pPr>
      <w:r w:rsidRPr="008373F4">
        <w:rPr>
          <w:lang w:val="en-US" w:eastAsia="es-ES"/>
        </w:rPr>
        <w:t>Flask Tutorial Web Development w</w:t>
      </w:r>
      <w:r>
        <w:rPr>
          <w:lang w:val="en-US" w:eastAsia="es-ES"/>
        </w:rPr>
        <w:t>ith Python</w:t>
      </w:r>
      <w:r>
        <w:rPr>
          <w:lang w:val="en-US" w:eastAsia="es-ES"/>
        </w:rPr>
        <w:fldChar w:fldCharType="begin"/>
      </w:r>
      <w:r w:rsidR="00F75A23">
        <w:rPr>
          <w:lang w:val="en-US" w:eastAsia="es-ES"/>
        </w:rPr>
        <w:instrText xml:space="preserve"> ADDIN ZOTERO_ITEM CSL_CITATION {"citationID":"aJu9utuT","properties":{"formattedCitation":"(59)","plainCitation":"(59)","noteIndex":0},"citationItems":[{"id":59,"uris":["http://zotero.org/users/local/7KpN74TT/items/P8HPW7V7"],"uri":["http://zotero.org/users/local/7KpN74TT/items/P8HPW7V7"],"itemData":{"id":59,"type":"webpage","title":"(17) Flask Tutorial Web Development with Python 1 - Intro - YouTube","URL":"https://www.youtube.com/watch?v=Lv1fv-HmkQo","accessed":{"date-parts":[["2020",1,28]]}}}],"schema":"https://github.com/citation-style-language/schema/raw/master/csl-citation.json"} </w:instrText>
      </w:r>
      <w:r>
        <w:rPr>
          <w:lang w:val="en-US" w:eastAsia="es-ES"/>
        </w:rPr>
        <w:fldChar w:fldCharType="separate"/>
      </w:r>
      <w:r w:rsidR="00F75A23" w:rsidRPr="00F75A23">
        <w:rPr>
          <w:rFonts w:cs="Liberation Serif"/>
        </w:rPr>
        <w:t>(59)</w:t>
      </w:r>
      <w:r>
        <w:rPr>
          <w:lang w:val="en-US" w:eastAsia="es-ES"/>
        </w:rPr>
        <w:fldChar w:fldCharType="end"/>
      </w:r>
      <w:r>
        <w:rPr>
          <w:lang w:val="en-US" w:eastAsia="es-ES"/>
        </w:rPr>
        <w:t>.</w:t>
      </w:r>
    </w:p>
    <w:p w14:paraId="5067F17F" w14:textId="5C047071" w:rsidR="00B83128" w:rsidRDefault="00A36290" w:rsidP="004511CE">
      <w:pPr>
        <w:pStyle w:val="Prrafodelista"/>
        <w:numPr>
          <w:ilvl w:val="0"/>
          <w:numId w:val="11"/>
        </w:numPr>
        <w:rPr>
          <w:lang w:val="en-US" w:eastAsia="es-ES"/>
        </w:rPr>
      </w:pPr>
      <w:r w:rsidRPr="00A36290">
        <w:rPr>
          <w:lang w:val="en-US" w:eastAsia="es-ES"/>
        </w:rPr>
        <w:t>The Flask Mega Tutorial</w:t>
      </w:r>
      <w:r>
        <w:rPr>
          <w:lang w:val="en-US" w:eastAsia="es-ES"/>
        </w:rPr>
        <w:fldChar w:fldCharType="begin"/>
      </w:r>
      <w:r w:rsidR="00F75A23">
        <w:rPr>
          <w:lang w:val="en-US" w:eastAsia="es-ES"/>
        </w:rPr>
        <w:instrText xml:space="preserve"> ADDIN ZOTERO_ITEM CSL_CITATION {"citationID":"NcjLw5aH","properties":{"formattedCitation":"(60)","plainCitation":"(60)","noteIndex":0},"citationItems":[{"id":61,"uris":["http://zotero.org/users/local/7KpN74TT/items/EF5URMMN"],"uri":["http://zotero.org/users/local/7KpN74TT/items/EF5URMMN"],"itemData":{"id":61,"type":"webpage","language":"en","title":"Building a Flask Web Application (Flask Part 2)","URL":"./flask-part2-building-a-flask-web-application.html","author":[{"family":"Sivji","given":"Aly"}],"accessed":{"date-parts":[["2020",1,28]]}}}],"schema":"https://github.com/citation-style-language/schema/raw/master/csl-citation.json"} </w:instrText>
      </w:r>
      <w:r>
        <w:rPr>
          <w:lang w:val="en-US" w:eastAsia="es-ES"/>
        </w:rPr>
        <w:fldChar w:fldCharType="separate"/>
      </w:r>
      <w:r w:rsidR="00F75A23" w:rsidRPr="00F75A23">
        <w:rPr>
          <w:rFonts w:cs="Liberation Serif"/>
        </w:rPr>
        <w:t>(60)</w:t>
      </w:r>
      <w:r>
        <w:rPr>
          <w:lang w:val="en-US" w:eastAsia="es-ES"/>
        </w:rPr>
        <w:fldChar w:fldCharType="end"/>
      </w:r>
      <w:r>
        <w:rPr>
          <w:lang w:val="en-US" w:eastAsia="es-ES"/>
        </w:rPr>
        <w:t>.</w:t>
      </w:r>
    </w:p>
    <w:p w14:paraId="47A8AB0D" w14:textId="77777777" w:rsidR="00C3776E" w:rsidRDefault="00C3776E">
      <w:pPr>
        <w:ind w:firstLine="0"/>
        <w:jc w:val="left"/>
        <w:rPr>
          <w:ins w:id="255" w:author="Jorge Navarro González" w:date="2020-02-03T20:22:00Z"/>
          <w:rFonts w:eastAsiaTheme="majorEastAsia" w:cstheme="majorBidi"/>
          <w:b/>
          <w:color w:val="000000" w:themeColor="text1"/>
          <w:spacing w:val="-10"/>
          <w:kern w:val="28"/>
          <w:sz w:val="26"/>
          <w:szCs w:val="26"/>
        </w:rPr>
      </w:pPr>
      <w:ins w:id="256" w:author="Jorge Navarro González" w:date="2020-02-03T20:22:00Z">
        <w:r>
          <w:lastRenderedPageBreak/>
          <w:br w:type="page"/>
        </w:r>
      </w:ins>
    </w:p>
    <w:p w14:paraId="106919D7" w14:textId="221F343D" w:rsidR="00BD324B" w:rsidRDefault="00EC1997" w:rsidP="004511CE">
      <w:pPr>
        <w:pStyle w:val="Ttulo2"/>
        <w:numPr>
          <w:ilvl w:val="0"/>
          <w:numId w:val="10"/>
        </w:numPr>
      </w:pPr>
      <w:bookmarkStart w:id="257" w:name="_Toc31765861"/>
      <w:r>
        <w:lastRenderedPageBreak/>
        <w:t>Desarrollo de los algoritmos</w:t>
      </w:r>
      <w:bookmarkEnd w:id="257"/>
    </w:p>
    <w:p w14:paraId="73C56322" w14:textId="77777777" w:rsidR="004169A6" w:rsidRDefault="00194137" w:rsidP="00EC1997">
      <w:r>
        <w:t>Antes de comenzar el apartado de desarrollo de algoritmos vamos a establecer un punto de partida desde el que se empezaban a desarrollar los algoritmos. En este proyecto tenemos que diferenciar entre la obtención de personajes, apariciones y enlaces para una novela (ePub</w:t>
      </w:r>
      <w:r w:rsidR="004169A6">
        <w:t>, ya implementada en el proyecto anterior</w:t>
      </w:r>
      <w:r>
        <w:t xml:space="preserve">) y para una película (introducción del guion obtenido de la página </w:t>
      </w:r>
      <w:hyperlink r:id="rId41" w:history="1">
        <w:r w:rsidRPr="00D04EDE">
          <w:rPr>
            <w:rStyle w:val="Hipervnculo"/>
          </w:rPr>
          <w:t>http://www.imsdb.com</w:t>
        </w:r>
      </w:hyperlink>
      <w:r>
        <w:t xml:space="preserve">). Para la obtención de personajes por ePub ya se había descrito que los personajes comenzarían con mayúscula, para la obtención de las apariciones simplemente se cuentan todas las veces que aparece ese personaje en el texto y para la obtención de enlaces se consideró </w:t>
      </w:r>
      <w:r w:rsidR="004169A6">
        <w:t>una interacción entre dos personajes si aparecían dos nombres en un intervalo de palabras hacia adelante y hacia atrás establecido por el usuario.</w:t>
      </w:r>
    </w:p>
    <w:p w14:paraId="17E59735" w14:textId="59D24C49" w:rsidR="00EC1997" w:rsidRPr="00EC1997" w:rsidRDefault="004169A6" w:rsidP="00EC1997">
      <w:r>
        <w:t>Al tener otro sistema de obtención de datos, es preciso diseñar nuevos algoritmos con los cuales obtener estos valores. Estos algoritmos son los que se van a explicar a continuación</w:t>
      </w:r>
      <w:r w:rsidR="00EC1997">
        <w:t>:</w:t>
      </w:r>
    </w:p>
    <w:p w14:paraId="5DE68E0A" w14:textId="77777777" w:rsidR="00EC1997" w:rsidRPr="00FA3055" w:rsidRDefault="00EC1997" w:rsidP="004511CE">
      <w:pPr>
        <w:pStyle w:val="Prrafodelista"/>
        <w:numPr>
          <w:ilvl w:val="1"/>
          <w:numId w:val="10"/>
        </w:numPr>
        <w:rPr>
          <w:b/>
          <w:bCs/>
        </w:rPr>
      </w:pPr>
      <w:commentRangeStart w:id="258"/>
      <w:r w:rsidRPr="00FA3055">
        <w:rPr>
          <w:b/>
          <w:bCs/>
        </w:rPr>
        <w:t>Obtención del diccionario de personajes:</w:t>
      </w:r>
      <w:commentRangeEnd w:id="258"/>
      <w:r w:rsidR="008E09C1">
        <w:rPr>
          <w:rStyle w:val="Refdecomentario"/>
        </w:rPr>
        <w:commentReference w:id="258"/>
      </w:r>
    </w:p>
    <w:p w14:paraId="70E401E7" w14:textId="77777777" w:rsidR="00EC1997" w:rsidRDefault="00EC1997" w:rsidP="00EC1997">
      <w:r>
        <w:t xml:space="preserve">El principal va a ser la obtención de los personajes, para la cual necesitábamos realizar un barrido por la web cogiendo los nombres que se correspondieran con personajes del guion, aquí apareció el primer problema ya que el algoritmo leía la etiqueta correspondiente a los personajes, dicha etiqueta se correspondía también con textos que no tenían nada que ver con nombres de personajes y párrafos enteros cuya etiqueta era la misma. Por lo </w:t>
      </w:r>
      <w:r w:rsidR="00FA3055">
        <w:t>tanto,</w:t>
      </w:r>
      <w:r>
        <w:t xml:space="preserve"> se propuso hacer un “filtro” para eliminar </w:t>
      </w:r>
      <w:r w:rsidR="00FA3055">
        <w:t>ciertos caracteres</w:t>
      </w:r>
      <w:r>
        <w:t xml:space="preserve"> que no </w:t>
      </w:r>
      <w:r w:rsidR="00FA3055">
        <w:t>se corresponderían con unos personajes:</w:t>
      </w:r>
    </w:p>
    <w:p w14:paraId="7629E6D0" w14:textId="77777777" w:rsidR="00FA3055" w:rsidRDefault="00FA3055" w:rsidP="004511CE">
      <w:pPr>
        <w:pStyle w:val="Prrafodelista"/>
        <w:numPr>
          <w:ilvl w:val="0"/>
          <w:numId w:val="12"/>
        </w:numPr>
      </w:pPr>
      <w:r>
        <w:t>El primer filtro fue establecer un número máximo de caracteres, cabe pensar que el nombre de un personaje no va a ser mayor de 25 caracteres, para ello se leyeron un número considerable de guiones comprobando si podría darse un personaje de tal magnitud y se llegó a la conclusión que no. Además, muchos nombres de personajes en la página están acortados como “Darth Vader” quien solo figura como “Vader”.</w:t>
      </w:r>
    </w:p>
    <w:p w14:paraId="4088A8FB" w14:textId="77777777" w:rsidR="00FA3055" w:rsidRDefault="00FA3055" w:rsidP="004511CE">
      <w:pPr>
        <w:pStyle w:val="Prrafodelista"/>
        <w:numPr>
          <w:ilvl w:val="0"/>
          <w:numId w:val="12"/>
        </w:numPr>
      </w:pPr>
      <w:r>
        <w:t>Lo segundo que se filtró fueron los distintos símbolos que no se corresponden con nombres y que en alguna ocasión aparecían como pueden ser “*, @, $, %, ...”. Esto lograba acortar en gran medida la lista de falsos positivos, aunque no se reducía al máximo ya que hay ciertos tecnicismos de algunas escenas que tienen el mismo formato que los personajes, para ello hay una función de borrar personajes.</w:t>
      </w:r>
    </w:p>
    <w:p w14:paraId="55C782EB" w14:textId="77777777" w:rsidR="00FA3055" w:rsidRDefault="00FA3055" w:rsidP="004511CE">
      <w:pPr>
        <w:pStyle w:val="Prrafodelista"/>
        <w:numPr>
          <w:ilvl w:val="0"/>
          <w:numId w:val="12"/>
        </w:numPr>
      </w:pPr>
      <w:r>
        <w:t>Se pensó también en la posibilidad de eliminar los números de los nombres, pero fue una opción que se descartó rápido debido a que, en muchos guiones, personajes secundarios como niños que aparecen en ocasiones contadas a lo largo de la película, son llamados “Kid #1” o “Kid #2” con lo cual si quitáramos los números se eliminaría un gran número de falsos positivos, pero a su vez eliminaríamos ciertos personajes que harían que la red no fuera completa.</w:t>
      </w:r>
    </w:p>
    <w:p w14:paraId="61F65420" w14:textId="77777777" w:rsidR="00FA3055" w:rsidRDefault="00FA3055" w:rsidP="00FA3055">
      <w:pPr>
        <w:ind w:firstLine="0"/>
      </w:pPr>
    </w:p>
    <w:p w14:paraId="420638E6" w14:textId="77777777" w:rsidR="00FA3055" w:rsidRPr="00FA3055" w:rsidRDefault="00FA3055" w:rsidP="004511CE">
      <w:pPr>
        <w:pStyle w:val="Prrafodelista"/>
        <w:numPr>
          <w:ilvl w:val="1"/>
          <w:numId w:val="10"/>
        </w:numPr>
        <w:rPr>
          <w:b/>
          <w:bCs/>
        </w:rPr>
      </w:pPr>
      <w:commentRangeStart w:id="259"/>
      <w:r w:rsidRPr="00FA3055">
        <w:rPr>
          <w:b/>
          <w:bCs/>
        </w:rPr>
        <w:t>Obtención de las</w:t>
      </w:r>
      <w:r>
        <w:rPr>
          <w:b/>
          <w:bCs/>
        </w:rPr>
        <w:t xml:space="preserve"> apariciones</w:t>
      </w:r>
      <w:r w:rsidRPr="00FA3055">
        <w:rPr>
          <w:b/>
          <w:bCs/>
        </w:rPr>
        <w:t xml:space="preserve"> de los personajes:</w:t>
      </w:r>
      <w:commentRangeEnd w:id="259"/>
      <w:r w:rsidR="008E09C1">
        <w:rPr>
          <w:rStyle w:val="Refdecomentario"/>
        </w:rPr>
        <w:commentReference w:id="259"/>
      </w:r>
    </w:p>
    <w:p w14:paraId="03C1B144" w14:textId="38856C4F" w:rsidR="00FA3055" w:rsidRDefault="00FA3055" w:rsidP="00FA3055">
      <w:r>
        <w:t>El segundo algoritmo se corresponde con la obtención de las apariciones de los personajes, para obtener las apariciones, se de</w:t>
      </w:r>
      <w:r w:rsidR="002B7A31">
        <w:t xml:space="preserve">dujo que, como las películas y sus guiones se agrupan en escenas, un personaje que apareciera cinco veces en la misma escena solo debía ser considerado como una aparición. Por tanto, el algoritmo lo que hacía era aumentar en uno el contador de apariciones por cada escena, las escenas están distribuidas y separadas por “INT” o “EXT” en la mayoría de los guiones, excepto en algunos concretos que no hay distinción entre escenas como mencionamos anteriormente. </w:t>
      </w:r>
      <w:r w:rsidR="002F73FE">
        <w:t>Así</w:t>
      </w:r>
      <w:r w:rsidR="002B7A31">
        <w:t xml:space="preserve"> que, el algoritmo va recorriendo la página y </w:t>
      </w:r>
      <w:r w:rsidR="002B7A31">
        <w:lastRenderedPageBreak/>
        <w:t>entrando en cada una de las escenas, cuando lee el nombre que está buscando aumenta en uno el contador y ya no lo aumenta hasta que encuentra dicho personaje en una escena distinta.</w:t>
      </w:r>
    </w:p>
    <w:p w14:paraId="38BA2BC9" w14:textId="77777777" w:rsidR="002B7A31" w:rsidRDefault="002B7A31" w:rsidP="004511CE">
      <w:pPr>
        <w:pStyle w:val="Prrafodelista"/>
        <w:numPr>
          <w:ilvl w:val="1"/>
          <w:numId w:val="10"/>
        </w:numPr>
        <w:rPr>
          <w:b/>
          <w:bCs/>
        </w:rPr>
      </w:pPr>
      <w:r w:rsidRPr="002B7A31">
        <w:rPr>
          <w:b/>
          <w:bCs/>
        </w:rPr>
        <w:t>Creación de enlaces</w:t>
      </w:r>
    </w:p>
    <w:p w14:paraId="592E8CB1" w14:textId="77777777" w:rsidR="002B7A31" w:rsidRDefault="002B7A31" w:rsidP="002B7A31">
      <w:commentRangeStart w:id="260"/>
      <w:r>
        <w:t>En cuanto a la creación de enlaces, ya que estamos realizando redes de interacciones entre personajes, lo primero que se hizo fue definir el concepto de lo que se iba a considerar interacción. En la parte de las novelas ya se había definido interacción teniendo en cuenta un intervalo de palabras que debía existir entre cada personaje, pero en el caso de los guiones era distinto, debido a que ya no teníamos un número de palabras entre personajes, sino que teníamos nombres de personajes con su respectivo texto.</w:t>
      </w:r>
      <w:commentRangeEnd w:id="260"/>
      <w:r w:rsidR="008E09C1">
        <w:rPr>
          <w:rStyle w:val="Refdecomentario"/>
        </w:rPr>
        <w:commentReference w:id="260"/>
      </w:r>
    </w:p>
    <w:p w14:paraId="69D857DC" w14:textId="18FFF698" w:rsidR="002B7A31" w:rsidRDefault="002B7A31" w:rsidP="002B7A31">
      <w:r>
        <w:t>Para ello se llegó a la conclusión que una interacción entre dos personajes existía en el momento en que aparecían juntos en la misma escena, de tal manera que, si dos personajes aparecían cuatro y dos veces en una misma escena, contaría como una interacción, es decir, sumar uno al peso del enlace entre ambos personajes. De esta forma se le asignaría el peso al enlace que hay entre dos personajes.</w:t>
      </w:r>
    </w:p>
    <w:p w14:paraId="2EA3E5F5" w14:textId="540522EA" w:rsidR="004169A6" w:rsidRDefault="004169A6" w:rsidP="002B7A31">
      <w:r>
        <w:t>Para conseguir saber estos datos, existe un diccionario de apariciones en el cual la clave es el id del personaje y el valor es una lista con todas las escenas en las cuales aparece dicho personaje. En caso de que un personaje tenga más de un nombre, se juntará a la id las escenas de cada uno de los nombres.</w:t>
      </w:r>
    </w:p>
    <w:p w14:paraId="2BAF92E7" w14:textId="77777777" w:rsidR="002B7A31" w:rsidRDefault="002B7A31" w:rsidP="004511CE">
      <w:pPr>
        <w:pStyle w:val="Prrafodelista"/>
        <w:numPr>
          <w:ilvl w:val="1"/>
          <w:numId w:val="10"/>
        </w:numPr>
        <w:rPr>
          <w:b/>
          <w:bCs/>
        </w:rPr>
      </w:pPr>
      <w:r>
        <w:rPr>
          <w:b/>
          <w:bCs/>
        </w:rPr>
        <w:t>Ethnea y Genni</w:t>
      </w:r>
    </w:p>
    <w:p w14:paraId="09A364B0" w14:textId="494E24CC" w:rsidR="002B7A31" w:rsidRDefault="002B7A31" w:rsidP="002B7A31">
      <w:r>
        <w:t>El último algoritmo implementado en la parte final del proyecto fue el de Ethnea y Genni</w:t>
      </w:r>
      <w:r w:rsidR="00B827C1">
        <w:fldChar w:fldCharType="begin"/>
      </w:r>
      <w:ins w:id="261" w:author="Jorge Navarro González" w:date="2020-02-03T21:02:00Z">
        <w:r w:rsidR="006F6747">
          <w:instrText xml:space="preserve"> ADDIN ZOTERO_ITEM CSL_CITATION {"citationID":"ac8j0dwF","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ins>
      <w:del w:id="262" w:author="Jorge Navarro González" w:date="2020-02-03T20:35:00Z">
        <w:r w:rsidR="00B827C1" w:rsidDel="00B827C1">
          <w:delInstrText xml:space="preserve"> ADDIN ZOTERO_ITEM CSL_CITATION {"citationID":"ac8j0dwF","properties":{"formattedCitation":"(28)","plainCitation":"(28)","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delInstrText>
        </w:r>
      </w:del>
      <w:r w:rsidR="00B827C1">
        <w:fldChar w:fldCharType="separate"/>
      </w:r>
      <w:r w:rsidR="006F6747" w:rsidRPr="006F6747">
        <w:rPr>
          <w:rFonts w:cs="Liberation Serif"/>
        </w:rPr>
        <w:t>(9)</w:t>
      </w:r>
      <w:r w:rsidR="00B827C1">
        <w:fldChar w:fldCharType="end"/>
      </w:r>
      <w:r>
        <w:t xml:space="preserve"> ya que parecía óptimo poder implementar una librería que fuese capaz de predecir que etnia y sexo serían los personajes que aparecen.</w:t>
      </w:r>
    </w:p>
    <w:p w14:paraId="5C5A7353" w14:textId="785938B3" w:rsidR="002B7A31" w:rsidRDefault="002B7A31" w:rsidP="002B7A31">
      <w:r>
        <w:t xml:space="preserve">Para ello se buscó la librería que se necesitaba para implementarlo y, ante la situación de no encontrarse dicha librería y la falta de tiempo que ya empezaba a surgir, se optó por hacer </w:t>
      </w:r>
      <w:r w:rsidRPr="00B769ED">
        <w:rPr>
          <w:i/>
          <w:iCs/>
        </w:rPr>
        <w:t>scraping</w:t>
      </w:r>
      <w:r>
        <w:t xml:space="preserve"> a la web que obtenía las predicciones, en un principio parecía más complicado ya que la web tenía varias etiquetas que podían causar ciertos problemas a la hora de sacar los datos pero posteriormente se encontró una opción para poder visualizar simplemente el json con las predicciones de tal forma que era mucho más sencillo obtener dichas posiciones del json.</w:t>
      </w:r>
    </w:p>
    <w:p w14:paraId="15072A9F" w14:textId="2D43FF71" w:rsidR="007214AB" w:rsidRDefault="007214AB" w:rsidP="002B7A31">
      <w:r>
        <w:t xml:space="preserve">Otro dilema que surgió era que, para predecirlo, era necesario introducir nombre y apellidos, pero había personajes que solo estaban nombrados en el guion por un solo nombre. Para solucionarlo se </w:t>
      </w:r>
      <w:r w:rsidR="00F448BC">
        <w:t>diseñó</w:t>
      </w:r>
      <w:r>
        <w:t xml:space="preserve"> el algoritmo de tal forma que, si el nombre que aparecía no contenía apellidos sino nombre únicamente, se metiera el nombre como nombre y como apellidos, no es la solución óptima, pero es la única solución viable teniendo los datos de los que se disponía.</w:t>
      </w:r>
    </w:p>
    <w:p w14:paraId="4EFAC5B7" w14:textId="688B0648" w:rsidR="007214AB" w:rsidRDefault="007214AB" w:rsidP="002B7A31">
      <w:r>
        <w:t xml:space="preserve">El último problema que surgió fue con las herramientas de </w:t>
      </w:r>
      <w:r w:rsidRPr="00B769ED">
        <w:rPr>
          <w:i/>
          <w:iCs/>
        </w:rPr>
        <w:t>scraping</w:t>
      </w:r>
      <w:r>
        <w:t>, en concreto con urllib, debido a que había caracteres como “#” en el ejemplo de “KID #1” que no podía leer la librería. Para solucionarlo se creó un algoritmo que cogía los caracteres que no se podían leer y los sustituía por “” de tal forma que el nombre del personaje seguía siendo el mismo, pero en este caso a la hora de introducir los nombres en la librería figuraría nombre KID, apellido 1, sin la almohadilla.</w:t>
      </w:r>
    </w:p>
    <w:p w14:paraId="057FE0EA" w14:textId="77777777" w:rsidR="007214AB" w:rsidRDefault="007214AB" w:rsidP="004511CE">
      <w:pPr>
        <w:pStyle w:val="Ttulo2"/>
        <w:numPr>
          <w:ilvl w:val="0"/>
          <w:numId w:val="10"/>
        </w:numPr>
      </w:pPr>
      <w:bookmarkStart w:id="263" w:name="_Toc31765862"/>
      <w:r>
        <w:t>Arquitectura MVP</w:t>
      </w:r>
      <w:bookmarkEnd w:id="263"/>
    </w:p>
    <w:p w14:paraId="15E425E9" w14:textId="7DC97FC6" w:rsidR="007214AB" w:rsidRDefault="007214AB" w:rsidP="007214AB">
      <w:r>
        <w:t>Para esta aplicación se ha continuado con la arquitectura MVP o Modelo-Vista-Presentador la cual permite separar la lógica de la aplicación de la interfaz que tiene dicha aplicación, de tal forma que podemos modificar ciertos aspectos de la lógica de la aplicación sin tener que cambiar nada de la interfaz</w:t>
      </w:r>
      <w:r w:rsidR="00B827C1">
        <w:fldChar w:fldCharType="begin"/>
      </w:r>
      <w:r w:rsidR="00F75A23">
        <w:instrText xml:space="preserve"> ADDIN ZOTERO_ITEM CSL_CITATION {"citationID":"dEHA4dxy","properties":{"formattedCitation":"(61)","plainCitation":"(61)","noteIndex":0},"citationItems":[{"id":151,"uris":["http://zotero.org/users/local/7KpN74TT/items/XZXUUWLU"],"uri":["http://zotero.org/users/local/7KpN74TT/items/XZXUUWLU"],"itemData":{"id":151,"type":"webpage","title":"Modelo–vista–controlador - Wikipedia, la enciclopedia libre","URL":"https://es.wikipedia.org/wiki/Modelo%E2%80%93vista%E2%80%93controlador","accessed":{"date-parts":[["2020",2,3]]}}}],"schema":"https://github.com/citation-style-language/schema/raw/master/csl-citation.json"} </w:instrText>
      </w:r>
      <w:r w:rsidR="00B827C1">
        <w:fldChar w:fldCharType="separate"/>
      </w:r>
      <w:r w:rsidR="00F75A23" w:rsidRPr="00F75A23">
        <w:rPr>
          <w:rFonts w:cs="Liberation Serif"/>
        </w:rPr>
        <w:t>(61)</w:t>
      </w:r>
      <w:r w:rsidR="00B827C1">
        <w:fldChar w:fldCharType="end"/>
      </w:r>
      <w:r>
        <w:t>.</w:t>
      </w:r>
    </w:p>
    <w:p w14:paraId="6C8F1842" w14:textId="0277E4AD" w:rsidR="009C1D18" w:rsidRDefault="00C3776E" w:rsidP="009C1D18">
      <w:r>
        <w:rPr>
          <w:noProof/>
        </w:rPr>
        <w:lastRenderedPageBreak/>
        <mc:AlternateContent>
          <mc:Choice Requires="wps">
            <w:drawing>
              <wp:anchor distT="0" distB="0" distL="114300" distR="114300" simplePos="0" relativeHeight="251660288" behindDoc="1" locked="0" layoutInCell="1" allowOverlap="1" wp14:anchorId="63DD7A40" wp14:editId="0F33CD33">
                <wp:simplePos x="0" y="0"/>
                <wp:positionH relativeFrom="margin">
                  <wp:align>right</wp:align>
                </wp:positionH>
                <wp:positionV relativeFrom="paragraph">
                  <wp:posOffset>3913505</wp:posOffset>
                </wp:positionV>
                <wp:extent cx="5400040" cy="635"/>
                <wp:effectExtent l="0" t="0" r="0" b="8255"/>
                <wp:wrapTight wrapText="bothSides">
                  <wp:wrapPolygon edited="0">
                    <wp:start x="0" y="0"/>
                    <wp:lineTo x="0" y="20698"/>
                    <wp:lineTo x="21488" y="20698"/>
                    <wp:lineTo x="21488"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0689B8" w14:textId="77777777" w:rsidR="00BD6BC0" w:rsidRPr="009A301F" w:rsidRDefault="00BD6BC0" w:rsidP="009C1D18">
                            <w:pPr>
                              <w:pStyle w:val="Descripcin"/>
                              <w:jc w:val="center"/>
                              <w:rPr>
                                <w:noProof/>
                              </w:rPr>
                            </w:pPr>
                            <w:bookmarkStart w:id="264" w:name="_Toc31765879"/>
                            <w:r>
                              <w:t xml:space="preserve">Ilustración </w:t>
                            </w:r>
                            <w:fldSimple w:instr=" SEQ Ilustración \* ARABIC ">
                              <w:r>
                                <w:rPr>
                                  <w:noProof/>
                                </w:rPr>
                                <w:t>8</w:t>
                              </w:r>
                            </w:fldSimple>
                            <w:r>
                              <w:t xml:space="preserve"> Arquitectura MVP</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7A40" id="Cuadro de texto 2" o:spid="_x0000_s1033" type="#_x0000_t202" style="position:absolute;left:0;text-align:left;margin-left:374pt;margin-top:308.15pt;width:425.2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tbrMwIAAGsEAAAOAAAAZHJzL2Uyb0RvYy54bWysVMFu2zAMvQ/YPwi6L3aytiu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" stroked="f">
                <v:textbox style="mso-fit-shape-to-text:t" inset="0,0,0,0">
                  <w:txbxContent>
                    <w:p w14:paraId="620689B8" w14:textId="77777777" w:rsidR="00BD6BC0" w:rsidRPr="009A301F" w:rsidRDefault="00BD6BC0" w:rsidP="009C1D18">
                      <w:pPr>
                        <w:pStyle w:val="Descripcin"/>
                        <w:jc w:val="center"/>
                        <w:rPr>
                          <w:noProof/>
                        </w:rPr>
                      </w:pPr>
                      <w:bookmarkStart w:id="265" w:name="_Toc31765879"/>
                      <w:r>
                        <w:t xml:space="preserve">Ilustración </w:t>
                      </w:r>
                      <w:fldSimple w:instr=" SEQ Ilustración \* ARABIC ">
                        <w:r>
                          <w:rPr>
                            <w:noProof/>
                          </w:rPr>
                          <w:t>8</w:t>
                        </w:r>
                      </w:fldSimple>
                      <w:r>
                        <w:t xml:space="preserve"> Arquitectura MVP</w:t>
                      </w:r>
                      <w:bookmarkEnd w:id="265"/>
                    </w:p>
                  </w:txbxContent>
                </v:textbox>
                <w10:wrap type="tight" anchorx="margin"/>
              </v:shape>
            </w:pict>
          </mc:Fallback>
        </mc:AlternateContent>
      </w:r>
      <w:r>
        <w:rPr>
          <w:noProof/>
        </w:rPr>
        <w:drawing>
          <wp:anchor distT="0" distB="0" distL="114300" distR="114300" simplePos="0" relativeHeight="251658240" behindDoc="1" locked="0" layoutInCell="1" allowOverlap="1" wp14:anchorId="3D60A813" wp14:editId="05910274">
            <wp:simplePos x="0" y="0"/>
            <wp:positionH relativeFrom="margin">
              <wp:align>right</wp:align>
            </wp:positionH>
            <wp:positionV relativeFrom="paragraph">
              <wp:posOffset>1097915</wp:posOffset>
            </wp:positionV>
            <wp:extent cx="5400040" cy="2752090"/>
            <wp:effectExtent l="0" t="0" r="0" b="0"/>
            <wp:wrapTight wrapText="bothSides">
              <wp:wrapPolygon edited="0">
                <wp:start x="0" y="0"/>
                <wp:lineTo x="0" y="21381"/>
                <wp:lineTo x="21488" y="21381"/>
                <wp:lineTo x="21488" y="0"/>
                <wp:lineTo x="0" y="0"/>
              </wp:wrapPolygon>
            </wp:wrapTight>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MVP.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anchor>
        </w:drawing>
      </w:r>
      <w:r w:rsidR="007214AB">
        <w:t>La arquitectura funciona de la siguiente manera la vista sería la interfaz, que son las plantillas HTML, quien informarán al controlador de los cambios que está realizando el usuario, el controlador recoge esa información y la pasa al modelo para que haga las acciones que sean necesarias, a continuación, el modelo le informa al controlador que las acciones han sido realizadas y este le muestra al usuario, es decir, envía a la vista, los cambios para que sean mostrados.</w:t>
      </w:r>
    </w:p>
    <w:p w14:paraId="48A29A28" w14:textId="77777777" w:rsidR="009C1D18" w:rsidRDefault="009C1D18" w:rsidP="004511CE">
      <w:pPr>
        <w:pStyle w:val="Ttulo2"/>
        <w:numPr>
          <w:ilvl w:val="0"/>
          <w:numId w:val="10"/>
        </w:numPr>
      </w:pPr>
      <w:bookmarkStart w:id="266" w:name="_Toc31765863"/>
      <w:r>
        <w:t>Detección de comunidades y roles</w:t>
      </w:r>
      <w:bookmarkEnd w:id="266"/>
    </w:p>
    <w:p w14:paraId="2100C5E0" w14:textId="77777777" w:rsidR="009C1D18" w:rsidRDefault="009C1D18" w:rsidP="009C1D18">
      <w:r>
        <w:t>Otro cambio relevante es la adición de nuevos roles y comunidades, ya que, si el usuario quería consultar por ejemplo los roles, de dos algoritmos de detección de comunidades que existían, solo obtendría los roles de uno de ellos, un cambio importante que se implementó es la detección de comunidades y roles con cuatro algoritmos distintos.</w:t>
      </w:r>
    </w:p>
    <w:p w14:paraId="35B3F7F2" w14:textId="77777777" w:rsidR="009C1D18" w:rsidRDefault="009C1D18" w:rsidP="009C1D18">
      <w:r>
        <w:t>Además, en la detección de roles se añade un gráfico con el cual se puede observar de una forma más gráfica y quizá más entendible cómo es la distribución de los nodos por los distintos roles presentes en las redes complejas.</w:t>
      </w:r>
    </w:p>
    <w:p w14:paraId="543BC306" w14:textId="77777777" w:rsidR="009C1D18" w:rsidRDefault="009C1D18" w:rsidP="004511CE">
      <w:pPr>
        <w:pStyle w:val="Ttulo2"/>
        <w:numPr>
          <w:ilvl w:val="0"/>
          <w:numId w:val="10"/>
        </w:numPr>
      </w:pPr>
      <w:bookmarkStart w:id="267" w:name="_Toc31765864"/>
      <w:r>
        <w:t>Testeo de la aplicación</w:t>
      </w:r>
      <w:bookmarkEnd w:id="267"/>
    </w:p>
    <w:p w14:paraId="13B59B4B" w14:textId="77777777" w:rsidR="009C1D18" w:rsidRDefault="009C1D18" w:rsidP="009C1D18">
      <w:r>
        <w:t>Para testear muchas de las funciones que hay en la aplicación como añadir personajes, borrarlos, añadir etnia, añadir sexo… se ha diseñado una clase de Python en la cual se realizan todas estas funciones para comprobar que todas funcionan de manera correcta.</w:t>
      </w:r>
    </w:p>
    <w:p w14:paraId="3913451E" w14:textId="171ECF38" w:rsidR="009C1D18" w:rsidRDefault="009C1D18" w:rsidP="009C1D18">
      <w:r>
        <w:t>Un gran problema para testear funciones de obtención de personajes de los guiones es que no sale el valor de cuantas apariciones debe haber por cada personaje, cosa que complica testear si ese “78” en el número de apariciones de cierto personaje es real o no. Para esto se ha tenido que contar a mano en algunas películas las apariciones de algunos personajes a ver si lo hacía bien o mal esto supone un problema respecto a que no se ha podido hacer un testeo automático de algunas características.</w:t>
      </w:r>
    </w:p>
    <w:p w14:paraId="14005F21" w14:textId="0C0A44A3" w:rsidR="00B769ED" w:rsidRPr="00B769ED" w:rsidRDefault="00B769ED" w:rsidP="00B769ED">
      <w:pPr>
        <w:pStyle w:val="Ttulo3"/>
        <w:rPr>
          <w:i/>
          <w:iCs/>
        </w:rPr>
      </w:pPr>
      <w:bookmarkStart w:id="268" w:name="_Toc31765865"/>
      <w:r w:rsidRPr="00B769ED">
        <w:rPr>
          <w:i/>
          <w:iCs/>
        </w:rPr>
        <w:t>Betatesters</w:t>
      </w:r>
      <w:bookmarkEnd w:id="268"/>
    </w:p>
    <w:p w14:paraId="5B11952D" w14:textId="261B024F" w:rsidR="00B769ED" w:rsidRDefault="00B769ED" w:rsidP="00B769ED">
      <w:r>
        <w:t>Encontrar errores en una aplicación diseñada por uno mismo es más complicado</w:t>
      </w:r>
      <w:r w:rsidR="00191D80">
        <w:t xml:space="preserve"> de lo habitual</w:t>
      </w:r>
      <w:r>
        <w:t xml:space="preserve">, debido al conocimiento que hay de la aplicación y de todas las opciones que </w:t>
      </w:r>
      <w:r w:rsidR="00191D80">
        <w:t>existen</w:t>
      </w:r>
      <w:r>
        <w:t xml:space="preserve">, por esto se ha recurrido a un grupo de personas encargadas de utilizar la aplicación con el fin de </w:t>
      </w:r>
      <w:r>
        <w:lastRenderedPageBreak/>
        <w:t>encontrar posibles errores y fallos que se puedan soluciona</w:t>
      </w:r>
      <w:r w:rsidR="00191D80">
        <w:t>r antes del lanzamiento oficial de la aplicación</w:t>
      </w:r>
      <w:r>
        <w:t>.</w:t>
      </w:r>
    </w:p>
    <w:p w14:paraId="00F7D2E5" w14:textId="1D3ACBAB" w:rsidR="00B769ED" w:rsidRPr="00B769ED" w:rsidRDefault="00191D80" w:rsidP="00B769ED">
      <w:r>
        <w:t xml:space="preserve">Cuando se consideró que la aplicación estaba “lista” para ser lanzada, se distribuyó antes a este grupo de personas y se las pidió que escribieran sus impresiones y posibles errores que podían ocurrir. Todo esto fue recogido en el siguiente documento: </w:t>
      </w:r>
      <w:hyperlink r:id="rId43" w:history="1">
        <w:r w:rsidRPr="00191D80">
          <w:rPr>
            <w:rStyle w:val="Hipervnculo"/>
          </w:rPr>
          <w:t xml:space="preserve">Comentarios </w:t>
        </w:r>
        <w:r w:rsidRPr="00191D80">
          <w:rPr>
            <w:rStyle w:val="Hipervnculo"/>
            <w:i/>
            <w:iCs/>
          </w:rPr>
          <w:t>Betatesters</w:t>
        </w:r>
      </w:hyperlink>
      <w:r>
        <w:t>.</w:t>
      </w:r>
    </w:p>
    <w:p w14:paraId="334F6492" w14:textId="77777777" w:rsidR="009C1D18" w:rsidRDefault="009C1D18" w:rsidP="004511CE">
      <w:pPr>
        <w:pStyle w:val="Ttulo2"/>
        <w:numPr>
          <w:ilvl w:val="0"/>
          <w:numId w:val="10"/>
        </w:numPr>
      </w:pPr>
      <w:bookmarkStart w:id="269" w:name="_Toc31765866"/>
      <w:r>
        <w:t>Problemas derivados del código</w:t>
      </w:r>
      <w:bookmarkEnd w:id="269"/>
    </w:p>
    <w:p w14:paraId="07D1F242" w14:textId="77777777" w:rsidR="009C1D18" w:rsidRDefault="009C1D18" w:rsidP="009C1D18">
      <w:r>
        <w:t>Uno de los principales problemas que se ha considerado relevante y por lo tanto se va a explicar es la dificultad de haber trabajado sobre código ya realizado. Supuso un grave problema y un gran coste de tiempo al inicio del proyecto entender todas las cosas que se realizaban en la aplicación</w:t>
      </w:r>
      <w:r w:rsidR="00ED10F6">
        <w:t>.</w:t>
      </w:r>
    </w:p>
    <w:p w14:paraId="1C4790D1" w14:textId="77777777" w:rsidR="00ED10F6" w:rsidRDefault="00ED10F6" w:rsidP="009C1D18">
      <w:r>
        <w:t>Se cogió una aplicación en la cual no funcionaban algunos botones debido al problema de sesiones, que se describió en los objetivos generales de esta memoria, por el cual no podíamos avanzar por la aplicación sin que nos diera un error de sesión, cerrando sesión y, por tanto, volviendo a la página de inicio.</w:t>
      </w:r>
    </w:p>
    <w:p w14:paraId="008B564E" w14:textId="77777777" w:rsidR="00403E69" w:rsidRDefault="00ED10F6" w:rsidP="009C1D18">
      <w:r>
        <w:t>Por este motivo, se dedicó el primer sprint exclusivamente a leer y entender toda la documentación y el código de la aplicación para conseguir entenderlo, con todo ello, en los sprints posteriores aún hubo que ojear de vez en cuando la documentación por nuevos problemas que surgían y que había que solucionar.</w:t>
      </w:r>
    </w:p>
    <w:p w14:paraId="7C7AA089" w14:textId="77777777" w:rsidR="00A6499B" w:rsidRDefault="00A6499B" w:rsidP="004511CE">
      <w:pPr>
        <w:pStyle w:val="Ttulo2"/>
        <w:numPr>
          <w:ilvl w:val="0"/>
          <w:numId w:val="10"/>
        </w:numPr>
      </w:pPr>
      <w:bookmarkStart w:id="270" w:name="_Toc31765867"/>
      <w:commentRangeStart w:id="271"/>
      <w:commentRangeStart w:id="272"/>
      <w:r>
        <w:t>Wiki</w:t>
      </w:r>
      <w:commentRangeEnd w:id="271"/>
      <w:r w:rsidR="008816D0">
        <w:rPr>
          <w:rStyle w:val="Refdecomentario"/>
          <w:rFonts w:eastAsiaTheme="minorHAnsi" w:cstheme="minorBidi"/>
          <w:b w:val="0"/>
          <w:color w:val="auto"/>
          <w:spacing w:val="0"/>
          <w:kern w:val="0"/>
        </w:rPr>
        <w:commentReference w:id="271"/>
      </w:r>
      <w:bookmarkEnd w:id="270"/>
      <w:commentRangeEnd w:id="272"/>
      <w:r w:rsidR="00872CBD">
        <w:rPr>
          <w:rStyle w:val="Refdecomentario"/>
          <w:rFonts w:eastAsiaTheme="minorHAnsi" w:cstheme="minorBidi"/>
          <w:b w:val="0"/>
          <w:color w:val="auto"/>
          <w:spacing w:val="0"/>
          <w:kern w:val="0"/>
        </w:rPr>
        <w:commentReference w:id="272"/>
      </w:r>
    </w:p>
    <w:p w14:paraId="076D9C70" w14:textId="77777777" w:rsidR="00A6499B" w:rsidRDefault="00A6499B" w:rsidP="00A6499B">
      <w:r>
        <w:t>Otro aspecto relevante de la aplicación es la realización de una wiki con la cual el usuario va a poder acceder a ella en todo momento desde el menú de navegación de la aplicación, de tal forma que si el usuario no entiende algo de la aplicación simplemente debe pulsar en la wiki y le redirigirá a la zona correspondiente de la guía de usuario donde se encuentre, pudiendo el propio usuario moverse a la zona que considere más necesario para informarse y pudiendo seleccionar entre dos idiomas, la wiki en inglés o en castellano.</w:t>
      </w:r>
    </w:p>
    <w:p w14:paraId="13172CA9" w14:textId="77777777" w:rsidR="00A6499B" w:rsidRDefault="00A6499B" w:rsidP="00A6499B">
      <w:r>
        <w:t>Para su realización se pensó en un principio en MediaWiki, incluso se llegó a desplegar MediaWiki en Heroku como se puede comprobar si se accede al siguiente enlace:</w:t>
      </w:r>
    </w:p>
    <w:p w14:paraId="7B191D2B" w14:textId="77777777" w:rsidR="00A6499B" w:rsidRDefault="00C10F94" w:rsidP="004511CE">
      <w:pPr>
        <w:pStyle w:val="Prrafodelista"/>
        <w:numPr>
          <w:ilvl w:val="0"/>
          <w:numId w:val="14"/>
        </w:numPr>
      </w:pPr>
      <w:hyperlink r:id="rId44" w:history="1">
        <w:r w:rsidR="00A6499B" w:rsidRPr="00702C39">
          <w:rPr>
            <w:rStyle w:val="Hipervnculo"/>
          </w:rPr>
          <w:t>https://wikinetextractor.herokuapp.com</w:t>
        </w:r>
      </w:hyperlink>
      <w:r w:rsidR="00A6499B">
        <w:t>.</w:t>
      </w:r>
    </w:p>
    <w:p w14:paraId="0D80E94B" w14:textId="77777777" w:rsidR="00A6499B" w:rsidRDefault="00A6499B" w:rsidP="004F608D">
      <w:r>
        <w:t>El problema surgió con que MediaWiki necesita una base de datos en la cual guardar temas como imágenes de la wiki. No se llega a saber concretamente si es por usar la base de datos gratuita que da Heroku o si es porque el despliegue gratuito pone la aplicación en “sleep” después de treinta minutos de inactividad</w:t>
      </w:r>
      <w:r w:rsidR="004F608D">
        <w:t>, pero al cabo de cierto tiempo las imágenes desaparecen de la wiki, como si se hubieran borrado.</w:t>
      </w:r>
    </w:p>
    <w:p w14:paraId="2582A0AA" w14:textId="77777777" w:rsidR="004F608D" w:rsidRDefault="004F608D" w:rsidP="004F608D">
      <w:r>
        <w:t>La causa se cree es debida a que al usar la parte gratuita de Heroku, tanto para el despliegue de la wiki como para la base de datos, hay ciertas restricciones que hacen que se eliminen las imágenes de la wiki. De todos modos, si se consiguiera un servidor externo a Heroku se podría desplegar la wiki de forma sencilla.</w:t>
      </w:r>
    </w:p>
    <w:p w14:paraId="1F5A5900" w14:textId="4C68FBB5" w:rsidR="004F608D" w:rsidRDefault="00F75A23" w:rsidP="004511CE">
      <w:pPr>
        <w:pStyle w:val="Ttulo2"/>
        <w:numPr>
          <w:ilvl w:val="0"/>
          <w:numId w:val="10"/>
        </w:numPr>
      </w:pPr>
      <w:r>
        <w:t>I</w:t>
      </w:r>
      <w:r w:rsidR="009B148C">
        <w:t>CEUTE (</w:t>
      </w:r>
      <w:r w:rsidR="009B148C" w:rsidRPr="009B148C">
        <w:rPr>
          <w:i/>
          <w:iCs/>
        </w:rPr>
        <w:t>International Conference on EUropean Transitional Eductaion</w:t>
      </w:r>
      <w:r w:rsidR="009B148C">
        <w:t>)</w:t>
      </w:r>
    </w:p>
    <w:p w14:paraId="46B8DDB9" w14:textId="45ACDFC3" w:rsidR="00392401" w:rsidRDefault="00392401" w:rsidP="00392401">
      <w:r>
        <w:t xml:space="preserve">En este mundo plagado de redes por todos los lugares a los que vamos, diseñamos NetExtractor con la finalidad de que el conocimiento de ciencia de redes sea más accesible a las personas, de forma que se conozcan los entresijos que hay detrás de la visualización de una red. Pero creemos que NetExtractor puede tener también tener un hueco en la enseñanza, de </w:t>
      </w:r>
      <w:r w:rsidR="009B148C">
        <w:t>manera</w:t>
      </w:r>
      <w:r>
        <w:t xml:space="preserve"> </w:t>
      </w:r>
      <w:r>
        <w:lastRenderedPageBreak/>
        <w:t>que la ciencia de redes puede suponer un suplemento en los planes de estudio para poder mostrar que las matemáticas no son solo números y cálculos, sino que también se trata pensamiento abstracto y formalización. Esto lo conseguimos mediante el uso de ejemplo</w:t>
      </w:r>
      <w:r w:rsidR="009B148C">
        <w:t>s</w:t>
      </w:r>
      <w:r>
        <w:t xml:space="preserve"> que al estudiante pueden resultarle muy familiares como pueden ser películas o novelas, de forma que le resulte más fácil situar los personajes(nodos) de la red</w:t>
      </w:r>
      <w:r w:rsidR="009B148C">
        <w:t xml:space="preserve"> y ver las relaciones que entre ellos aparecen</w:t>
      </w:r>
      <w:r>
        <w:t>.</w:t>
      </w:r>
    </w:p>
    <w:p w14:paraId="14111130" w14:textId="28DEF2EC" w:rsidR="009B148C" w:rsidRPr="00BE3580" w:rsidRDefault="009B148C" w:rsidP="00392401">
      <w:r>
        <w:t>Es por eso que este proyecto va a ser presentado, por el alcance educativo que NetExtractor puede suponer a los planes de estudio, en el congreso de ICEUTE</w:t>
      </w:r>
      <w:r w:rsidR="00BD6BC0">
        <w:t xml:space="preserve"> 2020</w:t>
      </w:r>
      <w:r w:rsidR="00BD6BC0">
        <w:fldChar w:fldCharType="begin"/>
      </w:r>
      <w:r w:rsidR="00BD6BC0">
        <w:instrText xml:space="preserve"> ADDIN ZOTERO_ITEM CSL_CITATION {"citationID":"ehq9wNmL","properties":{"formattedCitation":"(62)","plainCitation":"(62)","noteIndex":0},"citationItems":[{"id":175,"uris":["http://zotero.org/users/local/7KpN74TT/items/VA5ZJZ6D"],"uri":["http://zotero.org/users/local/7KpN74TT/items/VA5ZJZ6D"],"itemData":{"id":175,"type":"post-weblog","language":"en-US","title":"ICEUTE 2020 – BURGOS (SPAIN) – JUNE","URL":"http://2020.iceuteconference.eu/","accessed":{"date-parts":[["2020",2,5]]}}}],"schema":"https://github.com/citation-style-language/schema/raw/master/csl-citation.json"} </w:instrText>
      </w:r>
      <w:r w:rsidR="00BD6BC0">
        <w:fldChar w:fldCharType="separate"/>
      </w:r>
      <w:r w:rsidR="00BD6BC0" w:rsidRPr="00BD6BC0">
        <w:rPr>
          <w:rFonts w:cs="Liberation Serif"/>
        </w:rPr>
        <w:t>(62)</w:t>
      </w:r>
      <w:r w:rsidR="00BD6BC0">
        <w:fldChar w:fldCharType="end"/>
      </w:r>
      <w:r>
        <w:t>, congreso en el que se debatirán y presentarán los últimos avances y trabajos sobre la educación superior en países europeos, organizado por la Universidad de Burgos, GICAP, ITCL y la Universidad de Salamanca que tendrá lugar este año 2020 en Burgos.</w:t>
      </w:r>
    </w:p>
    <w:p w14:paraId="6815142A" w14:textId="77777777" w:rsidR="00403E69" w:rsidRDefault="00403E69" w:rsidP="00403E69">
      <w:r>
        <w:br w:type="page"/>
      </w:r>
    </w:p>
    <w:p w14:paraId="6ABA3C7C" w14:textId="77777777" w:rsidR="00C10F94" w:rsidRDefault="00C10F94" w:rsidP="00C10F94">
      <w:pPr>
        <w:pStyle w:val="Ttulo1"/>
      </w:pPr>
      <w:bookmarkStart w:id="273" w:name="_Toc31765868"/>
      <w:r>
        <w:lastRenderedPageBreak/>
        <w:t>F. Trabajos relacionados</w:t>
      </w:r>
    </w:p>
    <w:p w14:paraId="47E8F1B5" w14:textId="77777777" w:rsidR="00C10F94" w:rsidRDefault="00C10F94" w:rsidP="00C10F94">
      <w:r>
        <w:t>En los últimos años ha habido diversidad de trabajos acerca de la ciencia de redes y como se extraían estas mismas de multitud de entornos, desde casos reales de extracción de redes en institutos hasta casos más ficticios como los que estamos trabajando actualmente con las novelas y películas.</w:t>
      </w:r>
    </w:p>
    <w:p w14:paraId="7574B342" w14:textId="51B01FC0" w:rsidR="00C10F94" w:rsidRDefault="00C10F94" w:rsidP="00C10F94">
      <w:r>
        <w:t>Algunos ejemplos de trabajos relacionados con el proyecto de NetExtractor van a ser los mencionados a continuación.</w:t>
      </w:r>
    </w:p>
    <w:p w14:paraId="6CBEF5EB" w14:textId="202443F1" w:rsidR="005333C8" w:rsidRDefault="005333C8" w:rsidP="004511CE">
      <w:pPr>
        <w:pStyle w:val="Ttulo2"/>
        <w:numPr>
          <w:ilvl w:val="0"/>
          <w:numId w:val="30"/>
        </w:numPr>
      </w:pPr>
      <w:r>
        <w:t>Ububooknet</w:t>
      </w:r>
    </w:p>
    <w:p w14:paraId="2A4F4ACB" w14:textId="29ECCB04" w:rsidR="005333C8" w:rsidRDefault="005333C8" w:rsidP="005333C8">
      <w:r>
        <w:t>Debido a que este proyecto surgió como una continuación del mencionado en este apartado, Ububooknet</w:t>
      </w:r>
      <w:r w:rsidR="0025198D">
        <w:fldChar w:fldCharType="begin"/>
      </w:r>
      <w:r w:rsidR="00BD6BC0">
        <w:instrText xml:space="preserve"> ADDIN ZOTERO_ITEM CSL_CITATION {"citationID":"IT1MqESu","properties":{"formattedCitation":"(63)","plainCitation":"(63)","noteIndex":0},"citationItems":[{"id":174,"uris":["http://zotero.org/users/local/7KpN74TT/items/KR29HS3A"],"uri":["http://zotero.org/users/local/7KpN74TT/items/KR29HS3A"],"itemData":{"id":174,"type":"book","abstract":"Generar de forma automática la red de interacciones de personajes en novelas y analizar las redes obtenidas para capturar sus métricas más relevantes.","genre":"JavaScript","note":"original-date: 2019-01-14T14:06:18Z","source":"GitHub","title":"lca0037/GII18.0U-Ububooknet","URL":"https://github.com/lca0037/GII18.0U-Ububooknet","author":[{"family":"Arce","given":"Luis Miguel Cabrejas"}],"accessed":{"date-parts":[["2020",2,5]]},"issued":{"date-parts":[["2019",7,1]]}}}],"schema":"https://github.com/citation-style-language/schema/raw/master/csl-citation.json"} </w:instrText>
      </w:r>
      <w:r w:rsidR="0025198D">
        <w:fldChar w:fldCharType="separate"/>
      </w:r>
      <w:r w:rsidR="00BD6BC0" w:rsidRPr="00BD6BC0">
        <w:rPr>
          <w:rFonts w:cs="Liberation Serif"/>
        </w:rPr>
        <w:t>(63)</w:t>
      </w:r>
      <w:r w:rsidR="0025198D">
        <w:fldChar w:fldCharType="end"/>
      </w:r>
      <w:r>
        <w:t>, se considera que este trabajo debe aparecer el primero de los trabajos mencionados.</w:t>
      </w:r>
    </w:p>
    <w:p w14:paraId="4C41E992" w14:textId="3606FE77" w:rsidR="005333C8" w:rsidRDefault="005333C8" w:rsidP="005333C8">
      <w:r>
        <w:t>Este proyecto consiste en una aplicación web en la cual se obtienen, visualizan y analizan redes creadas a partir de novelas que son introducidas en forma de ePubs.</w:t>
      </w:r>
    </w:p>
    <w:p w14:paraId="455CFC43" w14:textId="69CA66A1" w:rsidR="005333C8" w:rsidRDefault="005333C8" w:rsidP="005333C8">
      <w:r>
        <w:t>La obtención de personajes se realiza mediante la lectura del ePub con un analizador léxico de tal manera que las palabras que aparezcan en mayúscula su primera letra se considerará un personaje. Esta medida produce un gran número de falsos positivos, es por esto que además la aplicación incorpora una forma de obtener diccionarios a través de una wiki de fandom o la posibilidad de importar los diccionarios a través de un fichero csv que contiene los personajes.</w:t>
      </w:r>
    </w:p>
    <w:p w14:paraId="14D01D4F" w14:textId="0C59E066" w:rsidR="005333C8" w:rsidRDefault="005333C8" w:rsidP="005333C8">
      <w:r>
        <w:t>En este proyecto las interacciones de personajes ocurren cuando aparecen dos personajes dentro de un rango de palabras, pero este rango no es estático, sino que es el usuario el que se encarga de introducir el número de palabras máximo al que se deben encontrar dos personajes para ser considerado interacción. Además de establecer este valor, al usuario se le permite introducir las apariciones que quiere que tenga mínimo un personaje, si se quieren tener los capítulos en cuenta o no para obtener los personajes y diversas opciones para modificar el diccionario de personajes (añadir personaje, borrar personaje, modificar ids…)</w:t>
      </w:r>
      <w:r w:rsidR="0025198D">
        <w:t>.</w:t>
      </w:r>
    </w:p>
    <w:p w14:paraId="6F0269DD" w14:textId="318BDF11" w:rsidR="0025198D" w:rsidRPr="005333C8" w:rsidRDefault="0025198D" w:rsidP="005333C8">
      <w:r>
        <w:t>Finalmente, el usuario podrá visualizar la red de personajes para lo cual se implementó Netwulf</w:t>
      </w:r>
      <w:r>
        <w:fldChar w:fldCharType="begin"/>
      </w:r>
      <w:r w:rsidR="00F75A23">
        <w:instrText xml:space="preserve"> ADDIN ZOTERO_ITEM CSL_CITATION {"citationID":"huBSxWmo","properties":{"formattedCitation":"(43)","plainCitation":"(43)","noteIndex":0},"citationItems":[{"id":171,"uris":["http://zotero.org/users/local/7KpN74TT/items/ECV45Q4F"],"uri":["http://zotero.org/users/local/7KpN74TT/items/ECV45Q4F"],"itemData":{"id":171,"type":"article-journal","abstract":"Aslak et al., (2019). Netwulf: Interactive visualization of networks in Python. Journal of Open Source Software, 4(42), 1425, https://doi.org/10.21105/joss.01425","container-title":"Journal of Open Source Software","DOI":"10.21105/joss.01425","ISSN":"2475-9066","issue":"42","language":"en","page":"1425","source":"joss.theoj.org","title":"Netwulf: Interactive visualization of networks in Python","title-short":"Netwulf","volume":"4","author":[{"family":"Aslak","given":"Ulf"},{"family":"Maier","given":"Benjamin"}],"issued":{"date-parts":[["2019",10,1]]}}}],"schema":"https://github.com/citation-style-language/schema/raw/master/csl-citation.json"} </w:instrText>
      </w:r>
      <w:r>
        <w:fldChar w:fldCharType="separate"/>
      </w:r>
      <w:r w:rsidR="00F75A23" w:rsidRPr="00F75A23">
        <w:rPr>
          <w:rFonts w:cs="Liberation Serif"/>
        </w:rPr>
        <w:t>(43)</w:t>
      </w:r>
      <w:r>
        <w:fldChar w:fldCharType="end"/>
      </w:r>
      <w:r>
        <w:t xml:space="preserve"> una herramienta de visualizado de redes que permite además modificar ciertos parámetros para mejorar la visualización. Y por último podrá visualizar las características seleccionadas en un informe final.</w:t>
      </w:r>
    </w:p>
    <w:p w14:paraId="393835F9" w14:textId="77777777" w:rsidR="00C10F94" w:rsidRPr="00C772CB" w:rsidRDefault="00C10F94" w:rsidP="004511CE">
      <w:pPr>
        <w:pStyle w:val="Ttulo2"/>
        <w:numPr>
          <w:ilvl w:val="0"/>
          <w:numId w:val="30"/>
        </w:numPr>
        <w:rPr>
          <w:i/>
          <w:iCs/>
        </w:rPr>
      </w:pPr>
      <w:r w:rsidRPr="00C772CB">
        <w:rPr>
          <w:i/>
          <w:iCs/>
        </w:rPr>
        <w:t>Network of Thrones</w:t>
      </w:r>
    </w:p>
    <w:p w14:paraId="626CD781" w14:textId="1AD70799" w:rsidR="00C772CB" w:rsidRDefault="00C10F94" w:rsidP="00C10F94">
      <w:r>
        <w:t xml:space="preserve">En </w:t>
      </w:r>
      <w:r w:rsidR="00C772CB" w:rsidRPr="00C772CB">
        <w:rPr>
          <w:i/>
          <w:iCs/>
        </w:rPr>
        <w:t>Network of Thrones</w:t>
      </w:r>
      <w:r w:rsidR="005333C8">
        <w:rPr>
          <w:i/>
          <w:iCs/>
        </w:rPr>
        <w:fldChar w:fldCharType="begin"/>
      </w:r>
      <w:r w:rsidR="00BD6BC0">
        <w:rPr>
          <w:i/>
          <w:iCs/>
        </w:rPr>
        <w:instrText xml:space="preserve"> ADDIN ZOTERO_ITEM CSL_CITATION {"citationID":"0hKMH8cW","properties":{"formattedCitation":"(64)","plainCitation":"(64)","noteIndex":0},"citationItems":[{"id":168,"uris":["http://zotero.org/users/local/7KpN74TT/items/HNYWDKNH"],"uri":["http://zotero.org/users/local/7KpN74TT/items/HNYWDKNH"],"itemData":{"id":168,"type":"article-journal","container-title":"Math Horizons","DOI":"10.4169/mathhorizons.23.4.18","ISSN":"1072-4117","issue":"4","page":"18-22","source":"Taylor and Francis+NEJM","title":"Network of Thrones","volume":"23","author":[{"family":"Beveridge","given":"Andrew"},{"family":"Shan","given":"Jie"}],"issued":{"date-parts":[["2016",4,1]]}}}],"schema":"https://github.com/citation-style-language/schema/raw/master/csl-citation.json"} </w:instrText>
      </w:r>
      <w:r w:rsidR="005333C8">
        <w:rPr>
          <w:i/>
          <w:iCs/>
        </w:rPr>
        <w:fldChar w:fldCharType="separate"/>
      </w:r>
      <w:r w:rsidR="00BD6BC0" w:rsidRPr="00BD6BC0">
        <w:rPr>
          <w:rFonts w:cs="Liberation Serif"/>
        </w:rPr>
        <w:t>(64)</w:t>
      </w:r>
      <w:r w:rsidR="005333C8">
        <w:rPr>
          <w:i/>
          <w:iCs/>
        </w:rPr>
        <w:fldChar w:fldCharType="end"/>
      </w:r>
      <w:r w:rsidR="00C772CB">
        <w:t>, Andrew Beveridge y Jie Shan analizaron el tercer libro de juego de tronos “Tormenta de espadas” para transformar la novela y serie de éxito en una red de interacciones entre los distintos personajes de la novela.</w:t>
      </w:r>
    </w:p>
    <w:p w14:paraId="756D4BC7" w14:textId="77777777" w:rsidR="00C772CB" w:rsidRDefault="00C772CB" w:rsidP="00C10F94">
      <w:r>
        <w:t>Con este trabajo se acabo logrando una red que posee 107 nodos, que son los que representan a los personajes de la novela y un total de 353 enlaces que unen los nodos. Estos enlaces tenían asignado un peso que se incrementa cada vez que se produce una interacción entre dos personajes.</w:t>
      </w:r>
    </w:p>
    <w:p w14:paraId="380BADD4" w14:textId="77777777" w:rsidR="005333C8" w:rsidRDefault="00C772CB" w:rsidP="00C10F94">
      <w:r>
        <w:t>Para ello se define el concepto de interacción como los personajes que se encuentran a no más de 15 palabras de diferencia entre ambos, elegido por los autores por considerarse un rango adecuado para una novela. De esta forma se establecieron las relaciones más fuertes cuando el enlace tenía un mayor peso.</w:t>
      </w:r>
    </w:p>
    <w:p w14:paraId="73B941F8" w14:textId="77777777" w:rsidR="0025198D" w:rsidRDefault="005333C8" w:rsidP="00C10F94">
      <w:r>
        <w:lastRenderedPageBreak/>
        <w:t>Después, se obtuvo la red de personajes en la cual se analizaron la importancia que tienen estos personajes en la red, implementando las medidas de centralidad más importantes y comunes que existen. También se hizo un análisis de las comunidades que se pueden obtener mediante el algoritmo de Louvain</w:t>
      </w:r>
      <w:r>
        <w:fldChar w:fldCharType="begin"/>
      </w:r>
      <w:r>
        <w:instrText xml:space="preserve"> ADDIN ZOTERO_ITEM CSL_CITATION {"citationID":"4lXZ81Wb","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fldChar w:fldCharType="separate"/>
      </w:r>
      <w:r w:rsidRPr="005333C8">
        <w:rPr>
          <w:rFonts w:cs="Liberation Serif"/>
        </w:rPr>
        <w:t>(6)</w:t>
      </w:r>
      <w:r>
        <w:fldChar w:fldCharType="end"/>
      </w:r>
      <w:r>
        <w:t xml:space="preserve"> que también se emplea en nuestro proyecto.</w:t>
      </w:r>
    </w:p>
    <w:p w14:paraId="3C85C194" w14:textId="0B755A20" w:rsidR="0025198D" w:rsidRDefault="0025198D" w:rsidP="004511CE">
      <w:pPr>
        <w:pStyle w:val="Ttulo2"/>
        <w:numPr>
          <w:ilvl w:val="0"/>
          <w:numId w:val="30"/>
        </w:numPr>
        <w:rPr>
          <w:i/>
          <w:iCs/>
        </w:rPr>
      </w:pPr>
      <w:r w:rsidRPr="0025198D">
        <w:rPr>
          <w:i/>
          <w:iCs/>
        </w:rPr>
        <w:t>Who Is the Most Important Character in Frozen?</w:t>
      </w:r>
    </w:p>
    <w:p w14:paraId="5D1D87D3" w14:textId="6EF82C4A" w:rsidR="00872CBD" w:rsidRDefault="00872CBD" w:rsidP="00872CBD">
      <w:r>
        <w:t xml:space="preserve">Petter Holme, Mason A. Porter y Hiroki Sayama autores de </w:t>
      </w:r>
      <w:r>
        <w:rPr>
          <w:i/>
          <w:iCs/>
        </w:rPr>
        <w:t>Who Is the Most Importatn Character in Frozen?</w:t>
      </w:r>
      <w:r>
        <w:rPr>
          <w:i/>
          <w:iCs/>
        </w:rPr>
        <w:fldChar w:fldCharType="begin"/>
      </w:r>
      <w:r w:rsidR="00BD6BC0">
        <w:rPr>
          <w:i/>
          <w:iCs/>
        </w:rPr>
        <w:instrText xml:space="preserve"> ADDIN ZOTERO_ITEM CSL_CITATION {"citationID":"hIdozPiL","properties":{"formattedCitation":"(65)","plainCitation":"(65)","noteIndex":0},"citationItems":[{"id":167,"uris":["http://zotero.org/users/local/7KpN74TT/items/ZYSHXSJG"],"uri":["http://zotero.org/users/local/7KpN74TT/items/ZYSHXSJG"],"itemData":{"id":167,"type":"webpage","abstract":"How do we determine the important characters in a movie like Frozen? We can watch it, of course, but there are also other ways—using mathematics and computers—to see who is important in the social network of a story. The idea is to compute numbers called centralities, which give ways of measuring who is important in networks. In this paper, we illustrate how different types of centralities measure importance in different ways. We also discuss how centralities are used to study many kinds of networks, not just social ones. In ongoing work, scientists are now developing centrality measures that also consider changes over time and different types of relationships.","container-title":"Frontiers for Young Minds","language":"en","title":"Who Is the Most Important Character in Frozen? What Networks Can Tell Us About the World","title-short":"Who Is the Most Important Character in Frozen?","URL":"https://kids.frontiersin.org/article/10.3389/frym.2019.00099","accessed":{"date-parts":[["2020",2,5]]}}}],"schema":"https://github.com/citation-style-language/schema/raw/master/csl-citation.json"} </w:instrText>
      </w:r>
      <w:r>
        <w:rPr>
          <w:i/>
          <w:iCs/>
        </w:rPr>
        <w:fldChar w:fldCharType="separate"/>
      </w:r>
      <w:r w:rsidR="00BD6BC0" w:rsidRPr="00BD6BC0">
        <w:rPr>
          <w:rFonts w:cs="Liberation Serif"/>
        </w:rPr>
        <w:t>(65)</w:t>
      </w:r>
      <w:r>
        <w:rPr>
          <w:i/>
          <w:iCs/>
        </w:rPr>
        <w:fldChar w:fldCharType="end"/>
      </w:r>
      <w:r>
        <w:rPr>
          <w:i/>
          <w:iCs/>
        </w:rPr>
        <w:t xml:space="preserve"> </w:t>
      </w:r>
      <w:r>
        <w:t>nos van a mostrar, a través de la película de Frozen, las distintas medidas de centralidad que se pueden emplear para la extracción de características de una red de forma que se pueda demostrar lo siguiente:</w:t>
      </w:r>
    </w:p>
    <w:p w14:paraId="300F4196" w14:textId="6A93902C" w:rsidR="0025198D" w:rsidRDefault="00872CBD" w:rsidP="004511CE">
      <w:pPr>
        <w:pStyle w:val="Prrafodelista"/>
        <w:numPr>
          <w:ilvl w:val="0"/>
          <w:numId w:val="14"/>
        </w:numPr>
      </w:pPr>
      <w:r>
        <w:t>Las medidas de centralidad pueden ser utilizadas no solo para la película de Frozen, sino de forma general en cualquier red compleja que exista, por muy distintas que sean la clase de los nodos.</w:t>
      </w:r>
    </w:p>
    <w:p w14:paraId="0DEFC27A" w14:textId="3FDDBF86" w:rsidR="00872CBD" w:rsidRPr="00872CBD" w:rsidRDefault="00872CBD" w:rsidP="004511CE">
      <w:pPr>
        <w:pStyle w:val="Prrafodelista"/>
        <w:numPr>
          <w:ilvl w:val="0"/>
          <w:numId w:val="14"/>
        </w:numPr>
      </w:pPr>
      <w:r>
        <w:t>Que dependiendo de la medida de centralidad que estemos usando, el resultado puede ser totalmente distinto y los nodos importantes pueden cambiar. De manera que lo importante es la pregunta a la que se responde para poder realizar el modelado de la red.</w:t>
      </w:r>
    </w:p>
    <w:p w14:paraId="0A6C196E" w14:textId="4A13C6AA" w:rsidR="00C10F94" w:rsidRDefault="00C10F94" w:rsidP="004511CE">
      <w:pPr>
        <w:pStyle w:val="Ttulo2"/>
        <w:numPr>
          <w:ilvl w:val="0"/>
          <w:numId w:val="30"/>
        </w:numPr>
      </w:pPr>
      <w:r>
        <w:br w:type="page"/>
      </w:r>
    </w:p>
    <w:p w14:paraId="0BB36DD2" w14:textId="390B87F8" w:rsidR="00ED10F6" w:rsidRDefault="00403E69" w:rsidP="00403E69">
      <w:pPr>
        <w:pStyle w:val="Ttulo1"/>
      </w:pPr>
      <w:r>
        <w:lastRenderedPageBreak/>
        <w:t>G. Conclusiones y líneas de trabajo futuras</w:t>
      </w:r>
      <w:bookmarkEnd w:id="273"/>
    </w:p>
    <w:p w14:paraId="7D88CD9A" w14:textId="77777777" w:rsidR="00403E69" w:rsidRDefault="00403E69" w:rsidP="00403E69">
      <w:r>
        <w:t>En este apartado se van a tratar las conclusiones obtenidas de la realización de este proyecto y las líneas de trabajo futuras pensadas para continuar con el desarrollo de la web.</w:t>
      </w:r>
    </w:p>
    <w:p w14:paraId="0444959E" w14:textId="77777777" w:rsidR="00403E69" w:rsidRDefault="00403E69" w:rsidP="004511CE">
      <w:pPr>
        <w:pStyle w:val="Ttulo2"/>
        <w:numPr>
          <w:ilvl w:val="0"/>
          <w:numId w:val="13"/>
        </w:numPr>
      </w:pPr>
      <w:bookmarkStart w:id="274" w:name="_Toc31765869"/>
      <w:r>
        <w:t>Conclusiones</w:t>
      </w:r>
      <w:bookmarkEnd w:id="274"/>
    </w:p>
    <w:p w14:paraId="562C8DDD" w14:textId="655DFC05" w:rsidR="00403E69" w:rsidRDefault="00403E69" w:rsidP="00403E69">
      <w:r>
        <w:t>Finalmente, se han cumplido todos los objetivos que se pedían cuando se inició el proyecto, se ha conseguido añadir funcionalidad al informe</w:t>
      </w:r>
      <w:ins w:id="275" w:author="VIRGINIA AHEDO GARCIA" w:date="2020-02-03T18:07:00Z">
        <w:r w:rsidR="008D03CB">
          <w:t>,</w:t>
        </w:r>
      </w:ins>
      <w:r>
        <w:t xml:space="preserve"> de tal forma que se </w:t>
      </w:r>
      <w:r w:rsidR="008D03CB">
        <w:t xml:space="preserve">obtienen </w:t>
      </w:r>
      <w:r>
        <w:t xml:space="preserve">un mayor número de características, se ha añadido una funcionalidad principal extra, ya que ahora podemos obtener redes de guiones de películas también, se han añadido predictores de etnia y sexo para los personajes y se permite al usuario modificar esos campos en caso de que no sean correctos, se han añadido estos datos como atributos del nodo y se ha cambiado toda la interfaz de manera que sea </w:t>
      </w:r>
      <w:r w:rsidR="008D03CB">
        <w:t xml:space="preserve">más </w:t>
      </w:r>
      <w:r>
        <w:t>visual para el usuario y más sencilla de trabajar.</w:t>
      </w:r>
    </w:p>
    <w:p w14:paraId="064B2B5C" w14:textId="2D59D3A8" w:rsidR="00403E69" w:rsidRDefault="00403E69" w:rsidP="00403E69">
      <w:r>
        <w:t>En cuanto a los objetivos personales</w:t>
      </w:r>
      <w:ins w:id="276" w:author="VIRGINIA AHEDO GARCIA" w:date="2020-02-03T18:08:00Z">
        <w:r w:rsidR="008D03CB">
          <w:t>,</w:t>
        </w:r>
      </w:ins>
      <w:r>
        <w:t xml:space="preserve"> se pueden considerar cumplidos, </w:t>
      </w:r>
      <w:r w:rsidR="008D03CB">
        <w:t>he</w:t>
      </w:r>
      <w:r w:rsidR="00A6499B">
        <w:t xml:space="preserve"> obtenido más conocimientos acerca de herramientas que eran desconocidas, </w:t>
      </w:r>
      <w:r w:rsidR="008D03CB">
        <w:t>y he aprendido bastante</w:t>
      </w:r>
      <w:r w:rsidR="00A6499B">
        <w:t xml:space="preserve"> </w:t>
      </w:r>
      <w:r w:rsidR="008D03CB">
        <w:t>sobre</w:t>
      </w:r>
      <w:r w:rsidR="00A6499B">
        <w:t xml:space="preserve"> </w:t>
      </w:r>
      <w:del w:id="277" w:author="VIRGINIA AHEDO GARCIA" w:date="2020-02-03T18:09:00Z">
        <w:r w:rsidR="00A6499B" w:rsidDel="008D03CB">
          <w:delText>a</w:delText>
        </w:r>
      </w:del>
      <w:r w:rsidR="00A6499B">
        <w:t xml:space="preserve"> desarrollo web. </w:t>
      </w:r>
      <w:r w:rsidR="008D03CB">
        <w:t>A su vez, he</w:t>
      </w:r>
      <w:r w:rsidR="00A6499B">
        <w:t xml:space="preserve"> ganado experiencia </w:t>
      </w:r>
      <w:r w:rsidR="008D03CB">
        <w:t xml:space="preserve">con </w:t>
      </w:r>
      <w:r w:rsidR="00A6499B">
        <w:t>la metodología SCRUM, la cual había sido implementada en menor medida en algunas asignaturas.</w:t>
      </w:r>
    </w:p>
    <w:p w14:paraId="0CCB1442" w14:textId="1A6F7377" w:rsidR="00A6499B" w:rsidRDefault="00A6499B" w:rsidP="00403E69">
      <w:r>
        <w:t xml:space="preserve">Se ha conseguido realizar una aplicación con una red personalizable en la que cada usuario puede hacer y visualizar la red como prefiera y extraer las características </w:t>
      </w:r>
      <w:del w:id="278" w:author="VIRGINIA AHEDO GARCIA" w:date="2020-02-03T18:11:00Z">
        <w:r w:rsidDel="008D03CB">
          <w:delText xml:space="preserve">más </w:delText>
        </w:r>
      </w:del>
      <w:r>
        <w:t>deseadas, además de permitir descargar la red en distintos formatos de manera que pueda ser visualizada en otras herramientas de redes complejas tales como Gephi</w:t>
      </w:r>
      <w:r w:rsidR="008D03CB">
        <w:t>, R u otras</w:t>
      </w:r>
      <w:r>
        <w:t>.</w:t>
      </w:r>
    </w:p>
    <w:p w14:paraId="65D4E56A" w14:textId="0A7E38D7" w:rsidR="00A6499B" w:rsidRDefault="00A6499B" w:rsidP="00403E69">
      <w:r>
        <w:t xml:space="preserve">Esta aplicación consigue que cualquier usuario pueda utilizarla sin ser un experto en </w:t>
      </w:r>
      <w:r w:rsidR="008D03CB">
        <w:t xml:space="preserve">programación ni en </w:t>
      </w:r>
      <w:r>
        <w:t>teoría de redes</w:t>
      </w:r>
      <w:r w:rsidR="008D03CB">
        <w:t xml:space="preserve">. A su vez, la wiki sirve de soporte y referencia para hacer consultas </w:t>
      </w:r>
      <w:r w:rsidR="00C64E7F">
        <w:t>sobre todas</w:t>
      </w:r>
      <w:r w:rsidR="008D03CB">
        <w:t xml:space="preserve"> aquellas dudas que puedan surgir</w:t>
      </w:r>
      <w:r>
        <w:t>.</w:t>
      </w:r>
    </w:p>
    <w:p w14:paraId="3372119D" w14:textId="77777777" w:rsidR="00A6499B" w:rsidRPr="00403E69" w:rsidRDefault="00A6499B" w:rsidP="004511CE">
      <w:pPr>
        <w:pStyle w:val="Ttulo2"/>
        <w:numPr>
          <w:ilvl w:val="0"/>
          <w:numId w:val="13"/>
        </w:numPr>
      </w:pPr>
      <w:bookmarkStart w:id="279" w:name="_Toc31765870"/>
      <w:r>
        <w:t>Líneas de trabajo futuras</w:t>
      </w:r>
      <w:bookmarkEnd w:id="279"/>
    </w:p>
    <w:p w14:paraId="3A1A8269" w14:textId="34F1EFE9" w:rsidR="00403E69" w:rsidRDefault="004F608D" w:rsidP="00403E69">
      <w:r>
        <w:t>En este apartado se van a tratar</w:t>
      </w:r>
      <w:r w:rsidR="001A69E2">
        <w:t xml:space="preserve"> los</w:t>
      </w:r>
      <w:r>
        <w:t xml:space="preserve"> trabajos futuros que se pueden realizar sobre la aplicación</w:t>
      </w:r>
      <w:r w:rsidR="008D03CB">
        <w:t xml:space="preserve"> NetExtractor</w:t>
      </w:r>
      <w:r w:rsidR="001A69E2">
        <w:t xml:space="preserve">: las </w:t>
      </w:r>
      <w:r>
        <w:t>funcionalidades adicionales</w:t>
      </w:r>
      <w:r w:rsidR="001A69E2">
        <w:t xml:space="preserve"> que se le pueden añadir</w:t>
      </w:r>
      <w:r>
        <w:t xml:space="preserve"> y algunas soluciones </w:t>
      </w:r>
      <w:r w:rsidR="008D03CB">
        <w:t xml:space="preserve">a </w:t>
      </w:r>
      <w:r>
        <w:t>errores que se pueden tener en cuenta.</w:t>
      </w:r>
    </w:p>
    <w:p w14:paraId="2609CFD6" w14:textId="77777777" w:rsidR="004F608D" w:rsidRPr="004F608D" w:rsidRDefault="004F608D" w:rsidP="00403E69">
      <w:pPr>
        <w:rPr>
          <w:b/>
          <w:bCs/>
        </w:rPr>
      </w:pPr>
      <w:r>
        <w:rPr>
          <w:b/>
          <w:bCs/>
        </w:rPr>
        <w:t>Alojamiento de aplicación y wiki</w:t>
      </w:r>
    </w:p>
    <w:p w14:paraId="6177087A" w14:textId="77777777" w:rsidR="004F608D" w:rsidRDefault="004F608D" w:rsidP="00403E69">
      <w:r>
        <w:t>En primer lugar, sería óptimo de cara al futuro buscar un servidor donde alojar la aplicación sin tener que estar pendiente de que la aplicación haga un “sleep” después de treinta minutos de inactividad.</w:t>
      </w:r>
    </w:p>
    <w:p w14:paraId="2E8D11F4" w14:textId="1A7EB9F8" w:rsidR="004F608D" w:rsidRDefault="004F608D" w:rsidP="00403E69">
      <w:r>
        <w:t>De la misma forma</w:t>
      </w:r>
      <w:r w:rsidR="001A69E2">
        <w:t>,</w:t>
      </w:r>
      <w:r>
        <w:t xml:space="preserve"> </w:t>
      </w:r>
      <w:r w:rsidR="001A69E2">
        <w:t>lo ideal sería dejar de</w:t>
      </w:r>
      <w:r>
        <w:t xml:space="preserve"> lado wikidot e implementar MediaWiki en un servidor propio u otro servicio que no haga ningún “sleep”.</w:t>
      </w:r>
    </w:p>
    <w:p w14:paraId="74F68B1D" w14:textId="77777777" w:rsidR="004F608D" w:rsidRDefault="004F608D" w:rsidP="00403E69">
      <w:pPr>
        <w:rPr>
          <w:b/>
          <w:bCs/>
        </w:rPr>
      </w:pPr>
      <w:r>
        <w:rPr>
          <w:b/>
          <w:bCs/>
        </w:rPr>
        <w:t>Gráfico de detección de roles</w:t>
      </w:r>
    </w:p>
    <w:p w14:paraId="3143D0B2" w14:textId="6CB8C900" w:rsidR="004F608D" w:rsidRDefault="004F608D" w:rsidP="00403E69">
      <w:r>
        <w:t xml:space="preserve">Cuando se visualiza el gráfico de detección de roles, se hace de forma que los </w:t>
      </w:r>
      <w:r w:rsidR="001A69E2">
        <w:t xml:space="preserve">nodos se representan </w:t>
      </w:r>
      <w:r>
        <w:t xml:space="preserve">como </w:t>
      </w:r>
      <w:r w:rsidR="001A69E2">
        <w:t xml:space="preserve">puntos que </w:t>
      </w:r>
      <w:r>
        <w:t>se distribuyen a lo largo de los roles existentes, pero no se diferencia ni se señala qué punto corresponde a cada nodo</w:t>
      </w:r>
      <w:r w:rsidR="001A69E2">
        <w:t xml:space="preserve">. Una mejora interesante </w:t>
      </w:r>
      <w:r>
        <w:t xml:space="preserve">sería poder ver </w:t>
      </w:r>
      <w:r w:rsidR="001A69E2">
        <w:t xml:space="preserve">con </w:t>
      </w:r>
      <w:r>
        <w:t>qué nodo se corresponde cada punto.</w:t>
      </w:r>
    </w:p>
    <w:p w14:paraId="11AA0B91" w14:textId="77777777" w:rsidR="004F608D" w:rsidRDefault="004F608D" w:rsidP="00403E69">
      <w:pPr>
        <w:rPr>
          <w:b/>
          <w:bCs/>
        </w:rPr>
      </w:pPr>
      <w:r>
        <w:rPr>
          <w:b/>
          <w:bCs/>
        </w:rPr>
        <w:t>Detectar personajes</w:t>
      </w:r>
    </w:p>
    <w:p w14:paraId="438A776B" w14:textId="77777777" w:rsidR="004F608D" w:rsidRDefault="004F608D" w:rsidP="00403E69">
      <w:r>
        <w:lastRenderedPageBreak/>
        <w:t>Implementar alguna mejora en la detección de personajes para intentar reducir más el número de falsos positivos que pueda dar la aplicación, a pesar de que haya herramientas para poder juntar y borrar personajes, sería óptimo que el usuario tuviera que borrar y juntar el menor número de personajes.</w:t>
      </w:r>
    </w:p>
    <w:p w14:paraId="32141120" w14:textId="77777777" w:rsidR="004F608D" w:rsidRDefault="004F608D" w:rsidP="00403E69">
      <w:pPr>
        <w:rPr>
          <w:b/>
          <w:bCs/>
        </w:rPr>
      </w:pPr>
      <w:r>
        <w:rPr>
          <w:b/>
          <w:bCs/>
        </w:rPr>
        <w:t>Detección de etnia y sexo</w:t>
      </w:r>
    </w:p>
    <w:p w14:paraId="46E1B684" w14:textId="382067F1" w:rsidR="004F608D" w:rsidRDefault="004F608D" w:rsidP="00403E69">
      <w:r>
        <w:t>Aunque ahora el algoritmo permite obtener la predicción de la etnia y el sexo, se sabe que Ethnea y Genni también obtiene</w:t>
      </w:r>
      <w:r w:rsidR="001A69E2">
        <w:t>n</w:t>
      </w:r>
      <w:r>
        <w:t xml:space="preserve"> en la etnia un porcentaje, por ejemplo, 80% NORDIC y 20% HISPANIC, sería </w:t>
      </w:r>
      <w:r w:rsidR="008C66DF">
        <w:t>bueno poder añadir como atributo todas las posibilidades de etnia que haya, aunque solo se muestre la principal.</w:t>
      </w:r>
    </w:p>
    <w:p w14:paraId="5C23C124" w14:textId="77777777" w:rsidR="008C66DF" w:rsidRDefault="008C66DF" w:rsidP="00403E69">
      <w:pPr>
        <w:rPr>
          <w:b/>
          <w:bCs/>
        </w:rPr>
      </w:pPr>
      <w:r>
        <w:rPr>
          <w:b/>
          <w:bCs/>
        </w:rPr>
        <w:t>Solución problema móvil</w:t>
      </w:r>
    </w:p>
    <w:p w14:paraId="64653636" w14:textId="5449BAAA" w:rsidR="009B74D1" w:rsidRDefault="008C66DF">
      <w:pPr>
        <w:pPrChange w:id="280" w:author="Jorge Navarro González" w:date="2020-02-03T19:34:00Z">
          <w:pPr>
            <w:ind w:firstLine="0"/>
            <w:jc w:val="left"/>
          </w:pPr>
        </w:pPrChange>
      </w:pPr>
      <w:r>
        <w:t xml:space="preserve">Aunque en el móvil se puede llegar a extraer el informe de características de la red, </w:t>
      </w:r>
      <w:r w:rsidR="001A69E2">
        <w:t>la visualización no es óptima</w:t>
      </w:r>
      <w:r>
        <w:t xml:space="preserve">, </w:t>
      </w:r>
      <w:r w:rsidR="00C64E7F">
        <w:t>cuando un usuario intenta mover la red, esta desaparece y deja de visualizarse. Se investigó el problema, pero al final revisando el repositorio oficial donde se encuentra la librería empleada para la visualización, se observó que el problema también existía. Por tanto, se concluyó que no era un problema de implementación sino de la librería. Como cambio a futuro, se podría buscar alguna alternativa similar a esta visualización que no tenga este problema.</w:t>
      </w:r>
      <w:r w:rsidR="009B74D1">
        <w:br w:type="page"/>
      </w:r>
    </w:p>
    <w:p w14:paraId="19DDB513" w14:textId="77777777" w:rsidR="004F608D" w:rsidRDefault="009B74D1" w:rsidP="009B74D1">
      <w:pPr>
        <w:pStyle w:val="Ttulo1"/>
      </w:pPr>
      <w:bookmarkStart w:id="281" w:name="_Toc31765871"/>
      <w:r>
        <w:lastRenderedPageBreak/>
        <w:t>Bibliografía</w:t>
      </w:r>
      <w:bookmarkEnd w:id="281"/>
    </w:p>
    <w:p w14:paraId="3BB9FDC0" w14:textId="77777777" w:rsidR="00BD6BC0" w:rsidRDefault="009B74D1" w:rsidP="00BD6BC0">
      <w:pPr>
        <w:pStyle w:val="Bibliografa"/>
      </w:pPr>
      <w:r>
        <w:fldChar w:fldCharType="begin"/>
      </w:r>
      <w:r w:rsidR="002A7D07">
        <w:instrText xml:space="preserve"> ADDIN ZOTERO_BIBL {"uncited":[],"omitted":[],"custom":[]} CSL_BIBLIOGRAPHY </w:instrText>
      </w:r>
      <w:r>
        <w:fldChar w:fldCharType="separate"/>
      </w:r>
      <w:r w:rsidR="00BD6BC0">
        <w:t xml:space="preserve">1. </w:t>
      </w:r>
      <w:r w:rsidR="00BD6BC0">
        <w:tab/>
        <w:t>Teoría de grafos - Wikipedia, la enciclopedia libre [Internet]. [citado 30 de enero de 2020]. Disponible en: https://es.wikipedia.org/wiki/Teor%C3%ADa_de_grafos#Aplicaciones</w:t>
      </w:r>
    </w:p>
    <w:p w14:paraId="694891CE" w14:textId="77777777" w:rsidR="00BD6BC0" w:rsidRDefault="00BD6BC0" w:rsidP="00BD6BC0">
      <w:pPr>
        <w:pStyle w:val="Bibliografa"/>
      </w:pPr>
      <w:r>
        <w:t xml:space="preserve">2. </w:t>
      </w:r>
      <w:r>
        <w:tab/>
        <w:t>Ciencia de redes - Wikipedia, la enciclopedia libre [Internet]. [citado 30 de enero de 2020]. Disponible en: https://es.wikipedia.org/wiki/Ciencia_de_redes</w:t>
      </w:r>
    </w:p>
    <w:p w14:paraId="200E6A9F" w14:textId="77777777" w:rsidR="00BD6BC0" w:rsidRDefault="00BD6BC0" w:rsidP="00BD6BC0">
      <w:pPr>
        <w:pStyle w:val="Bibliografa"/>
      </w:pPr>
      <w:r>
        <w:t xml:space="preserve">3. </w:t>
      </w:r>
      <w:r>
        <w:tab/>
        <w:t>Eigenvector Centrality - an overview | ScienceDirect Topics [Internet]. [citado 29 de enero de 2020]. Disponible en: https://www.sciencedirect.com/topics/computer-science/eigenvector-centrality</w:t>
      </w:r>
    </w:p>
    <w:p w14:paraId="641D26FB" w14:textId="77777777" w:rsidR="00BD6BC0" w:rsidRDefault="00BD6BC0" w:rsidP="00BD6BC0">
      <w:pPr>
        <w:pStyle w:val="Bibliografa"/>
      </w:pPr>
      <w:r>
        <w:t xml:space="preserve">4. </w:t>
      </w:r>
      <w:r>
        <w:tab/>
        <w:t>Las elites empresariales en América Latina, ¿está unidas?Networks provide happiness [Internet]. [citado 30 de enero de 2020]. Disponible en: http://networksprovidehappiness.com/las-elites-empresariales-en-america-latina-estan-unidas/</w:t>
      </w:r>
    </w:p>
    <w:p w14:paraId="4D6D677D" w14:textId="77777777" w:rsidR="00BD6BC0" w:rsidRDefault="00BD6BC0" w:rsidP="00BD6BC0">
      <w:pPr>
        <w:pStyle w:val="Bibliografa"/>
      </w:pPr>
      <w:r>
        <w:t xml:space="preserve">5. </w:t>
      </w:r>
      <w:r>
        <w:tab/>
        <w:t>PageRank. En: Wikipedia, la enciclopedia libre [Internet]. 2020 [citado 29 de enero de 2020]. Disponible en: https://es.wikipedia.org/w/index.php?title=PageRank&amp;oldid=122982753</w:t>
      </w:r>
    </w:p>
    <w:p w14:paraId="79280D5C" w14:textId="77777777" w:rsidR="00BD6BC0" w:rsidRDefault="00BD6BC0" w:rsidP="00BD6BC0">
      <w:pPr>
        <w:pStyle w:val="Bibliografa"/>
      </w:pPr>
      <w:r>
        <w:t xml:space="preserve">6. </w:t>
      </w:r>
      <w:r>
        <w:tab/>
        <w:t>Louvain modularity. En: Wikipedia [Internet]. 2020 [citado 29 de enero de 2020]. Disponible en: https://en.wikipedia.org/w/index.php?title=Louvain_modularity&amp;oldid=935297836</w:t>
      </w:r>
    </w:p>
    <w:p w14:paraId="1095724B" w14:textId="77777777" w:rsidR="00BD6BC0" w:rsidRDefault="00BD6BC0" w:rsidP="00BD6BC0">
      <w:pPr>
        <w:pStyle w:val="Bibliografa"/>
      </w:pPr>
      <w:r>
        <w:t xml:space="preserve">7. </w:t>
      </w:r>
      <w:r>
        <w:tab/>
        <w:t xml:space="preserve">Clauset A, Newman MEJ, Moore C. Finding community structure in very large networks. Phys Rev E. 6 de diciembre de 2004;70(6):066111. </w:t>
      </w:r>
    </w:p>
    <w:p w14:paraId="504E6210" w14:textId="77777777" w:rsidR="00BD6BC0" w:rsidRDefault="00BD6BC0" w:rsidP="00BD6BC0">
      <w:pPr>
        <w:pStyle w:val="Bibliografa"/>
      </w:pPr>
      <w:r>
        <w:t xml:space="preserve">8. </w:t>
      </w:r>
      <w:r>
        <w:tab/>
        <w:t>Método de Percolación de Cliques. En: Wikipedia, la enciclopedia libre [Internet]. 2019 [citado 29 de enero de 2020]. Disponible en: https://es.wikipedia.org/w/index.php?title=M%C3%A9todo_de_Percolaci%C3%B3n_de_Cliques&amp;oldid=119733426</w:t>
      </w:r>
    </w:p>
    <w:p w14:paraId="6A14F034" w14:textId="77777777" w:rsidR="00BD6BC0" w:rsidRDefault="00BD6BC0" w:rsidP="00BD6BC0">
      <w:pPr>
        <w:pStyle w:val="Bibliografa"/>
      </w:pPr>
      <w:r>
        <w:t xml:space="preserve">9. </w:t>
      </w:r>
      <w:r>
        <w:tab/>
        <w:t xml:space="preserve">Torvik V, Agarwal S. Ethnea --an instance-based ethnicity classifier based on geo-coded author names in a large-scale bibliographic database. En 2016. </w:t>
      </w:r>
    </w:p>
    <w:p w14:paraId="404FE66A" w14:textId="77777777" w:rsidR="00BD6BC0" w:rsidRDefault="00BD6BC0" w:rsidP="00BD6BC0">
      <w:pPr>
        <w:pStyle w:val="Bibliografa"/>
      </w:pPr>
      <w:r>
        <w:t xml:space="preserve">10. </w:t>
      </w:r>
      <w:r>
        <w:tab/>
        <w:t xml:space="preserve">Palacio J, Ruata C. Scrum Manager: Proyectos – Formación. 2008. 113 p. </w:t>
      </w:r>
    </w:p>
    <w:p w14:paraId="54473D15" w14:textId="77777777" w:rsidR="00BD6BC0" w:rsidRDefault="00BD6BC0" w:rsidP="00BD6BC0">
      <w:pPr>
        <w:pStyle w:val="Bibliografa"/>
      </w:pPr>
      <w:r>
        <w:t xml:space="preserve">11. </w:t>
      </w:r>
      <w:r>
        <w:tab/>
        <w:t>EPUB. En: Wikipedia, la enciclopedia libre [Internet]. 2019 [citado 29 de enero de 2020]. Disponible en: https://es.wikipedia.org/w/index.php?title=EPUB&amp;oldid=122004791</w:t>
      </w:r>
    </w:p>
    <w:p w14:paraId="4BFF40E5" w14:textId="77777777" w:rsidR="00BD6BC0" w:rsidRDefault="00BD6BC0" w:rsidP="00BD6BC0">
      <w:pPr>
        <w:pStyle w:val="Bibliografa"/>
      </w:pPr>
      <w:r>
        <w:t xml:space="preserve">12. </w:t>
      </w:r>
      <w:r>
        <w:tab/>
        <w:t>Ramos H, Antonio E. Redes Complejas aplicado al análisis de la dinámica de Sistemas Sociales. Univ Nac Jorge Basadre Grohmann [Internet]. 2017 [citado 29 de enero de 2020]; Disponible en: http://repositorio.unjbg.edu.pe/handle/UNJBG/1580</w:t>
      </w:r>
    </w:p>
    <w:p w14:paraId="1A696B1C" w14:textId="77777777" w:rsidR="00BD6BC0" w:rsidRDefault="00BD6BC0" w:rsidP="00BD6BC0">
      <w:pPr>
        <w:pStyle w:val="Bibliografa"/>
      </w:pPr>
      <w:r>
        <w:t xml:space="preserve">13. </w:t>
      </w:r>
      <w:r>
        <w:tab/>
        <w:t xml:space="preserve">García OC. Redes y Sistemas Complejos Cuarto Curso del Grado en Ingeniería Informática. :71. </w:t>
      </w:r>
    </w:p>
    <w:p w14:paraId="593EC373" w14:textId="77777777" w:rsidR="00BD6BC0" w:rsidRDefault="00BD6BC0" w:rsidP="00BD6BC0">
      <w:pPr>
        <w:pStyle w:val="Bibliografa"/>
      </w:pPr>
      <w:r>
        <w:t xml:space="preserve">14. </w:t>
      </w:r>
      <w:r>
        <w:tab/>
        <w:t>Introducción a las redes complejas - Fernando Sancho Caparrini [Internet]. [citado 29 de enero de 2020]. Disponible en: http://www.cs.us.es/~fsancho/?e=80</w:t>
      </w:r>
    </w:p>
    <w:p w14:paraId="57DCE80B" w14:textId="77777777" w:rsidR="00BD6BC0" w:rsidRDefault="00BD6BC0" w:rsidP="00BD6BC0">
      <w:pPr>
        <w:pStyle w:val="Bibliografa"/>
      </w:pPr>
      <w:r>
        <w:t xml:space="preserve">15. </w:t>
      </w:r>
      <w:r>
        <w:tab/>
        <w:t xml:space="preserve">Alejandro VÁO, Norman AG. Ejemplos prácticos con UCINET 6.85 y NETDRAW 1.48. :49. </w:t>
      </w:r>
    </w:p>
    <w:p w14:paraId="50BEE2F5" w14:textId="77777777" w:rsidR="00BD6BC0" w:rsidRDefault="00BD6BC0" w:rsidP="00BD6BC0">
      <w:pPr>
        <w:pStyle w:val="Bibliografa"/>
      </w:pPr>
      <w:r>
        <w:lastRenderedPageBreak/>
        <w:t xml:space="preserve">16. </w:t>
      </w:r>
      <w:r>
        <w:tab/>
        <w:t>Volumen+I%2FP1-1-GRAFOSCONCEPTOSBASICOS.pdf [Internet]. [citado 29 de enero de 2020]. Disponible en: http://bibing.us.es/proyectos/abreproy/11749/fichero/Volumen+I%252FP1-1-GRAFOSCONCEPTOSBASICOS.pdf</w:t>
      </w:r>
    </w:p>
    <w:p w14:paraId="4615BF99" w14:textId="77777777" w:rsidR="00BD6BC0" w:rsidRDefault="00BD6BC0" w:rsidP="00BD6BC0">
      <w:pPr>
        <w:pStyle w:val="Bibliografa"/>
      </w:pPr>
      <w:r>
        <w:t xml:space="preserve">17. </w:t>
      </w:r>
      <w:r>
        <w:tab/>
        <w:t>Coeficiente de agrupamiento. En: Wikipedia, la enciclopedia libre [Internet]. 2019 [citado 29 de enero de 2020]. Disponible en: https://es.wikipedia.org/w/index.php?title=Coeficiente_de_agrupamiento&amp;oldid=117954147</w:t>
      </w:r>
    </w:p>
    <w:p w14:paraId="4B642E51" w14:textId="77777777" w:rsidR="00BD6BC0" w:rsidRDefault="00BD6BC0" w:rsidP="00BD6BC0">
      <w:pPr>
        <w:pStyle w:val="Bibliografa"/>
      </w:pPr>
      <w:r>
        <w:t xml:space="preserve">18. </w:t>
      </w:r>
      <w:r>
        <w:tab/>
        <w:t>Sharma D, Surolia A. Degree Centrality. En: Dubitzky W, Wolkenhauer O, Cho K-H, Yokota H, editores. Encyclopedia of Systems Biology [Internet]. New York, NY: Springer; 2013 [citado 29 de enero de 2020]. p. 558-558. Disponible en: https://doi.org/10.1007/978-1-4419-9863-7_935</w:t>
      </w:r>
    </w:p>
    <w:p w14:paraId="5D51BC2E" w14:textId="77777777" w:rsidR="00BD6BC0" w:rsidRDefault="00BD6BC0" w:rsidP="00BD6BC0">
      <w:pPr>
        <w:pStyle w:val="Bibliografa"/>
      </w:pPr>
      <w:r>
        <w:t xml:space="preserve">19. </w:t>
      </w:r>
      <w:r>
        <w:tab/>
        <w:t>Closeness Centrality - an overview | ScienceDirect Topics [Internet]. [citado 29 de enero de 2020]. Disponible en: https://www.sciencedirect.com/topics/computer-science/closeness-centrality</w:t>
      </w:r>
    </w:p>
    <w:p w14:paraId="23AD19FD" w14:textId="77777777" w:rsidR="00BD6BC0" w:rsidRDefault="00BD6BC0" w:rsidP="00BD6BC0">
      <w:pPr>
        <w:pStyle w:val="Bibliografa"/>
      </w:pPr>
      <w:r>
        <w:t xml:space="preserve">20. </w:t>
      </w:r>
      <w:r>
        <w:tab/>
        <w:t>Betweenness Centrality - an overview | ScienceDirect Topics [Internet]. [citado 29 de enero de 2020]. Disponible en: https://www.sciencedirect.com/topics/computer-science/betweenness-centrality</w:t>
      </w:r>
    </w:p>
    <w:p w14:paraId="42CABA41" w14:textId="77777777" w:rsidR="00BD6BC0" w:rsidRDefault="00BD6BC0" w:rsidP="00BD6BC0">
      <w:pPr>
        <w:pStyle w:val="Bibliografa"/>
      </w:pPr>
      <w:r>
        <w:t xml:space="preserve">21. </w:t>
      </w:r>
      <w:r>
        <w:tab/>
        <w:t xml:space="preserve">Newman MEJ. A measure of betweenness centrality based on random walks. Soc Netw. 1 de enero de 2005;27(1):39-54. </w:t>
      </w:r>
    </w:p>
    <w:p w14:paraId="7658240E" w14:textId="77777777" w:rsidR="00BD6BC0" w:rsidRDefault="00BD6BC0" w:rsidP="00BD6BC0">
      <w:pPr>
        <w:pStyle w:val="Bibliografa"/>
      </w:pPr>
      <w:r>
        <w:t xml:space="preserve">22. </w:t>
      </w:r>
      <w:r>
        <w:tab/>
        <w:t>Clique. En: Wikipedia, la enciclopedia libre [Internet]. 2019 [citado 29 de enero de 2020]. Disponible en: https://es.wikipedia.org/w/index.php?title=Clique&amp;oldid=117943355</w:t>
      </w:r>
    </w:p>
    <w:p w14:paraId="2E6C2220" w14:textId="77777777" w:rsidR="00BD6BC0" w:rsidRDefault="00BD6BC0" w:rsidP="00BD6BC0">
      <w:pPr>
        <w:pStyle w:val="Bibliografa"/>
      </w:pPr>
      <w:r>
        <w:t xml:space="preserve">23. </w:t>
      </w:r>
      <w:r>
        <w:tab/>
        <w:t>Networks -&gt; Subgroups -&gt; N-Cliques [Internet]. [citado 29 de enero de 2020]. Disponible en: http://www.analytictech.com/ucinet/help/attepv.htm</w:t>
      </w:r>
    </w:p>
    <w:p w14:paraId="0565F4FA" w14:textId="77777777" w:rsidR="00BD6BC0" w:rsidRDefault="00BD6BC0" w:rsidP="00BD6BC0">
      <w:pPr>
        <w:pStyle w:val="Bibliografa"/>
      </w:pPr>
      <w:r>
        <w:t xml:space="preserve">24. </w:t>
      </w:r>
      <w:r>
        <w:tab/>
        <w:t>Networks -&gt; Subgroups -&gt; N-Clan [Internet]. [citado 29 de enero de 2020]. Disponible en: http://www.analytictech.com/ucinet/help/13_t_v_.htm</w:t>
      </w:r>
    </w:p>
    <w:p w14:paraId="3373DC02" w14:textId="77777777" w:rsidR="00BD6BC0" w:rsidRDefault="00BD6BC0" w:rsidP="00BD6BC0">
      <w:pPr>
        <w:pStyle w:val="Bibliografa"/>
      </w:pPr>
      <w:r>
        <w:t xml:space="preserve">25. </w:t>
      </w:r>
      <w:r>
        <w:tab/>
        <w:t>Networks -&gt; Subgroups -&gt; K-Plex [Internet]. [citado 29 de enero de 2020]. Disponible en: http://www.analytictech.com/ucinet/help/1pdb_fw.htm</w:t>
      </w:r>
    </w:p>
    <w:p w14:paraId="7ECC139C" w14:textId="77777777" w:rsidR="00BD6BC0" w:rsidRDefault="00BD6BC0" w:rsidP="00BD6BC0">
      <w:pPr>
        <w:pStyle w:val="Bibliografa"/>
      </w:pPr>
      <w:r>
        <w:t xml:space="preserve">26. </w:t>
      </w:r>
      <w:r>
        <w:tab/>
        <w:t>Degeneracy (graph theory). En: Wikipedia [Internet]. 2019 [citado 29 de enero de 2020]. Disponible en: https://en.wikipedia.org/w/index.php?title=Degeneracy_(graph_theory)&amp;oldid=931536671</w:t>
      </w:r>
    </w:p>
    <w:p w14:paraId="76195489" w14:textId="77777777" w:rsidR="00BD6BC0" w:rsidRDefault="00BD6BC0" w:rsidP="00BD6BC0">
      <w:pPr>
        <w:pStyle w:val="Bibliografa"/>
      </w:pPr>
      <w:r>
        <w:t xml:space="preserve">27. </w:t>
      </w:r>
      <w:r>
        <w:tab/>
        <w:t>Girvan–Newman algorithm - Wikipedia [Internet]. [citado 3 de febrero de 2020]. Disponible en: https://en.wikipedia.org/wiki/Girvan%E2%80%93Newman_algorithm</w:t>
      </w:r>
    </w:p>
    <w:p w14:paraId="44CCF831" w14:textId="77777777" w:rsidR="00BD6BC0" w:rsidRDefault="00BD6BC0" w:rsidP="00BD6BC0">
      <w:pPr>
        <w:pStyle w:val="Bibliografa"/>
      </w:pPr>
      <w:r>
        <w:t xml:space="preserve">28. </w:t>
      </w:r>
      <w:r>
        <w:tab/>
        <w:t xml:space="preserve">Guimerà R, Amaral LAN. Cartography of complex networks: modules and universal roles. J Stat Mech Online. 1 de febrero de 2005;2005(P02001):P02001-1-P02001-13. </w:t>
      </w:r>
    </w:p>
    <w:p w14:paraId="065A435A" w14:textId="77777777" w:rsidR="00BD6BC0" w:rsidRDefault="00BD6BC0" w:rsidP="00BD6BC0">
      <w:pPr>
        <w:pStyle w:val="Bibliografa"/>
      </w:pPr>
      <w:r>
        <w:t xml:space="preserve">29. </w:t>
      </w:r>
      <w:r>
        <w:tab/>
        <w:t xml:space="preserve">Guimerà R, Sales-Pardo M, Amaral LAN. Classes of complex networks defined by role-to-role connectivity profiles. Nat Phys. enero de 2007;3(1):63-9. </w:t>
      </w:r>
    </w:p>
    <w:p w14:paraId="4FD6751D" w14:textId="77777777" w:rsidR="00BD6BC0" w:rsidRDefault="00BD6BC0" w:rsidP="00BD6BC0">
      <w:pPr>
        <w:pStyle w:val="Bibliografa"/>
      </w:pPr>
      <w:r>
        <w:t xml:space="preserve">30. </w:t>
      </w:r>
      <w:r>
        <w:tab/>
        <w:t>Web scraping. En: Wikipedia, la enciclopedia libre [Internet]. 2019 [citado 29 de enero de 2020]. Disponible en: https://es.wikipedia.org/w/index.php?title=Web_scraping&amp;oldid=118159308</w:t>
      </w:r>
    </w:p>
    <w:p w14:paraId="7157B3D2" w14:textId="77777777" w:rsidR="00BD6BC0" w:rsidRDefault="00BD6BC0" w:rsidP="00BD6BC0">
      <w:pPr>
        <w:pStyle w:val="Bibliografa"/>
      </w:pPr>
      <w:r>
        <w:lastRenderedPageBreak/>
        <w:t xml:space="preserve">31. </w:t>
      </w:r>
      <w:r>
        <w:tab/>
        <w:t>Git. En: Wikipedia, la enciclopedia libre [Internet]. 2020 [citado 28 de enero de 2020]. Disponible en: https://es.wikipedia.org/w/index.php?title=Git&amp;oldid=122867360</w:t>
      </w:r>
    </w:p>
    <w:p w14:paraId="4C9A7AC5" w14:textId="77777777" w:rsidR="00BD6BC0" w:rsidRDefault="00BD6BC0" w:rsidP="00BD6BC0">
      <w:pPr>
        <w:pStyle w:val="Bibliografa"/>
      </w:pPr>
      <w:r>
        <w:t xml:space="preserve">32. </w:t>
      </w:r>
      <w:r>
        <w:tab/>
        <w:t>GitHub. En: Wikipedia, la enciclopedia libre [Internet]. 2019 [citado 28 de enero de 2020]. Disponible en: https://es.wikipedia.org/w/index.php?title=GitHub&amp;oldid=121159620</w:t>
      </w:r>
    </w:p>
    <w:p w14:paraId="5D64BE97" w14:textId="77777777" w:rsidR="00BD6BC0" w:rsidRDefault="00BD6BC0" w:rsidP="00BD6BC0">
      <w:pPr>
        <w:pStyle w:val="Bibliografa"/>
      </w:pPr>
      <w:r>
        <w:t xml:space="preserve">33. </w:t>
      </w:r>
      <w:r>
        <w:tab/>
        <w:t>ZenHub - Agile Project Management for GitHub [Internet]. ZenHub. [citado 28 de enero de 2020]. Disponible en: https://www.zenhub.com</w:t>
      </w:r>
    </w:p>
    <w:p w14:paraId="7CF09DB0" w14:textId="77777777" w:rsidR="00BD6BC0" w:rsidRDefault="00BD6BC0" w:rsidP="00BD6BC0">
      <w:pPr>
        <w:pStyle w:val="Bibliografa"/>
      </w:pPr>
      <w:r>
        <w:t xml:space="preserve">34. </w:t>
      </w:r>
      <w:r>
        <w:tab/>
        <w:t>Free Git GUI Client - Windows, Mac &amp; Linux | GitKraken [Internet]. GitKraken.com. [citado 28 de enero de 2020]. Disponible en: https://www.gitkraken.com/</w:t>
      </w:r>
    </w:p>
    <w:p w14:paraId="35DE6C4A" w14:textId="77777777" w:rsidR="00BD6BC0" w:rsidRDefault="00BD6BC0" w:rsidP="00BD6BC0">
      <w:pPr>
        <w:pStyle w:val="Bibliografa"/>
      </w:pPr>
      <w:r>
        <w:t xml:space="preserve">35. </w:t>
      </w:r>
      <w:r>
        <w:tab/>
        <w:t>GitHub Desktop [Internet]. GitHub Desktop. [citado 28 de enero de 2020]. Disponible en: https://desktop.github.com/</w:t>
      </w:r>
    </w:p>
    <w:p w14:paraId="30ED1665" w14:textId="77777777" w:rsidR="00BD6BC0" w:rsidRDefault="00BD6BC0" w:rsidP="00BD6BC0">
      <w:pPr>
        <w:pStyle w:val="Bibliografa"/>
      </w:pPr>
      <w:r>
        <w:t xml:space="preserve">36. </w:t>
      </w:r>
      <w:r>
        <w:tab/>
        <w:t xml:space="preserve">beautifulsoup4: Screen-scraping library. </w:t>
      </w:r>
    </w:p>
    <w:p w14:paraId="1280ED6C" w14:textId="77777777" w:rsidR="00BD6BC0" w:rsidRDefault="00BD6BC0" w:rsidP="00BD6BC0">
      <w:pPr>
        <w:pStyle w:val="Bibliografa"/>
      </w:pPr>
      <w:r>
        <w:t xml:space="preserve">37. </w:t>
      </w:r>
      <w:r>
        <w:tab/>
        <w:t>urllib — URL handling modules — Python 3.8.1 documentation [Internet]. [citado 28 de enero de 2020]. Disponible en: https://docs.python.org/3/library/urllib.html</w:t>
      </w:r>
    </w:p>
    <w:p w14:paraId="7720FBB5" w14:textId="77777777" w:rsidR="00BD6BC0" w:rsidRDefault="00BD6BC0" w:rsidP="00BD6BC0">
      <w:pPr>
        <w:pStyle w:val="Bibliografa"/>
      </w:pPr>
      <w:r>
        <w:t xml:space="preserve">38. </w:t>
      </w:r>
      <w:r>
        <w:tab/>
        <w:t>Ethnea [Internet]. [citado 28 de enero de 2020]. Disponible en: http://abel.lis.illinois.edu/cgi-bin/ethnea/search.py</w:t>
      </w:r>
    </w:p>
    <w:p w14:paraId="476546CA" w14:textId="77777777" w:rsidR="00BD6BC0" w:rsidRDefault="00BD6BC0" w:rsidP="00BD6BC0">
      <w:pPr>
        <w:pStyle w:val="Bibliografa"/>
      </w:pPr>
      <w:r>
        <w:t xml:space="preserve">39. </w:t>
      </w:r>
      <w:r>
        <w:tab/>
        <w:t>NetworkX. En: Wikipedia [Internet]. 2019 [citado 28 de enero de 2020]. Disponible en: https://en.wikipedia.org/w/index.php?title=NetworkX&amp;oldid=915305818</w:t>
      </w:r>
    </w:p>
    <w:p w14:paraId="13598CED" w14:textId="77777777" w:rsidR="00BD6BC0" w:rsidRDefault="00BD6BC0" w:rsidP="00BD6BC0">
      <w:pPr>
        <w:pStyle w:val="Bibliografa"/>
      </w:pPr>
      <w:r>
        <w:t xml:space="preserve">40. </w:t>
      </w:r>
      <w:r>
        <w:tab/>
        <w:t>Community detection for NetworkX’s documentation — Community detection for NetworkX 2 documentation [Internet]. [citado 28 de enero de 2020]. Disponible en: https://python-louvain.readthedocs.io/en/latest/</w:t>
      </w:r>
    </w:p>
    <w:p w14:paraId="6D8015E5" w14:textId="77777777" w:rsidR="00BD6BC0" w:rsidRDefault="00BD6BC0" w:rsidP="00BD6BC0">
      <w:pPr>
        <w:pStyle w:val="Bibliografa"/>
      </w:pPr>
      <w:r>
        <w:t xml:space="preserve">41. </w:t>
      </w:r>
      <w:r>
        <w:tab/>
        <w:t>Aynaud T. taynaud/python-louvain [Internet]. 2020 [citado 28 de enero de 2020]. Disponible en: https://github.com/taynaud/python-louvain</w:t>
      </w:r>
    </w:p>
    <w:p w14:paraId="65D4DC10" w14:textId="77777777" w:rsidR="00BD6BC0" w:rsidRDefault="00BD6BC0" w:rsidP="00BD6BC0">
      <w:pPr>
        <w:pStyle w:val="Bibliografa"/>
      </w:pPr>
      <w:r>
        <w:t xml:space="preserve">42. </w:t>
      </w:r>
      <w:r>
        <w:tab/>
        <w:t>Aslak U. ulfaslak/network_styling_with_d3 [Internet]. 2020 [citado 28 de enero de 2020]. Disponible en: https://github.com/ulfaslak/network_styling_with_d3</w:t>
      </w:r>
    </w:p>
    <w:p w14:paraId="320B44FA" w14:textId="77777777" w:rsidR="00BD6BC0" w:rsidRDefault="00BD6BC0" w:rsidP="00BD6BC0">
      <w:pPr>
        <w:pStyle w:val="Bibliografa"/>
      </w:pPr>
      <w:r>
        <w:t xml:space="preserve">43. </w:t>
      </w:r>
      <w:r>
        <w:tab/>
        <w:t xml:space="preserve">Aslak U, Maier B. Netwulf: Interactive visualization of networks in Python. J Open Source Softw. 1 de octubre de 2019;4(42):1425. </w:t>
      </w:r>
    </w:p>
    <w:p w14:paraId="75620BA0" w14:textId="77777777" w:rsidR="00BD6BC0" w:rsidRDefault="00BD6BC0" w:rsidP="00BD6BC0">
      <w:pPr>
        <w:pStyle w:val="Bibliografa"/>
      </w:pPr>
      <w:r>
        <w:t xml:space="preserve">44. </w:t>
      </w:r>
      <w:r>
        <w:tab/>
        <w:t>Maier BF. benmaier/netwulf [Internet]. 2020 [citado 28 de enero de 2020]. Disponible en: https://github.com/benmaier/netwulf</w:t>
      </w:r>
    </w:p>
    <w:p w14:paraId="4D64ED0A" w14:textId="77777777" w:rsidR="00BD6BC0" w:rsidRDefault="00BD6BC0" w:rsidP="00BD6BC0">
      <w:pPr>
        <w:pStyle w:val="Bibliografa"/>
      </w:pPr>
      <w:r>
        <w:t xml:space="preserve">45. </w:t>
      </w:r>
      <w:r>
        <w:tab/>
        <w:t>Flask. En: Wikipedia, la enciclopedia libre [Internet]. 2019 [citado 28 de enero de 2020]. Disponible en: https://es.wikipedia.org/w/index.php?title=Flask&amp;oldid=119183568</w:t>
      </w:r>
    </w:p>
    <w:p w14:paraId="33E67279" w14:textId="77777777" w:rsidR="00BD6BC0" w:rsidRDefault="00BD6BC0" w:rsidP="00BD6BC0">
      <w:pPr>
        <w:pStyle w:val="Bibliografa"/>
      </w:pPr>
      <w:r>
        <w:t xml:space="preserve">46. </w:t>
      </w:r>
      <w:r>
        <w:tab/>
        <w:t>Welcome to Flask — Flask 1.0.2 documentation [Internet]. [citado 10 de junio de 2019]. Disponible en: http://flask.pocoo.org/docs/1.0/</w:t>
      </w:r>
    </w:p>
    <w:p w14:paraId="2AC25DA1" w14:textId="77777777" w:rsidR="00BD6BC0" w:rsidRDefault="00BD6BC0" w:rsidP="00BD6BC0">
      <w:pPr>
        <w:pStyle w:val="Bibliografa"/>
      </w:pPr>
      <w:r>
        <w:t xml:space="preserve">47. </w:t>
      </w:r>
      <w:r>
        <w:tab/>
        <w:t>Flask-Babel — Flask Babel 1.0 documentation [Internet]. [citado 28 de enero de 2020]. Disponible en: https://pythonhosted.org/Flask-Babel/</w:t>
      </w:r>
    </w:p>
    <w:p w14:paraId="7D8EC2E0" w14:textId="77777777" w:rsidR="00BD6BC0" w:rsidRDefault="00BD6BC0" w:rsidP="00BD6BC0">
      <w:pPr>
        <w:pStyle w:val="Bibliografa"/>
      </w:pPr>
      <w:r>
        <w:t xml:space="preserve">48. </w:t>
      </w:r>
      <w:r>
        <w:tab/>
        <w:t>Bootstrap (framework). En: Wikipedia, la enciclopedia libre [Internet]. 2020 [citado 28 de enero de 2020]. Disponible en: https://es.wikipedia.org/w/index.php?title=Bootstrap_(framework)&amp;oldid=122653369</w:t>
      </w:r>
    </w:p>
    <w:p w14:paraId="68D6FFF6" w14:textId="77777777" w:rsidR="00BD6BC0" w:rsidRDefault="00BD6BC0" w:rsidP="00BD6BC0">
      <w:pPr>
        <w:pStyle w:val="Bibliografa"/>
      </w:pPr>
      <w:r>
        <w:lastRenderedPageBreak/>
        <w:t xml:space="preserve">49. </w:t>
      </w:r>
      <w:r>
        <w:tab/>
        <w:t>contributors MO Jacob Thornton, and Bootstrap. Introduction [Internet]. [citado 28 de enero de 2020]. Disponible en: https://getbootstrap.com/docs/4.0/getting-started/introduction/</w:t>
      </w:r>
    </w:p>
    <w:p w14:paraId="1B26727C" w14:textId="77777777" w:rsidR="00BD6BC0" w:rsidRDefault="00BD6BC0" w:rsidP="00BD6BC0">
      <w:pPr>
        <w:pStyle w:val="Bibliografa"/>
      </w:pPr>
      <w:r>
        <w:t xml:space="preserve">50. </w:t>
      </w:r>
      <w:r>
        <w:tab/>
        <w:t>JavaScript. En: Wikipedia, la enciclopedia libre [Internet]. 2020 [citado 28 de enero de 2020]. Disponible en: https://es.wikipedia.org/w/index.php?title=JavaScript&amp;oldid=123113801</w:t>
      </w:r>
    </w:p>
    <w:p w14:paraId="2D02CB07" w14:textId="77777777" w:rsidR="00BD6BC0" w:rsidRDefault="00BD6BC0" w:rsidP="00BD6BC0">
      <w:pPr>
        <w:pStyle w:val="Bibliografa"/>
      </w:pPr>
      <w:r>
        <w:t xml:space="preserve">51. </w:t>
      </w:r>
      <w:r>
        <w:tab/>
        <w:t>AJAX. En: Wikipedia, la enciclopedia libre [Internet]. 2020 [citado 28 de enero de 2020]. Disponible en: https://es.wikipedia.org/w/index.php?title=AJAX&amp;oldid=122422989</w:t>
      </w:r>
    </w:p>
    <w:p w14:paraId="5F33860F" w14:textId="77777777" w:rsidR="00BD6BC0" w:rsidRDefault="00BD6BC0" w:rsidP="00BD6BC0">
      <w:pPr>
        <w:pStyle w:val="Bibliografa"/>
      </w:pPr>
      <w:r>
        <w:t xml:space="preserve">52. </w:t>
      </w:r>
      <w:r>
        <w:tab/>
        <w:t>jQuery. En: Wikipedia, la enciclopedia libre [Internet]. 2019 [citado 28 de enero de 2020]. Disponible en: https://es.wikipedia.org/w/index.php?title=JQuery&amp;oldid=120193158</w:t>
      </w:r>
    </w:p>
    <w:p w14:paraId="56AAE855" w14:textId="77777777" w:rsidR="00BD6BC0" w:rsidRDefault="00BD6BC0" w:rsidP="00BD6BC0">
      <w:pPr>
        <w:pStyle w:val="Bibliografa"/>
      </w:pPr>
      <w:r>
        <w:t xml:space="preserve">53. </w:t>
      </w:r>
      <w:r>
        <w:tab/>
        <w:t>Wikidot - Free and Pro Wiki Hosting [Internet]. [citado 28 de enero de 2020]. Disponible en: https://www.wikidot.com/</w:t>
      </w:r>
    </w:p>
    <w:p w14:paraId="759FDA85" w14:textId="77777777" w:rsidR="00BD6BC0" w:rsidRDefault="00BD6BC0" w:rsidP="00BD6BC0">
      <w:pPr>
        <w:pStyle w:val="Bibliografa"/>
      </w:pPr>
      <w:r>
        <w:t xml:space="preserve">54. </w:t>
      </w:r>
      <w:r>
        <w:tab/>
        <w:t>MediaWiki [Internet]. [citado 28 de enero de 2020]. Disponible en: https://www.mediawiki.org/wiki/MediaWiki</w:t>
      </w:r>
    </w:p>
    <w:p w14:paraId="108F11C3" w14:textId="77777777" w:rsidR="00BD6BC0" w:rsidRDefault="00BD6BC0" w:rsidP="00BD6BC0">
      <w:pPr>
        <w:pStyle w:val="Bibliografa"/>
      </w:pPr>
      <w:r>
        <w:t xml:space="preserve">55. </w:t>
      </w:r>
      <w:r>
        <w:tab/>
        <w:t>Heroku. En: Wikipedia, la enciclopedia libre [Internet]. 2019 [citado 28 de enero de 2020]. Disponible en: https://es.wikipedia.org/w/index.php?title=Heroku&amp;oldid=122159086</w:t>
      </w:r>
    </w:p>
    <w:p w14:paraId="5BA9199D" w14:textId="77777777" w:rsidR="00BD6BC0" w:rsidRDefault="00BD6BC0" w:rsidP="00BD6BC0">
      <w:pPr>
        <w:pStyle w:val="Bibliografa"/>
      </w:pPr>
      <w:r>
        <w:t xml:space="preserve">56. </w:t>
      </w:r>
      <w:r>
        <w:tab/>
        <w:t>OpenShift. En: Wikipedia, la enciclopedia libre [Internet]. 2020 [citado 28 de enero de 2020]. Disponible en: https://es.wikipedia.org/w/index.php?title=OpenShift&amp;oldid=122792474</w:t>
      </w:r>
    </w:p>
    <w:p w14:paraId="01488996" w14:textId="77777777" w:rsidR="00BD6BC0" w:rsidRDefault="00BD6BC0" w:rsidP="00BD6BC0">
      <w:pPr>
        <w:pStyle w:val="Bibliografa"/>
      </w:pPr>
      <w:r>
        <w:t xml:space="preserve">57. </w:t>
      </w:r>
      <w:r>
        <w:tab/>
        <w:t>Poedit. En: Wikipedia, la enciclopedia libre [Internet]. 2019 [citado 29 de enero de 2020]. Disponible en: https://es.wikipedia.org/w/index.php?title=Poedit&amp;oldid=117398891</w:t>
      </w:r>
    </w:p>
    <w:p w14:paraId="56D2E208" w14:textId="77777777" w:rsidR="00BD6BC0" w:rsidRDefault="00BD6BC0" w:rsidP="00BD6BC0">
      <w:pPr>
        <w:pStyle w:val="Bibliografa"/>
      </w:pPr>
      <w:r>
        <w:t xml:space="preserve">58. </w:t>
      </w:r>
      <w:r>
        <w:tab/>
        <w:t>Crea y comparte diseños, maquetas y prototipos rápidamente | Adobe XD [Internet]. [citado 5 de febrero de 2020]. Disponible en: https://www.adobe.com/es/products/xd/details.html</w:t>
      </w:r>
    </w:p>
    <w:p w14:paraId="733642FE" w14:textId="77777777" w:rsidR="00BD6BC0" w:rsidRDefault="00BD6BC0" w:rsidP="00BD6BC0">
      <w:pPr>
        <w:pStyle w:val="Bibliografa"/>
      </w:pPr>
      <w:r>
        <w:t xml:space="preserve">59. </w:t>
      </w:r>
      <w:r>
        <w:tab/>
        <w:t>(17) Flask Tutorial Web Development with Python 1 - Intro - YouTube [Internet]. [citado 28 de enero de 2020]. Disponible en: https://www.youtube.com/watch?v=Lv1fv-HmkQo</w:t>
      </w:r>
    </w:p>
    <w:p w14:paraId="03B4F9C5" w14:textId="77777777" w:rsidR="00BD6BC0" w:rsidRDefault="00BD6BC0" w:rsidP="00BD6BC0">
      <w:pPr>
        <w:pStyle w:val="Bibliografa"/>
      </w:pPr>
      <w:r>
        <w:t xml:space="preserve">60. </w:t>
      </w:r>
      <w:r>
        <w:tab/>
        <w:t>Sivji A. Building a Flask Web Application (Flask Part 2) [Internet]. [citado 28 de enero de 2020]. Disponible en: ./flask-part2-building-a-flask-web-application.html</w:t>
      </w:r>
    </w:p>
    <w:p w14:paraId="50DEB8D5" w14:textId="77777777" w:rsidR="00BD6BC0" w:rsidRDefault="00BD6BC0" w:rsidP="00BD6BC0">
      <w:pPr>
        <w:pStyle w:val="Bibliografa"/>
      </w:pPr>
      <w:r>
        <w:t xml:space="preserve">61. </w:t>
      </w:r>
      <w:r>
        <w:tab/>
        <w:t>Modelo–vista–controlador - Wikipedia, la enciclopedia libre [Internet]. [citado 3 de febrero de 2020]. Disponible en: https://es.wikipedia.org/wiki/Modelo%E2%80%93vista%E2%80%93controlador</w:t>
      </w:r>
    </w:p>
    <w:p w14:paraId="0B659B0C" w14:textId="77777777" w:rsidR="00BD6BC0" w:rsidRDefault="00BD6BC0" w:rsidP="00BD6BC0">
      <w:pPr>
        <w:pStyle w:val="Bibliografa"/>
      </w:pPr>
      <w:r>
        <w:t xml:space="preserve">62. </w:t>
      </w:r>
      <w:r>
        <w:tab/>
        <w:t>ICEUTE 2020 – BURGOS (SPAIN) – JUNE [Internet]. [citado 5 de febrero de 2020]. Disponible en: http://2020.iceuteconference.eu/</w:t>
      </w:r>
    </w:p>
    <w:p w14:paraId="53F9E2C4" w14:textId="77777777" w:rsidR="00BD6BC0" w:rsidRDefault="00BD6BC0" w:rsidP="00BD6BC0">
      <w:pPr>
        <w:pStyle w:val="Bibliografa"/>
      </w:pPr>
      <w:r>
        <w:t xml:space="preserve">63. </w:t>
      </w:r>
      <w:r>
        <w:tab/>
        <w:t>Arce LMC. lca0037/GII18.0U-Ububooknet [Internet]. 2019 [citado 5 de febrero de 2020]. Disponible en: https://github.com/lca0037/GII18.0U-Ububooknet</w:t>
      </w:r>
    </w:p>
    <w:p w14:paraId="347D5704" w14:textId="77777777" w:rsidR="00BD6BC0" w:rsidRDefault="00BD6BC0" w:rsidP="00BD6BC0">
      <w:pPr>
        <w:pStyle w:val="Bibliografa"/>
      </w:pPr>
      <w:r>
        <w:t xml:space="preserve">64. </w:t>
      </w:r>
      <w:r>
        <w:tab/>
        <w:t xml:space="preserve">Beveridge A, Shan J. Network of Thrones. Math Horiz. 1 de abril de 2016;23(4):18-22. </w:t>
      </w:r>
    </w:p>
    <w:p w14:paraId="477FF7D0" w14:textId="77777777" w:rsidR="00BD6BC0" w:rsidRDefault="00BD6BC0" w:rsidP="00BD6BC0">
      <w:pPr>
        <w:pStyle w:val="Bibliografa"/>
      </w:pPr>
      <w:r>
        <w:t xml:space="preserve">65. </w:t>
      </w:r>
      <w:r>
        <w:tab/>
        <w:t>Who Is the Most Important Character in Frozen? What Networks Can Tell Us About the World [Internet]. Frontiers for Young Minds. [citado 5 de febrero de 2020]. Disponible en: https://kids.frontiersin.org/article/10.3389/frym.2019.00099</w:t>
      </w:r>
    </w:p>
    <w:p w14:paraId="60C589FE" w14:textId="27972F3C" w:rsidR="009B74D1" w:rsidRPr="00403E69" w:rsidRDefault="009B74D1" w:rsidP="00403E69">
      <w:r>
        <w:fldChar w:fldCharType="end"/>
      </w:r>
    </w:p>
    <w:sectPr w:rsidR="009B74D1" w:rsidRPr="00403E69" w:rsidSect="00606A24">
      <w:pgSz w:w="11906" w:h="16838" w:code="9"/>
      <w:pgMar w:top="1418" w:right="1701" w:bottom="1418" w:left="1701"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VIRGINIA AHEDO GARCIA" w:date="2020-02-02T20:32:00Z" w:initials="VAG">
    <w:p w14:paraId="445F6F25" w14:textId="77777777" w:rsidR="00BD6BC0" w:rsidRPr="009E3FFB" w:rsidRDefault="00BD6BC0" w:rsidP="00303D4C">
      <w:pPr>
        <w:pStyle w:val="abstract"/>
        <w:spacing w:after="0"/>
        <w:ind w:firstLine="0"/>
      </w:pPr>
      <w:r>
        <w:rPr>
          <w:rStyle w:val="Refdecomentario"/>
        </w:rPr>
        <w:annotationRef/>
      </w:r>
      <w:r w:rsidRPr="009E3FFB">
        <w:t>In this work, we present a web</w:t>
      </w:r>
      <w:r>
        <w:t>-based</w:t>
      </w:r>
      <w:r w:rsidRPr="009E3FFB">
        <w:t xml:space="preserve"> application to </w:t>
      </w:r>
      <w:r>
        <w:t>obtain networks</w:t>
      </w:r>
      <w:r w:rsidRPr="009E3FFB">
        <w:t xml:space="preserve"> </w:t>
      </w:r>
      <w:r>
        <w:t>from</w:t>
      </w:r>
      <w:r w:rsidRPr="009E3FFB">
        <w:t xml:space="preserve"> novels </w:t>
      </w:r>
      <w:r>
        <w:t>and/or</w:t>
      </w:r>
      <w:r w:rsidRPr="009E3FFB">
        <w:t xml:space="preserve"> movie scripts semi-automatically. These graphs can be used as </w:t>
      </w:r>
      <w:r>
        <w:t xml:space="preserve">teaching </w:t>
      </w:r>
      <w:r w:rsidRPr="009E3FFB">
        <w:t>examples and</w:t>
      </w:r>
      <w:r>
        <w:t xml:space="preserve"> in</w:t>
      </w:r>
      <w:r w:rsidRPr="009E3FFB">
        <w:t xml:space="preserve"> assignments, </w:t>
      </w:r>
      <w:r>
        <w:t xml:space="preserve">thus implementing </w:t>
      </w:r>
      <w:r w:rsidRPr="009E3FFB">
        <w:t>differentiation by interest instruction</w:t>
      </w:r>
      <w:r>
        <w:t xml:space="preserve"> and facilitating the adaptation of</w:t>
      </w:r>
      <w:r w:rsidRPr="009E3FFB">
        <w:t xml:space="preserve"> the contents to multicultural classrooms.</w:t>
      </w:r>
    </w:p>
    <w:p w14:paraId="1C37C94B" w14:textId="77777777" w:rsidR="00BD6BC0" w:rsidRPr="00303D4C" w:rsidRDefault="00BD6BC0">
      <w:pPr>
        <w:pStyle w:val="Textocomentario"/>
        <w:rPr>
          <w:lang w:val="en-US"/>
        </w:rPr>
      </w:pPr>
    </w:p>
  </w:comment>
  <w:comment w:id="120" w:author="VIRGINIA AHEDO GARCIA" w:date="2020-02-03T17:45:00Z" w:initials="VAG">
    <w:p w14:paraId="15703257" w14:textId="1A2F459F" w:rsidR="00BD6BC0" w:rsidRDefault="00BD6BC0">
      <w:pPr>
        <w:pStyle w:val="Textocomentario"/>
      </w:pPr>
      <w:r>
        <w:rPr>
          <w:rStyle w:val="Refdecomentario"/>
        </w:rPr>
        <w:annotationRef/>
      </w:r>
      <w:r>
        <w:t>Referencia</w:t>
      </w:r>
    </w:p>
  </w:comment>
  <w:comment w:id="150" w:author="VIRGINIA AHEDO GARCIA" w:date="2020-02-03T14:59:00Z" w:initials="VAG">
    <w:p w14:paraId="46837AC3" w14:textId="46F57F21" w:rsidR="00BD6BC0" w:rsidRDefault="00BD6BC0">
      <w:pPr>
        <w:pStyle w:val="Textocomentario"/>
      </w:pPr>
      <w:r>
        <w:rPr>
          <w:rStyle w:val="Refdecomentario"/>
        </w:rPr>
        <w:annotationRef/>
      </w:r>
      <w:r>
        <w:t>Referencias!</w:t>
      </w:r>
    </w:p>
  </w:comment>
  <w:comment w:id="156" w:author="VIRGINIA AHEDO GARCIA" w:date="2020-02-03T15:01:00Z" w:initials="VAG">
    <w:p w14:paraId="0495968E" w14:textId="0E5D1C41" w:rsidR="00BD6BC0" w:rsidRDefault="00BD6BC0">
      <w:pPr>
        <w:pStyle w:val="Textocomentario"/>
      </w:pPr>
      <w:r>
        <w:rPr>
          <w:rStyle w:val="Refdecomentario"/>
        </w:rPr>
        <w:annotationRef/>
      </w:r>
      <w:r>
        <w:t>Referencia al paper y al repositorio de Github donde lo tienen</w:t>
      </w:r>
    </w:p>
  </w:comment>
  <w:comment w:id="258" w:author="VIRGINIA AHEDO GARCIA" w:date="2020-02-03T18:18:00Z" w:initials="VAG">
    <w:p w14:paraId="67AACB23" w14:textId="75333732" w:rsidR="00BD6BC0" w:rsidRDefault="00BD6BC0">
      <w:pPr>
        <w:pStyle w:val="Textocomentario"/>
      </w:pPr>
      <w:r>
        <w:rPr>
          <w:rStyle w:val="Refdecomentario"/>
        </w:rPr>
        <w:annotationRef/>
      </w:r>
      <w:r>
        <w:t>Marcar claramente la diferencia: tenemos dos opciones: la opción películas, para la cual extraemos los guiones de imsdb, y en la cual consideramos que existe una interacción si dos personajes aparecen en la misma escena. Para esta casuística utilizamos este algoritmo.</w:t>
      </w:r>
    </w:p>
  </w:comment>
  <w:comment w:id="259" w:author="VIRGINIA AHEDO GARCIA" w:date="2020-02-03T18:19:00Z" w:initials="VAG">
    <w:p w14:paraId="50FBB0B7" w14:textId="164D7BEC" w:rsidR="00BD6BC0" w:rsidRDefault="00BD6BC0">
      <w:pPr>
        <w:pStyle w:val="Textocomentario"/>
      </w:pPr>
      <w:r>
        <w:rPr>
          <w:rStyle w:val="Refdecomentario"/>
        </w:rPr>
        <w:annotationRef/>
      </w:r>
      <w:r>
        <w:t>Opción 2: el ePub. En este caso consideramos que existe una interacción cuando dos personajes aparecen en un radio respecto al otro de x palabras. Para esta posibilidad disponemos del segundo algoritmo que describes aquí.</w:t>
      </w:r>
    </w:p>
  </w:comment>
  <w:comment w:id="260" w:author="VIRGINIA AHEDO GARCIA" w:date="2020-02-03T18:20:00Z" w:initials="VAG">
    <w:p w14:paraId="743392AB" w14:textId="2EC2A79A" w:rsidR="00BD6BC0" w:rsidRDefault="00BD6BC0">
      <w:pPr>
        <w:pStyle w:val="Textocomentario"/>
      </w:pPr>
      <w:r>
        <w:rPr>
          <w:rStyle w:val="Refdecomentario"/>
        </w:rPr>
        <w:annotationRef/>
      </w:r>
      <w:r>
        <w:t>Lo que te decía más arriba lo tienes aquí, yo explicaría esto antes, porque sino no se entiende por qué tienes dos algoritmos.</w:t>
      </w:r>
    </w:p>
  </w:comment>
  <w:comment w:id="271" w:author="VIRGINIA AHEDO GARCIA" w:date="2020-02-03T15:05:00Z" w:initials="VAG">
    <w:p w14:paraId="54B1BFBC" w14:textId="6EA5DB4F" w:rsidR="00BD6BC0" w:rsidRDefault="00BD6BC0">
      <w:pPr>
        <w:pStyle w:val="Textocomentario"/>
      </w:pPr>
      <w:r>
        <w:rPr>
          <w:rStyle w:val="Refdecomentario"/>
        </w:rPr>
        <w:annotationRef/>
      </w:r>
      <w:r>
        <w:t>Justifica por qué haces una Wiki</w:t>
      </w:r>
    </w:p>
  </w:comment>
  <w:comment w:id="272" w:author="Jorge Navarro González" w:date="2020-02-05T18:39:00Z" w:initials="JNG">
    <w:p w14:paraId="053DC404" w14:textId="68787673" w:rsidR="00BD6BC0" w:rsidRDefault="00BD6BC0">
      <w:pPr>
        <w:pStyle w:val="Textocomentario"/>
      </w:pPr>
      <w:r>
        <w:rPr>
          <w:rStyle w:val="Refdecomentario"/>
        </w:rPr>
        <w:annotationRef/>
      </w:r>
      <w:r>
        <w:t>¿Al mencionar que el usuario gracias a la wiki le resultará más fácil su entendimiento y que la wiki sirve para que el usuario pueda resolver las dudas no estaría ya justificando por qué?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37C94B" w15:done="1"/>
  <w15:commentEx w15:paraId="15703257" w15:done="1"/>
  <w15:commentEx w15:paraId="46837AC3" w15:done="0"/>
  <w15:commentEx w15:paraId="0495968E" w15:done="1"/>
  <w15:commentEx w15:paraId="67AACB23" w15:done="1"/>
  <w15:commentEx w15:paraId="50FBB0B7" w15:done="1"/>
  <w15:commentEx w15:paraId="743392AB" w15:done="1"/>
  <w15:commentEx w15:paraId="54B1BFBC" w15:done="0"/>
  <w15:commentEx w15:paraId="053DC404" w15:paraIdParent="54B1BF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7C94B" w16cid:durableId="21E1B043"/>
  <w16cid:commentId w16cid:paraId="15703257" w16cid:durableId="21E2DAAD"/>
  <w16cid:commentId w16cid:paraId="46837AC3" w16cid:durableId="21E2B3E5"/>
  <w16cid:commentId w16cid:paraId="0495968E" w16cid:durableId="21E2B431"/>
  <w16cid:commentId w16cid:paraId="67AACB23" w16cid:durableId="21E2E25D"/>
  <w16cid:commentId w16cid:paraId="50FBB0B7" w16cid:durableId="21E2E2A6"/>
  <w16cid:commentId w16cid:paraId="743392AB" w16cid:durableId="21E2E2DB"/>
  <w16cid:commentId w16cid:paraId="54B1BFBC" w16cid:durableId="21E2B547"/>
  <w16cid:commentId w16cid:paraId="053DC404" w16cid:durableId="21E58A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511E5" w14:textId="77777777" w:rsidR="004511CE" w:rsidRDefault="004511CE" w:rsidP="0010409E">
      <w:pPr>
        <w:spacing w:after="0" w:line="240" w:lineRule="auto"/>
      </w:pPr>
      <w:r>
        <w:separator/>
      </w:r>
    </w:p>
  </w:endnote>
  <w:endnote w:type="continuationSeparator" w:id="0">
    <w:p w14:paraId="2283C076" w14:textId="77777777" w:rsidR="004511CE" w:rsidRDefault="004511CE" w:rsidP="0010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lyUPC">
    <w:charset w:val="DE"/>
    <w:family w:val="swiss"/>
    <w:pitch w:val="variable"/>
    <w:sig w:usb0="81000003" w:usb1="00000000" w:usb2="00000000" w:usb3="00000000" w:csb0="00010001" w:csb1="00000000"/>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CAFA6" w14:textId="77777777" w:rsidR="004511CE" w:rsidRDefault="004511CE" w:rsidP="0010409E">
      <w:pPr>
        <w:spacing w:after="0" w:line="240" w:lineRule="auto"/>
      </w:pPr>
      <w:r>
        <w:separator/>
      </w:r>
    </w:p>
  </w:footnote>
  <w:footnote w:type="continuationSeparator" w:id="0">
    <w:p w14:paraId="346D8E19" w14:textId="77777777" w:rsidR="004511CE" w:rsidRDefault="004511CE" w:rsidP="00104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0891010"/>
      <w:docPartObj>
        <w:docPartGallery w:val="Page Numbers (Top of Page)"/>
        <w:docPartUnique/>
      </w:docPartObj>
    </w:sdtPr>
    <w:sdtContent>
      <w:p w14:paraId="59F19FC8" w14:textId="24CE23AC" w:rsidR="00BD6BC0" w:rsidRDefault="00BD6BC0">
        <w:pPr>
          <w:pStyle w:val="Encabezado"/>
          <w:jc w:val="right"/>
        </w:pPr>
        <w:fldSimple w:instr=" STYLEREF  &quot;Título 1&quot;  \* MERGEFORMAT ">
          <w:r w:rsidR="0092762B">
            <w:rPr>
              <w:noProof/>
            </w:rPr>
            <w:t>E. Aspectos relevantes de desarrollo del proyecto</w:t>
          </w:r>
        </w:fldSimple>
        <w:r>
          <w:tab/>
        </w:r>
        <w:r>
          <w:tab/>
        </w:r>
        <w:r>
          <w:tab/>
        </w:r>
        <w:r>
          <w:fldChar w:fldCharType="begin"/>
        </w:r>
        <w:r>
          <w:instrText>PAGE   \* MERGEFORMAT</w:instrText>
        </w:r>
        <w:r>
          <w:fldChar w:fldCharType="separate"/>
        </w:r>
        <w:r>
          <w:t>2</w:t>
        </w:r>
        <w:r>
          <w:fldChar w:fldCharType="end"/>
        </w:r>
      </w:p>
    </w:sdtContent>
  </w:sdt>
  <w:p w14:paraId="258B96FF" w14:textId="77777777" w:rsidR="00BD6BC0" w:rsidRDefault="00BD6B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45A3"/>
    <w:multiLevelType w:val="hybridMultilevel"/>
    <w:tmpl w:val="A5FE9FB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A59259E"/>
    <w:multiLevelType w:val="hybridMultilevel"/>
    <w:tmpl w:val="2CD8C730"/>
    <w:lvl w:ilvl="0" w:tplc="B3927484">
      <w:start w:val="1"/>
      <w:numFmt w:val="decimal"/>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2134EF"/>
    <w:multiLevelType w:val="hybridMultilevel"/>
    <w:tmpl w:val="53568888"/>
    <w:lvl w:ilvl="0" w:tplc="3476150A">
      <w:start w:val="1"/>
      <w:numFmt w:val="decimal"/>
      <w:lvlText w:val="3.%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9925E8"/>
    <w:multiLevelType w:val="hybridMultilevel"/>
    <w:tmpl w:val="44A83FC0"/>
    <w:lvl w:ilvl="0" w:tplc="B1383852">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7DE669F"/>
    <w:multiLevelType w:val="hybridMultilevel"/>
    <w:tmpl w:val="FE0007F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FB565C"/>
    <w:multiLevelType w:val="hybridMultilevel"/>
    <w:tmpl w:val="1758EC8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F9EA28C2">
      <w:start w:val="1"/>
      <w:numFmt w:val="bullet"/>
      <w:lvlText w:val=""/>
      <w:lvlJc w:val="left"/>
      <w:pPr>
        <w:ind w:left="2869" w:hanging="360"/>
      </w:pPr>
      <w:rPr>
        <w:rFonts w:ascii="Wingdings" w:hAnsi="Wingdings" w:hint="default"/>
        <w:sz w:val="28"/>
        <w:szCs w:val="28"/>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E69539C"/>
    <w:multiLevelType w:val="hybridMultilevel"/>
    <w:tmpl w:val="967696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83772E1"/>
    <w:multiLevelType w:val="hybridMultilevel"/>
    <w:tmpl w:val="8FAA0110"/>
    <w:lvl w:ilvl="0" w:tplc="D9285EF6">
      <w:start w:val="1"/>
      <w:numFmt w:val="decimal"/>
      <w:lvlText w:val="7.%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7946EC"/>
    <w:multiLevelType w:val="hybridMultilevel"/>
    <w:tmpl w:val="9942E18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307531C8"/>
    <w:multiLevelType w:val="hybridMultilevel"/>
    <w:tmpl w:val="0A386A5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3435109F"/>
    <w:multiLevelType w:val="hybridMultilevel"/>
    <w:tmpl w:val="B846E28A"/>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38BE1AC0"/>
    <w:multiLevelType w:val="hybridMultilevel"/>
    <w:tmpl w:val="F5B83E5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3A4B1FE1"/>
    <w:multiLevelType w:val="hybridMultilevel"/>
    <w:tmpl w:val="FD4C12F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404091B"/>
    <w:multiLevelType w:val="hybridMultilevel"/>
    <w:tmpl w:val="609CCF72"/>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57E418F"/>
    <w:multiLevelType w:val="hybridMultilevel"/>
    <w:tmpl w:val="74461AA6"/>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58B2F44"/>
    <w:multiLevelType w:val="hybridMultilevel"/>
    <w:tmpl w:val="EAA8D820"/>
    <w:lvl w:ilvl="0" w:tplc="388A6628">
      <w:start w:val="1"/>
      <w:numFmt w:val="decimal"/>
      <w:lvlText w:val="5.%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39C4BA4"/>
    <w:multiLevelType w:val="hybridMultilevel"/>
    <w:tmpl w:val="394EBDA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540E6D0E"/>
    <w:multiLevelType w:val="hybridMultilevel"/>
    <w:tmpl w:val="9FA86BE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57726877"/>
    <w:multiLevelType w:val="hybridMultilevel"/>
    <w:tmpl w:val="F7D8E1B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61803BD9"/>
    <w:multiLevelType w:val="hybridMultilevel"/>
    <w:tmpl w:val="4BC4F89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626756E5"/>
    <w:multiLevelType w:val="hybridMultilevel"/>
    <w:tmpl w:val="C61A6DE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58B4578"/>
    <w:multiLevelType w:val="hybridMultilevel"/>
    <w:tmpl w:val="AD6CA8C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6AC12A53"/>
    <w:multiLevelType w:val="hybridMultilevel"/>
    <w:tmpl w:val="6F302084"/>
    <w:lvl w:ilvl="0" w:tplc="A8C40A76">
      <w:start w:val="1"/>
      <w:numFmt w:val="bullet"/>
      <w:lvlText w:val=""/>
      <w:lvlJc w:val="left"/>
      <w:pPr>
        <w:ind w:left="2138" w:hanging="360"/>
      </w:pPr>
      <w:rPr>
        <w:rFonts w:ascii="Symbol" w:hAnsi="Symbol" w:hint="default"/>
      </w:rPr>
    </w:lvl>
    <w:lvl w:ilvl="1" w:tplc="A8C40A76">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E3453A"/>
    <w:multiLevelType w:val="hybridMultilevel"/>
    <w:tmpl w:val="186670A8"/>
    <w:lvl w:ilvl="0" w:tplc="A8C40A76">
      <w:start w:val="1"/>
      <w:numFmt w:val="bullet"/>
      <w:lvlText w:val=""/>
      <w:lvlJc w:val="left"/>
      <w:pPr>
        <w:ind w:left="1429" w:hanging="360"/>
      </w:pPr>
      <w:rPr>
        <w:rFonts w:ascii="Symbol" w:hAnsi="Symbol" w:hint="default"/>
      </w:rPr>
    </w:lvl>
    <w:lvl w:ilvl="1" w:tplc="40E29380">
      <w:start w:val="4"/>
      <w:numFmt w:val="bullet"/>
      <w:lvlText w:val="-"/>
      <w:lvlJc w:val="left"/>
      <w:pPr>
        <w:ind w:left="2149" w:hanging="360"/>
      </w:pPr>
      <w:rPr>
        <w:rFonts w:ascii="Liberation Serif" w:eastAsiaTheme="minorHAnsi" w:hAnsi="Liberation Serif" w:cs="Liberation Serif"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76137ED5"/>
    <w:multiLevelType w:val="hybridMultilevel"/>
    <w:tmpl w:val="68200572"/>
    <w:lvl w:ilvl="0" w:tplc="9236A56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6AD19ED"/>
    <w:multiLevelType w:val="hybridMultilevel"/>
    <w:tmpl w:val="EE6AF6FE"/>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6" w15:restartNumberingAfterBreak="0">
    <w:nsid w:val="797020F2"/>
    <w:multiLevelType w:val="hybridMultilevel"/>
    <w:tmpl w:val="435ED55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79AE62E7"/>
    <w:multiLevelType w:val="hybridMultilevel"/>
    <w:tmpl w:val="E396B27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79B27FB6"/>
    <w:multiLevelType w:val="hybridMultilevel"/>
    <w:tmpl w:val="1E7A9CC2"/>
    <w:lvl w:ilvl="0" w:tplc="40E29380">
      <w:start w:val="4"/>
      <w:numFmt w:val="bullet"/>
      <w:lvlText w:val="-"/>
      <w:lvlJc w:val="left"/>
      <w:pPr>
        <w:ind w:left="1069" w:hanging="360"/>
      </w:pPr>
      <w:rPr>
        <w:rFonts w:ascii="Liberation Serif" w:eastAsiaTheme="minorHAnsi" w:hAnsi="Liberation Serif" w:cs="Liberation Serif"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15:restartNumberingAfterBreak="0">
    <w:nsid w:val="7F30288F"/>
    <w:multiLevelType w:val="hybridMultilevel"/>
    <w:tmpl w:val="6B109BB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3"/>
  </w:num>
  <w:num w:numId="2">
    <w:abstractNumId w:val="22"/>
  </w:num>
  <w:num w:numId="3">
    <w:abstractNumId w:val="28"/>
  </w:num>
  <w:num w:numId="4">
    <w:abstractNumId w:val="24"/>
  </w:num>
  <w:num w:numId="5">
    <w:abstractNumId w:val="26"/>
  </w:num>
  <w:num w:numId="6">
    <w:abstractNumId w:val="21"/>
  </w:num>
  <w:num w:numId="7">
    <w:abstractNumId w:val="23"/>
  </w:num>
  <w:num w:numId="8">
    <w:abstractNumId w:val="3"/>
  </w:num>
  <w:num w:numId="9">
    <w:abstractNumId w:val="27"/>
  </w:num>
  <w:num w:numId="10">
    <w:abstractNumId w:val="15"/>
  </w:num>
  <w:num w:numId="11">
    <w:abstractNumId w:val="8"/>
  </w:num>
  <w:num w:numId="12">
    <w:abstractNumId w:val="19"/>
  </w:num>
  <w:num w:numId="13">
    <w:abstractNumId w:val="7"/>
  </w:num>
  <w:num w:numId="14">
    <w:abstractNumId w:val="6"/>
  </w:num>
  <w:num w:numId="15">
    <w:abstractNumId w:val="20"/>
  </w:num>
  <w:num w:numId="16">
    <w:abstractNumId w:val="2"/>
  </w:num>
  <w:num w:numId="17">
    <w:abstractNumId w:val="5"/>
  </w:num>
  <w:num w:numId="18">
    <w:abstractNumId w:val="29"/>
  </w:num>
  <w:num w:numId="19">
    <w:abstractNumId w:val="16"/>
  </w:num>
  <w:num w:numId="20">
    <w:abstractNumId w:val="9"/>
  </w:num>
  <w:num w:numId="21">
    <w:abstractNumId w:val="11"/>
  </w:num>
  <w:num w:numId="22">
    <w:abstractNumId w:val="18"/>
  </w:num>
  <w:num w:numId="23">
    <w:abstractNumId w:val="14"/>
  </w:num>
  <w:num w:numId="24">
    <w:abstractNumId w:val="17"/>
  </w:num>
  <w:num w:numId="25">
    <w:abstractNumId w:val="25"/>
  </w:num>
  <w:num w:numId="26">
    <w:abstractNumId w:val="12"/>
  </w:num>
  <w:num w:numId="27">
    <w:abstractNumId w:val="10"/>
  </w:num>
  <w:num w:numId="28">
    <w:abstractNumId w:val="4"/>
  </w:num>
  <w:num w:numId="29">
    <w:abstractNumId w:val="0"/>
  </w:num>
  <w:num w:numId="30">
    <w:abstractNumId w:val="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ge Navarro González">
    <w15:presenceInfo w15:providerId="None" w15:userId="Jorge Navarro González"/>
  </w15:person>
  <w15:person w15:author="VIRGINIA AHEDO GARCIA">
    <w15:presenceInfo w15:providerId="None" w15:userId="VIRGINIA AHEDO GAR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CCA"/>
    <w:rsid w:val="00036382"/>
    <w:rsid w:val="00040402"/>
    <w:rsid w:val="00072198"/>
    <w:rsid w:val="00081255"/>
    <w:rsid w:val="000A69D9"/>
    <w:rsid w:val="000B694A"/>
    <w:rsid w:val="000C0E33"/>
    <w:rsid w:val="000D3C28"/>
    <w:rsid w:val="000E35B4"/>
    <w:rsid w:val="0010409E"/>
    <w:rsid w:val="00107923"/>
    <w:rsid w:val="0011663A"/>
    <w:rsid w:val="001255D7"/>
    <w:rsid w:val="00132985"/>
    <w:rsid w:val="001861BD"/>
    <w:rsid w:val="00191D80"/>
    <w:rsid w:val="00194137"/>
    <w:rsid w:val="001A560D"/>
    <w:rsid w:val="001A69E2"/>
    <w:rsid w:val="001C1A2C"/>
    <w:rsid w:val="001E441B"/>
    <w:rsid w:val="001E5955"/>
    <w:rsid w:val="001E5B4A"/>
    <w:rsid w:val="001F3D6B"/>
    <w:rsid w:val="00215337"/>
    <w:rsid w:val="00243F6E"/>
    <w:rsid w:val="00244A00"/>
    <w:rsid w:val="0025198D"/>
    <w:rsid w:val="002566DB"/>
    <w:rsid w:val="00272A19"/>
    <w:rsid w:val="0028500F"/>
    <w:rsid w:val="002A33C9"/>
    <w:rsid w:val="002A7D07"/>
    <w:rsid w:val="002B75F1"/>
    <w:rsid w:val="002B7A31"/>
    <w:rsid w:val="002B7E54"/>
    <w:rsid w:val="002C52EF"/>
    <w:rsid w:val="002D398B"/>
    <w:rsid w:val="002F73FE"/>
    <w:rsid w:val="00303D4C"/>
    <w:rsid w:val="00306FA3"/>
    <w:rsid w:val="0033689D"/>
    <w:rsid w:val="00382C86"/>
    <w:rsid w:val="00392401"/>
    <w:rsid w:val="00393D97"/>
    <w:rsid w:val="00403E69"/>
    <w:rsid w:val="004169A6"/>
    <w:rsid w:val="00422FE2"/>
    <w:rsid w:val="0044551A"/>
    <w:rsid w:val="004511CE"/>
    <w:rsid w:val="0046555E"/>
    <w:rsid w:val="00465D64"/>
    <w:rsid w:val="00473628"/>
    <w:rsid w:val="004C65FD"/>
    <w:rsid w:val="004F608D"/>
    <w:rsid w:val="004F79C5"/>
    <w:rsid w:val="0050358E"/>
    <w:rsid w:val="00532C47"/>
    <w:rsid w:val="00533199"/>
    <w:rsid w:val="005333C8"/>
    <w:rsid w:val="00563BA9"/>
    <w:rsid w:val="00593D7E"/>
    <w:rsid w:val="005D1355"/>
    <w:rsid w:val="005D2A8B"/>
    <w:rsid w:val="005D3803"/>
    <w:rsid w:val="005D5F23"/>
    <w:rsid w:val="005F1B51"/>
    <w:rsid w:val="0060067A"/>
    <w:rsid w:val="00606A24"/>
    <w:rsid w:val="006072D4"/>
    <w:rsid w:val="00632AA3"/>
    <w:rsid w:val="00650CCA"/>
    <w:rsid w:val="00660F30"/>
    <w:rsid w:val="00684154"/>
    <w:rsid w:val="006A4DF6"/>
    <w:rsid w:val="006F52C0"/>
    <w:rsid w:val="006F5F20"/>
    <w:rsid w:val="006F6747"/>
    <w:rsid w:val="007214AB"/>
    <w:rsid w:val="007408CC"/>
    <w:rsid w:val="0076686D"/>
    <w:rsid w:val="0076772E"/>
    <w:rsid w:val="00782BAD"/>
    <w:rsid w:val="007A6C2F"/>
    <w:rsid w:val="007B79C8"/>
    <w:rsid w:val="007C629F"/>
    <w:rsid w:val="007D0250"/>
    <w:rsid w:val="007F77A0"/>
    <w:rsid w:val="008373F4"/>
    <w:rsid w:val="00843A9F"/>
    <w:rsid w:val="00872CBD"/>
    <w:rsid w:val="008801B3"/>
    <w:rsid w:val="008816D0"/>
    <w:rsid w:val="008A07D9"/>
    <w:rsid w:val="008A78AA"/>
    <w:rsid w:val="008B750E"/>
    <w:rsid w:val="008C66DF"/>
    <w:rsid w:val="008D03CB"/>
    <w:rsid w:val="008E09C1"/>
    <w:rsid w:val="008F2620"/>
    <w:rsid w:val="008F3F96"/>
    <w:rsid w:val="00904BF4"/>
    <w:rsid w:val="0092762B"/>
    <w:rsid w:val="0097432A"/>
    <w:rsid w:val="009A5F2B"/>
    <w:rsid w:val="009B148C"/>
    <w:rsid w:val="009B74D1"/>
    <w:rsid w:val="009C1D18"/>
    <w:rsid w:val="009C34EB"/>
    <w:rsid w:val="009C42D7"/>
    <w:rsid w:val="00A04F8A"/>
    <w:rsid w:val="00A12FAB"/>
    <w:rsid w:val="00A216BB"/>
    <w:rsid w:val="00A24EE3"/>
    <w:rsid w:val="00A303AD"/>
    <w:rsid w:val="00A36290"/>
    <w:rsid w:val="00A6499B"/>
    <w:rsid w:val="00AB0F2C"/>
    <w:rsid w:val="00B12850"/>
    <w:rsid w:val="00B16E7D"/>
    <w:rsid w:val="00B27424"/>
    <w:rsid w:val="00B769ED"/>
    <w:rsid w:val="00B827C1"/>
    <w:rsid w:val="00B83128"/>
    <w:rsid w:val="00B968A2"/>
    <w:rsid w:val="00BC6C16"/>
    <w:rsid w:val="00BD324B"/>
    <w:rsid w:val="00BD6BC0"/>
    <w:rsid w:val="00BE3580"/>
    <w:rsid w:val="00C10F94"/>
    <w:rsid w:val="00C242D5"/>
    <w:rsid w:val="00C331ED"/>
    <w:rsid w:val="00C3776E"/>
    <w:rsid w:val="00C42EF4"/>
    <w:rsid w:val="00C44CE2"/>
    <w:rsid w:val="00C64E7F"/>
    <w:rsid w:val="00C70A85"/>
    <w:rsid w:val="00C772CB"/>
    <w:rsid w:val="00C82679"/>
    <w:rsid w:val="00D03DBA"/>
    <w:rsid w:val="00D16F0D"/>
    <w:rsid w:val="00D23C0D"/>
    <w:rsid w:val="00D65F69"/>
    <w:rsid w:val="00D67389"/>
    <w:rsid w:val="00D82587"/>
    <w:rsid w:val="00DA6937"/>
    <w:rsid w:val="00DB23FF"/>
    <w:rsid w:val="00DC505B"/>
    <w:rsid w:val="00DD16FE"/>
    <w:rsid w:val="00E16750"/>
    <w:rsid w:val="00E501AE"/>
    <w:rsid w:val="00E53F3E"/>
    <w:rsid w:val="00E62303"/>
    <w:rsid w:val="00E73B66"/>
    <w:rsid w:val="00EA11EA"/>
    <w:rsid w:val="00EA5715"/>
    <w:rsid w:val="00EA5BBF"/>
    <w:rsid w:val="00EB041C"/>
    <w:rsid w:val="00EC1997"/>
    <w:rsid w:val="00ED10F6"/>
    <w:rsid w:val="00F137B3"/>
    <w:rsid w:val="00F32544"/>
    <w:rsid w:val="00F412C9"/>
    <w:rsid w:val="00F448BC"/>
    <w:rsid w:val="00F75A23"/>
    <w:rsid w:val="00F84D3A"/>
    <w:rsid w:val="00F8697A"/>
    <w:rsid w:val="00FA3055"/>
    <w:rsid w:val="00FA6874"/>
    <w:rsid w:val="00FE561D"/>
    <w:rsid w:val="00FE5A08"/>
    <w:rsid w:val="00FF30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54A5A"/>
  <w15:chartTrackingRefBased/>
  <w15:docId w15:val="{E558C119-3374-4316-8EAF-60AB9BF6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0CCA"/>
    <w:pPr>
      <w:ind w:firstLine="709"/>
      <w:jc w:val="both"/>
    </w:pPr>
    <w:rPr>
      <w:rFonts w:ascii="Liberation Serif" w:hAnsi="Liberation Serif"/>
    </w:rPr>
  </w:style>
  <w:style w:type="paragraph" w:styleId="Ttulo1">
    <w:name w:val="heading 1"/>
    <w:basedOn w:val="Normal"/>
    <w:next w:val="Normal"/>
    <w:link w:val="Ttulo1Car"/>
    <w:uiPriority w:val="9"/>
    <w:qFormat/>
    <w:rsid w:val="004C65FD"/>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Ttulo"/>
    <w:next w:val="Normal"/>
    <w:link w:val="Ttulo2Car"/>
    <w:uiPriority w:val="9"/>
    <w:unhideWhenUsed/>
    <w:qFormat/>
    <w:rsid w:val="00650CCA"/>
    <w:pPr>
      <w:keepNext/>
      <w:keepLines/>
      <w:spacing w:before="40" w:after="120"/>
      <w:ind w:firstLine="0"/>
      <w:outlineLvl w:val="1"/>
    </w:pPr>
    <w:rPr>
      <w:rFonts w:ascii="Liberation Serif" w:hAnsi="Liberation Serif"/>
      <w:b/>
      <w:color w:val="000000" w:themeColor="text1"/>
      <w:sz w:val="26"/>
      <w:szCs w:val="26"/>
    </w:rPr>
  </w:style>
  <w:style w:type="paragraph" w:styleId="Ttulo3">
    <w:name w:val="heading 3"/>
    <w:basedOn w:val="Normal"/>
    <w:next w:val="Normal"/>
    <w:link w:val="Ttulo3Car"/>
    <w:uiPriority w:val="9"/>
    <w:unhideWhenUsed/>
    <w:qFormat/>
    <w:rsid w:val="00215337"/>
    <w:pPr>
      <w:keepNext/>
      <w:keepLines/>
      <w:spacing w:before="40" w:after="120"/>
      <w:outlineLvl w:val="2"/>
      <w:pPrChange w:id="0" w:author="Jorge Navarro González" w:date="2020-02-03T20:08:00Z">
        <w:pPr>
          <w:keepNext/>
          <w:keepLines/>
          <w:spacing w:before="40" w:line="259" w:lineRule="auto"/>
          <w:ind w:firstLine="709"/>
          <w:jc w:val="both"/>
          <w:outlineLvl w:val="2"/>
        </w:pPr>
      </w:pPrChange>
    </w:pPr>
    <w:rPr>
      <w:rFonts w:eastAsiaTheme="majorEastAsia" w:cstheme="majorBidi"/>
      <w:b/>
      <w:color w:val="000000" w:themeColor="text1"/>
      <w:sz w:val="24"/>
      <w:szCs w:val="24"/>
      <w:rPrChange w:id="0" w:author="Jorge Navarro González" w:date="2020-02-03T20:08:00Z">
        <w:rPr>
          <w:rFonts w:ascii="Liberation Serif" w:eastAsiaTheme="majorEastAsia" w:hAnsi="Liberation Serif" w:cstheme="majorBidi"/>
          <w:color w:val="000000" w:themeColor="text1"/>
          <w:sz w:val="24"/>
          <w:szCs w:val="24"/>
          <w:lang w:val="es-ES" w:eastAsia="en-US" w:bidi="ar-SA"/>
        </w:rPr>
      </w:rPrChang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65FD"/>
    <w:rPr>
      <w:rFonts w:ascii="Liberation Serif" w:eastAsiaTheme="majorEastAsia" w:hAnsi="Liberation Serif" w:cstheme="majorBidi"/>
      <w:b/>
      <w:sz w:val="48"/>
      <w:szCs w:val="32"/>
    </w:rPr>
  </w:style>
  <w:style w:type="paragraph" w:styleId="Textodeglobo">
    <w:name w:val="Balloon Text"/>
    <w:basedOn w:val="Normal"/>
    <w:link w:val="TextodegloboCar"/>
    <w:uiPriority w:val="99"/>
    <w:semiHidden/>
    <w:unhideWhenUsed/>
    <w:rsid w:val="00650C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0CCA"/>
    <w:rPr>
      <w:rFonts w:ascii="Segoe UI" w:hAnsi="Segoe UI" w:cs="Segoe UI"/>
      <w:sz w:val="18"/>
      <w:szCs w:val="18"/>
    </w:rPr>
  </w:style>
  <w:style w:type="character" w:customStyle="1" w:styleId="Ttulo2Car">
    <w:name w:val="Título 2 Car"/>
    <w:basedOn w:val="Fuentedeprrafopredeter"/>
    <w:link w:val="Ttulo2"/>
    <w:uiPriority w:val="9"/>
    <w:rsid w:val="00650CCA"/>
    <w:rPr>
      <w:rFonts w:ascii="Liberation Serif" w:eastAsiaTheme="majorEastAsia" w:hAnsi="Liberation Serif" w:cstheme="majorBidi"/>
      <w:b/>
      <w:color w:val="000000" w:themeColor="text1"/>
      <w:spacing w:val="-10"/>
      <w:kern w:val="28"/>
      <w:sz w:val="26"/>
      <w:szCs w:val="26"/>
    </w:rPr>
  </w:style>
  <w:style w:type="paragraph" w:styleId="Prrafodelista">
    <w:name w:val="List Paragraph"/>
    <w:basedOn w:val="Normal"/>
    <w:uiPriority w:val="34"/>
    <w:qFormat/>
    <w:rsid w:val="00650CCA"/>
    <w:pPr>
      <w:ind w:left="720"/>
      <w:contextualSpacing/>
    </w:pPr>
  </w:style>
  <w:style w:type="paragraph" w:styleId="Ttulo">
    <w:name w:val="Title"/>
    <w:basedOn w:val="Normal"/>
    <w:next w:val="Normal"/>
    <w:link w:val="TtuloCar"/>
    <w:uiPriority w:val="10"/>
    <w:qFormat/>
    <w:rsid w:val="00650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CCA"/>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FA6874"/>
    <w:rPr>
      <w:color w:val="0000FF"/>
      <w:u w:val="single"/>
    </w:rPr>
  </w:style>
  <w:style w:type="paragraph" w:styleId="NormalWeb">
    <w:name w:val="Normal (Web)"/>
    <w:basedOn w:val="Normal"/>
    <w:uiPriority w:val="99"/>
    <w:semiHidden/>
    <w:unhideWhenUsed/>
    <w:rsid w:val="002566DB"/>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pre">
    <w:name w:val="pre"/>
    <w:basedOn w:val="Fuentedeprrafopredeter"/>
    <w:rsid w:val="002566DB"/>
  </w:style>
  <w:style w:type="paragraph" w:styleId="Bibliografa">
    <w:name w:val="Bibliography"/>
    <w:basedOn w:val="Normal"/>
    <w:next w:val="Normal"/>
    <w:uiPriority w:val="37"/>
    <w:unhideWhenUsed/>
    <w:rsid w:val="008F3F96"/>
    <w:pPr>
      <w:tabs>
        <w:tab w:val="left" w:pos="504"/>
      </w:tabs>
      <w:spacing w:after="240" w:line="240" w:lineRule="auto"/>
      <w:ind w:left="504" w:hanging="504"/>
    </w:pPr>
  </w:style>
  <w:style w:type="character" w:styleId="Mencinsinresolver">
    <w:name w:val="Unresolved Mention"/>
    <w:basedOn w:val="Fuentedeprrafopredeter"/>
    <w:uiPriority w:val="99"/>
    <w:semiHidden/>
    <w:unhideWhenUsed/>
    <w:rsid w:val="00B83128"/>
    <w:rPr>
      <w:color w:val="605E5C"/>
      <w:shd w:val="clear" w:color="auto" w:fill="E1DFDD"/>
    </w:rPr>
  </w:style>
  <w:style w:type="paragraph" w:styleId="Encabezado">
    <w:name w:val="header"/>
    <w:basedOn w:val="Normal"/>
    <w:link w:val="EncabezadoCar"/>
    <w:uiPriority w:val="99"/>
    <w:unhideWhenUsed/>
    <w:rsid w:val="00104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409E"/>
    <w:rPr>
      <w:rFonts w:ascii="Liberation Serif" w:hAnsi="Liberation Serif"/>
    </w:rPr>
  </w:style>
  <w:style w:type="paragraph" w:styleId="Piedepgina">
    <w:name w:val="footer"/>
    <w:basedOn w:val="Normal"/>
    <w:link w:val="PiedepginaCar"/>
    <w:uiPriority w:val="99"/>
    <w:unhideWhenUsed/>
    <w:rsid w:val="00104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409E"/>
    <w:rPr>
      <w:rFonts w:ascii="Liberation Serif" w:hAnsi="Liberation Serif"/>
    </w:rPr>
  </w:style>
  <w:style w:type="character" w:styleId="Textodelmarcadordeposicin">
    <w:name w:val="Placeholder Text"/>
    <w:basedOn w:val="Fuentedeprrafopredeter"/>
    <w:uiPriority w:val="99"/>
    <w:semiHidden/>
    <w:rsid w:val="0010409E"/>
    <w:rPr>
      <w:color w:val="808080"/>
    </w:rPr>
  </w:style>
  <w:style w:type="paragraph" w:styleId="Subttulo">
    <w:name w:val="Subtitle"/>
    <w:aliases w:val="encabezado"/>
    <w:basedOn w:val="Normal"/>
    <w:next w:val="Normal"/>
    <w:link w:val="SubttuloCar"/>
    <w:uiPriority w:val="11"/>
    <w:qFormat/>
    <w:rsid w:val="0010409E"/>
    <w:pPr>
      <w:numPr>
        <w:ilvl w:val="1"/>
      </w:numPr>
      <w:ind w:firstLine="709"/>
    </w:pPr>
    <w:rPr>
      <w:rFonts w:eastAsiaTheme="minorEastAsia"/>
      <w:b/>
      <w:color w:val="5A5A5A" w:themeColor="text1" w:themeTint="A5"/>
      <w:spacing w:val="15"/>
      <w:sz w:val="26"/>
    </w:rPr>
  </w:style>
  <w:style w:type="character" w:customStyle="1" w:styleId="SubttuloCar">
    <w:name w:val="Subtítulo Car"/>
    <w:aliases w:val="encabezado Car"/>
    <w:basedOn w:val="Fuentedeprrafopredeter"/>
    <w:link w:val="Subttulo"/>
    <w:uiPriority w:val="11"/>
    <w:rsid w:val="0010409E"/>
    <w:rPr>
      <w:rFonts w:ascii="Liberation Serif" w:eastAsiaTheme="minorEastAsia" w:hAnsi="Liberation Serif"/>
      <w:b/>
      <w:color w:val="5A5A5A" w:themeColor="text1" w:themeTint="A5"/>
      <w:spacing w:val="15"/>
      <w:sz w:val="26"/>
    </w:rPr>
  </w:style>
  <w:style w:type="character" w:styleId="Hipervnculovisitado">
    <w:name w:val="FollowedHyperlink"/>
    <w:basedOn w:val="Fuentedeprrafopredeter"/>
    <w:uiPriority w:val="99"/>
    <w:semiHidden/>
    <w:unhideWhenUsed/>
    <w:rsid w:val="00533199"/>
    <w:rPr>
      <w:color w:val="954F72" w:themeColor="followedHyperlink"/>
      <w:u w:val="single"/>
    </w:rPr>
  </w:style>
  <w:style w:type="paragraph" w:styleId="Sinespaciado">
    <w:name w:val="No Spacing"/>
    <w:link w:val="SinespaciadoCar"/>
    <w:uiPriority w:val="1"/>
    <w:qFormat/>
    <w:rsid w:val="00A36290"/>
    <w:pPr>
      <w:spacing w:after="0" w:line="240" w:lineRule="auto"/>
      <w:ind w:firstLine="709"/>
      <w:jc w:val="both"/>
    </w:pPr>
    <w:rPr>
      <w:rFonts w:ascii="Liberation Serif" w:hAnsi="Liberation Serif"/>
    </w:rPr>
  </w:style>
  <w:style w:type="paragraph" w:styleId="Descripcin">
    <w:name w:val="caption"/>
    <w:basedOn w:val="Normal"/>
    <w:next w:val="Normal"/>
    <w:uiPriority w:val="35"/>
    <w:unhideWhenUsed/>
    <w:qFormat/>
    <w:rsid w:val="009C1D18"/>
    <w:pPr>
      <w:spacing w:after="200" w:line="240" w:lineRule="auto"/>
    </w:pPr>
    <w:rPr>
      <w:i/>
      <w:iCs/>
      <w:color w:val="44546A" w:themeColor="text2"/>
      <w:sz w:val="18"/>
      <w:szCs w:val="18"/>
    </w:rPr>
  </w:style>
  <w:style w:type="paragraph" w:customStyle="1" w:styleId="Default">
    <w:name w:val="Default"/>
    <w:rsid w:val="008B75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inespaciadoCar">
    <w:name w:val="Sin espaciado Car"/>
    <w:basedOn w:val="Fuentedeprrafopredeter"/>
    <w:link w:val="Sinespaciado"/>
    <w:uiPriority w:val="1"/>
    <w:rsid w:val="00DD16FE"/>
    <w:rPr>
      <w:rFonts w:ascii="Liberation Serif" w:hAnsi="Liberation Serif"/>
    </w:rPr>
  </w:style>
  <w:style w:type="paragraph" w:styleId="TtuloTDC">
    <w:name w:val="TOC Heading"/>
    <w:basedOn w:val="Ttulo1"/>
    <w:next w:val="Normal"/>
    <w:uiPriority w:val="39"/>
    <w:unhideWhenUsed/>
    <w:qFormat/>
    <w:rsid w:val="00606A24"/>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606A24"/>
    <w:pPr>
      <w:spacing w:after="100"/>
    </w:pPr>
  </w:style>
  <w:style w:type="paragraph" w:styleId="TDC2">
    <w:name w:val="toc 2"/>
    <w:basedOn w:val="Normal"/>
    <w:next w:val="Normal"/>
    <w:autoRedefine/>
    <w:uiPriority w:val="39"/>
    <w:unhideWhenUsed/>
    <w:rsid w:val="00606A24"/>
    <w:pPr>
      <w:tabs>
        <w:tab w:val="left" w:pos="880"/>
        <w:tab w:val="right" w:leader="dot" w:pos="8494"/>
      </w:tabs>
      <w:spacing w:after="100"/>
      <w:ind w:left="220"/>
      <w:jc w:val="left"/>
    </w:pPr>
  </w:style>
  <w:style w:type="paragraph" w:styleId="Tabladeilustraciones">
    <w:name w:val="table of figures"/>
    <w:basedOn w:val="Normal"/>
    <w:next w:val="Normal"/>
    <w:uiPriority w:val="99"/>
    <w:unhideWhenUsed/>
    <w:rsid w:val="00E501AE"/>
    <w:pPr>
      <w:spacing w:after="0"/>
    </w:pPr>
  </w:style>
  <w:style w:type="paragraph" w:styleId="HTMLconformatoprevio">
    <w:name w:val="HTML Preformatted"/>
    <w:basedOn w:val="Normal"/>
    <w:link w:val="HTMLconformatoprevioCar"/>
    <w:uiPriority w:val="99"/>
    <w:semiHidden/>
    <w:unhideWhenUsed/>
    <w:rsid w:val="00C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42EF4"/>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8801B3"/>
    <w:rPr>
      <w:sz w:val="16"/>
      <w:szCs w:val="16"/>
    </w:rPr>
  </w:style>
  <w:style w:type="paragraph" w:styleId="Textocomentario">
    <w:name w:val="annotation text"/>
    <w:basedOn w:val="Normal"/>
    <w:link w:val="TextocomentarioCar"/>
    <w:uiPriority w:val="99"/>
    <w:semiHidden/>
    <w:unhideWhenUsed/>
    <w:rsid w:val="008801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01B3"/>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8801B3"/>
    <w:rPr>
      <w:b/>
      <w:bCs/>
    </w:rPr>
  </w:style>
  <w:style w:type="character" w:customStyle="1" w:styleId="AsuntodelcomentarioCar">
    <w:name w:val="Asunto del comentario Car"/>
    <w:basedOn w:val="TextocomentarioCar"/>
    <w:link w:val="Asuntodelcomentario"/>
    <w:uiPriority w:val="99"/>
    <w:semiHidden/>
    <w:rsid w:val="008801B3"/>
    <w:rPr>
      <w:rFonts w:ascii="Liberation Serif" w:hAnsi="Liberation Serif"/>
      <w:b/>
      <w:bCs/>
      <w:sz w:val="20"/>
      <w:szCs w:val="20"/>
    </w:rPr>
  </w:style>
  <w:style w:type="paragraph" w:customStyle="1" w:styleId="abstract">
    <w:name w:val="abstract"/>
    <w:basedOn w:val="Normal"/>
    <w:rsid w:val="00303D4C"/>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val="en-US"/>
    </w:rPr>
  </w:style>
  <w:style w:type="character" w:customStyle="1" w:styleId="Ttulo3Car">
    <w:name w:val="Título 3 Car"/>
    <w:basedOn w:val="Fuentedeprrafopredeter"/>
    <w:link w:val="Ttulo3"/>
    <w:uiPriority w:val="9"/>
    <w:rsid w:val="00215337"/>
    <w:rPr>
      <w:rFonts w:ascii="Liberation Serif" w:eastAsiaTheme="majorEastAsia" w:hAnsi="Liberation Serif" w:cstheme="majorBidi"/>
      <w:b/>
      <w:color w:val="000000" w:themeColor="text1"/>
      <w:sz w:val="24"/>
      <w:szCs w:val="24"/>
    </w:rPr>
  </w:style>
  <w:style w:type="paragraph" w:styleId="TDC3">
    <w:name w:val="toc 3"/>
    <w:basedOn w:val="Normal"/>
    <w:next w:val="Normal"/>
    <w:autoRedefine/>
    <w:uiPriority w:val="39"/>
    <w:unhideWhenUsed/>
    <w:rsid w:val="00B769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69095">
      <w:bodyDiv w:val="1"/>
      <w:marLeft w:val="0"/>
      <w:marRight w:val="0"/>
      <w:marTop w:val="0"/>
      <w:marBottom w:val="0"/>
      <w:divBdr>
        <w:top w:val="none" w:sz="0" w:space="0" w:color="auto"/>
        <w:left w:val="none" w:sz="0" w:space="0" w:color="auto"/>
        <w:bottom w:val="none" w:sz="0" w:space="0" w:color="auto"/>
        <w:right w:val="none" w:sz="0" w:space="0" w:color="auto"/>
      </w:divBdr>
    </w:div>
    <w:div w:id="646741337">
      <w:bodyDiv w:val="1"/>
      <w:marLeft w:val="0"/>
      <w:marRight w:val="0"/>
      <w:marTop w:val="0"/>
      <w:marBottom w:val="0"/>
      <w:divBdr>
        <w:top w:val="none" w:sz="0" w:space="0" w:color="auto"/>
        <w:left w:val="none" w:sz="0" w:space="0" w:color="auto"/>
        <w:bottom w:val="none" w:sz="0" w:space="0" w:color="auto"/>
        <w:right w:val="none" w:sz="0" w:space="0" w:color="auto"/>
      </w:divBdr>
    </w:div>
    <w:div w:id="1279407255">
      <w:bodyDiv w:val="1"/>
      <w:marLeft w:val="0"/>
      <w:marRight w:val="0"/>
      <w:marTop w:val="0"/>
      <w:marBottom w:val="0"/>
      <w:divBdr>
        <w:top w:val="none" w:sz="0" w:space="0" w:color="auto"/>
        <w:left w:val="none" w:sz="0" w:space="0" w:color="auto"/>
        <w:bottom w:val="none" w:sz="0" w:space="0" w:color="auto"/>
        <w:right w:val="none" w:sz="0" w:space="0" w:color="auto"/>
      </w:divBdr>
    </w:div>
    <w:div w:id="159085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Users\Jorge\Desktop\Memoria_TFG_Jorge_Navarro_VAedits.docx" TargetMode="External"/><Relationship Id="rId18" Type="http://schemas.openxmlformats.org/officeDocument/2006/relationships/hyperlink" Target="file:///E:\Users\Jorge\Desktop\Memoria_TFG_Jorge_Navarro_VAedits.docx" TargetMode="External"/><Relationship Id="rId26" Type="http://schemas.openxmlformats.org/officeDocument/2006/relationships/hyperlink" Target="https://github.com/jng0020/NetExtractor" TargetMode="External"/><Relationship Id="rId39" Type="http://schemas.openxmlformats.org/officeDocument/2006/relationships/hyperlink" Target="https://getbootstrap.com/docs/4.0/getting-started/introduction/" TargetMode="External"/><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Users\Jorge\Desktop\Memoria_TFG_Jorge_Navarro_VAedits.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netextractor.herokuapp.com" TargetMode="External"/><Relationship Id="rId32" Type="http://schemas.openxmlformats.org/officeDocument/2006/relationships/image" Target="media/image7.png"/><Relationship Id="rId37" Type="http://schemas.openxmlformats.org/officeDocument/2006/relationships/hyperlink" Target="https://wikinetextractor.herokuapp.com" TargetMode="External"/><Relationship Id="rId40" Type="http://schemas.openxmlformats.org/officeDocument/2006/relationships/hyperlink" Target="https://www.imsdb.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Users\Jorge\Desktop\Memoria_TFG_Jorge_Navarro_VAedits.docx" TargetMode="External"/><Relationship Id="rId23" Type="http://schemas.microsoft.com/office/2016/09/relationships/commentsIds" Target="commentsIds.xml"/><Relationship Id="rId28" Type="http://schemas.openxmlformats.org/officeDocument/2006/relationships/hyperlink" Target="https://www.imsdb.com/" TargetMode="External"/><Relationship Id="rId36" Type="http://schemas.openxmlformats.org/officeDocument/2006/relationships/hyperlink" Target="https://docs.python.org/3/library/urllib.request.html" TargetMode="External"/><Relationship Id="rId10" Type="http://schemas.openxmlformats.org/officeDocument/2006/relationships/image" Target="media/image3.png"/><Relationship Id="rId19" Type="http://schemas.openxmlformats.org/officeDocument/2006/relationships/hyperlink" Target="file:///E:\Users\Jorge\Desktop\Memoria_TFG_Jorge_Navarro_VAedits.docx" TargetMode="External"/><Relationship Id="rId31" Type="http://schemas.openxmlformats.org/officeDocument/2006/relationships/image" Target="media/image6.png"/><Relationship Id="rId44" Type="http://schemas.openxmlformats.org/officeDocument/2006/relationships/hyperlink" Target="https://wikinetextractor.herokuap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Users\Jorge\Desktop\Memoria_TFG_Jorge_Navarro_VAedits.docx" TargetMode="External"/><Relationship Id="rId22" Type="http://schemas.microsoft.com/office/2011/relationships/commentsExtended" Target="commentsExtended.xml"/><Relationship Id="rId27" Type="http://schemas.openxmlformats.org/officeDocument/2006/relationships/hyperlink" Target="https://www.imsdb.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docs.google.com/document/d/1MFRmxaLxF6NSkLYKete0xTlhLPzGOkMAXChuYWxHEPE/edit?ts=5e2ee48c"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netextractor.herokuapp.com/" TargetMode="External"/><Relationship Id="rId17" Type="http://schemas.openxmlformats.org/officeDocument/2006/relationships/hyperlink" Target="file:///E:\Users\Jorge\Desktop\Memoria_TFG_Jorge_Navarro_VAedits.docx" TargetMode="External"/><Relationship Id="rId25" Type="http://schemas.openxmlformats.org/officeDocument/2006/relationships/hyperlink" Target="https://wikinetextractor.wikidot.com" TargetMode="External"/><Relationship Id="rId33" Type="http://schemas.openxmlformats.org/officeDocument/2006/relationships/image" Target="media/image8.png"/><Relationship Id="rId38" Type="http://schemas.openxmlformats.org/officeDocument/2006/relationships/hyperlink" Target="https://www.draw.io/" TargetMode="External"/><Relationship Id="rId46" Type="http://schemas.microsoft.com/office/2011/relationships/people" Target="people.xml"/><Relationship Id="rId20" Type="http://schemas.openxmlformats.org/officeDocument/2006/relationships/hyperlink" Target="file:///E:\Users\Jorge\Desktop\Memoria_TFG_Jorge_Navarro_VAedits.docx" TargetMode="External"/><Relationship Id="rId41" Type="http://schemas.openxmlformats.org/officeDocument/2006/relationships/hyperlink" Target="http://www.ims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5916F-5E37-4919-9BE2-29EB5AB0D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46</Pages>
  <Words>35053</Words>
  <Characters>192796</Characters>
  <Application>Microsoft Office Word</Application>
  <DocSecurity>0</DocSecurity>
  <Lines>1606</Lines>
  <Paragraphs>454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Navarro González</dc:creator>
  <cp:keywords/>
  <dc:description/>
  <cp:lastModifiedBy>Jorge Navarro González</cp:lastModifiedBy>
  <cp:revision>9</cp:revision>
  <dcterms:created xsi:type="dcterms:W3CDTF">2020-02-03T20:43:00Z</dcterms:created>
  <dcterms:modified xsi:type="dcterms:W3CDTF">2020-02-05T18:38:00Z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id="d0yFKYeo"/&gt;&lt;style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